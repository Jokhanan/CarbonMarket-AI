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804E0" w14:textId="435DF4BD" w:rsidR="00974F10" w:rsidRPr="00974F10" w:rsidRDefault="00974F10" w:rsidP="00AA2706">
      <w:pPr>
        <w:pStyle w:val="Titre1"/>
        <w:rPr>
          <w:lang w:val="en-GB"/>
        </w:rPr>
      </w:pPr>
      <w:r w:rsidRPr="00974F10">
        <w:rPr>
          <w:lang w:val="en-GB"/>
        </w:rPr>
        <w:t>Key Project Information &amp; VPA Design Document (</w:t>
      </w:r>
      <w:r w:rsidR="002551D8">
        <w:rPr>
          <w:lang w:val="en-GB"/>
        </w:rPr>
        <w:t xml:space="preserve">VPA </w:t>
      </w:r>
      <w:r w:rsidRPr="00974F10">
        <w:rPr>
          <w:lang w:val="en-GB"/>
        </w:rPr>
        <w:t>DD)</w:t>
      </w:r>
    </w:p>
    <w:p w14:paraId="3CD7A092" w14:textId="73C680BB" w:rsidR="00F92931" w:rsidRPr="00211D67" w:rsidRDefault="00620877" w:rsidP="002E5DB5">
      <w:pPr>
        <w:rPr>
          <w:lang w:val="fr-FR"/>
        </w:rPr>
      </w:pPr>
      <w:r>
        <w:rPr>
          <w:noProof/>
          <w14:cntxtAlts w14:val="0"/>
        </w:rPr>
        <w:pict w14:anchorId="370BF709">
          <v:rect id="_x0000_i1026" alt="" style="width:451.3pt;height:.05pt;mso-width-percent:0;mso-height-percent:0;mso-width-percent:0;mso-height-percent:0" o:hralign="center" o:hrstd="t" o:hr="t" fillcolor="#a0a0a0" stroked="f"/>
        </w:pict>
      </w:r>
    </w:p>
    <w:p w14:paraId="6F1298D9" w14:textId="757BBBF5" w:rsidR="002551D8" w:rsidRDefault="0002272D" w:rsidP="03AB9010">
      <w:pPr>
        <w:pStyle w:val="Titre6"/>
      </w:pPr>
      <w:r w:rsidRPr="03AB9010">
        <w:rPr>
          <w:sz w:val="24"/>
        </w:rPr>
        <w:t xml:space="preserve">PUBLICATION DATE </w:t>
      </w:r>
      <w:r>
        <w:t xml:space="preserve"> </w:t>
      </w:r>
      <w:bookmarkStart w:id="0" w:name="_Hlk128433555"/>
      <w:r w:rsidR="00DD592B">
        <w:rPr>
          <w:b/>
          <w:bCs/>
          <w:color w:val="515151" w:themeColor="text1"/>
        </w:rPr>
        <w:t>29.06</w:t>
      </w:r>
      <w:r w:rsidR="001A4692">
        <w:rPr>
          <w:b/>
          <w:bCs/>
          <w:color w:val="515151" w:themeColor="text1"/>
        </w:rPr>
        <w:t>.</w:t>
      </w:r>
      <w:r w:rsidR="002551D8">
        <w:rPr>
          <w:b/>
          <w:bCs/>
          <w:color w:val="515151" w:themeColor="text1"/>
        </w:rPr>
        <w:t>2023</w:t>
      </w:r>
      <w:bookmarkEnd w:id="0"/>
      <w:r w:rsidRPr="00AA5B89">
        <w:rPr>
          <w:b/>
          <w:bCs/>
          <w:color w:val="auto"/>
        </w:rPr>
        <w:br/>
      </w:r>
      <w:r w:rsidR="00CD41BB" w:rsidRPr="03AB9010">
        <w:rPr>
          <w:sz w:val="24"/>
        </w:rPr>
        <w:t xml:space="preserve">VERSION </w:t>
      </w:r>
      <w:r>
        <w:t xml:space="preserve"> </w:t>
      </w:r>
      <w:r w:rsidRPr="03AB9010">
        <w:rPr>
          <w:b/>
          <w:bCs/>
          <w:color w:val="515151" w:themeColor="text1"/>
        </w:rPr>
        <w:t>v.2.</w:t>
      </w:r>
      <w:r w:rsidR="00DF1DE4">
        <w:rPr>
          <w:b/>
          <w:bCs/>
          <w:color w:val="515151" w:themeColor="text1"/>
        </w:rPr>
        <w:t>3</w:t>
      </w:r>
      <w:r w:rsidR="002551D8" w:rsidRPr="03AB9010">
        <w:rPr>
          <w:b/>
          <w:bCs/>
          <w:color w:val="515151" w:themeColor="text1"/>
        </w:rPr>
        <w:t xml:space="preserve"> </w:t>
      </w:r>
      <w:r>
        <w:br/>
      </w:r>
      <w:r w:rsidR="00A96321" w:rsidRPr="03AB9010">
        <w:rPr>
          <w:sz w:val="24"/>
        </w:rPr>
        <w:t xml:space="preserve">RELATED </w:t>
      </w:r>
      <w:r w:rsidR="00206434" w:rsidRPr="03AB9010">
        <w:rPr>
          <w:sz w:val="24"/>
        </w:rPr>
        <w:t>SUPPORT</w:t>
      </w:r>
      <w:r w:rsidR="00A96321" w:rsidRPr="03AB9010">
        <w:rPr>
          <w:sz w:val="24"/>
        </w:rPr>
        <w:t xml:space="preserve">  </w:t>
      </w:r>
      <w:r w:rsidR="00AA5B89">
        <w:t xml:space="preserve"> </w:t>
      </w:r>
    </w:p>
    <w:p w14:paraId="3737D389" w14:textId="34565549" w:rsidR="00635A56" w:rsidRPr="00DD592B" w:rsidRDefault="00AA5B89" w:rsidP="03AB9010">
      <w:pPr>
        <w:pStyle w:val="Titre6"/>
        <w:rPr>
          <w:rStyle w:val="Lienhypertexte"/>
          <w:rFonts w:ascii="Verdana" w:hAnsi="Verdana"/>
          <w:sz w:val="20"/>
          <w:szCs w:val="20"/>
        </w:rPr>
      </w:pPr>
      <w:hyperlink r:id="rId11" w:history="1">
        <w:r w:rsidRPr="00DD592B">
          <w:rPr>
            <w:rStyle w:val="Lienhypertexte"/>
            <w:rFonts w:ascii="Verdana" w:hAnsi="Verdana"/>
            <w:sz w:val="20"/>
            <w:szCs w:val="20"/>
          </w:rPr>
          <w:t xml:space="preserve">- </w:t>
        </w:r>
        <w:proofErr w:type="spellStart"/>
        <w:r w:rsidRPr="00DD592B">
          <w:rPr>
            <w:rStyle w:val="Lienhypertexte"/>
            <w:rFonts w:ascii="Verdana" w:hAnsi="Verdana"/>
            <w:sz w:val="20"/>
            <w:szCs w:val="20"/>
          </w:rPr>
          <w:t>P</w:t>
        </w:r>
        <w:r w:rsidR="00822F9D" w:rsidRPr="00DD592B">
          <w:rPr>
            <w:rStyle w:val="Lienhypertexte"/>
            <w:rFonts w:ascii="Verdana" w:hAnsi="Verdana"/>
            <w:sz w:val="20"/>
            <w:szCs w:val="20"/>
          </w:rPr>
          <w:t>rogramme</w:t>
        </w:r>
        <w:proofErr w:type="spellEnd"/>
        <w:r w:rsidR="00822F9D" w:rsidRPr="00DD592B">
          <w:rPr>
            <w:rStyle w:val="Lienhypertexte"/>
            <w:rFonts w:ascii="Verdana" w:hAnsi="Verdana"/>
            <w:sz w:val="20"/>
            <w:szCs w:val="20"/>
          </w:rPr>
          <w:t xml:space="preserve"> of Activity requirements</w:t>
        </w:r>
      </w:hyperlink>
    </w:p>
    <w:p w14:paraId="67B04D29" w14:textId="020020F4" w:rsidR="002551D8" w:rsidRPr="00DD592B" w:rsidRDefault="002551D8" w:rsidP="009D5FB4">
      <w:pPr>
        <w:rPr>
          <w:rStyle w:val="Lienhypertexte"/>
          <w:rFonts w:ascii="Verdana" w:hAnsi="Verdana"/>
          <w:sz w:val="20"/>
          <w:szCs w:val="20"/>
          <w:lang w:val="it-IT"/>
        </w:rPr>
      </w:pPr>
      <w:r w:rsidRPr="00DD592B">
        <w:rPr>
          <w:rStyle w:val="Lienhypertexte"/>
          <w:rFonts w:ascii="Verdana" w:hAnsi="Verdana"/>
          <w:sz w:val="20"/>
          <w:szCs w:val="20"/>
          <w:lang w:val="it-IT"/>
        </w:rPr>
        <w:t xml:space="preserve">- </w:t>
      </w:r>
      <w:hyperlink r:id="rId12" w:history="1">
        <w:r w:rsidRPr="00DD592B">
          <w:rPr>
            <w:rStyle w:val="Lienhypertexte"/>
            <w:rFonts w:ascii="Verdana" w:hAnsi="Verdana"/>
            <w:sz w:val="20"/>
            <w:szCs w:val="20"/>
            <w:lang w:val="it-IT"/>
          </w:rPr>
          <w:t>TEMPLATE GUIDE</w:t>
        </w:r>
        <w:r w:rsidR="009D5FB4" w:rsidRPr="00DD592B">
          <w:rPr>
            <w:rStyle w:val="Lienhypertexte"/>
            <w:rFonts w:ascii="Verdana" w:hAnsi="Verdana"/>
            <w:sz w:val="20"/>
            <w:szCs w:val="20"/>
            <w:lang w:val="it-IT"/>
          </w:rPr>
          <w:t xml:space="preserve"> </w:t>
        </w:r>
        <w:r w:rsidRPr="00DD592B">
          <w:rPr>
            <w:rStyle w:val="Lienhypertexte"/>
            <w:rFonts w:ascii="Verdana" w:hAnsi="Verdana"/>
            <w:sz w:val="20"/>
            <w:szCs w:val="20"/>
            <w:lang w:val="it-IT"/>
          </w:rPr>
          <w:t>VPA Design Document</w:t>
        </w:r>
      </w:hyperlink>
    </w:p>
    <w:p w14:paraId="4322A8F9" w14:textId="77777777" w:rsidR="002551D8" w:rsidRPr="001D04BE" w:rsidRDefault="002551D8" w:rsidP="002551D8">
      <w:pPr>
        <w:rPr>
          <w:lang w:val="it-IT"/>
        </w:rPr>
      </w:pPr>
    </w:p>
    <w:p w14:paraId="73BB0815" w14:textId="77777777" w:rsidR="00F92931" w:rsidRPr="00947B25" w:rsidRDefault="00620877" w:rsidP="002923CF">
      <w:r>
        <w:rPr>
          <w:noProof/>
          <w14:cntxtAlts w14:val="0"/>
        </w:rPr>
        <w:pict w14:anchorId="50F7DACE">
          <v:rect id="_x0000_i1027" alt="" style="width:451.3pt;height:.05pt;mso-width-percent:0;mso-height-percent:0;mso-width-percent:0;mso-height-percent:0" o:hralign="center" o:hrstd="t" o:hr="t" fillcolor="#a0a0a0" stroked="f"/>
        </w:pict>
      </w:r>
    </w:p>
    <w:p w14:paraId="6931FB3F" w14:textId="77777777" w:rsidR="00C30F02" w:rsidRDefault="00C30F02" w:rsidP="00C30F02">
      <w:pPr>
        <w:rPr>
          <w:lang w:val="en-GB"/>
        </w:rPr>
      </w:pPr>
    </w:p>
    <w:p w14:paraId="3D809633" w14:textId="77777777" w:rsidR="007D2F0B" w:rsidRPr="00C30F02" w:rsidRDefault="007D2F0B" w:rsidP="00C30F02">
      <w:pPr>
        <w:rPr>
          <w:lang w:val="en-GB"/>
        </w:rPr>
      </w:pPr>
    </w:p>
    <w:p w14:paraId="090EF51A" w14:textId="5EFF5E3E" w:rsidR="006D53FE" w:rsidRDefault="006D53FE" w:rsidP="004C3B1A"/>
    <w:p w14:paraId="072A833E" w14:textId="27D4EDEF" w:rsidR="00177268" w:rsidRPr="00974F10" w:rsidRDefault="00974F10" w:rsidP="00974F10">
      <w:pPr>
        <w:rPr>
          <w:lang w:val="en-GB"/>
        </w:rPr>
      </w:pPr>
      <w:r w:rsidRPr="00974F10">
        <w:rPr>
          <w:lang w:val="en-GB"/>
        </w:rPr>
        <w:t xml:space="preserve">This document contains the following </w:t>
      </w:r>
      <w:r w:rsidR="0004797B">
        <w:rPr>
          <w:lang w:val="en-GB"/>
        </w:rPr>
        <w:t>s</w:t>
      </w:r>
      <w:r w:rsidRPr="00974F10">
        <w:rPr>
          <w:lang w:val="en-GB"/>
        </w:rPr>
        <w:t xml:space="preserve">ections </w:t>
      </w:r>
    </w:p>
    <w:p w14:paraId="49F588AF" w14:textId="5CAFCBEA" w:rsidR="00974F10" w:rsidRPr="00974F10" w:rsidRDefault="00974F10" w:rsidP="00974F10">
      <w:pPr>
        <w:rPr>
          <w:lang w:val="en-GB"/>
        </w:rPr>
      </w:pPr>
    </w:p>
    <w:p w14:paraId="6B897F28" w14:textId="123FD697" w:rsidR="00974F10" w:rsidRPr="00974F10" w:rsidRDefault="002551D8" w:rsidP="00974F10">
      <w:pPr>
        <w:rPr>
          <w:u w:val="single"/>
          <w:lang w:val="en-GB"/>
        </w:rPr>
      </w:pPr>
      <w:r>
        <w:rPr>
          <w:u w:val="single"/>
          <w:lang w:val="en-GB"/>
        </w:rPr>
        <w:t>Section A</w:t>
      </w:r>
      <w:r w:rsidR="00974F10" w:rsidRPr="00974F10">
        <w:rPr>
          <w:lang w:val="en-GB"/>
        </w:rPr>
        <w:t xml:space="preserve"> –</w:t>
      </w:r>
      <w:r w:rsidR="00974F10" w:rsidRPr="00974F10">
        <w:rPr>
          <w:u w:val="single"/>
          <w:lang w:val="en-GB"/>
        </w:rPr>
        <w:t xml:space="preserve"> </w:t>
      </w:r>
      <w:r w:rsidR="00974F10" w:rsidRPr="00974F10">
        <w:rPr>
          <w:lang w:val="en-GB"/>
        </w:rPr>
        <w:t>Description of project</w:t>
      </w:r>
    </w:p>
    <w:p w14:paraId="14E01CB7" w14:textId="5484188D" w:rsidR="00974F10" w:rsidRPr="00974F10" w:rsidRDefault="002551D8" w:rsidP="00974F10">
      <w:pPr>
        <w:rPr>
          <w:lang w:val="en-GB"/>
        </w:rPr>
      </w:pPr>
      <w:r>
        <w:rPr>
          <w:u w:val="single"/>
          <w:lang w:val="en-GB"/>
        </w:rPr>
        <w:t>Section B</w:t>
      </w:r>
      <w:r w:rsidR="00974F10" w:rsidRPr="00974F10">
        <w:rPr>
          <w:lang w:val="en-GB"/>
        </w:rPr>
        <w:t xml:space="preserve"> - Application of approved Gold Standard Methodology (</w:t>
      </w:r>
      <w:proofErr w:type="spellStart"/>
      <w:r w:rsidR="00974F10" w:rsidRPr="00974F10">
        <w:rPr>
          <w:lang w:val="en-GB"/>
        </w:rPr>
        <w:t>ies</w:t>
      </w:r>
      <w:proofErr w:type="spellEnd"/>
      <w:r w:rsidR="00974F10" w:rsidRPr="00974F10">
        <w:rPr>
          <w:lang w:val="en-GB"/>
        </w:rPr>
        <w:t>) and/or demonstration of SDG Contributions</w:t>
      </w:r>
    </w:p>
    <w:p w14:paraId="74BA63A1" w14:textId="60952B23" w:rsidR="00974F10" w:rsidRPr="00974F10" w:rsidRDefault="002551D8" w:rsidP="00974F10">
      <w:pPr>
        <w:rPr>
          <w:lang w:val="en-GB"/>
        </w:rPr>
      </w:pPr>
      <w:r>
        <w:rPr>
          <w:u w:val="single"/>
          <w:lang w:val="en-GB"/>
        </w:rPr>
        <w:t>Section C</w:t>
      </w:r>
      <w:r w:rsidR="00974F10" w:rsidRPr="00974F10">
        <w:rPr>
          <w:lang w:val="en-GB"/>
        </w:rPr>
        <w:t xml:space="preserve"> – Duration and crediting period</w:t>
      </w:r>
    </w:p>
    <w:p w14:paraId="2D8D1ECF" w14:textId="55A4D41A" w:rsidR="00974F10" w:rsidRPr="002551D8" w:rsidRDefault="002551D8" w:rsidP="00974F10">
      <w:pPr>
        <w:rPr>
          <w:lang w:val="en-GB"/>
        </w:rPr>
      </w:pPr>
      <w:r>
        <w:rPr>
          <w:u w:val="single"/>
          <w:lang w:val="en-GB"/>
        </w:rPr>
        <w:t>Section D</w:t>
      </w:r>
      <w:r w:rsidR="00974F10" w:rsidRPr="00974F10">
        <w:rPr>
          <w:lang w:val="en-GB"/>
        </w:rPr>
        <w:t xml:space="preserve"> – Summary of Safeguarding Principles and </w:t>
      </w:r>
      <w:r w:rsidR="00974F10" w:rsidRPr="002551D8">
        <w:rPr>
          <w:lang w:val="en-GB"/>
        </w:rPr>
        <w:t>Gender Sensitive Assessment</w:t>
      </w:r>
    </w:p>
    <w:p w14:paraId="4EF60E95" w14:textId="2F69C2FC" w:rsidR="00510C60" w:rsidRPr="002551D8" w:rsidRDefault="002551D8" w:rsidP="00510C60">
      <w:pPr>
        <w:rPr>
          <w:lang w:val="en-GB"/>
        </w:rPr>
      </w:pPr>
      <w:r w:rsidRPr="002551D8">
        <w:rPr>
          <w:u w:val="single"/>
          <w:lang w:val="en-GB"/>
        </w:rPr>
        <w:t>Section E</w:t>
      </w:r>
      <w:r w:rsidR="00974F10" w:rsidRPr="002551D8">
        <w:rPr>
          <w:u w:val="single"/>
          <w:lang w:val="en-GB"/>
        </w:rPr>
        <w:t xml:space="preserve"> </w:t>
      </w:r>
      <w:r w:rsidR="00974F10" w:rsidRPr="002551D8">
        <w:rPr>
          <w:lang w:val="en-GB"/>
        </w:rPr>
        <w:t>– Summary of Local stakeholder consultation</w:t>
      </w:r>
    </w:p>
    <w:p w14:paraId="61D8DC01" w14:textId="076A19B6" w:rsidR="00510C60" w:rsidRPr="002551D8" w:rsidRDefault="002551D8" w:rsidP="00042FBE">
      <w:pPr>
        <w:rPr>
          <w:lang w:val="en-GB"/>
        </w:rPr>
      </w:pPr>
      <w:r w:rsidRPr="002551D8">
        <w:rPr>
          <w:u w:val="single"/>
          <w:lang w:val="en-GB"/>
        </w:rPr>
        <w:t>Section F</w:t>
      </w:r>
      <w:r w:rsidR="00510C60" w:rsidRPr="002551D8">
        <w:rPr>
          <w:lang w:val="en-GB"/>
        </w:rPr>
        <w:t xml:space="preserve"> - </w:t>
      </w:r>
      <w:r w:rsidR="00510C60" w:rsidRPr="002551D8">
        <w:rPr>
          <w14:ligatures w14:val="standardContextual"/>
          <w14:numForm w14:val="oldStyle"/>
        </w:rPr>
        <w:t xml:space="preserve">Eligibility and inclusion criteria for VPAs inclusion </w:t>
      </w:r>
    </w:p>
    <w:p w14:paraId="5131D813" w14:textId="77777777" w:rsidR="00DE14DF" w:rsidRPr="002551D8" w:rsidRDefault="00DE14DF" w:rsidP="00974F10">
      <w:pPr>
        <w:rPr>
          <w:u w:val="single"/>
          <w:lang w:val="en-GB"/>
        </w:rPr>
      </w:pPr>
    </w:p>
    <w:p w14:paraId="524FDF33" w14:textId="224D1676" w:rsidR="00974F10" w:rsidRPr="002551D8" w:rsidRDefault="003578B0" w:rsidP="00F71AA8">
      <w:pPr>
        <w:ind w:firstLine="426"/>
        <w:rPr>
          <w:lang w:val="en-GB"/>
        </w:rPr>
      </w:pPr>
      <w:hyperlink w:anchor="_Appendix_1_-" w:history="1">
        <w:r w:rsidRPr="002551D8">
          <w:rPr>
            <w:rStyle w:val="Lienhypertexte"/>
            <w:rFonts w:ascii="Verdana" w:hAnsi="Verdana"/>
            <w:color w:val="515151" w:themeColor="text1"/>
            <w:u w:val="none"/>
            <w:lang w:val="en-GB"/>
          </w:rPr>
          <w:t>Appendix 1</w:t>
        </w:r>
      </w:hyperlink>
      <w:r w:rsidRPr="002551D8">
        <w:rPr>
          <w:color w:val="515151" w:themeColor="text1"/>
          <w:lang w:val="en-GB"/>
        </w:rPr>
        <w:t xml:space="preserve"> </w:t>
      </w:r>
      <w:r w:rsidR="00974F10" w:rsidRPr="002551D8">
        <w:rPr>
          <w:lang w:val="en-GB"/>
        </w:rPr>
        <w:t>– Safeguarding Principles Assessment (mandatory)</w:t>
      </w:r>
    </w:p>
    <w:p w14:paraId="5D32911A" w14:textId="4B06FF43" w:rsidR="00974F10" w:rsidRPr="002551D8" w:rsidRDefault="002551D8" w:rsidP="00615C39">
      <w:pPr>
        <w:ind w:left="76" w:firstLine="350"/>
        <w:rPr>
          <w:lang w:val="en-GB"/>
        </w:rPr>
      </w:pPr>
      <w:r w:rsidRPr="002551D8">
        <w:t>Appendix 2</w:t>
      </w:r>
      <w:r>
        <w:t xml:space="preserve"> </w:t>
      </w:r>
      <w:r w:rsidR="00177268" w:rsidRPr="002551D8">
        <w:rPr>
          <w:lang w:val="en-GB"/>
        </w:rPr>
        <w:t>–</w:t>
      </w:r>
      <w:r w:rsidRPr="002551D8">
        <w:t xml:space="preserve"> Contact information of VPA Implementer</w:t>
      </w:r>
      <w:r w:rsidR="009F606C">
        <w:rPr>
          <w:lang w:val="en-GB"/>
        </w:rPr>
        <w:t xml:space="preserve"> </w:t>
      </w:r>
      <w:r w:rsidR="00974F10" w:rsidRPr="002551D8">
        <w:rPr>
          <w:lang w:val="en-GB"/>
        </w:rPr>
        <w:t>(mandatory)</w:t>
      </w:r>
    </w:p>
    <w:p w14:paraId="06E397CC" w14:textId="10B44FF7" w:rsidR="00BD119F" w:rsidRPr="002551D8" w:rsidRDefault="00BD119F" w:rsidP="00BD119F">
      <w:pPr>
        <w:ind w:left="76" w:firstLine="350"/>
        <w:rPr>
          <w:lang w:val="en-GB"/>
        </w:rPr>
      </w:pPr>
      <w:r w:rsidRPr="002551D8">
        <w:rPr>
          <w:lang w:val="en-GB"/>
        </w:rPr>
        <w:t>Appendix 3</w:t>
      </w:r>
      <w:r w:rsidR="00177268">
        <w:rPr>
          <w:lang w:val="en-GB"/>
        </w:rPr>
        <w:t xml:space="preserve"> </w:t>
      </w:r>
      <w:r w:rsidR="00177268" w:rsidRPr="002551D8">
        <w:rPr>
          <w:lang w:val="en-GB"/>
        </w:rPr>
        <w:t>–</w:t>
      </w:r>
      <w:r w:rsidRPr="002551D8">
        <w:rPr>
          <w:lang w:val="en-GB"/>
        </w:rPr>
        <w:t xml:space="preserve"> LUF Additional Information</w:t>
      </w:r>
      <w:r w:rsidR="002551D8" w:rsidRPr="002551D8">
        <w:rPr>
          <w:lang w:val="en-GB"/>
        </w:rPr>
        <w:t xml:space="preserve"> (VPA specific)</w:t>
      </w:r>
    </w:p>
    <w:p w14:paraId="0E2F49B8" w14:textId="29E159B3" w:rsidR="00211D67" w:rsidRDefault="00177268" w:rsidP="009F606C">
      <w:pPr>
        <w:spacing w:line="276" w:lineRule="auto"/>
        <w:ind w:firstLine="426"/>
        <w:contextualSpacing w:val="0"/>
        <w:rPr>
          <w:lang w:val="en-GB"/>
        </w:rPr>
      </w:pPr>
      <w:r>
        <w:t xml:space="preserve">Appendix 4 </w:t>
      </w:r>
      <w:r w:rsidRPr="002551D8">
        <w:rPr>
          <w:lang w:val="en-GB"/>
        </w:rPr>
        <w:t>–</w:t>
      </w:r>
      <w:r>
        <w:t xml:space="preserve"> D</w:t>
      </w:r>
      <w:r w:rsidRPr="007C1D64">
        <w:t xml:space="preserve">esign </w:t>
      </w:r>
      <w:r>
        <w:t>C</w:t>
      </w:r>
      <w:r w:rsidRPr="007C1D64">
        <w:t>hanges</w:t>
      </w:r>
      <w:r w:rsidR="00974F10" w:rsidRPr="00974F10">
        <w:rPr>
          <w:lang w:val="en-GB"/>
        </w:rPr>
        <w:t xml:space="preserve"> </w:t>
      </w:r>
      <w:r w:rsidR="00211D67">
        <w:rPr>
          <w:lang w:val="en-GB"/>
        </w:rPr>
        <w:br w:type="page"/>
      </w:r>
    </w:p>
    <w:p w14:paraId="06F1C964" w14:textId="383AB715" w:rsidR="007D37C9" w:rsidRDefault="005344A4" w:rsidP="007D37C9">
      <w:pPr>
        <w:pStyle w:val="Titre3"/>
      </w:pPr>
      <w:r w:rsidRPr="00C45525">
        <w:lastRenderedPageBreak/>
        <w:t>KEY PROJECT INFORMATION</w:t>
      </w:r>
    </w:p>
    <w:p w14:paraId="59979D84" w14:textId="4A11B61A" w:rsidR="007D37C9" w:rsidRPr="007D37C9" w:rsidRDefault="007D37C9" w:rsidP="007D37C9"/>
    <w:tbl>
      <w:tblPr>
        <w:tblStyle w:val="TableauGrille5Fonc-Accentuation1"/>
        <w:tblW w:w="9442" w:type="dxa"/>
        <w:tblLook w:val="0680" w:firstRow="0" w:lastRow="0" w:firstColumn="1" w:lastColumn="0" w:noHBand="1" w:noVBand="1"/>
      </w:tblPr>
      <w:tblGrid>
        <w:gridCol w:w="4390"/>
        <w:gridCol w:w="5052"/>
      </w:tblGrid>
      <w:tr w:rsidR="005D04BB" w:rsidRPr="00211D67" w14:paraId="089E3D7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A728D7A" w14:textId="748958A5" w:rsidR="005D04BB" w:rsidRPr="00974F10" w:rsidRDefault="005D04BB"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Type of VPA</w:t>
            </w:r>
          </w:p>
        </w:tc>
        <w:tc>
          <w:tcPr>
            <w:tcW w:w="5052" w:type="dxa"/>
          </w:tcPr>
          <w:p w14:paraId="126A89B2" w14:textId="10B8FDFD" w:rsidR="005D04BB" w:rsidRDefault="00620877"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247188385"/>
                <w14:checkbox>
                  <w14:checked w14:val="1"/>
                  <w14:checkedState w14:val="2612" w14:font="MS Gothic"/>
                  <w14:uncheckedState w14:val="2610" w14:font="MS Gothic"/>
                </w14:checkbox>
              </w:sdtPr>
              <w:sdtEndPr/>
              <w:sdtContent>
                <w:r w:rsidR="00D17A93">
                  <w:rPr>
                    <w:rFonts w:ascii="MS Gothic" w:eastAsia="MS Gothic" w:hAnsi="MS Gothic" w:hint="eastAsia"/>
                    <w:caps/>
                    <w:sz w:val="20"/>
                    <w:szCs w:val="20"/>
                  </w:rPr>
                  <w:t>☒</w:t>
                </w:r>
              </w:sdtContent>
            </w:sdt>
            <w:r w:rsidR="00C14517">
              <w:rPr>
                <w:rFonts w:asciiTheme="minorHAnsi" w:hAnsiTheme="minorHAnsi" w:cs="Arial"/>
                <w:sz w:val="20"/>
                <w:szCs w:val="20"/>
              </w:rPr>
              <w:t xml:space="preserve"> </w:t>
            </w:r>
            <w:r w:rsidR="005D04BB">
              <w:rPr>
                <w:rFonts w:asciiTheme="minorHAnsi" w:hAnsiTheme="minorHAnsi" w:cs="Arial"/>
                <w:sz w:val="20"/>
                <w:szCs w:val="20"/>
              </w:rPr>
              <w:t>Real case VPA</w:t>
            </w:r>
          </w:p>
          <w:p w14:paraId="67AA3ACA" w14:textId="4D3C4EA3" w:rsidR="005D04BB" w:rsidRPr="00211D67" w:rsidRDefault="00620877" w:rsidP="00974F10">
            <w:pPr>
              <w:cnfStyle w:val="000000000000" w:firstRow="0" w:lastRow="0" w:firstColumn="0" w:lastColumn="0" w:oddVBand="0" w:evenVBand="0" w:oddHBand="0" w:evenHBand="0" w:firstRowFirstColumn="0" w:firstRowLastColumn="0" w:lastRowFirstColumn="0" w:lastRowLastColumn="0"/>
              <w:rPr>
                <w:lang w:val="en-GB"/>
              </w:rPr>
            </w:pPr>
            <w:sdt>
              <w:sdtPr>
                <w:rPr>
                  <w:caps/>
                  <w:sz w:val="20"/>
                  <w:szCs w:val="20"/>
                </w:rPr>
                <w:id w:val="-1885708399"/>
                <w14:checkbox>
                  <w14:checked w14:val="0"/>
                  <w14:checkedState w14:val="2612" w14:font="MS Gothic"/>
                  <w14:uncheckedState w14:val="2610" w14:font="MS Gothic"/>
                </w14:checkbox>
              </w:sdtPr>
              <w:sdtEndPr/>
              <w:sdtContent>
                <w:r w:rsidR="00B97128">
                  <w:rPr>
                    <w:rFonts w:ascii="MS Gothic" w:eastAsia="MS Gothic" w:hAnsi="MS Gothic" w:hint="eastAsia"/>
                    <w:caps/>
                    <w:sz w:val="20"/>
                    <w:szCs w:val="20"/>
                  </w:rPr>
                  <w:t>☐</w:t>
                </w:r>
              </w:sdtContent>
            </w:sdt>
            <w:r w:rsidR="005D04BB">
              <w:rPr>
                <w:rFonts w:asciiTheme="minorHAnsi" w:hAnsiTheme="minorHAnsi" w:cs="Arial"/>
                <w:sz w:val="20"/>
                <w:szCs w:val="20"/>
              </w:rPr>
              <w:t xml:space="preserve"> Regular VPA</w:t>
            </w:r>
          </w:p>
        </w:tc>
      </w:tr>
      <w:tr w:rsidR="00822F9D" w:rsidRPr="00211D67" w14:paraId="2AD87A72"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B405CAD" w14:textId="77777777" w:rsidR="003546B8" w:rsidRPr="00C14517" w:rsidRDefault="00822F9D" w:rsidP="003546B8">
            <w:pPr>
              <w:pStyle w:val="SectionTitle"/>
              <w:numPr>
                <w:ilvl w:val="0"/>
                <w:numId w:val="0"/>
              </w:numPr>
              <w:rPr>
                <w:rFonts w:asciiTheme="minorHAnsi" w:hAnsiTheme="minorHAnsi"/>
                <w:bCs w:val="0"/>
                <w:color w:val="FFFFFF" w:themeColor="background1"/>
                <w:sz w:val="20"/>
                <w:szCs w:val="20"/>
              </w:rPr>
            </w:pPr>
            <w:r w:rsidRPr="00C14517">
              <w:rPr>
                <w:rFonts w:asciiTheme="minorHAnsi" w:hAnsiTheme="minorHAnsi"/>
                <w:color w:val="FFFFFF" w:themeColor="background1"/>
                <w:sz w:val="20"/>
                <w:szCs w:val="20"/>
              </w:rPr>
              <w:t>Scale of VPA</w:t>
            </w:r>
          </w:p>
          <w:p w14:paraId="0395FF2E" w14:textId="18C2ECC0" w:rsidR="003546B8" w:rsidRPr="00C14517" w:rsidRDefault="003546B8" w:rsidP="00C14517">
            <w:pPr>
              <w:pStyle w:val="SectionTitle"/>
              <w:numPr>
                <w:ilvl w:val="0"/>
                <w:numId w:val="0"/>
              </w:numPr>
              <w:rPr>
                <w:sz w:val="20"/>
                <w:szCs w:val="20"/>
              </w:rPr>
            </w:pPr>
            <w:r w:rsidRPr="00C14517">
              <w:rPr>
                <w:rFonts w:asciiTheme="minorHAnsi" w:hAnsiTheme="minorHAnsi"/>
                <w:color w:val="FFFFFF" w:themeColor="background1"/>
                <w:sz w:val="20"/>
                <w:szCs w:val="20"/>
              </w:rPr>
              <w:t xml:space="preserve">Note that </w:t>
            </w:r>
            <w:r w:rsidR="00C14517" w:rsidRPr="00C14517">
              <w:rPr>
                <w:rFonts w:asciiTheme="minorHAnsi" w:hAnsiTheme="minorHAnsi"/>
                <w:color w:val="FFFFFF" w:themeColor="background1"/>
                <w:sz w:val="20"/>
                <w:szCs w:val="20"/>
              </w:rPr>
              <w:t>a VPA can be of one scale. Please select applicable scale accordingly.</w:t>
            </w:r>
            <w:r w:rsidR="00C14517" w:rsidRPr="00C14517">
              <w:rPr>
                <w:sz w:val="20"/>
                <w:szCs w:val="20"/>
              </w:rPr>
              <w:t xml:space="preserve"> </w:t>
            </w:r>
          </w:p>
        </w:tc>
        <w:tc>
          <w:tcPr>
            <w:tcW w:w="5052" w:type="dxa"/>
          </w:tcPr>
          <w:p w14:paraId="343A20AF" w14:textId="499E1D43" w:rsidR="00BA3A8B" w:rsidRPr="00C14517" w:rsidRDefault="00620877" w:rsidP="00BA3A8B">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sdt>
              <w:sdtPr>
                <w:rPr>
                  <w:caps/>
                  <w:sz w:val="20"/>
                  <w:szCs w:val="20"/>
                </w:rPr>
                <w:id w:val="-1234541088"/>
                <w14:checkbox>
                  <w14:checked w14:val="0"/>
                  <w14:checkedState w14:val="2612" w14:font="MS Gothic"/>
                  <w14:uncheckedState w14:val="2610" w14:font="MS Gothic"/>
                </w14:checkbox>
              </w:sdtPr>
              <w:sdtEndPr/>
              <w:sdtContent>
                <w:r w:rsidR="00B97128">
                  <w:rPr>
                    <w:rFonts w:ascii="MS Gothic" w:eastAsia="MS Gothic" w:hAnsi="MS Gothic" w:hint="eastAsia"/>
                    <w:caps/>
                    <w:sz w:val="20"/>
                    <w:szCs w:val="20"/>
                  </w:rPr>
                  <w:t>☐</w:t>
                </w:r>
              </w:sdtContent>
            </w:sdt>
            <w:r w:rsidR="00BA3A8B" w:rsidRPr="00C14517">
              <w:rPr>
                <w:rFonts w:asciiTheme="minorHAnsi" w:hAnsiTheme="minorHAnsi" w:cs="Arial"/>
                <w:color w:val="515151" w:themeColor="text1"/>
                <w:sz w:val="20"/>
                <w:szCs w:val="20"/>
              </w:rPr>
              <w:t xml:space="preserve">Microscale </w:t>
            </w:r>
          </w:p>
          <w:p w14:paraId="350497B1" w14:textId="58F25E7A" w:rsidR="00BA3A8B" w:rsidRPr="00C14517" w:rsidRDefault="00620877" w:rsidP="00BA3A8B">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sdt>
              <w:sdtPr>
                <w:rPr>
                  <w:caps/>
                  <w:sz w:val="20"/>
                  <w:szCs w:val="20"/>
                </w:rPr>
                <w:id w:val="69547645"/>
                <w14:checkbox>
                  <w14:checked w14:val="0"/>
                  <w14:checkedState w14:val="2612" w14:font="MS Gothic"/>
                  <w14:uncheckedState w14:val="2610" w14:font="MS Gothic"/>
                </w14:checkbox>
              </w:sdtPr>
              <w:sdtEndPr/>
              <w:sdtContent>
                <w:r w:rsidR="00B97128">
                  <w:rPr>
                    <w:rFonts w:ascii="MS Gothic" w:eastAsia="MS Gothic" w:hAnsi="MS Gothic" w:hint="eastAsia"/>
                    <w:caps/>
                    <w:sz w:val="20"/>
                    <w:szCs w:val="20"/>
                  </w:rPr>
                  <w:t>☐</w:t>
                </w:r>
              </w:sdtContent>
            </w:sdt>
            <w:r w:rsidR="00BA3A8B" w:rsidRPr="00C14517">
              <w:rPr>
                <w:rFonts w:asciiTheme="minorHAnsi" w:hAnsiTheme="minorHAnsi" w:cs="Arial"/>
                <w:color w:val="515151" w:themeColor="text1"/>
                <w:sz w:val="20"/>
                <w:szCs w:val="20"/>
              </w:rPr>
              <w:t xml:space="preserve">Small scale </w:t>
            </w:r>
          </w:p>
          <w:p w14:paraId="2C6B48E6" w14:textId="755EA672" w:rsidR="00822F9D" w:rsidRPr="00C14517" w:rsidRDefault="00620877" w:rsidP="00BA3A8B">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76594016"/>
                <w14:checkbox>
                  <w14:checked w14:val="1"/>
                  <w14:checkedState w14:val="2612" w14:font="MS Gothic"/>
                  <w14:uncheckedState w14:val="2610" w14:font="MS Gothic"/>
                </w14:checkbox>
              </w:sdtPr>
              <w:sdtEndPr/>
              <w:sdtContent>
                <w:r w:rsidR="00D17A93">
                  <w:rPr>
                    <w:rFonts w:ascii="MS Gothic" w:eastAsia="MS Gothic" w:hAnsi="MS Gothic" w:hint="eastAsia"/>
                    <w:caps/>
                    <w:sz w:val="20"/>
                    <w:szCs w:val="20"/>
                  </w:rPr>
                  <w:t>☒</w:t>
                </w:r>
              </w:sdtContent>
            </w:sdt>
            <w:r w:rsidR="00BA3A8B" w:rsidRPr="00C14517">
              <w:rPr>
                <w:rFonts w:asciiTheme="minorHAnsi" w:hAnsiTheme="minorHAnsi" w:cs="Arial"/>
                <w:color w:val="515151" w:themeColor="text1"/>
                <w:sz w:val="20"/>
                <w:szCs w:val="20"/>
              </w:rPr>
              <w:t>Large scale</w:t>
            </w:r>
          </w:p>
        </w:tc>
      </w:tr>
      <w:tr w:rsidR="00D20DAE" w:rsidRPr="00211D67" w14:paraId="4F89B65F"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FE3787C" w14:textId="732F9EC3" w:rsidR="00D20DAE" w:rsidRDefault="00D20DAE"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Title of corresponding real case VPA (if applicable)</w:t>
            </w:r>
          </w:p>
        </w:tc>
        <w:tc>
          <w:tcPr>
            <w:tcW w:w="5052" w:type="dxa"/>
          </w:tcPr>
          <w:p w14:paraId="6491FC52" w14:textId="210E3F6B" w:rsidR="00D20DAE" w:rsidRPr="00974F10" w:rsidRDefault="00D17A93" w:rsidP="00F50532">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6A0E99">
              <w:rPr>
                <w:rFonts w:cs="Arial"/>
                <w:szCs w:val="22"/>
              </w:rPr>
              <w:t>GS1385</w:t>
            </w:r>
            <w:r w:rsidR="00F50532">
              <w:rPr>
                <w:rFonts w:cs="Arial"/>
                <w:szCs w:val="22"/>
              </w:rPr>
              <w:t xml:space="preserve">- </w:t>
            </w:r>
            <w:r w:rsidRPr="006A0E99">
              <w:rPr>
                <w:rFonts w:cs="Arial"/>
                <w:szCs w:val="22"/>
              </w:rPr>
              <w:t xml:space="preserve">Man and Man Enterprise Improved Cooking Stoves </w:t>
            </w:r>
            <w:proofErr w:type="spellStart"/>
            <w:r w:rsidRPr="006A0E99">
              <w:rPr>
                <w:rFonts w:cs="Arial"/>
                <w:szCs w:val="22"/>
              </w:rPr>
              <w:t>Programme</w:t>
            </w:r>
            <w:proofErr w:type="spellEnd"/>
            <w:r w:rsidRPr="006A0E99">
              <w:rPr>
                <w:rFonts w:cs="Arial"/>
                <w:szCs w:val="22"/>
              </w:rPr>
              <w:t xml:space="preserve"> in Ghana</w:t>
            </w:r>
            <w:r>
              <w:rPr>
                <w:rFonts w:cs="Arial"/>
                <w:szCs w:val="22"/>
              </w:rPr>
              <w:t xml:space="preserve"> </w:t>
            </w:r>
            <w:r w:rsidR="00BC5B3A">
              <w:rPr>
                <w:rFonts w:cs="Arial"/>
                <w:szCs w:val="22"/>
              </w:rPr>
              <w:t>VPA001</w:t>
            </w:r>
          </w:p>
        </w:tc>
      </w:tr>
      <w:tr w:rsidR="00D20DAE" w:rsidRPr="00211D67" w14:paraId="62C2D29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3FD17F9D" w14:textId="1F935849" w:rsidR="00D20DAE" w:rsidRDefault="00D20DAE"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 xml:space="preserve">GS ID of real case VPA </w:t>
            </w:r>
            <w:r>
              <w:rPr>
                <w:rFonts w:asciiTheme="minorHAnsi" w:hAnsiTheme="minorHAnsi"/>
                <w:color w:val="FFFFFF" w:themeColor="background1"/>
                <w:sz w:val="20"/>
              </w:rPr>
              <w:br/>
              <w:t xml:space="preserve">(if applicable) </w:t>
            </w:r>
          </w:p>
        </w:tc>
        <w:tc>
          <w:tcPr>
            <w:tcW w:w="5052" w:type="dxa"/>
          </w:tcPr>
          <w:p w14:paraId="1C0B6605" w14:textId="77777777" w:rsidR="000D0426" w:rsidRDefault="000D0426" w:rsidP="00974F10">
            <w:pPr>
              <w:cnfStyle w:val="000000000000" w:firstRow="0" w:lastRow="0" w:firstColumn="0" w:lastColumn="0" w:oddVBand="0" w:evenVBand="0" w:oddHBand="0" w:evenHBand="0" w:firstRowFirstColumn="0" w:firstRowLastColumn="0" w:lastRowFirstColumn="0" w:lastRowLastColumn="0"/>
              <w:rPr>
                <w:rFonts w:cs="Arial"/>
                <w:szCs w:val="22"/>
              </w:rPr>
            </w:pPr>
          </w:p>
          <w:p w14:paraId="631975A3" w14:textId="436886E2" w:rsidR="00D20DAE" w:rsidRPr="00974F10" w:rsidRDefault="00CE75E3"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cs="Arial"/>
                <w:szCs w:val="22"/>
              </w:rPr>
              <w:t>GS2094</w:t>
            </w:r>
          </w:p>
        </w:tc>
      </w:tr>
      <w:tr w:rsidR="00974F10" w:rsidRPr="00211D67" w14:paraId="6C55902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B17763F" w14:textId="73C0D6AE"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GS ID of </w:t>
            </w:r>
            <w:r w:rsidR="00D20DAE">
              <w:rPr>
                <w:rFonts w:asciiTheme="minorHAnsi" w:hAnsiTheme="minorHAnsi"/>
                <w:color w:val="FFFFFF" w:themeColor="background1"/>
                <w:sz w:val="20"/>
              </w:rPr>
              <w:t>VPA</w:t>
            </w:r>
            <w:r w:rsidR="00D20DAE" w:rsidRPr="00974F10">
              <w:rPr>
                <w:rFonts w:asciiTheme="minorHAnsi" w:hAnsiTheme="minorHAnsi"/>
                <w:color w:val="FFFFFF" w:themeColor="background1"/>
                <w:sz w:val="20"/>
              </w:rPr>
              <w:t xml:space="preserve"> </w:t>
            </w:r>
          </w:p>
        </w:tc>
        <w:tc>
          <w:tcPr>
            <w:tcW w:w="5052" w:type="dxa"/>
          </w:tcPr>
          <w:p w14:paraId="2DB3F89E" w14:textId="6AE5E218" w:rsidR="00974F10" w:rsidRPr="00211D67" w:rsidRDefault="00D17A93"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Pr>
                <w:rFonts w:cs="Arial"/>
                <w:szCs w:val="22"/>
              </w:rPr>
              <w:t>GS</w:t>
            </w:r>
            <w:r w:rsidR="00CE75E3">
              <w:rPr>
                <w:rFonts w:cs="Arial"/>
                <w:szCs w:val="22"/>
              </w:rPr>
              <w:t>2094</w:t>
            </w:r>
          </w:p>
        </w:tc>
      </w:tr>
      <w:tr w:rsidR="00974F10" w:rsidRPr="00211D67" w14:paraId="5C9FE6E8"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4EF206A" w14:textId="47F8CE57"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Title of </w:t>
            </w:r>
            <w:r w:rsidR="00D20DAE">
              <w:rPr>
                <w:rFonts w:asciiTheme="minorHAnsi" w:hAnsiTheme="minorHAnsi"/>
                <w:color w:val="FFFFFF" w:themeColor="background1"/>
                <w:sz w:val="20"/>
              </w:rPr>
              <w:t>VPA</w:t>
            </w:r>
          </w:p>
        </w:tc>
        <w:tc>
          <w:tcPr>
            <w:tcW w:w="5052" w:type="dxa"/>
          </w:tcPr>
          <w:p w14:paraId="05D878D3" w14:textId="1B973386" w:rsidR="00974F10" w:rsidRPr="00211D67" w:rsidRDefault="00F50532" w:rsidP="00D17A93">
            <w:pPr>
              <w:spacing w:after="200"/>
              <w:cnfStyle w:val="000000000000" w:firstRow="0" w:lastRow="0" w:firstColumn="0" w:lastColumn="0" w:oddVBand="0" w:evenVBand="0" w:oddHBand="0" w:evenHBand="0" w:firstRowFirstColumn="0" w:firstRowLastColumn="0" w:lastRowFirstColumn="0" w:lastRowLastColumn="0"/>
              <w:rPr>
                <w:lang w:val="en-GB"/>
              </w:rPr>
            </w:pPr>
            <w:r w:rsidRPr="006A0E99">
              <w:rPr>
                <w:rFonts w:cs="Arial"/>
                <w:szCs w:val="22"/>
              </w:rPr>
              <w:t>GS1385</w:t>
            </w:r>
            <w:r>
              <w:rPr>
                <w:rFonts w:cs="Arial"/>
                <w:szCs w:val="22"/>
              </w:rPr>
              <w:t xml:space="preserve">-- </w:t>
            </w:r>
            <w:r w:rsidRPr="006A0E99">
              <w:rPr>
                <w:rFonts w:cs="Arial"/>
                <w:szCs w:val="22"/>
              </w:rPr>
              <w:t xml:space="preserve"> Man and Man Enterprise Improved Cooking Stoves </w:t>
            </w:r>
            <w:proofErr w:type="spellStart"/>
            <w:r w:rsidRPr="006A0E99">
              <w:rPr>
                <w:rFonts w:cs="Arial"/>
                <w:szCs w:val="22"/>
              </w:rPr>
              <w:t>Programme</w:t>
            </w:r>
            <w:proofErr w:type="spellEnd"/>
            <w:r w:rsidRPr="006A0E99">
              <w:rPr>
                <w:rFonts w:cs="Arial"/>
                <w:szCs w:val="22"/>
              </w:rPr>
              <w:t xml:space="preserve"> in Ghana</w:t>
            </w:r>
            <w:r w:rsidR="00BC5B3A">
              <w:rPr>
                <w:rFonts w:cs="Arial"/>
                <w:szCs w:val="22"/>
              </w:rPr>
              <w:t>- VPA001</w:t>
            </w:r>
          </w:p>
        </w:tc>
      </w:tr>
      <w:tr w:rsidR="00974F10" w:rsidRPr="00211D67" w14:paraId="0B981DA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F297E2B" w14:textId="039461C7"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Time of First Submission Date </w:t>
            </w:r>
          </w:p>
        </w:tc>
        <w:tc>
          <w:tcPr>
            <w:tcW w:w="5052" w:type="dxa"/>
          </w:tcPr>
          <w:p w14:paraId="6D08F47C" w14:textId="6B7FA763" w:rsidR="00974F10" w:rsidRPr="00211D67" w:rsidRDefault="003B1B62"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sidRPr="003B1B62">
              <w:rPr>
                <w:lang w:val="en-GB"/>
              </w:rPr>
              <w:t>26</w:t>
            </w:r>
            <w:r w:rsidR="00AB30FF" w:rsidRPr="003B1B62">
              <w:rPr>
                <w:lang w:val="en-GB"/>
              </w:rPr>
              <w:t>/</w:t>
            </w:r>
            <w:r w:rsidR="00AB30FF">
              <w:rPr>
                <w:lang w:val="en-GB"/>
              </w:rPr>
              <w:t>02/2026</w:t>
            </w:r>
          </w:p>
        </w:tc>
      </w:tr>
      <w:tr w:rsidR="00974F10" w:rsidRPr="00211D67" w14:paraId="5D33791F"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4286F3C" w14:textId="6E77C324"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Date of Design Certification</w:t>
            </w:r>
          </w:p>
        </w:tc>
        <w:tc>
          <w:tcPr>
            <w:tcW w:w="5052" w:type="dxa"/>
          </w:tcPr>
          <w:p w14:paraId="4428683B" w14:textId="2CDED0CC" w:rsidR="00974F10" w:rsidRPr="000B5914" w:rsidRDefault="000B5914" w:rsidP="00974F10">
            <w:pPr>
              <w:spacing w:after="200"/>
              <w:cnfStyle w:val="000000000000" w:firstRow="0" w:lastRow="0" w:firstColumn="0" w:lastColumn="0" w:oddVBand="0" w:evenVBand="0" w:oddHBand="0" w:evenHBand="0" w:firstRowFirstColumn="0" w:firstRowLastColumn="0" w:lastRowFirstColumn="0" w:lastRowLastColumn="0"/>
              <w:rPr>
                <w:highlight w:val="yellow"/>
                <w:lang w:val="en-GB"/>
              </w:rPr>
            </w:pPr>
            <w:r w:rsidRPr="00210A17">
              <w:rPr>
                <w:lang w:val="en-GB"/>
              </w:rPr>
              <w:t>13/01/2014</w:t>
            </w:r>
          </w:p>
        </w:tc>
      </w:tr>
      <w:tr w:rsidR="00974F10" w:rsidRPr="00211D67" w14:paraId="1506A991"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1E69BE6" w14:textId="03863098"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Version number of the VPA-DD</w:t>
            </w:r>
          </w:p>
        </w:tc>
        <w:tc>
          <w:tcPr>
            <w:tcW w:w="5052" w:type="dxa"/>
          </w:tcPr>
          <w:p w14:paraId="00749F0F" w14:textId="12A05FF1" w:rsidR="00974F10" w:rsidRPr="007D37C9" w:rsidRDefault="000B5914"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sidRPr="007D37C9">
              <w:rPr>
                <w:lang w:val="en-GB"/>
              </w:rPr>
              <w:t>1.</w:t>
            </w:r>
            <w:r w:rsidR="00DE0697" w:rsidRPr="007D37C9">
              <w:rPr>
                <w:lang w:val="en-GB"/>
              </w:rPr>
              <w:t>1</w:t>
            </w:r>
          </w:p>
        </w:tc>
      </w:tr>
      <w:tr w:rsidR="00974F10" w:rsidRPr="00211D67" w14:paraId="6D507BE2"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65802D9" w14:textId="4E02FC14"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Completion date of version</w:t>
            </w:r>
          </w:p>
        </w:tc>
        <w:tc>
          <w:tcPr>
            <w:tcW w:w="5052" w:type="dxa"/>
          </w:tcPr>
          <w:p w14:paraId="15DA2880" w14:textId="6370B115" w:rsidR="00974F10" w:rsidRPr="007D37C9" w:rsidRDefault="007415AC"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1</w:t>
            </w:r>
            <w:r w:rsidR="005D2B8A">
              <w:rPr>
                <w:lang w:val="en-GB"/>
              </w:rPr>
              <w:t>8</w:t>
            </w:r>
            <w:r w:rsidR="000B5914" w:rsidRPr="007D37C9">
              <w:rPr>
                <w:lang w:val="en-GB"/>
              </w:rPr>
              <w:t>/</w:t>
            </w:r>
            <w:r>
              <w:rPr>
                <w:lang w:val="en-GB"/>
              </w:rPr>
              <w:t>02</w:t>
            </w:r>
            <w:r w:rsidR="000B5914" w:rsidRPr="007D37C9">
              <w:rPr>
                <w:lang w:val="en-GB"/>
              </w:rPr>
              <w:t>/202</w:t>
            </w:r>
            <w:r>
              <w:rPr>
                <w:lang w:val="en-GB"/>
              </w:rPr>
              <w:t>6</w:t>
            </w:r>
          </w:p>
        </w:tc>
      </w:tr>
      <w:tr w:rsidR="00D17A93" w:rsidRPr="00211D67" w14:paraId="70DA5DD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C624B09" w14:textId="638D6255" w:rsidR="00D17A93" w:rsidRPr="00974F10" w:rsidRDefault="00D17A93" w:rsidP="00D17A93">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Coordinating/managing entity </w:t>
            </w:r>
          </w:p>
        </w:tc>
        <w:tc>
          <w:tcPr>
            <w:tcW w:w="5052" w:type="dxa"/>
          </w:tcPr>
          <w:p w14:paraId="6F78301B" w14:textId="72ED42EB" w:rsidR="00D17A93" w:rsidRPr="00211D67" w:rsidRDefault="00D17A93" w:rsidP="00D17A93">
            <w:pPr>
              <w:spacing w:after="200"/>
              <w:cnfStyle w:val="000000000000" w:firstRow="0" w:lastRow="0" w:firstColumn="0" w:lastColumn="0" w:oddVBand="0" w:evenVBand="0" w:oddHBand="0" w:evenHBand="0" w:firstRowFirstColumn="0" w:firstRowLastColumn="0" w:lastRowFirstColumn="0" w:lastRowLastColumn="0"/>
              <w:rPr>
                <w:lang w:val="en-GB"/>
              </w:rPr>
            </w:pPr>
            <w:proofErr w:type="gramStart"/>
            <w:r w:rsidRPr="00BB55A5">
              <w:rPr>
                <w:rFonts w:cs="Arial"/>
                <w:szCs w:val="22"/>
              </w:rPr>
              <w:t>Man</w:t>
            </w:r>
            <w:proofErr w:type="gramEnd"/>
            <w:r w:rsidRPr="00BB55A5">
              <w:rPr>
                <w:rFonts w:cs="Arial"/>
                <w:szCs w:val="22"/>
              </w:rPr>
              <w:t xml:space="preserve"> and Man Enterprise</w:t>
            </w:r>
          </w:p>
        </w:tc>
      </w:tr>
      <w:tr w:rsidR="00D17A93" w:rsidRPr="00211D67" w14:paraId="64AD9DD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1000127" w14:textId="42023344" w:rsidR="00D17A93" w:rsidRPr="00974F10" w:rsidRDefault="00D17A93" w:rsidP="00D17A93">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VPA Implementer (s)</w:t>
            </w:r>
          </w:p>
        </w:tc>
        <w:tc>
          <w:tcPr>
            <w:tcW w:w="5052" w:type="dxa"/>
          </w:tcPr>
          <w:p w14:paraId="3B52705E" w14:textId="132D26B6" w:rsidR="00D17A93" w:rsidRPr="00211D67" w:rsidRDefault="00D17A93" w:rsidP="00D17A93">
            <w:pPr>
              <w:spacing w:after="200"/>
              <w:cnfStyle w:val="000000000000" w:firstRow="0" w:lastRow="0" w:firstColumn="0" w:lastColumn="0" w:oddVBand="0" w:evenVBand="0" w:oddHBand="0" w:evenHBand="0" w:firstRowFirstColumn="0" w:firstRowLastColumn="0" w:lastRowFirstColumn="0" w:lastRowLastColumn="0"/>
              <w:rPr>
                <w:lang w:val="en-GB"/>
              </w:rPr>
            </w:pPr>
            <w:proofErr w:type="gramStart"/>
            <w:r w:rsidRPr="006A0E99">
              <w:rPr>
                <w:rFonts w:cs="Arial"/>
                <w:szCs w:val="22"/>
              </w:rPr>
              <w:t>Man</w:t>
            </w:r>
            <w:proofErr w:type="gramEnd"/>
            <w:r w:rsidRPr="006A0E99">
              <w:rPr>
                <w:rFonts w:cs="Arial"/>
                <w:szCs w:val="22"/>
              </w:rPr>
              <w:t xml:space="preserve"> and Man Enterprise</w:t>
            </w:r>
          </w:p>
        </w:tc>
      </w:tr>
      <w:tr w:rsidR="00D17A93" w:rsidRPr="00211D67" w14:paraId="4C70EDA9"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1A81E64" w14:textId="6975901E" w:rsidR="00D17A93" w:rsidRPr="00974F10" w:rsidRDefault="00D17A93" w:rsidP="00D17A93">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Project Participants and any communities involved </w:t>
            </w:r>
          </w:p>
        </w:tc>
        <w:tc>
          <w:tcPr>
            <w:tcW w:w="5052" w:type="dxa"/>
          </w:tcPr>
          <w:p w14:paraId="620DF4B0" w14:textId="75466C76" w:rsidR="00D17A93" w:rsidRPr="00211D67" w:rsidRDefault="00972064" w:rsidP="00D17A93">
            <w:pPr>
              <w:spacing w:after="200"/>
              <w:cnfStyle w:val="000000000000" w:firstRow="0" w:lastRow="0" w:firstColumn="0" w:lastColumn="0" w:oddVBand="0" w:evenVBand="0" w:oddHBand="0" w:evenHBand="0" w:firstRowFirstColumn="0" w:firstRowLastColumn="0" w:lastRowFirstColumn="0" w:lastRowLastColumn="0"/>
              <w:rPr>
                <w:lang w:val="en-GB"/>
              </w:rPr>
            </w:pPr>
            <w:r>
              <w:rPr>
                <w:rFonts w:cs="Arial"/>
                <w:szCs w:val="22"/>
              </w:rPr>
              <w:t>-</w:t>
            </w:r>
          </w:p>
        </w:tc>
      </w:tr>
      <w:tr w:rsidR="00D17A93" w:rsidRPr="00211D67" w14:paraId="5BDC7379"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E7C2472" w14:textId="5E26B5A0" w:rsidR="00D17A93" w:rsidRPr="00974F10" w:rsidRDefault="00D17A93" w:rsidP="00D17A93">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Host Country (</w:t>
            </w:r>
            <w:proofErr w:type="spellStart"/>
            <w:r w:rsidRPr="00974F10">
              <w:rPr>
                <w:rFonts w:asciiTheme="minorHAnsi" w:hAnsiTheme="minorHAnsi" w:cs="Arial"/>
                <w:color w:val="FFFFFF" w:themeColor="background1"/>
                <w:sz w:val="20"/>
              </w:rPr>
              <w:t>ies</w:t>
            </w:r>
            <w:proofErr w:type="spellEnd"/>
            <w:r w:rsidRPr="00974F10">
              <w:rPr>
                <w:rFonts w:asciiTheme="minorHAnsi" w:hAnsiTheme="minorHAnsi" w:cs="Arial"/>
                <w:color w:val="FFFFFF" w:themeColor="background1"/>
                <w:sz w:val="20"/>
              </w:rPr>
              <w:t>)</w:t>
            </w:r>
          </w:p>
        </w:tc>
        <w:tc>
          <w:tcPr>
            <w:tcW w:w="5052" w:type="dxa"/>
          </w:tcPr>
          <w:p w14:paraId="5AF749F0" w14:textId="658CBAC0" w:rsidR="00D17A93" w:rsidRPr="00211D67" w:rsidRDefault="00D17A93" w:rsidP="00D17A93">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Ghana</w:t>
            </w:r>
          </w:p>
        </w:tc>
      </w:tr>
      <w:tr w:rsidR="00D17A93" w:rsidRPr="00211D67" w14:paraId="443E8D6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B01F937" w14:textId="0E129617" w:rsidR="00D17A93" w:rsidRPr="00974F10" w:rsidRDefault="00D17A93" w:rsidP="00D17A93">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GS ID and Title of applicable Design Certified VPA</w:t>
            </w:r>
          </w:p>
        </w:tc>
        <w:tc>
          <w:tcPr>
            <w:tcW w:w="5052" w:type="dxa"/>
          </w:tcPr>
          <w:p w14:paraId="3F1FDBC3" w14:textId="436E107B" w:rsidR="00D17A93" w:rsidRPr="000657CB" w:rsidRDefault="000B5914" w:rsidP="00D17A93">
            <w:pPr>
              <w:cnfStyle w:val="000000000000" w:firstRow="0" w:lastRow="0" w:firstColumn="0" w:lastColumn="0" w:oddVBand="0" w:evenVBand="0" w:oddHBand="0" w:evenHBand="0" w:firstRowFirstColumn="0" w:firstRowLastColumn="0" w:lastRowFirstColumn="0" w:lastRowLastColumn="0"/>
              <w:rPr>
                <w:lang w:val="en-GB"/>
              </w:rPr>
            </w:pPr>
            <w:r w:rsidRPr="000657CB">
              <w:rPr>
                <w:lang w:val="en-GB"/>
              </w:rPr>
              <w:t>N/A</w:t>
            </w:r>
          </w:p>
        </w:tc>
      </w:tr>
      <w:tr w:rsidR="00D17A93" w:rsidRPr="00211D67" w14:paraId="06576D0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25F3473" w14:textId="7A14B776" w:rsidR="00D17A93" w:rsidRPr="00974F10" w:rsidRDefault="00D17A93" w:rsidP="00D17A93">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GS ID and Title of applicable Performance Certified VPA</w:t>
            </w:r>
          </w:p>
        </w:tc>
        <w:tc>
          <w:tcPr>
            <w:tcW w:w="5052" w:type="dxa"/>
          </w:tcPr>
          <w:p w14:paraId="72A6DC1E" w14:textId="225AC23A" w:rsidR="00D17A93" w:rsidRPr="000657CB" w:rsidRDefault="000B5914" w:rsidP="00D17A93">
            <w:pPr>
              <w:spacing w:after="200"/>
              <w:cnfStyle w:val="000000000000" w:firstRow="0" w:lastRow="0" w:firstColumn="0" w:lastColumn="0" w:oddVBand="0" w:evenVBand="0" w:oddHBand="0" w:evenHBand="0" w:firstRowFirstColumn="0" w:firstRowLastColumn="0" w:lastRowFirstColumn="0" w:lastRowLastColumn="0"/>
            </w:pPr>
            <w:r w:rsidRPr="000657CB">
              <w:t>N/A</w:t>
            </w:r>
          </w:p>
        </w:tc>
      </w:tr>
      <w:tr w:rsidR="00D17A93" w:rsidRPr="00211D67" w14:paraId="04033246"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7CF122C" w14:textId="77777777" w:rsidR="00D17A93" w:rsidRPr="00974F10" w:rsidRDefault="00D17A93" w:rsidP="00D17A93">
            <w:pPr>
              <w:tabs>
                <w:tab w:val="left" w:pos="3536"/>
              </w:tabs>
              <w:rPr>
                <w:rFonts w:asciiTheme="minorHAnsi" w:hAnsiTheme="minorHAnsi" w:cs="Arial"/>
                <w:color w:val="FFFFFF" w:themeColor="background1"/>
                <w:sz w:val="20"/>
              </w:rPr>
            </w:pPr>
            <w:r w:rsidRPr="00974F10">
              <w:rPr>
                <w:rFonts w:asciiTheme="minorHAnsi" w:hAnsiTheme="minorHAnsi" w:cs="Arial"/>
                <w:color w:val="FFFFFF" w:themeColor="background1"/>
                <w:sz w:val="20"/>
              </w:rPr>
              <w:t>Activity Requirements applied</w:t>
            </w:r>
          </w:p>
          <w:p w14:paraId="58B0F4FE" w14:textId="77777777" w:rsidR="00D17A93" w:rsidRPr="00974F10" w:rsidRDefault="00D17A93" w:rsidP="00D17A93">
            <w:pPr>
              <w:spacing w:line="276" w:lineRule="auto"/>
              <w:rPr>
                <w:rFonts w:asciiTheme="minorHAnsi" w:hAnsiTheme="minorHAnsi"/>
                <w:bCs w:val="0"/>
                <w:color w:val="FFFFFF" w:themeColor="background1"/>
                <w:lang w:val="en-GB"/>
              </w:rPr>
            </w:pPr>
          </w:p>
        </w:tc>
        <w:tc>
          <w:tcPr>
            <w:tcW w:w="5052" w:type="dxa"/>
          </w:tcPr>
          <w:p w14:paraId="69E8E746" w14:textId="7900EA56" w:rsidR="00D17A93" w:rsidRPr="00974F10" w:rsidRDefault="00620877" w:rsidP="00D17A9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5951815"/>
                <w14:checkbox>
                  <w14:checked w14:val="1"/>
                  <w14:checkedState w14:val="2612" w14:font="MS Gothic"/>
                  <w14:uncheckedState w14:val="2610" w14:font="MS Gothic"/>
                </w14:checkbox>
              </w:sdtPr>
              <w:sdtEnd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Community Services Activities </w:t>
            </w:r>
          </w:p>
          <w:p w14:paraId="26FD4FC2" w14:textId="0803E45F" w:rsidR="00D17A93" w:rsidRPr="00974F10" w:rsidRDefault="00620877" w:rsidP="00D17A9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766313238"/>
                <w14:checkbox>
                  <w14:checked w14:val="0"/>
                  <w14:checkedState w14:val="2612" w14:font="MS Gothic"/>
                  <w14:uncheckedState w14:val="2610" w14:font="MS Gothic"/>
                </w14:checkbox>
              </w:sdtPr>
              <w:sdtEnd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Renewable Energy Activities</w:t>
            </w:r>
          </w:p>
          <w:p w14:paraId="5EE98B75" w14:textId="789C447A" w:rsidR="00D17A93" w:rsidRPr="00974F10" w:rsidRDefault="00620877" w:rsidP="00D17A9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1905410184"/>
                <w14:checkbox>
                  <w14:checked w14:val="0"/>
                  <w14:checkedState w14:val="2612" w14:font="MS Gothic"/>
                  <w14:uncheckedState w14:val="2610" w14:font="MS Gothic"/>
                </w14:checkbox>
              </w:sdtPr>
              <w:sdtEnd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Land Use and Forestry Activities/Risks &amp; Capacities</w:t>
            </w:r>
          </w:p>
          <w:p w14:paraId="78197750" w14:textId="5C0C3F47" w:rsidR="00D17A93" w:rsidRPr="00211D67" w:rsidRDefault="00620877" w:rsidP="00D17A93">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caps/>
                  <w:sz w:val="20"/>
                  <w:szCs w:val="20"/>
                </w:rPr>
                <w:id w:val="-785886743"/>
                <w14:checkbox>
                  <w14:checked w14:val="0"/>
                  <w14:checkedState w14:val="2612" w14:font="MS Gothic"/>
                  <w14:uncheckedState w14:val="2610" w14:font="MS Gothic"/>
                </w14:checkbox>
              </w:sdtPr>
              <w:sdtEndPr/>
              <w:sdtContent>
                <w:r w:rsidR="00D17A93">
                  <w:rPr>
                    <w:rFonts w:ascii="MS Gothic" w:eastAsia="MS Gothic" w:hAnsi="MS Gothic" w:hint="eastAsia"/>
                    <w:caps/>
                    <w:sz w:val="20"/>
                    <w:szCs w:val="20"/>
                  </w:rPr>
                  <w:t>☐</w:t>
                </w:r>
              </w:sdtContent>
            </w:sdt>
            <w:r w:rsidR="00D17A93" w:rsidRPr="00974F10">
              <w:rPr>
                <w:rFonts w:asciiTheme="minorHAnsi" w:hAnsiTheme="minorHAnsi"/>
                <w:sz w:val="20"/>
                <w:szCs w:val="20"/>
              </w:rPr>
              <w:t xml:space="preserve"> </w:t>
            </w:r>
            <w:r w:rsidR="00D17A93" w:rsidRPr="00974F10">
              <w:rPr>
                <w:rFonts w:asciiTheme="minorHAnsi" w:hAnsiTheme="minorHAnsi" w:cs="Arial"/>
                <w:sz w:val="20"/>
                <w:szCs w:val="20"/>
              </w:rPr>
              <w:t xml:space="preserve">N/A </w:t>
            </w:r>
          </w:p>
        </w:tc>
      </w:tr>
      <w:tr w:rsidR="00D17A93" w:rsidRPr="00211D67" w14:paraId="5667F5B4"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5030F7E" w14:textId="3D3BEBE3" w:rsidR="00D17A93" w:rsidRPr="00974F10" w:rsidRDefault="00D17A93" w:rsidP="00D17A93">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lastRenderedPageBreak/>
              <w:t>Other Requirements applied</w:t>
            </w:r>
          </w:p>
        </w:tc>
        <w:tc>
          <w:tcPr>
            <w:tcW w:w="5052" w:type="dxa"/>
          </w:tcPr>
          <w:p w14:paraId="2483267B" w14:textId="06AD877E" w:rsidR="00D17A93" w:rsidRPr="00974F10" w:rsidRDefault="00D17A93"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proofErr w:type="spellStart"/>
            <w:r w:rsidRPr="00D17A93">
              <w:rPr>
                <w:rFonts w:asciiTheme="minorHAnsi" w:hAnsiTheme="minorHAnsi"/>
                <w:sz w:val="20"/>
                <w:szCs w:val="20"/>
              </w:rPr>
              <w:t>Programme</w:t>
            </w:r>
            <w:proofErr w:type="spellEnd"/>
            <w:r w:rsidRPr="00D17A93">
              <w:rPr>
                <w:rFonts w:asciiTheme="minorHAnsi" w:hAnsiTheme="minorHAnsi"/>
                <w:sz w:val="20"/>
                <w:szCs w:val="20"/>
              </w:rPr>
              <w:t xml:space="preserve"> of Activity requirements and procedures, version 3.0</w:t>
            </w:r>
          </w:p>
        </w:tc>
      </w:tr>
      <w:tr w:rsidR="00D17A93" w:rsidRPr="00211D67" w14:paraId="7D7B1E07"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0B88E66" w14:textId="3ED52D45" w:rsidR="00D17A93" w:rsidRPr="00974F10" w:rsidRDefault="00D17A93" w:rsidP="00D17A93">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Methodology (</w:t>
            </w:r>
            <w:proofErr w:type="spellStart"/>
            <w:r w:rsidRPr="00974F10">
              <w:rPr>
                <w:rFonts w:asciiTheme="minorHAnsi" w:hAnsiTheme="minorHAnsi" w:cs="Arial"/>
                <w:color w:val="FFFFFF" w:themeColor="background1"/>
                <w:sz w:val="20"/>
              </w:rPr>
              <w:t>ies</w:t>
            </w:r>
            <w:proofErr w:type="spellEnd"/>
            <w:r w:rsidRPr="00974F10">
              <w:rPr>
                <w:rFonts w:asciiTheme="minorHAnsi" w:hAnsiTheme="minorHAnsi" w:cs="Arial"/>
                <w:color w:val="FFFFFF" w:themeColor="background1"/>
                <w:sz w:val="20"/>
              </w:rPr>
              <w:t>) applied and version number</w:t>
            </w:r>
          </w:p>
        </w:tc>
        <w:tc>
          <w:tcPr>
            <w:tcW w:w="5052" w:type="dxa"/>
          </w:tcPr>
          <w:p w14:paraId="7F97CC07" w14:textId="1C806C05" w:rsidR="00D17A93" w:rsidRPr="00974F10" w:rsidRDefault="00D17A93"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D17A93">
              <w:rPr>
                <w:rFonts w:asciiTheme="minorHAnsi" w:hAnsiTheme="minorHAnsi"/>
                <w:sz w:val="20"/>
                <w:szCs w:val="20"/>
              </w:rPr>
              <w:t xml:space="preserve">Reduced emissions from cooking and heating – Technologies and Practices to displace </w:t>
            </w:r>
            <w:proofErr w:type="spellStart"/>
            <w:r w:rsidRPr="00D17A93">
              <w:rPr>
                <w:rFonts w:asciiTheme="minorHAnsi" w:hAnsiTheme="minorHAnsi"/>
                <w:sz w:val="20"/>
                <w:szCs w:val="20"/>
              </w:rPr>
              <w:t>Decentralised</w:t>
            </w:r>
            <w:proofErr w:type="spellEnd"/>
            <w:r w:rsidRPr="00D17A93">
              <w:rPr>
                <w:rFonts w:asciiTheme="minorHAnsi" w:hAnsiTheme="minorHAnsi"/>
                <w:sz w:val="20"/>
                <w:szCs w:val="20"/>
              </w:rPr>
              <w:t xml:space="preserve"> Thermal Energy Consumption (TPDDTEC), version 4.0</w:t>
            </w:r>
          </w:p>
        </w:tc>
      </w:tr>
      <w:tr w:rsidR="00D17A93" w:rsidRPr="00211D67" w14:paraId="30A727E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61AD4357" w14:textId="133686B0" w:rsidR="00D17A93" w:rsidRPr="00974F10" w:rsidRDefault="00D17A93" w:rsidP="00D17A93">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Product Requirements applied</w:t>
            </w:r>
          </w:p>
        </w:tc>
        <w:tc>
          <w:tcPr>
            <w:tcW w:w="5052" w:type="dxa"/>
          </w:tcPr>
          <w:p w14:paraId="7C7D8D3D" w14:textId="62972132" w:rsidR="00D17A93" w:rsidRPr="00974F10" w:rsidRDefault="00620877"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2069558536"/>
                <w14:checkbox>
                  <w14:checked w14:val="1"/>
                  <w14:checkedState w14:val="2612" w14:font="MS Gothic"/>
                  <w14:uncheckedState w14:val="2610" w14:font="MS Gothic"/>
                </w14:checkbox>
              </w:sdtPr>
              <w:sdtEnd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GHG Emissions Reduction &amp; Sequestration </w:t>
            </w:r>
          </w:p>
          <w:p w14:paraId="77A0636E" w14:textId="05382E1D" w:rsidR="00D17A93" w:rsidRPr="00974F10" w:rsidRDefault="00620877"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1014532102"/>
                <w14:checkbox>
                  <w14:checked w14:val="0"/>
                  <w14:checkedState w14:val="2612" w14:font="MS Gothic"/>
                  <w14:uncheckedState w14:val="2610" w14:font="MS Gothic"/>
                </w14:checkbox>
              </w:sdtPr>
              <w:sdtEnd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Renewable Energy Label </w:t>
            </w:r>
          </w:p>
          <w:p w14:paraId="58F10058" w14:textId="1A1F4A32" w:rsidR="00D17A93" w:rsidRPr="00974F10" w:rsidRDefault="00620877"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caps/>
                  <w:sz w:val="20"/>
                  <w:szCs w:val="20"/>
                </w:rPr>
                <w:id w:val="-1207403034"/>
                <w14:checkbox>
                  <w14:checked w14:val="0"/>
                  <w14:checkedState w14:val="2612" w14:font="MS Gothic"/>
                  <w14:uncheckedState w14:val="2610" w14:font="MS Gothic"/>
                </w14:checkbox>
              </w:sdtPr>
              <w:sdtEnd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N/A </w:t>
            </w:r>
          </w:p>
        </w:tc>
      </w:tr>
      <w:tr w:rsidR="00D17A93" w:rsidRPr="00211D67" w14:paraId="2B924C4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68F37CD1" w14:textId="757207F6" w:rsidR="00D17A93" w:rsidRPr="00974F10" w:rsidRDefault="00D17A93" w:rsidP="00D17A93">
            <w:pPr>
              <w:spacing w:line="276" w:lineRule="auto"/>
              <w:rPr>
                <w:rFonts w:asciiTheme="minorHAnsi" w:hAnsiTheme="minorHAnsi"/>
                <w:bCs w:val="0"/>
                <w:color w:val="FFFFFF" w:themeColor="background1"/>
                <w:lang w:val="en-GB"/>
              </w:rPr>
            </w:pPr>
            <w:r>
              <w:rPr>
                <w:rFonts w:asciiTheme="minorHAnsi" w:hAnsiTheme="minorHAnsi" w:cs="Arial"/>
                <w:color w:val="FFFFFF" w:themeColor="background1"/>
                <w:sz w:val="20"/>
              </w:rPr>
              <w:t>VPA</w:t>
            </w:r>
            <w:r w:rsidRPr="00974F10">
              <w:rPr>
                <w:rFonts w:asciiTheme="minorHAnsi" w:hAnsiTheme="minorHAnsi" w:cs="Arial"/>
                <w:color w:val="FFFFFF" w:themeColor="background1"/>
                <w:sz w:val="20"/>
              </w:rPr>
              <w:t xml:space="preserve"> Cycle:</w:t>
            </w:r>
          </w:p>
        </w:tc>
        <w:tc>
          <w:tcPr>
            <w:tcW w:w="5052" w:type="dxa"/>
          </w:tcPr>
          <w:p w14:paraId="0556051E" w14:textId="1BDC2219" w:rsidR="00D17A93" w:rsidRPr="00974F10" w:rsidRDefault="00620877" w:rsidP="00D17A9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1962487897"/>
                <w14:checkbox>
                  <w14:checked w14:val="1"/>
                  <w14:checkedState w14:val="2612" w14:font="MS Gothic"/>
                  <w14:uncheckedState w14:val="2610" w14:font="MS Gothic"/>
                </w14:checkbox>
              </w:sdtPr>
              <w:sdtEnd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Regular</w:t>
            </w:r>
          </w:p>
          <w:p w14:paraId="391667A1" w14:textId="4BFD6853" w:rsidR="00D17A93" w:rsidRPr="00974F10" w:rsidRDefault="00620877"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caps/>
                  <w:sz w:val="20"/>
                  <w:szCs w:val="20"/>
                </w:rPr>
                <w:id w:val="376978542"/>
                <w14:checkbox>
                  <w14:checked w14:val="0"/>
                  <w14:checkedState w14:val="2612" w14:font="MS Gothic"/>
                  <w14:uncheckedState w14:val="2610" w14:font="MS Gothic"/>
                </w14:checkbox>
              </w:sdtPr>
              <w:sdtEnd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Retroactive </w:t>
            </w:r>
          </w:p>
        </w:tc>
      </w:tr>
    </w:tbl>
    <w:p w14:paraId="219ACE23" w14:textId="77777777" w:rsidR="009823F5" w:rsidRDefault="009823F5" w:rsidP="009823F5">
      <w:pPr>
        <w:spacing w:line="276" w:lineRule="auto"/>
        <w:contextualSpacing w:val="0"/>
        <w:rPr>
          <w:b/>
          <w:bCs/>
          <w:lang w:val="en-GB"/>
        </w:rPr>
      </w:pPr>
    </w:p>
    <w:p w14:paraId="009EAFCC" w14:textId="362464F9" w:rsidR="009823F5" w:rsidRPr="009823F5" w:rsidRDefault="009823F5" w:rsidP="000D0426">
      <w:pPr>
        <w:pStyle w:val="Titre5"/>
        <w:rPr>
          <w:lang w:val="en-GB"/>
        </w:rPr>
      </w:pPr>
      <w:r w:rsidRPr="009823F5">
        <w:rPr>
          <w:lang w:val="en-GB"/>
        </w:rPr>
        <w:t xml:space="preserve">Table </w:t>
      </w:r>
      <w:r w:rsidRPr="009823F5">
        <w:rPr>
          <w:lang w:val="en-GB"/>
        </w:rPr>
        <w:fldChar w:fldCharType="begin"/>
      </w:r>
      <w:r w:rsidRPr="009823F5">
        <w:rPr>
          <w:lang w:val="en-GB"/>
        </w:rPr>
        <w:instrText xml:space="preserve"> SEQ Table \* ARABIC </w:instrText>
      </w:r>
      <w:r w:rsidRPr="009823F5">
        <w:rPr>
          <w:lang w:val="en-GB"/>
        </w:rPr>
        <w:fldChar w:fldCharType="separate"/>
      </w:r>
      <w:r w:rsidRPr="009823F5">
        <w:rPr>
          <w:lang w:val="en-GB"/>
        </w:rPr>
        <w:t>1</w:t>
      </w:r>
      <w:r w:rsidRPr="009823F5">
        <w:rPr>
          <w:lang w:val="en-GB"/>
        </w:rPr>
        <w:fldChar w:fldCharType="end"/>
      </w:r>
      <w:r w:rsidRPr="009823F5">
        <w:rPr>
          <w:lang w:val="en-GB"/>
        </w:rPr>
        <w:t xml:space="preserve"> – Estimated Sustainable Development Contributions</w:t>
      </w:r>
    </w:p>
    <w:tbl>
      <w:tblPr>
        <w:tblStyle w:val="GSTableSimple"/>
        <w:tblW w:w="5000" w:type="pct"/>
        <w:tblLayout w:type="fixed"/>
        <w:tblLook w:val="0620" w:firstRow="1" w:lastRow="0" w:firstColumn="0" w:lastColumn="0" w:noHBand="1" w:noVBand="1"/>
      </w:tblPr>
      <w:tblGrid>
        <w:gridCol w:w="2389"/>
        <w:gridCol w:w="4693"/>
        <w:gridCol w:w="1277"/>
        <w:gridCol w:w="1273"/>
      </w:tblGrid>
      <w:tr w:rsidR="00E25A2D" w:rsidRPr="00E25A2D" w14:paraId="0CEAFCA5" w14:textId="77777777" w:rsidTr="00AB30FF">
        <w:trPr>
          <w:cnfStyle w:val="100000000000" w:firstRow="1" w:lastRow="0" w:firstColumn="0" w:lastColumn="0" w:oddVBand="0" w:evenVBand="0" w:oddHBand="0" w:evenHBand="0" w:firstRowFirstColumn="0" w:firstRowLastColumn="0" w:lastRowFirstColumn="0" w:lastRowLastColumn="0"/>
          <w:trHeight w:val="306"/>
        </w:trPr>
        <w:tc>
          <w:tcPr>
            <w:tcW w:w="1240" w:type="pct"/>
          </w:tcPr>
          <w:p w14:paraId="2B29BDD4" w14:textId="5761D1A0" w:rsidR="00D54690" w:rsidRPr="00E25A2D" w:rsidRDefault="00E25A2D" w:rsidP="000D0426">
            <w:pPr>
              <w:spacing w:line="240" w:lineRule="auto"/>
              <w:jc w:val="center"/>
              <w:outlineLvl w:val="1"/>
              <w:rPr>
                <w:rFonts w:asciiTheme="minorHAnsi" w:hAnsiTheme="minorHAnsi"/>
                <w:color w:val="00BABE"/>
                <w:lang w:val="en-GB" w:eastAsia="de-DE"/>
              </w:rPr>
            </w:pPr>
            <w:r w:rsidRPr="00E25A2D">
              <w:rPr>
                <w:rFonts w:asciiTheme="minorHAnsi" w:hAnsiTheme="minorHAnsi" w:cs="Arial"/>
                <w:color w:val="00BABE"/>
                <w:sz w:val="20"/>
              </w:rPr>
              <w:t>SUSTAINABLE DEVELOPMENT GOALS TARGETED</w:t>
            </w:r>
          </w:p>
        </w:tc>
        <w:tc>
          <w:tcPr>
            <w:tcW w:w="2436" w:type="pct"/>
          </w:tcPr>
          <w:p w14:paraId="7B6428FB" w14:textId="4155B47A" w:rsidR="00D54690" w:rsidRPr="00E25A2D" w:rsidRDefault="00E25A2D" w:rsidP="000D0426">
            <w:pPr>
              <w:spacing w:line="240" w:lineRule="auto"/>
              <w:jc w:val="center"/>
              <w:outlineLvl w:val="1"/>
              <w:rPr>
                <w:rFonts w:asciiTheme="minorHAnsi" w:hAnsiTheme="minorHAnsi"/>
                <w:color w:val="00BABE"/>
                <w:lang w:val="en-GB" w:eastAsia="de-DE"/>
              </w:rPr>
            </w:pPr>
            <w:r w:rsidRPr="00E25A2D">
              <w:rPr>
                <w:rFonts w:asciiTheme="minorHAnsi" w:hAnsiTheme="minorHAnsi" w:cs="Arial"/>
                <w:color w:val="00BABE"/>
                <w:sz w:val="20"/>
              </w:rPr>
              <w:t xml:space="preserve">SDG IMPACT </w:t>
            </w:r>
            <w:r w:rsidRPr="00E25A2D">
              <w:rPr>
                <w:rFonts w:asciiTheme="minorHAnsi" w:hAnsiTheme="minorHAnsi" w:cs="Arial"/>
                <w:color w:val="00BABE"/>
                <w:sz w:val="20"/>
              </w:rPr>
              <w:br/>
              <w:t>(DEFINED IN B.6.)</w:t>
            </w:r>
          </w:p>
        </w:tc>
        <w:tc>
          <w:tcPr>
            <w:tcW w:w="663" w:type="pct"/>
          </w:tcPr>
          <w:p w14:paraId="2AB03C05" w14:textId="7772F8D9" w:rsidR="00D54690" w:rsidRPr="00E25A2D" w:rsidRDefault="00E25A2D" w:rsidP="00AB30FF">
            <w:pPr>
              <w:spacing w:line="240" w:lineRule="auto"/>
              <w:ind w:right="-59"/>
              <w:jc w:val="center"/>
              <w:outlineLvl w:val="1"/>
              <w:rPr>
                <w:rFonts w:asciiTheme="minorHAnsi" w:hAnsiTheme="minorHAnsi" w:cs="Arial"/>
                <w:color w:val="00BABE"/>
                <w:sz w:val="20"/>
              </w:rPr>
            </w:pPr>
            <w:r w:rsidRPr="00E25A2D">
              <w:rPr>
                <w:rFonts w:asciiTheme="minorHAnsi" w:hAnsiTheme="minorHAnsi" w:cs="Arial"/>
                <w:color w:val="00BABE"/>
                <w:sz w:val="20"/>
              </w:rPr>
              <w:t>ESTIMATED ANNUAL AVERAGE</w:t>
            </w:r>
          </w:p>
        </w:tc>
        <w:tc>
          <w:tcPr>
            <w:tcW w:w="661" w:type="pct"/>
          </w:tcPr>
          <w:p w14:paraId="45FB6714" w14:textId="75F840FD" w:rsidR="00D54690" w:rsidRPr="00E25A2D" w:rsidRDefault="00E25A2D" w:rsidP="00AB30FF">
            <w:pPr>
              <w:spacing w:line="240" w:lineRule="auto"/>
              <w:ind w:right="-204"/>
              <w:jc w:val="center"/>
              <w:outlineLvl w:val="1"/>
              <w:rPr>
                <w:rFonts w:asciiTheme="minorHAnsi" w:hAnsiTheme="minorHAnsi" w:cs="Arial"/>
                <w:color w:val="00BABE"/>
                <w:sz w:val="20"/>
              </w:rPr>
            </w:pPr>
            <w:r w:rsidRPr="00E25A2D">
              <w:rPr>
                <w:rFonts w:asciiTheme="minorHAnsi" w:hAnsiTheme="minorHAnsi" w:cs="Arial"/>
                <w:color w:val="00BABE"/>
                <w:sz w:val="20"/>
              </w:rPr>
              <w:t>UNITS OR PRODUCTS</w:t>
            </w:r>
          </w:p>
        </w:tc>
      </w:tr>
      <w:tr w:rsidR="00D4612E" w:rsidRPr="00D7300E" w14:paraId="7A1831B9" w14:textId="77777777" w:rsidTr="00AB30FF">
        <w:trPr>
          <w:trHeight w:val="197"/>
        </w:trPr>
        <w:tc>
          <w:tcPr>
            <w:tcW w:w="1240" w:type="pct"/>
          </w:tcPr>
          <w:p w14:paraId="31D641B4" w14:textId="77777777" w:rsidR="00D4612E" w:rsidRPr="00D7300E" w:rsidRDefault="00D4612E" w:rsidP="000D0426">
            <w:pPr>
              <w:spacing w:line="240" w:lineRule="auto"/>
              <w:outlineLvl w:val="1"/>
              <w:rPr>
                <w:rFonts w:asciiTheme="minorHAnsi" w:hAnsiTheme="minorHAnsi"/>
                <w:lang w:val="en-GB" w:eastAsia="de-DE"/>
              </w:rPr>
            </w:pPr>
            <w:r w:rsidRPr="00D7300E">
              <w:rPr>
                <w:rFonts w:asciiTheme="minorHAnsi" w:hAnsiTheme="minorHAnsi"/>
                <w:lang w:val="en-GB" w:eastAsia="de-DE"/>
              </w:rPr>
              <w:t>13</w:t>
            </w:r>
            <w:r w:rsidRPr="00B85932">
              <w:rPr>
                <w:rFonts w:asciiTheme="minorHAnsi" w:hAnsiTheme="minorHAnsi"/>
                <w:lang w:val="en-GB" w:eastAsia="de-DE"/>
              </w:rPr>
              <w:t xml:space="preserve"> </w:t>
            </w:r>
            <w:r w:rsidRPr="00D7300E">
              <w:rPr>
                <w:rFonts w:asciiTheme="minorHAnsi" w:hAnsiTheme="minorHAnsi"/>
                <w:lang w:val="en-GB" w:eastAsia="de-DE"/>
              </w:rPr>
              <w:t>Climate Action (mandatory)</w:t>
            </w:r>
          </w:p>
        </w:tc>
        <w:tc>
          <w:tcPr>
            <w:tcW w:w="2436" w:type="pct"/>
          </w:tcPr>
          <w:p w14:paraId="64F57360" w14:textId="06F4BB64" w:rsidR="00C93F46" w:rsidRPr="00D32D64" w:rsidRDefault="00D4612E" w:rsidP="000D0426">
            <w:pPr>
              <w:spacing w:line="240" w:lineRule="auto"/>
              <w:jc w:val="both"/>
              <w:rPr>
                <w:color w:val="auto"/>
              </w:rPr>
            </w:pPr>
            <w:r w:rsidRPr="00D32D64">
              <w:rPr>
                <w:color w:val="auto"/>
              </w:rPr>
              <w:t xml:space="preserve"> </w:t>
            </w:r>
          </w:p>
          <w:p w14:paraId="5700EB95" w14:textId="77777777" w:rsidR="00C93F46" w:rsidRPr="00BE7BD3" w:rsidRDefault="00C93F46" w:rsidP="000D0426">
            <w:pPr>
              <w:spacing w:line="240" w:lineRule="auto"/>
              <w:contextualSpacing w:val="0"/>
              <w:rPr>
                <w:rFonts w:asciiTheme="minorHAnsi" w:hAnsiTheme="minorHAnsi"/>
                <w:lang w:eastAsia="de-DE"/>
              </w:rPr>
            </w:pPr>
            <w:r w:rsidRPr="00BE7BD3">
              <w:rPr>
                <w:rFonts w:asciiTheme="minorHAnsi" w:hAnsiTheme="minorHAnsi"/>
                <w:lang w:eastAsia="de-DE"/>
              </w:rPr>
              <w:t>GSDM-I13.2.1</w:t>
            </w:r>
          </w:p>
          <w:p w14:paraId="03A36BBD" w14:textId="14D5F680" w:rsidR="00D4612E" w:rsidRPr="00D7300E" w:rsidRDefault="00D4612E" w:rsidP="000D0426">
            <w:pPr>
              <w:spacing w:line="240" w:lineRule="auto"/>
              <w:contextualSpacing w:val="0"/>
              <w:rPr>
                <w:rFonts w:asciiTheme="minorHAnsi" w:hAnsiTheme="minorHAnsi"/>
                <w:lang w:val="en-GB" w:eastAsia="de-DE"/>
              </w:rPr>
            </w:pPr>
            <w:r w:rsidRPr="00D32D64">
              <w:rPr>
                <w:color w:val="auto"/>
              </w:rPr>
              <w:t xml:space="preserve">Amount of </w:t>
            </w:r>
            <w:r w:rsidR="000C10CB">
              <w:rPr>
                <w:color w:val="auto"/>
              </w:rPr>
              <w:t>GHG</w:t>
            </w:r>
            <w:r w:rsidR="000C10CB" w:rsidRPr="00D32D64">
              <w:rPr>
                <w:color w:val="auto"/>
              </w:rPr>
              <w:t xml:space="preserve"> </w:t>
            </w:r>
            <w:r w:rsidRPr="00D32D64">
              <w:rPr>
                <w:color w:val="auto"/>
              </w:rPr>
              <w:t>emissions avoided or sequestered.</w:t>
            </w:r>
          </w:p>
        </w:tc>
        <w:tc>
          <w:tcPr>
            <w:tcW w:w="663" w:type="pct"/>
          </w:tcPr>
          <w:p w14:paraId="658768C2" w14:textId="6F5E51F5" w:rsidR="00D4612E" w:rsidRPr="0080174E" w:rsidRDefault="00717C7A" w:rsidP="00AB30FF">
            <w:pPr>
              <w:spacing w:line="240" w:lineRule="auto"/>
              <w:ind w:right="-59"/>
              <w:outlineLvl w:val="1"/>
              <w:rPr>
                <w:rFonts w:asciiTheme="minorHAnsi" w:hAnsiTheme="minorHAnsi"/>
                <w:lang w:val="en-GB" w:eastAsia="de-DE"/>
              </w:rPr>
            </w:pPr>
            <w:r w:rsidRPr="0080174E">
              <w:rPr>
                <w:rFonts w:asciiTheme="minorHAnsi" w:hAnsiTheme="minorHAnsi"/>
                <w:lang w:val="en-GB" w:eastAsia="de-DE"/>
              </w:rPr>
              <w:t>73,</w:t>
            </w:r>
            <w:r w:rsidR="00F35697">
              <w:rPr>
                <w:rFonts w:asciiTheme="minorHAnsi" w:hAnsiTheme="minorHAnsi"/>
                <w:lang w:val="en-GB" w:eastAsia="de-DE"/>
              </w:rPr>
              <w:t>258</w:t>
            </w:r>
          </w:p>
        </w:tc>
        <w:tc>
          <w:tcPr>
            <w:tcW w:w="661" w:type="pct"/>
          </w:tcPr>
          <w:p w14:paraId="16CAB897" w14:textId="270BE316" w:rsidR="00D4612E" w:rsidRPr="00D7300E" w:rsidRDefault="00717C7A" w:rsidP="000D0426">
            <w:pPr>
              <w:spacing w:line="240" w:lineRule="auto"/>
              <w:outlineLvl w:val="1"/>
              <w:rPr>
                <w:rFonts w:asciiTheme="minorHAnsi" w:hAnsiTheme="minorHAnsi"/>
                <w:lang w:val="en-GB" w:eastAsia="de-DE"/>
              </w:rPr>
            </w:pPr>
            <w:r>
              <w:rPr>
                <w:rFonts w:asciiTheme="minorHAnsi" w:hAnsiTheme="minorHAnsi"/>
                <w:lang w:val="en-GB" w:eastAsia="de-DE"/>
              </w:rPr>
              <w:t>tCO</w:t>
            </w:r>
            <w:r w:rsidRPr="00717C7A">
              <w:rPr>
                <w:rFonts w:asciiTheme="minorHAnsi" w:hAnsiTheme="minorHAnsi"/>
                <w:vertAlign w:val="subscript"/>
                <w:lang w:val="en-GB" w:eastAsia="de-DE"/>
              </w:rPr>
              <w:t>2</w:t>
            </w:r>
            <w:r w:rsidR="008A2DCB" w:rsidRPr="008A2DCB">
              <w:rPr>
                <w:rFonts w:asciiTheme="minorHAnsi" w:hAnsiTheme="minorHAnsi"/>
                <w:lang w:val="en-GB" w:eastAsia="de-DE"/>
              </w:rPr>
              <w:t>e</w:t>
            </w:r>
            <w:r w:rsidR="00BA759F">
              <w:rPr>
                <w:rFonts w:asciiTheme="minorHAnsi" w:hAnsiTheme="minorHAnsi"/>
                <w:lang w:val="en-GB" w:eastAsia="de-DE"/>
              </w:rPr>
              <w:t xml:space="preserve"> (VERs)</w:t>
            </w:r>
          </w:p>
        </w:tc>
      </w:tr>
      <w:tr w:rsidR="00D4612E" w:rsidRPr="00D7300E" w14:paraId="30F4B432" w14:textId="77777777" w:rsidTr="00AB30FF">
        <w:trPr>
          <w:trHeight w:val="197"/>
        </w:trPr>
        <w:tc>
          <w:tcPr>
            <w:tcW w:w="1240" w:type="pct"/>
          </w:tcPr>
          <w:p w14:paraId="01F90257" w14:textId="0F5B211F" w:rsidR="00D4612E" w:rsidRPr="00D7300E" w:rsidRDefault="00D4612E" w:rsidP="000D0426">
            <w:pPr>
              <w:spacing w:line="240" w:lineRule="auto"/>
              <w:outlineLvl w:val="1"/>
              <w:rPr>
                <w:rFonts w:asciiTheme="minorHAnsi" w:hAnsiTheme="minorHAnsi"/>
                <w:lang w:val="en-GB" w:eastAsia="de-DE"/>
              </w:rPr>
            </w:pPr>
            <w:r>
              <w:rPr>
                <w:rFonts w:asciiTheme="minorHAnsi" w:hAnsiTheme="minorHAnsi"/>
                <w:lang w:val="en-GB" w:eastAsia="de-DE"/>
              </w:rPr>
              <w:t>1 No Poverty</w:t>
            </w:r>
          </w:p>
        </w:tc>
        <w:tc>
          <w:tcPr>
            <w:tcW w:w="2436" w:type="pct"/>
          </w:tcPr>
          <w:p w14:paraId="2D5E2CA2" w14:textId="77777777" w:rsidR="00FB16DE" w:rsidRPr="00BE7BD3" w:rsidRDefault="00FB16DE" w:rsidP="000D0426">
            <w:pPr>
              <w:spacing w:line="240" w:lineRule="auto"/>
              <w:contextualSpacing w:val="0"/>
              <w:rPr>
                <w:rFonts w:asciiTheme="minorHAnsi" w:hAnsiTheme="minorHAnsi"/>
                <w:lang w:eastAsia="de-DE"/>
              </w:rPr>
            </w:pPr>
            <w:r w:rsidRPr="00BE7BD3">
              <w:rPr>
                <w:rFonts w:asciiTheme="minorHAnsi" w:hAnsiTheme="minorHAnsi"/>
                <w:lang w:eastAsia="de-DE"/>
              </w:rPr>
              <w:t>GSDM-I1.1.1</w:t>
            </w:r>
          </w:p>
          <w:p w14:paraId="48DB7ECC" w14:textId="5B99A012" w:rsidR="00E61DD5" w:rsidRPr="00D17A93" w:rsidRDefault="00695E5B" w:rsidP="000D0426">
            <w:pPr>
              <w:spacing w:line="240" w:lineRule="auto"/>
              <w:outlineLvl w:val="1"/>
              <w:rPr>
                <w:rFonts w:asciiTheme="minorHAnsi" w:hAnsiTheme="minorHAnsi"/>
                <w:lang w:eastAsia="de-DE"/>
              </w:rPr>
            </w:pPr>
            <w:r>
              <w:rPr>
                <w:rFonts w:asciiTheme="minorHAnsi" w:hAnsiTheme="minorHAnsi"/>
                <w:lang w:eastAsia="de-DE"/>
              </w:rPr>
              <w:t>Average</w:t>
            </w:r>
            <w:r w:rsidR="000300AF">
              <w:rPr>
                <w:rFonts w:asciiTheme="minorHAnsi" w:hAnsiTheme="minorHAnsi"/>
                <w:lang w:eastAsia="de-DE"/>
              </w:rPr>
              <w:t xml:space="preserve"> household savings </w:t>
            </w:r>
            <w:proofErr w:type="spellStart"/>
            <w:r w:rsidR="000300AF">
              <w:rPr>
                <w:rFonts w:asciiTheme="minorHAnsi" w:hAnsiTheme="minorHAnsi"/>
                <w:lang w:eastAsia="de-DE"/>
              </w:rPr>
              <w:t>i.e</w:t>
            </w:r>
            <w:proofErr w:type="spellEnd"/>
            <w:r w:rsidR="000300AF">
              <w:rPr>
                <w:rFonts w:asciiTheme="minorHAnsi" w:hAnsiTheme="minorHAnsi"/>
                <w:lang w:eastAsia="de-DE"/>
              </w:rPr>
              <w:t xml:space="preserve"> decrease in expenditure on basic </w:t>
            </w:r>
            <w:r w:rsidR="00C8585B">
              <w:rPr>
                <w:rFonts w:asciiTheme="minorHAnsi" w:hAnsiTheme="minorHAnsi"/>
                <w:lang w:eastAsia="de-DE"/>
              </w:rPr>
              <w:t>services</w:t>
            </w:r>
            <w:r w:rsidR="002378B5">
              <w:rPr>
                <w:rFonts w:asciiTheme="minorHAnsi" w:hAnsiTheme="minorHAnsi"/>
                <w:lang w:eastAsia="de-DE"/>
              </w:rPr>
              <w:t xml:space="preserve"> such as cooking, lighting, drinking</w:t>
            </w:r>
          </w:p>
        </w:tc>
        <w:tc>
          <w:tcPr>
            <w:tcW w:w="663" w:type="pct"/>
          </w:tcPr>
          <w:p w14:paraId="279C44FC" w14:textId="3D46AE15" w:rsidR="00D4612E" w:rsidRPr="0080174E" w:rsidRDefault="0080174E" w:rsidP="000D0426">
            <w:pPr>
              <w:spacing w:line="240" w:lineRule="auto"/>
              <w:outlineLvl w:val="1"/>
              <w:rPr>
                <w:rFonts w:asciiTheme="minorHAnsi" w:hAnsiTheme="minorHAnsi"/>
                <w:lang w:val="en-GB" w:eastAsia="de-DE"/>
              </w:rPr>
            </w:pPr>
            <w:r>
              <w:rPr>
                <w:rFonts w:asciiTheme="minorHAnsi" w:hAnsiTheme="minorHAnsi"/>
                <w:lang w:val="en-GB" w:eastAsia="de-DE"/>
              </w:rPr>
              <w:t>36.82</w:t>
            </w:r>
          </w:p>
        </w:tc>
        <w:tc>
          <w:tcPr>
            <w:tcW w:w="661" w:type="pct"/>
          </w:tcPr>
          <w:p w14:paraId="310F3F1B" w14:textId="5B914354" w:rsidR="00D4612E" w:rsidRPr="00D7300E" w:rsidRDefault="0080174E" w:rsidP="000D0426">
            <w:pPr>
              <w:spacing w:line="240" w:lineRule="auto"/>
              <w:outlineLvl w:val="1"/>
              <w:rPr>
                <w:rFonts w:asciiTheme="minorHAnsi" w:hAnsiTheme="minorHAnsi"/>
                <w:lang w:val="en-GB" w:eastAsia="de-DE"/>
              </w:rPr>
            </w:pPr>
            <w:r>
              <w:rPr>
                <w:rFonts w:asciiTheme="minorHAnsi" w:hAnsiTheme="minorHAnsi"/>
                <w:lang w:val="en-GB" w:eastAsia="de-DE"/>
              </w:rPr>
              <w:t>$</w:t>
            </w:r>
          </w:p>
        </w:tc>
      </w:tr>
      <w:tr w:rsidR="00D4612E" w:rsidRPr="00D7300E" w14:paraId="19D086DA" w14:textId="77777777" w:rsidTr="00AB30FF">
        <w:trPr>
          <w:trHeight w:val="99"/>
        </w:trPr>
        <w:tc>
          <w:tcPr>
            <w:tcW w:w="1240" w:type="pct"/>
          </w:tcPr>
          <w:p w14:paraId="28A7AEA2" w14:textId="2F9EBBE4" w:rsidR="00D4612E" w:rsidRPr="00D7300E" w:rsidRDefault="00D4612E" w:rsidP="000D0426">
            <w:pPr>
              <w:spacing w:line="240" w:lineRule="auto"/>
              <w:outlineLvl w:val="1"/>
              <w:rPr>
                <w:rFonts w:asciiTheme="minorHAnsi" w:hAnsiTheme="minorHAnsi"/>
                <w:lang w:val="en-GB" w:eastAsia="de-DE"/>
              </w:rPr>
            </w:pPr>
            <w:r>
              <w:rPr>
                <w:rFonts w:asciiTheme="minorHAnsi" w:hAnsiTheme="minorHAnsi"/>
                <w:lang w:val="en-GB" w:eastAsia="de-DE"/>
              </w:rPr>
              <w:t xml:space="preserve">7 </w:t>
            </w:r>
            <w:r w:rsidRPr="00D17A93">
              <w:rPr>
                <w:rFonts w:asciiTheme="minorHAnsi" w:hAnsiTheme="minorHAnsi"/>
                <w:lang w:eastAsia="de-DE"/>
              </w:rPr>
              <w:t xml:space="preserve">Affordable and Clean Energy </w:t>
            </w:r>
          </w:p>
        </w:tc>
        <w:tc>
          <w:tcPr>
            <w:tcW w:w="2436" w:type="pct"/>
          </w:tcPr>
          <w:p w14:paraId="42F2665E" w14:textId="77777777" w:rsidR="003A6720" w:rsidRPr="00BE7BD3" w:rsidRDefault="003A6720" w:rsidP="000D0426">
            <w:pPr>
              <w:spacing w:line="240" w:lineRule="auto"/>
              <w:contextualSpacing w:val="0"/>
              <w:rPr>
                <w:rFonts w:asciiTheme="minorHAnsi" w:hAnsiTheme="minorHAnsi"/>
                <w:lang w:eastAsia="de-DE"/>
              </w:rPr>
            </w:pPr>
            <w:r w:rsidRPr="00BE7BD3">
              <w:rPr>
                <w:rFonts w:asciiTheme="minorHAnsi" w:hAnsiTheme="minorHAnsi"/>
                <w:lang w:eastAsia="de-DE"/>
              </w:rPr>
              <w:t>GSDM-I7.1.1</w:t>
            </w:r>
          </w:p>
          <w:p w14:paraId="43E34B87" w14:textId="08E83646" w:rsidR="00D4612E" w:rsidRPr="00D7300E" w:rsidRDefault="00367B49" w:rsidP="000D0426">
            <w:pPr>
              <w:spacing w:line="240" w:lineRule="auto"/>
              <w:outlineLvl w:val="1"/>
              <w:rPr>
                <w:rFonts w:asciiTheme="minorHAnsi" w:hAnsiTheme="minorHAnsi"/>
                <w:lang w:val="en-GB" w:eastAsia="de-DE"/>
              </w:rPr>
            </w:pPr>
            <w:r w:rsidRPr="00D32D64">
              <w:rPr>
                <w:color w:val="auto"/>
              </w:rPr>
              <w:t>Number of Beneficiaries</w:t>
            </w:r>
            <w:r w:rsidR="003A6720">
              <w:rPr>
                <w:color w:val="auto"/>
              </w:rPr>
              <w:t>: Households</w:t>
            </w:r>
          </w:p>
        </w:tc>
        <w:tc>
          <w:tcPr>
            <w:tcW w:w="663" w:type="pct"/>
          </w:tcPr>
          <w:p w14:paraId="01D5493F" w14:textId="25D6FC9C" w:rsidR="00D4612E" w:rsidRPr="0080174E" w:rsidRDefault="0080174E" w:rsidP="000D0426">
            <w:pPr>
              <w:spacing w:line="240" w:lineRule="auto"/>
              <w:outlineLvl w:val="1"/>
              <w:rPr>
                <w:rFonts w:asciiTheme="minorHAnsi" w:hAnsiTheme="minorHAnsi"/>
                <w:lang w:val="en-GB" w:eastAsia="de-DE"/>
              </w:rPr>
            </w:pPr>
            <w:r>
              <w:rPr>
                <w:rFonts w:asciiTheme="minorHAnsi" w:hAnsiTheme="minorHAnsi"/>
                <w:lang w:val="en-GB" w:eastAsia="de-DE"/>
              </w:rPr>
              <w:t>9</w:t>
            </w:r>
            <w:r w:rsidR="00717C7A" w:rsidRPr="0080174E">
              <w:rPr>
                <w:rFonts w:asciiTheme="minorHAnsi" w:hAnsiTheme="minorHAnsi"/>
                <w:lang w:val="en-GB" w:eastAsia="de-DE"/>
              </w:rPr>
              <w:t>0,000</w:t>
            </w:r>
          </w:p>
        </w:tc>
        <w:tc>
          <w:tcPr>
            <w:tcW w:w="661" w:type="pct"/>
          </w:tcPr>
          <w:p w14:paraId="6E67A923" w14:textId="34E28A9F" w:rsidR="00D4612E" w:rsidRPr="00D7300E" w:rsidRDefault="00BA759F" w:rsidP="000D0426">
            <w:pPr>
              <w:spacing w:line="240" w:lineRule="auto"/>
              <w:outlineLvl w:val="1"/>
              <w:rPr>
                <w:rFonts w:asciiTheme="minorHAnsi" w:hAnsiTheme="minorHAnsi"/>
                <w:lang w:val="en-GB" w:eastAsia="de-DE"/>
              </w:rPr>
            </w:pPr>
            <w:r>
              <w:rPr>
                <w:rFonts w:asciiTheme="minorHAnsi" w:hAnsiTheme="minorHAnsi"/>
                <w:lang w:val="en-GB" w:eastAsia="de-DE"/>
              </w:rPr>
              <w:t xml:space="preserve">Number of </w:t>
            </w:r>
            <w:r w:rsidR="00717C7A">
              <w:rPr>
                <w:rFonts w:asciiTheme="minorHAnsi" w:hAnsiTheme="minorHAnsi"/>
                <w:lang w:val="en-GB" w:eastAsia="de-DE"/>
              </w:rPr>
              <w:t>units</w:t>
            </w:r>
          </w:p>
        </w:tc>
      </w:tr>
      <w:tr w:rsidR="00D4612E" w:rsidRPr="00D7300E" w14:paraId="56F091E5" w14:textId="77777777" w:rsidTr="00AB30FF">
        <w:trPr>
          <w:trHeight w:val="99"/>
        </w:trPr>
        <w:tc>
          <w:tcPr>
            <w:tcW w:w="1240" w:type="pct"/>
          </w:tcPr>
          <w:p w14:paraId="48832825" w14:textId="610D5FEB" w:rsidR="00D4612E" w:rsidRPr="00D7300E" w:rsidRDefault="00D4612E" w:rsidP="000D0426">
            <w:pPr>
              <w:spacing w:line="240" w:lineRule="auto"/>
              <w:outlineLvl w:val="1"/>
              <w:rPr>
                <w:rFonts w:asciiTheme="minorHAnsi" w:hAnsiTheme="minorHAnsi"/>
                <w:lang w:val="en-GB" w:eastAsia="de-DE"/>
              </w:rPr>
            </w:pPr>
            <w:r>
              <w:rPr>
                <w:rFonts w:asciiTheme="minorHAnsi" w:hAnsiTheme="minorHAnsi"/>
                <w:lang w:val="en-GB" w:eastAsia="de-DE"/>
              </w:rPr>
              <w:t xml:space="preserve">8 </w:t>
            </w:r>
            <w:r w:rsidRPr="00D17A93">
              <w:rPr>
                <w:rFonts w:asciiTheme="minorHAnsi" w:hAnsiTheme="minorHAnsi"/>
                <w:lang w:eastAsia="de-DE"/>
              </w:rPr>
              <w:t>Decent Work and Economic Growth</w:t>
            </w:r>
          </w:p>
        </w:tc>
        <w:tc>
          <w:tcPr>
            <w:tcW w:w="2436" w:type="pct"/>
          </w:tcPr>
          <w:p w14:paraId="486081C1" w14:textId="77777777" w:rsidR="00BE7BD3" w:rsidRPr="00483386" w:rsidRDefault="00BE7BD3" w:rsidP="000D0426">
            <w:pPr>
              <w:spacing w:line="240" w:lineRule="auto"/>
              <w:contextualSpacing w:val="0"/>
              <w:rPr>
                <w:color w:val="auto"/>
              </w:rPr>
            </w:pPr>
            <w:r w:rsidRPr="00483386">
              <w:rPr>
                <w:color w:val="auto"/>
              </w:rPr>
              <w:t>GSDM-I8.5.1</w:t>
            </w:r>
          </w:p>
          <w:p w14:paraId="6AA7FA8A" w14:textId="4F76E070" w:rsidR="00D4612E" w:rsidRPr="00D7300E" w:rsidRDefault="00367B49" w:rsidP="000D0426">
            <w:pPr>
              <w:spacing w:line="240" w:lineRule="auto"/>
              <w:contextualSpacing w:val="0"/>
              <w:rPr>
                <w:rFonts w:asciiTheme="minorHAnsi" w:hAnsiTheme="minorHAnsi"/>
                <w:lang w:val="en-GB" w:eastAsia="de-DE"/>
              </w:rPr>
            </w:pPr>
            <w:r w:rsidRPr="00FC52E8">
              <w:rPr>
                <w:color w:val="auto"/>
              </w:rPr>
              <w:t>Total number of jobs</w:t>
            </w:r>
            <w:r>
              <w:rPr>
                <w:color w:val="auto"/>
              </w:rPr>
              <w:t xml:space="preserve"> created by the project</w:t>
            </w:r>
          </w:p>
        </w:tc>
        <w:tc>
          <w:tcPr>
            <w:tcW w:w="663" w:type="pct"/>
          </w:tcPr>
          <w:p w14:paraId="49437DF0" w14:textId="5826FFB5" w:rsidR="00D4612E" w:rsidRPr="00717C7A" w:rsidRDefault="0080174E" w:rsidP="000D0426">
            <w:pPr>
              <w:spacing w:line="240" w:lineRule="auto"/>
              <w:outlineLvl w:val="1"/>
              <w:rPr>
                <w:rFonts w:asciiTheme="minorHAnsi" w:hAnsiTheme="minorHAnsi"/>
                <w:highlight w:val="yellow"/>
                <w:lang w:val="en-GB" w:eastAsia="de-DE"/>
              </w:rPr>
            </w:pPr>
            <w:r w:rsidRPr="0080174E">
              <w:rPr>
                <w:rFonts w:asciiTheme="minorHAnsi" w:hAnsiTheme="minorHAnsi"/>
                <w:lang w:val="en-GB" w:eastAsia="de-DE"/>
              </w:rPr>
              <w:t>10</w:t>
            </w:r>
          </w:p>
        </w:tc>
        <w:tc>
          <w:tcPr>
            <w:tcW w:w="661" w:type="pct"/>
          </w:tcPr>
          <w:p w14:paraId="3D43390E" w14:textId="19A8F056" w:rsidR="00D4612E" w:rsidRPr="00D7300E" w:rsidRDefault="00BA759F" w:rsidP="000D0426">
            <w:pPr>
              <w:spacing w:line="240" w:lineRule="auto"/>
              <w:outlineLvl w:val="1"/>
              <w:rPr>
                <w:rFonts w:asciiTheme="minorHAnsi" w:hAnsiTheme="minorHAnsi"/>
                <w:lang w:val="en-GB" w:eastAsia="de-DE"/>
              </w:rPr>
            </w:pPr>
            <w:r>
              <w:rPr>
                <w:rFonts w:asciiTheme="minorHAnsi" w:hAnsiTheme="minorHAnsi"/>
                <w:lang w:val="en-GB" w:eastAsia="de-DE"/>
              </w:rPr>
              <w:t xml:space="preserve">Number </w:t>
            </w:r>
          </w:p>
        </w:tc>
      </w:tr>
      <w:tr w:rsidR="00D4612E" w:rsidRPr="00D7300E" w14:paraId="401EA0EC" w14:textId="77777777" w:rsidTr="00AB30FF">
        <w:trPr>
          <w:trHeight w:val="99"/>
        </w:trPr>
        <w:tc>
          <w:tcPr>
            <w:tcW w:w="1240" w:type="pct"/>
          </w:tcPr>
          <w:p w14:paraId="6619E6CA" w14:textId="375ACB33" w:rsidR="00D4612E" w:rsidRPr="00D7300E" w:rsidRDefault="00D4612E" w:rsidP="000D0426">
            <w:pPr>
              <w:spacing w:line="240" w:lineRule="auto"/>
              <w:outlineLvl w:val="1"/>
              <w:rPr>
                <w:rFonts w:asciiTheme="minorHAnsi" w:hAnsiTheme="minorHAnsi"/>
                <w:lang w:val="en-GB" w:eastAsia="de-DE"/>
              </w:rPr>
            </w:pPr>
            <w:r>
              <w:rPr>
                <w:rFonts w:asciiTheme="minorHAnsi" w:hAnsiTheme="minorHAnsi"/>
                <w:lang w:val="en-GB" w:eastAsia="de-DE"/>
              </w:rPr>
              <w:t>15 Life on land</w:t>
            </w:r>
          </w:p>
        </w:tc>
        <w:tc>
          <w:tcPr>
            <w:tcW w:w="2436" w:type="pct"/>
          </w:tcPr>
          <w:p w14:paraId="0D581308" w14:textId="77777777" w:rsidR="003E1316" w:rsidRPr="00483386" w:rsidRDefault="003E1316" w:rsidP="000D0426">
            <w:pPr>
              <w:spacing w:line="240" w:lineRule="auto"/>
              <w:contextualSpacing w:val="0"/>
              <w:rPr>
                <w:color w:val="auto"/>
              </w:rPr>
            </w:pPr>
            <w:r w:rsidRPr="00483386">
              <w:rPr>
                <w:color w:val="auto"/>
              </w:rPr>
              <w:t>GSDM-I15.1.1</w:t>
            </w:r>
          </w:p>
          <w:p w14:paraId="0AB7C31B" w14:textId="1E8D0DB1" w:rsidR="00D4612E" w:rsidRPr="00D7300E" w:rsidRDefault="00483386" w:rsidP="000D0426">
            <w:pPr>
              <w:spacing w:line="240" w:lineRule="auto"/>
              <w:outlineLvl w:val="1"/>
              <w:rPr>
                <w:rFonts w:asciiTheme="minorHAnsi" w:hAnsiTheme="minorHAnsi"/>
                <w:lang w:val="en-GB" w:eastAsia="de-DE"/>
              </w:rPr>
            </w:pPr>
            <w:r w:rsidRPr="00483386">
              <w:rPr>
                <w:color w:val="auto"/>
              </w:rPr>
              <w:t>Total non-renewable wood fuel saved</w:t>
            </w:r>
            <w:r w:rsidR="000D0426">
              <w:rPr>
                <w:color w:val="auto"/>
              </w:rPr>
              <w:t xml:space="preserve"> </w:t>
            </w:r>
            <w:r w:rsidR="00367B49">
              <w:rPr>
                <w:color w:val="auto"/>
              </w:rPr>
              <w:t>per household</w:t>
            </w:r>
            <w:r w:rsidR="002479EE">
              <w:rPr>
                <w:color w:val="auto"/>
              </w:rPr>
              <w:t xml:space="preserve"> and per year</w:t>
            </w:r>
          </w:p>
        </w:tc>
        <w:tc>
          <w:tcPr>
            <w:tcW w:w="663" w:type="pct"/>
          </w:tcPr>
          <w:p w14:paraId="46C48F9E" w14:textId="557AE0A5" w:rsidR="00D4612E" w:rsidRPr="00D7300E" w:rsidRDefault="002479EE" w:rsidP="000D0426">
            <w:pPr>
              <w:spacing w:line="240" w:lineRule="auto"/>
              <w:outlineLvl w:val="1"/>
              <w:rPr>
                <w:rFonts w:asciiTheme="minorHAnsi" w:hAnsiTheme="minorHAnsi"/>
                <w:lang w:val="en-GB" w:eastAsia="de-DE"/>
              </w:rPr>
            </w:pPr>
            <w:r>
              <w:rPr>
                <w:rFonts w:asciiTheme="minorHAnsi" w:hAnsiTheme="minorHAnsi"/>
                <w:lang w:val="en-GB" w:eastAsia="de-DE"/>
              </w:rPr>
              <w:t>0.4</w:t>
            </w:r>
            <w:r w:rsidR="0014168E">
              <w:rPr>
                <w:rFonts w:asciiTheme="minorHAnsi" w:hAnsiTheme="minorHAnsi"/>
                <w:lang w:val="en-GB" w:eastAsia="de-DE"/>
              </w:rPr>
              <w:t>7</w:t>
            </w:r>
          </w:p>
        </w:tc>
        <w:tc>
          <w:tcPr>
            <w:tcW w:w="661" w:type="pct"/>
          </w:tcPr>
          <w:p w14:paraId="7DC66BB3" w14:textId="20776326" w:rsidR="00D4612E" w:rsidRPr="00D7300E" w:rsidRDefault="0080174E" w:rsidP="000D0426">
            <w:pPr>
              <w:spacing w:line="240" w:lineRule="auto"/>
              <w:outlineLvl w:val="1"/>
              <w:rPr>
                <w:rFonts w:asciiTheme="minorHAnsi" w:hAnsiTheme="minorHAnsi"/>
                <w:lang w:val="en-GB" w:eastAsia="de-DE"/>
              </w:rPr>
            </w:pPr>
            <w:r>
              <w:rPr>
                <w:rFonts w:asciiTheme="minorHAnsi" w:hAnsiTheme="minorHAnsi"/>
                <w:lang w:val="en-GB" w:eastAsia="de-DE"/>
              </w:rPr>
              <w:t>Tons of wood</w:t>
            </w:r>
          </w:p>
        </w:tc>
      </w:tr>
    </w:tbl>
    <w:p w14:paraId="164C4152" w14:textId="52BB5D3F" w:rsidR="009823F5" w:rsidRDefault="00F751F2">
      <w:pPr>
        <w:spacing w:line="276" w:lineRule="auto"/>
        <w:contextualSpacing w:val="0"/>
        <w:rPr>
          <w:lang w:val="en-GB"/>
        </w:rPr>
      </w:pPr>
      <w:r>
        <w:rPr>
          <w:lang w:val="en-GB"/>
        </w:rPr>
        <w:br w:type="page"/>
      </w:r>
    </w:p>
    <w:p w14:paraId="7256B330" w14:textId="238EF14B" w:rsidR="00310BA7" w:rsidRPr="00310BA7" w:rsidRDefault="00CC7E00" w:rsidP="00310BA7">
      <w:pPr>
        <w:pStyle w:val="SectionTitle"/>
      </w:pPr>
      <w:bookmarkStart w:id="1" w:name="_Ref49515919"/>
      <w:r>
        <w:rPr>
          <w:lang w:val="en-US"/>
        </w:rPr>
        <w:lastRenderedPageBreak/>
        <w:t xml:space="preserve">SECTION A. </w:t>
      </w:r>
      <w:r w:rsidR="009823F5" w:rsidRPr="009823F5">
        <w:rPr>
          <w:lang w:val="en-US"/>
        </w:rPr>
        <w:t>DESCRIPTION OF PROJECT</w:t>
      </w:r>
      <w:bookmarkEnd w:id="1"/>
    </w:p>
    <w:p w14:paraId="23FFDBF7" w14:textId="0B9E0006" w:rsidR="009823F5" w:rsidRDefault="00CC7E00" w:rsidP="009823F5">
      <w:pPr>
        <w:pStyle w:val="SectionList"/>
      </w:pPr>
      <w:r>
        <w:t xml:space="preserve">A.1. </w:t>
      </w:r>
      <w:r w:rsidR="009823F5" w:rsidRPr="007C1D64">
        <w:t xml:space="preserve">Purpose and general description of project </w:t>
      </w:r>
    </w:p>
    <w:p w14:paraId="631AD687" w14:textId="77777777" w:rsidR="00CC7E00" w:rsidRPr="00CC7E00" w:rsidRDefault="00CC7E00" w:rsidP="00CC7E00">
      <w:pPr>
        <w:pStyle w:val="SectionList2nd"/>
      </w:pPr>
    </w:p>
    <w:p w14:paraId="224C5E82" w14:textId="5878566C" w:rsidR="009823F5" w:rsidRDefault="00CC7E00" w:rsidP="009823F5">
      <w:pPr>
        <w:pStyle w:val="SectionList2nd"/>
      </w:pPr>
      <w:r>
        <w:t>A.1.1.</w:t>
      </w:r>
      <w:r w:rsidR="00AB30FF">
        <w:t xml:space="preserve"> </w:t>
      </w:r>
      <w:r w:rsidR="009823F5" w:rsidRPr="008005A7">
        <w:t xml:space="preserve">Eligibility of the </w:t>
      </w:r>
      <w:r w:rsidR="00FB53B5">
        <w:t>VPA</w:t>
      </w:r>
      <w:r w:rsidR="00FB53B5" w:rsidRPr="008005A7">
        <w:t xml:space="preserve"> </w:t>
      </w:r>
      <w:r w:rsidR="009823F5" w:rsidRPr="008005A7">
        <w:t xml:space="preserve">under approved </w:t>
      </w:r>
      <w:proofErr w:type="spellStart"/>
      <w:r w:rsidR="009823F5" w:rsidRPr="008005A7">
        <w:t>PoA</w:t>
      </w:r>
      <w:proofErr w:type="spellEnd"/>
    </w:p>
    <w:p w14:paraId="5B19B1A7" w14:textId="24531373" w:rsidR="00DC6E2E" w:rsidRPr="00F97A71" w:rsidRDefault="00DC6E2E" w:rsidP="000D0426">
      <w:pPr>
        <w:jc w:val="both"/>
        <w:rPr>
          <w:lang w:eastAsia="de-DE"/>
        </w:rPr>
      </w:pPr>
      <w:r w:rsidRPr="00F97A71">
        <w:rPr>
          <w:lang w:eastAsia="de-DE"/>
        </w:rPr>
        <w:t xml:space="preserve">The Gold Standard VPA “GS1385 Man and Man Enterprise Improved Cooking Stoves </w:t>
      </w:r>
      <w:proofErr w:type="spellStart"/>
      <w:r w:rsidRPr="00F97A71">
        <w:rPr>
          <w:lang w:eastAsia="de-DE"/>
        </w:rPr>
        <w:t>Programme</w:t>
      </w:r>
      <w:proofErr w:type="spellEnd"/>
      <w:r w:rsidRPr="00F97A71">
        <w:rPr>
          <w:lang w:eastAsia="de-DE"/>
        </w:rPr>
        <w:t xml:space="preserve"> in Ghana - VPA001”, hereafter referred to as “VPA001” is carried out within</w:t>
      </w:r>
      <w:r w:rsidR="000F1BE1">
        <w:rPr>
          <w:lang w:eastAsia="de-DE"/>
        </w:rPr>
        <w:t xml:space="preserve"> the boundaries of the Ashanti region</w:t>
      </w:r>
      <w:r w:rsidRPr="00F97A71">
        <w:rPr>
          <w:lang w:eastAsia="de-DE"/>
        </w:rPr>
        <w:t xml:space="preserve"> </w:t>
      </w:r>
      <w:r w:rsidR="000F1BE1">
        <w:rPr>
          <w:lang w:eastAsia="de-DE"/>
        </w:rPr>
        <w:t>in</w:t>
      </w:r>
      <w:r w:rsidRPr="00F97A71">
        <w:rPr>
          <w:lang w:eastAsia="de-DE"/>
        </w:rPr>
        <w:t xml:space="preserve"> Ghana, where households mainly rely on charcoal for cooking purposes with inefficient devices. An average of </w:t>
      </w:r>
      <w:r w:rsidR="005953D7">
        <w:rPr>
          <w:lang w:eastAsia="de-DE"/>
        </w:rPr>
        <w:t>0.8</w:t>
      </w:r>
      <w:r w:rsidR="005953D7">
        <w:rPr>
          <w:rStyle w:val="Appelnotedebasdep"/>
          <w:lang w:eastAsia="de-DE"/>
        </w:rPr>
        <w:footnoteReference w:id="1"/>
      </w:r>
      <w:r w:rsidRPr="00F97A71">
        <w:rPr>
          <w:lang w:eastAsia="de-DE"/>
        </w:rPr>
        <w:t xml:space="preserve"> </w:t>
      </w:r>
      <w:r>
        <w:rPr>
          <w:lang w:eastAsia="de-DE"/>
        </w:rPr>
        <w:t>t</w:t>
      </w:r>
      <w:r w:rsidR="005953D7">
        <w:rPr>
          <w:lang w:eastAsia="de-DE"/>
        </w:rPr>
        <w:t xml:space="preserve">on </w:t>
      </w:r>
      <w:r w:rsidRPr="00F97A71">
        <w:rPr>
          <w:lang w:eastAsia="de-DE"/>
        </w:rPr>
        <w:t xml:space="preserve">of </w:t>
      </w:r>
      <w:r w:rsidR="005953D7">
        <w:rPr>
          <w:lang w:eastAsia="de-DE"/>
        </w:rPr>
        <w:t>charcoal</w:t>
      </w:r>
      <w:r w:rsidRPr="00F97A71">
        <w:rPr>
          <w:lang w:eastAsia="de-DE"/>
        </w:rPr>
        <w:t xml:space="preserve"> is used per </w:t>
      </w:r>
      <w:r w:rsidR="005953D7">
        <w:rPr>
          <w:lang w:eastAsia="de-DE"/>
        </w:rPr>
        <w:t>household</w:t>
      </w:r>
      <w:r w:rsidRPr="00F97A71">
        <w:rPr>
          <w:lang w:eastAsia="de-DE"/>
        </w:rPr>
        <w:t xml:space="preserve"> (for cooking purposes) annually. The promotion and dissemination of affordable and efficient improved cookstoves (ICS)</w:t>
      </w:r>
      <w:r w:rsidRPr="001A07BA">
        <w:rPr>
          <w:vertAlign w:val="superscript"/>
          <w:lang w:eastAsia="de-DE"/>
        </w:rPr>
        <w:footnoteReference w:id="2"/>
      </w:r>
      <w:r w:rsidRPr="00F97A71">
        <w:rPr>
          <w:lang w:eastAsia="de-DE"/>
        </w:rPr>
        <w:t xml:space="preserve"> to low-income Ghanaian households and the associated awareness and training campaigns help Ghanaian households by replacing currently used traditional coal pot</w:t>
      </w:r>
      <w:r w:rsidRPr="000960CB">
        <w:rPr>
          <w:vertAlign w:val="superscript"/>
          <w:lang w:eastAsia="de-DE"/>
        </w:rPr>
        <w:footnoteReference w:id="3"/>
      </w:r>
      <w:r w:rsidR="003A206A">
        <w:rPr>
          <w:lang w:eastAsia="de-DE"/>
        </w:rPr>
        <w:t>.</w:t>
      </w:r>
      <w:r w:rsidRPr="00F97A71">
        <w:rPr>
          <w:lang w:eastAsia="de-DE"/>
        </w:rPr>
        <w:t xml:space="preserve"> </w:t>
      </w:r>
      <w:r w:rsidR="003A206A">
        <w:rPr>
          <w:lang w:eastAsia="de-DE"/>
        </w:rPr>
        <w:t>More than 500,000 cookstoves have been distributed since the start of this VPA</w:t>
      </w:r>
      <w:r w:rsidR="00AA3A7D">
        <w:rPr>
          <w:lang w:eastAsia="de-DE"/>
        </w:rPr>
        <w:t xml:space="preserve">, </w:t>
      </w:r>
      <w:r w:rsidR="00AA3A7D" w:rsidRPr="005953D7">
        <w:rPr>
          <w:lang w:eastAsia="de-DE"/>
        </w:rPr>
        <w:t>and 100,000</w:t>
      </w:r>
      <w:r w:rsidR="00AA3A7D">
        <w:rPr>
          <w:lang w:eastAsia="de-DE"/>
        </w:rPr>
        <w:t xml:space="preserve"> additional sales are expected during this Crediting period Renewal. These active cookstoves are sought to reduce Greenhouse Gas </w:t>
      </w:r>
      <w:r w:rsidR="00AA3A7D" w:rsidRPr="005953D7">
        <w:rPr>
          <w:lang w:eastAsia="de-DE"/>
        </w:rPr>
        <w:t xml:space="preserve">emissions by </w:t>
      </w:r>
      <w:r w:rsidR="00717C7A" w:rsidRPr="005953D7">
        <w:rPr>
          <w:lang w:eastAsia="de-DE"/>
        </w:rPr>
        <w:t>73,258</w:t>
      </w:r>
      <w:r w:rsidR="00AA3A7D">
        <w:rPr>
          <w:lang w:eastAsia="de-DE"/>
        </w:rPr>
        <w:t xml:space="preserve"> tCO</w:t>
      </w:r>
      <w:r w:rsidR="00AA3A7D" w:rsidRPr="00AA3A7D">
        <w:rPr>
          <w:vertAlign w:val="subscript"/>
          <w:lang w:eastAsia="de-DE"/>
        </w:rPr>
        <w:t>2</w:t>
      </w:r>
      <w:r w:rsidR="00081738" w:rsidRPr="00081738">
        <w:rPr>
          <w:lang w:eastAsia="de-DE"/>
        </w:rPr>
        <w:t>e</w:t>
      </w:r>
      <w:r w:rsidR="00AA3A7D">
        <w:rPr>
          <w:lang w:eastAsia="de-DE"/>
        </w:rPr>
        <w:t>/yr.</w:t>
      </w:r>
    </w:p>
    <w:p w14:paraId="03C135C1" w14:textId="77777777" w:rsidR="00DC6E2E" w:rsidRPr="00F97A71" w:rsidRDefault="00DC6E2E" w:rsidP="00DC6E2E">
      <w:pPr>
        <w:rPr>
          <w:lang w:eastAsia="de-DE"/>
        </w:rPr>
      </w:pPr>
    </w:p>
    <w:p w14:paraId="2637D7AD" w14:textId="77777777" w:rsidR="00DC6E2E" w:rsidRPr="00F97A71" w:rsidRDefault="00DC6E2E" w:rsidP="000D0426">
      <w:pPr>
        <w:jc w:val="both"/>
        <w:rPr>
          <w:lang w:eastAsia="de-DE"/>
        </w:rPr>
      </w:pPr>
      <w:proofErr w:type="gramStart"/>
      <w:r w:rsidRPr="00F97A71">
        <w:rPr>
          <w:lang w:eastAsia="de-DE"/>
        </w:rPr>
        <w:t>Man</w:t>
      </w:r>
      <w:proofErr w:type="gramEnd"/>
      <w:r w:rsidRPr="00F97A71">
        <w:rPr>
          <w:lang w:eastAsia="de-DE"/>
        </w:rPr>
        <w:t xml:space="preserve"> and Man Enterprise is the coordinating/managing entity (CME) </w:t>
      </w:r>
      <w:proofErr w:type="gramStart"/>
      <w:r w:rsidRPr="00F97A71">
        <w:rPr>
          <w:lang w:eastAsia="de-DE"/>
        </w:rPr>
        <w:t>and also</w:t>
      </w:r>
      <w:proofErr w:type="gramEnd"/>
      <w:r w:rsidRPr="00F97A71">
        <w:rPr>
          <w:lang w:eastAsia="de-DE"/>
        </w:rPr>
        <w:t xml:space="preserve"> act as the VPA implementer and the technology supplier for the proposed VPA.</w:t>
      </w:r>
    </w:p>
    <w:p w14:paraId="4759C1EB" w14:textId="77777777" w:rsidR="00DC6E2E" w:rsidRPr="00F97A71" w:rsidRDefault="00DC6E2E" w:rsidP="000D0426">
      <w:pPr>
        <w:jc w:val="both"/>
        <w:rPr>
          <w:lang w:eastAsia="de-DE"/>
        </w:rPr>
      </w:pPr>
    </w:p>
    <w:p w14:paraId="59712571" w14:textId="1836AB64" w:rsidR="00DC6E2E" w:rsidRPr="00F97A71" w:rsidRDefault="00DC6E2E" w:rsidP="000D0426">
      <w:pPr>
        <w:jc w:val="both"/>
        <w:rPr>
          <w:lang w:eastAsia="de-DE"/>
        </w:rPr>
      </w:pPr>
      <w:r w:rsidRPr="00F97A71">
        <w:rPr>
          <w:lang w:eastAsia="de-DE"/>
        </w:rPr>
        <w:t>Ghanaian households have the opportunity to buy ICS directly from Man and Man Enterprise and/or through vendors at an affordable price by entering into an agreement with Man and Man Enterprise (by signing a sales agreement), in which they commit to participate durably, ease the monitoring work necessary for project success, relinquish the ownership of the carbon credits generated by their cook stove to the VPA implementer and benefit from specific replacement conditions</w:t>
      </w:r>
      <w:r w:rsidR="005953D7">
        <w:rPr>
          <w:lang w:eastAsia="de-DE"/>
        </w:rPr>
        <w:t xml:space="preserve">. All the sales will meet requirements set in the </w:t>
      </w:r>
      <w:r w:rsidR="000D0426" w:rsidRPr="005953D7">
        <w:rPr>
          <w:lang w:eastAsia="de-DE"/>
        </w:rPr>
        <w:t xml:space="preserve">Requirements </w:t>
      </w:r>
      <w:proofErr w:type="gramStart"/>
      <w:r w:rsidR="000D0426" w:rsidRPr="005953D7">
        <w:rPr>
          <w:lang w:eastAsia="de-DE"/>
        </w:rPr>
        <w:t>For</w:t>
      </w:r>
      <w:proofErr w:type="gramEnd"/>
      <w:r w:rsidR="000D0426" w:rsidRPr="005953D7">
        <w:rPr>
          <w:lang w:eastAsia="de-DE"/>
        </w:rPr>
        <w:t xml:space="preserve"> Maintaining </w:t>
      </w:r>
      <w:proofErr w:type="gramStart"/>
      <w:r w:rsidR="000D0426" w:rsidRPr="005953D7">
        <w:rPr>
          <w:lang w:eastAsia="de-DE"/>
        </w:rPr>
        <w:t>The</w:t>
      </w:r>
      <w:proofErr w:type="gramEnd"/>
      <w:r w:rsidR="000D0426" w:rsidRPr="005953D7">
        <w:rPr>
          <w:lang w:eastAsia="de-DE"/>
        </w:rPr>
        <w:t xml:space="preserve"> Total Sales Records Under </w:t>
      </w:r>
      <w:r w:rsidR="00AB30FF" w:rsidRPr="005953D7">
        <w:rPr>
          <w:lang w:eastAsia="de-DE"/>
        </w:rPr>
        <w:t xml:space="preserve">TPDDTEC </w:t>
      </w:r>
      <w:r w:rsidR="000D0426" w:rsidRPr="005953D7">
        <w:rPr>
          <w:lang w:eastAsia="de-DE"/>
        </w:rPr>
        <w:t>Methodology</w:t>
      </w:r>
      <w:r w:rsidR="005953D7">
        <w:rPr>
          <w:lang w:eastAsia="de-DE"/>
        </w:rPr>
        <w:t xml:space="preserve"> V1.0</w:t>
      </w:r>
      <w:r w:rsidR="000D0426">
        <w:rPr>
          <w:lang w:eastAsia="de-DE"/>
        </w:rPr>
        <w:t xml:space="preserve"> </w:t>
      </w:r>
      <w:r w:rsidR="005953D7">
        <w:rPr>
          <w:lang w:eastAsia="de-DE"/>
        </w:rPr>
        <w:t>(11/07/2023).</w:t>
      </w:r>
    </w:p>
    <w:p w14:paraId="64B64E6B" w14:textId="77777777" w:rsidR="00DC6E2E" w:rsidRPr="00F97A71" w:rsidRDefault="00DC6E2E" w:rsidP="00DC6E2E">
      <w:pPr>
        <w:rPr>
          <w:lang w:eastAsia="de-DE"/>
        </w:rPr>
      </w:pPr>
    </w:p>
    <w:p w14:paraId="40EB4E11" w14:textId="77777777" w:rsidR="00DC6E2E" w:rsidRPr="00F97A71" w:rsidRDefault="00DC6E2E" w:rsidP="00DC6E2E">
      <w:pPr>
        <w:rPr>
          <w:lang w:eastAsia="de-DE"/>
        </w:rPr>
      </w:pPr>
      <w:r w:rsidRPr="00F97A71">
        <w:rPr>
          <w:lang w:eastAsia="de-DE"/>
        </w:rPr>
        <w:t>The VPA under consideration is not claiming for other carbon credit certification schemes other than Gold Standard under the Voluntary market.</w:t>
      </w:r>
    </w:p>
    <w:p w14:paraId="72204591" w14:textId="77777777" w:rsidR="00DC6E2E" w:rsidRPr="009842EE" w:rsidRDefault="00DC6E2E" w:rsidP="00042FBE">
      <w:pPr>
        <w:pStyle w:val="SectionList2nd"/>
      </w:pPr>
    </w:p>
    <w:p w14:paraId="20371EDD" w14:textId="0B8C8E95" w:rsidR="009823F5" w:rsidRPr="00DF4934" w:rsidRDefault="0011166F" w:rsidP="009823F5">
      <w:pPr>
        <w:rPr>
          <w:b/>
          <w:bCs/>
        </w:rPr>
      </w:pPr>
      <w:r w:rsidRPr="006A5575">
        <w:rPr>
          <w:b/>
          <w:bCs/>
          <w:lang w:val="en-GB"/>
        </w:rPr>
        <w:t xml:space="preserve">Table </w:t>
      </w:r>
      <w:r w:rsidR="00081738">
        <w:rPr>
          <w:b/>
          <w:bCs/>
          <w:lang w:val="en-GB"/>
        </w:rPr>
        <w:t>2</w:t>
      </w:r>
      <w:r w:rsidR="00CB2E84" w:rsidRPr="006A5575">
        <w:rPr>
          <w:b/>
          <w:bCs/>
          <w:lang w:val="en-GB"/>
        </w:rPr>
        <w:t xml:space="preserve"> </w:t>
      </w:r>
      <w:r w:rsidR="000D0426">
        <w:rPr>
          <w:b/>
          <w:bCs/>
          <w:lang w:val="en-GB"/>
        </w:rPr>
        <w:t xml:space="preserve">- </w:t>
      </w:r>
      <w:r w:rsidR="002C4428" w:rsidRPr="006A5575">
        <w:rPr>
          <w:b/>
          <w:bCs/>
          <w:lang w:val="en-GB"/>
        </w:rPr>
        <w:t>Eligibility</w:t>
      </w:r>
      <w:r w:rsidR="00CB2E84" w:rsidRPr="006A5575">
        <w:rPr>
          <w:b/>
          <w:bCs/>
          <w:lang w:val="en-GB"/>
        </w:rPr>
        <w:t xml:space="preserve"> for </w:t>
      </w:r>
      <w:r w:rsidR="005B0AE0" w:rsidRPr="006A5575">
        <w:rPr>
          <w:b/>
          <w:bCs/>
          <w:lang w:val="en-GB"/>
        </w:rPr>
        <w:t xml:space="preserve">VPA </w:t>
      </w:r>
      <w:r w:rsidR="00CB2E84" w:rsidRPr="006A5575">
        <w:rPr>
          <w:b/>
          <w:bCs/>
          <w:lang w:val="en-GB"/>
        </w:rPr>
        <w:t>in</w:t>
      </w:r>
      <w:r w:rsidR="002C4428" w:rsidRPr="006A5575">
        <w:rPr>
          <w:b/>
          <w:bCs/>
          <w:lang w:val="en-GB"/>
        </w:rPr>
        <w:t xml:space="preserve">clusion as per </w:t>
      </w:r>
      <w:proofErr w:type="spellStart"/>
      <w:r w:rsidR="002C4428" w:rsidRPr="006A5575">
        <w:rPr>
          <w:b/>
          <w:bCs/>
          <w:lang w:val="en-GB"/>
        </w:rPr>
        <w:t>PoA</w:t>
      </w:r>
      <w:proofErr w:type="spellEnd"/>
      <w:r w:rsidR="002C4428" w:rsidRPr="006A5575">
        <w:rPr>
          <w:b/>
          <w:bCs/>
          <w:lang w:val="en-GB"/>
        </w:rPr>
        <w:t xml:space="preserve"> requirements</w:t>
      </w:r>
      <w:r w:rsidR="002C4428" w:rsidRPr="00DF4934">
        <w:rPr>
          <w:b/>
          <w:bCs/>
          <w:lang w:val="en-GB"/>
        </w:rPr>
        <w:t xml:space="preserve">  </w:t>
      </w:r>
    </w:p>
    <w:tbl>
      <w:tblPr>
        <w:tblStyle w:val="GSTableSimple"/>
        <w:tblW w:w="0" w:type="auto"/>
        <w:tblLayout w:type="fixed"/>
        <w:tblLook w:val="0160" w:firstRow="1" w:lastRow="1" w:firstColumn="0" w:lastColumn="1" w:noHBand="0" w:noVBand="0"/>
      </w:tblPr>
      <w:tblGrid>
        <w:gridCol w:w="561"/>
        <w:gridCol w:w="3022"/>
        <w:gridCol w:w="3022"/>
        <w:gridCol w:w="3024"/>
      </w:tblGrid>
      <w:tr w:rsidR="00F93952" w:rsidRPr="00F93952" w14:paraId="4D1088D0" w14:textId="77777777" w:rsidTr="00F93952">
        <w:trPr>
          <w:cnfStyle w:val="100000000000" w:firstRow="1" w:lastRow="0" w:firstColumn="0" w:lastColumn="0" w:oddVBand="0" w:evenVBand="0" w:oddHBand="0" w:evenHBand="0" w:firstRowFirstColumn="0" w:firstRowLastColumn="0" w:lastRowFirstColumn="0" w:lastRowLastColumn="0"/>
        </w:trPr>
        <w:tc>
          <w:tcPr>
            <w:tcW w:w="561" w:type="dxa"/>
          </w:tcPr>
          <w:p w14:paraId="13A64840" w14:textId="2CAA52F6" w:rsidR="009823F5" w:rsidRPr="00F93952" w:rsidRDefault="00F93952" w:rsidP="00F93952">
            <w:pPr>
              <w:spacing w:after="200" w:line="240" w:lineRule="auto"/>
              <w:jc w:val="center"/>
              <w:rPr>
                <w:color w:val="00BABE"/>
                <w:lang w:val="en-GB"/>
              </w:rPr>
            </w:pPr>
            <w:r w:rsidRPr="00F93952">
              <w:rPr>
                <w:color w:val="00BABE"/>
                <w:lang w:val="en-GB"/>
              </w:rPr>
              <w:t>NO.</w:t>
            </w:r>
          </w:p>
        </w:tc>
        <w:tc>
          <w:tcPr>
            <w:tcW w:w="3022" w:type="dxa"/>
          </w:tcPr>
          <w:p w14:paraId="2DB70FEB" w14:textId="5A846C15" w:rsidR="009823F5" w:rsidRPr="00F93952" w:rsidRDefault="00F93952" w:rsidP="00F93952">
            <w:pPr>
              <w:spacing w:after="200" w:line="240" w:lineRule="auto"/>
              <w:jc w:val="center"/>
              <w:rPr>
                <w:color w:val="00BABE"/>
                <w:lang w:val="en-GB"/>
              </w:rPr>
            </w:pPr>
            <w:r w:rsidRPr="00F93952">
              <w:rPr>
                <w:color w:val="00BABE"/>
                <w:lang w:val="en-GB"/>
              </w:rPr>
              <w:t>ELIGIBILITY CRITERION</w:t>
            </w:r>
          </w:p>
          <w:p w14:paraId="62EA845C" w14:textId="77777777" w:rsidR="009823F5" w:rsidRPr="00F93952" w:rsidRDefault="009823F5" w:rsidP="00F93952">
            <w:pPr>
              <w:spacing w:after="200" w:line="240" w:lineRule="auto"/>
              <w:jc w:val="center"/>
              <w:rPr>
                <w:color w:val="00BABE"/>
                <w:lang w:val="en-GB"/>
              </w:rPr>
            </w:pPr>
          </w:p>
        </w:tc>
        <w:tc>
          <w:tcPr>
            <w:tcW w:w="3022" w:type="dxa"/>
          </w:tcPr>
          <w:p w14:paraId="59E49D07" w14:textId="39FBB693" w:rsidR="009823F5" w:rsidRPr="00F93952" w:rsidRDefault="00F93952" w:rsidP="00F93952">
            <w:pPr>
              <w:spacing w:after="200" w:line="240" w:lineRule="auto"/>
              <w:jc w:val="center"/>
              <w:rPr>
                <w:color w:val="00BABE"/>
                <w:lang w:val="en-GB"/>
              </w:rPr>
            </w:pPr>
            <w:r w:rsidRPr="00F93952">
              <w:rPr>
                <w:color w:val="00BABE"/>
                <w:lang w:val="en-GB"/>
              </w:rPr>
              <w:t>DESCRIPTION/</w:t>
            </w:r>
          </w:p>
          <w:p w14:paraId="32690D0E" w14:textId="4BA8EDDD" w:rsidR="009823F5" w:rsidRPr="00F93952" w:rsidRDefault="00F93952" w:rsidP="00F93952">
            <w:pPr>
              <w:spacing w:after="200" w:line="240" w:lineRule="auto"/>
              <w:jc w:val="center"/>
              <w:rPr>
                <w:color w:val="00BABE"/>
                <w:lang w:val="en-GB"/>
              </w:rPr>
            </w:pPr>
            <w:r w:rsidRPr="00F93952">
              <w:rPr>
                <w:color w:val="00BABE"/>
                <w:lang w:val="en-GB"/>
              </w:rPr>
              <w:t>REQUIRED CONDITION</w:t>
            </w:r>
          </w:p>
        </w:tc>
        <w:tc>
          <w:tcPr>
            <w:tcW w:w="3024" w:type="dxa"/>
          </w:tcPr>
          <w:p w14:paraId="02FB4982" w14:textId="5E0B5BAD" w:rsidR="0096352E" w:rsidRPr="00F93952" w:rsidRDefault="00F93952" w:rsidP="00F93952">
            <w:pPr>
              <w:spacing w:after="200" w:line="240" w:lineRule="auto"/>
              <w:jc w:val="center"/>
              <w:rPr>
                <w:b/>
                <w:color w:val="00BABE"/>
                <w:lang w:val="en-GB"/>
              </w:rPr>
            </w:pPr>
            <w:r w:rsidRPr="00F93952">
              <w:rPr>
                <w:color w:val="00BABE"/>
                <w:lang w:val="en-GB"/>
              </w:rPr>
              <w:t>DESCRIPTION OF THE VPA IN RELATION TO THE CRITERIA,</w:t>
            </w:r>
          </w:p>
          <w:p w14:paraId="0326A110" w14:textId="6159F9C6" w:rsidR="009823F5" w:rsidRPr="00F93952" w:rsidRDefault="00F93952" w:rsidP="00F93952">
            <w:pPr>
              <w:spacing w:after="200" w:line="240" w:lineRule="auto"/>
              <w:jc w:val="center"/>
              <w:rPr>
                <w:color w:val="00BABE"/>
                <w:lang w:val="en-GB"/>
              </w:rPr>
            </w:pPr>
            <w:r w:rsidRPr="00F93952">
              <w:rPr>
                <w:color w:val="00BABE"/>
                <w:lang w:val="en-GB"/>
              </w:rPr>
              <w:t>MEANS OF VERIFICATION AND SUPPORTING EVIDENCE</w:t>
            </w:r>
          </w:p>
          <w:p w14:paraId="7BFDA785" w14:textId="74C8D5AF" w:rsidR="009823F5" w:rsidRPr="00F93952" w:rsidRDefault="00F93952" w:rsidP="00F93952">
            <w:pPr>
              <w:spacing w:after="200" w:line="240" w:lineRule="auto"/>
              <w:jc w:val="center"/>
              <w:rPr>
                <w:color w:val="00BABE"/>
                <w:lang w:val="en-GB"/>
              </w:rPr>
            </w:pPr>
            <w:r w:rsidRPr="00F93952">
              <w:rPr>
                <w:color w:val="00BABE"/>
                <w:lang w:val="en-GB"/>
              </w:rPr>
              <w:t>FOR INCLUSION</w:t>
            </w:r>
          </w:p>
        </w:tc>
      </w:tr>
      <w:tr w:rsidR="004948F0" w:rsidRPr="009823F5" w14:paraId="6C4C96A5" w14:textId="77777777" w:rsidTr="00911D87">
        <w:trPr>
          <w:cnfStyle w:val="000000100000" w:firstRow="0" w:lastRow="0" w:firstColumn="0" w:lastColumn="0" w:oddVBand="0" w:evenVBand="0" w:oddHBand="1" w:evenHBand="0" w:firstRowFirstColumn="0" w:firstRowLastColumn="0" w:lastRowFirstColumn="0" w:lastRowLastColumn="0"/>
        </w:trPr>
        <w:tc>
          <w:tcPr>
            <w:tcW w:w="561" w:type="dxa"/>
          </w:tcPr>
          <w:p w14:paraId="0E5D68E9" w14:textId="0DE4F60A" w:rsidR="004948F0" w:rsidRPr="00AA3A7D" w:rsidRDefault="004948F0" w:rsidP="004948F0">
            <w:pPr>
              <w:spacing w:after="200" w:line="240" w:lineRule="auto"/>
              <w:rPr>
                <w:color w:val="282828" w:themeColor="text1" w:themeShade="80"/>
                <w:lang w:val="en-GB"/>
              </w:rPr>
            </w:pPr>
            <w:r w:rsidRPr="00AA3A7D">
              <w:rPr>
                <w:rFonts w:ascii="Avenir Book" w:hAnsi="Avenir Book"/>
                <w:color w:val="282828" w:themeColor="text1" w:themeShade="80"/>
                <w:szCs w:val="22"/>
              </w:rPr>
              <w:t>1</w:t>
            </w:r>
          </w:p>
        </w:tc>
        <w:tc>
          <w:tcPr>
            <w:tcW w:w="3022" w:type="dxa"/>
          </w:tcPr>
          <w:p w14:paraId="308E61DA" w14:textId="083724F3" w:rsidR="004948F0" w:rsidRPr="00AA3A7D" w:rsidRDefault="004948F0" w:rsidP="004948F0">
            <w:pPr>
              <w:spacing w:after="200" w:line="240" w:lineRule="auto"/>
              <w:rPr>
                <w:color w:val="282828" w:themeColor="text1" w:themeShade="80"/>
                <w:lang w:val="en-GB"/>
              </w:rPr>
            </w:pPr>
            <w:r w:rsidRPr="00AA3A7D">
              <w:rPr>
                <w:color w:val="282828" w:themeColor="text1" w:themeShade="80"/>
                <w:lang w:val="en-GB"/>
              </w:rPr>
              <w:t>Geographical boundaries</w:t>
            </w:r>
          </w:p>
        </w:tc>
        <w:tc>
          <w:tcPr>
            <w:tcW w:w="3022" w:type="dxa"/>
          </w:tcPr>
          <w:p w14:paraId="614CAC4E" w14:textId="07A10D03" w:rsidR="004948F0" w:rsidRPr="00AA3A7D" w:rsidRDefault="004948F0" w:rsidP="004948F0">
            <w:pPr>
              <w:spacing w:after="200" w:line="240" w:lineRule="auto"/>
              <w:rPr>
                <w:color w:val="282828" w:themeColor="text1" w:themeShade="80"/>
                <w:lang w:val="en-GB"/>
              </w:rPr>
            </w:pPr>
            <w:r w:rsidRPr="00AA3A7D">
              <w:rPr>
                <w:color w:val="282828" w:themeColor="text1" w:themeShade="80"/>
              </w:rPr>
              <w:t xml:space="preserve">The VPA must be implemented within the geographical boundary defined in the registered </w:t>
            </w:r>
            <w:proofErr w:type="spellStart"/>
            <w:r w:rsidRPr="00AA3A7D">
              <w:rPr>
                <w:color w:val="282828" w:themeColor="text1" w:themeShade="80"/>
              </w:rPr>
              <w:t>PoA</w:t>
            </w:r>
            <w:proofErr w:type="spellEnd"/>
            <w:r w:rsidRPr="00AA3A7D">
              <w:rPr>
                <w:color w:val="282828" w:themeColor="text1" w:themeShade="80"/>
              </w:rPr>
              <w:t xml:space="preserve"> (i.e., Ghana)</w:t>
            </w:r>
          </w:p>
        </w:tc>
        <w:tc>
          <w:tcPr>
            <w:tcW w:w="3024" w:type="dxa"/>
          </w:tcPr>
          <w:p w14:paraId="557B0A72" w14:textId="2A469F08" w:rsidR="004948F0" w:rsidRPr="00AA3A7D" w:rsidRDefault="004948F0" w:rsidP="004948F0">
            <w:pPr>
              <w:spacing w:after="200" w:line="240" w:lineRule="auto"/>
              <w:rPr>
                <w:color w:val="282828" w:themeColor="text1" w:themeShade="80"/>
                <w:lang w:val="en-GB"/>
              </w:rPr>
            </w:pPr>
            <w:r w:rsidRPr="00AA3A7D">
              <w:rPr>
                <w:color w:val="282828" w:themeColor="text1" w:themeShade="80"/>
                <w:szCs w:val="22"/>
              </w:rPr>
              <w:t xml:space="preserve">Under this VPA, improved cookstoves (ICS) </w:t>
            </w:r>
            <w:r w:rsidR="0096282C">
              <w:rPr>
                <w:color w:val="282828" w:themeColor="text1" w:themeShade="80"/>
                <w:szCs w:val="22"/>
              </w:rPr>
              <w:t>are</w:t>
            </w:r>
            <w:r w:rsidRPr="00AA3A7D">
              <w:rPr>
                <w:color w:val="282828" w:themeColor="text1" w:themeShade="80"/>
                <w:szCs w:val="22"/>
              </w:rPr>
              <w:t xml:space="preserve"> distributed </w:t>
            </w:r>
            <w:r w:rsidR="00E9087E" w:rsidRPr="00AA3A7D">
              <w:rPr>
                <w:color w:val="282828" w:themeColor="text1" w:themeShade="80"/>
                <w:szCs w:val="22"/>
              </w:rPr>
              <w:t xml:space="preserve">at a subsidized price </w:t>
            </w:r>
            <w:r w:rsidRPr="00AA3A7D">
              <w:rPr>
                <w:color w:val="282828" w:themeColor="text1" w:themeShade="80"/>
                <w:szCs w:val="22"/>
              </w:rPr>
              <w:t xml:space="preserve">to households located within the Ashanti Region of Ghana. This region </w:t>
            </w:r>
            <w:proofErr w:type="gramStart"/>
            <w:r w:rsidRPr="00AA3A7D">
              <w:rPr>
                <w:color w:val="282828" w:themeColor="text1" w:themeShade="80"/>
                <w:szCs w:val="22"/>
              </w:rPr>
              <w:t>fall</w:t>
            </w:r>
            <w:proofErr w:type="gramEnd"/>
            <w:r w:rsidRPr="00AA3A7D">
              <w:rPr>
                <w:color w:val="282828" w:themeColor="text1" w:themeShade="80"/>
                <w:szCs w:val="22"/>
              </w:rPr>
              <w:t xml:space="preserve"> </w:t>
            </w:r>
            <w:r w:rsidR="008211FB">
              <w:rPr>
                <w:color w:val="282828" w:themeColor="text1" w:themeShade="80"/>
                <w:szCs w:val="22"/>
              </w:rPr>
              <w:t xml:space="preserve">  </w:t>
            </w:r>
            <w:r w:rsidRPr="00AA3A7D">
              <w:rPr>
                <w:color w:val="282828" w:themeColor="text1" w:themeShade="80"/>
                <w:szCs w:val="22"/>
              </w:rPr>
              <w:t xml:space="preserve">entirely within the national boundary of Ghana and thus within the geographic scope of the </w:t>
            </w:r>
            <w:proofErr w:type="spellStart"/>
            <w:r w:rsidRPr="00AA3A7D">
              <w:rPr>
                <w:color w:val="282828" w:themeColor="text1" w:themeShade="80"/>
                <w:szCs w:val="22"/>
              </w:rPr>
              <w:t>PoA</w:t>
            </w:r>
            <w:proofErr w:type="spellEnd"/>
            <w:r w:rsidRPr="00AA3A7D">
              <w:rPr>
                <w:color w:val="282828" w:themeColor="text1" w:themeShade="80"/>
                <w:szCs w:val="22"/>
              </w:rPr>
              <w:t xml:space="preserve">. </w:t>
            </w:r>
          </w:p>
        </w:tc>
      </w:tr>
      <w:tr w:rsidR="004948F0" w:rsidRPr="009823F5" w14:paraId="6231C84F" w14:textId="77777777" w:rsidTr="00F93952">
        <w:tc>
          <w:tcPr>
            <w:tcW w:w="561" w:type="dxa"/>
          </w:tcPr>
          <w:p w14:paraId="00F186D3" w14:textId="6A10DDA0"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2</w:t>
            </w:r>
          </w:p>
        </w:tc>
        <w:tc>
          <w:tcPr>
            <w:tcW w:w="3022" w:type="dxa"/>
          </w:tcPr>
          <w:p w14:paraId="4CCDF14B" w14:textId="4A35DE60"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Avoidance of Double Counting</w:t>
            </w:r>
          </w:p>
        </w:tc>
        <w:tc>
          <w:tcPr>
            <w:tcW w:w="3022" w:type="dxa"/>
          </w:tcPr>
          <w:p w14:paraId="13AE9D45" w14:textId="06F1092F"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A unique identification and tracking system must be used to prevent double counting of ICS and associated emission reductions.</w:t>
            </w:r>
          </w:p>
        </w:tc>
        <w:tc>
          <w:tcPr>
            <w:tcW w:w="3024" w:type="dxa"/>
          </w:tcPr>
          <w:p w14:paraId="2CD428E6" w14:textId="0FAFB4BC" w:rsidR="004948F0" w:rsidRPr="00AA3A7D" w:rsidRDefault="004948F0" w:rsidP="004948F0">
            <w:pPr>
              <w:spacing w:line="240" w:lineRule="auto"/>
              <w:rPr>
                <w:color w:val="282828" w:themeColor="text1" w:themeShade="80"/>
                <w:lang w:val="en-GB"/>
              </w:rPr>
            </w:pPr>
            <w:r w:rsidRPr="00AA3A7D">
              <w:rPr>
                <w:rFonts w:cs="Verdana"/>
                <w:color w:val="282828" w:themeColor="text1" w:themeShade="80"/>
                <w:szCs w:val="22"/>
                <w14:cntxtAlts w14:val="0"/>
              </w:rPr>
              <w:t>Each ICS distributed carr</w:t>
            </w:r>
            <w:r w:rsidR="008A457F">
              <w:rPr>
                <w:rFonts w:cs="Verdana"/>
                <w:color w:val="282828" w:themeColor="text1" w:themeShade="80"/>
                <w:szCs w:val="22"/>
                <w14:cntxtAlts w14:val="0"/>
              </w:rPr>
              <w:t>ies</w:t>
            </w:r>
            <w:r w:rsidRPr="00AA3A7D">
              <w:rPr>
                <w:rFonts w:cs="Verdana"/>
                <w:color w:val="282828" w:themeColor="text1" w:themeShade="80"/>
                <w:szCs w:val="22"/>
                <w14:cntxtAlts w14:val="0"/>
              </w:rPr>
              <w:t xml:space="preserve"> a unique serial number and the M&amp;M identification label. The serial </w:t>
            </w:r>
            <w:proofErr w:type="gramStart"/>
            <w:r w:rsidRPr="00AA3A7D">
              <w:rPr>
                <w:rFonts w:cs="Verdana"/>
                <w:color w:val="282828" w:themeColor="text1" w:themeShade="80"/>
                <w:szCs w:val="22"/>
                <w14:cntxtAlts w14:val="0"/>
              </w:rPr>
              <w:t>number</w:t>
            </w:r>
            <w:proofErr w:type="gramEnd"/>
            <w:r w:rsidRPr="00AA3A7D">
              <w:rPr>
                <w:rFonts w:cs="Verdana"/>
                <w:color w:val="282828" w:themeColor="text1" w:themeShade="80"/>
                <w:szCs w:val="22"/>
                <w14:cntxtAlts w14:val="0"/>
              </w:rPr>
              <w:t xml:space="preserve">, together with user details (name, address, phone number, and signed End User Agreement), </w:t>
            </w:r>
            <w:r w:rsidR="008A457F">
              <w:rPr>
                <w:rFonts w:cs="Verdana"/>
                <w:color w:val="282828" w:themeColor="text1" w:themeShade="80"/>
                <w:szCs w:val="22"/>
                <w14:cntxtAlts w14:val="0"/>
              </w:rPr>
              <w:t>are</w:t>
            </w:r>
            <w:r w:rsidRPr="00AA3A7D">
              <w:rPr>
                <w:rFonts w:cs="Verdana"/>
                <w:color w:val="282828" w:themeColor="text1" w:themeShade="80"/>
                <w:szCs w:val="22"/>
                <w14:cntxtAlts w14:val="0"/>
              </w:rPr>
              <w:t xml:space="preserve"> recorded in the centralized project database.</w:t>
            </w:r>
            <w:r w:rsidR="00D2192E">
              <w:rPr>
                <w:rFonts w:cs="Verdana"/>
                <w:color w:val="282828" w:themeColor="text1" w:themeShade="80"/>
                <w:szCs w:val="22"/>
                <w14:cntxtAlts w14:val="0"/>
              </w:rPr>
              <w:t xml:space="preserve"> And the database is cross-checked to </w:t>
            </w:r>
            <w:proofErr w:type="gramStart"/>
            <w:r w:rsidR="00D2192E">
              <w:rPr>
                <w:rFonts w:cs="Verdana"/>
                <w:color w:val="282828" w:themeColor="text1" w:themeShade="80"/>
                <w:szCs w:val="22"/>
                <w14:cntxtAlts w14:val="0"/>
              </w:rPr>
              <w:t>prevent from</w:t>
            </w:r>
            <w:proofErr w:type="gramEnd"/>
            <w:r w:rsidR="00D2192E">
              <w:rPr>
                <w:rFonts w:cs="Verdana"/>
                <w:color w:val="282828" w:themeColor="text1" w:themeShade="80"/>
                <w:szCs w:val="22"/>
                <w14:cntxtAlts w14:val="0"/>
              </w:rPr>
              <w:t xml:space="preserve"> any duplicates.</w:t>
            </w:r>
          </w:p>
        </w:tc>
      </w:tr>
      <w:tr w:rsidR="004948F0" w:rsidRPr="009823F5" w14:paraId="4DBACCD7"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2ADE66DA" w14:textId="31CB46B9"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3</w:t>
            </w:r>
          </w:p>
        </w:tc>
        <w:tc>
          <w:tcPr>
            <w:tcW w:w="3022" w:type="dxa"/>
          </w:tcPr>
          <w:p w14:paraId="311C7F1B" w14:textId="22DD6411"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Start Date Verification</w:t>
            </w:r>
          </w:p>
        </w:tc>
        <w:tc>
          <w:tcPr>
            <w:tcW w:w="3022" w:type="dxa"/>
          </w:tcPr>
          <w:p w14:paraId="2D44F458" w14:textId="53F1AF9A"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Each VPA must maintain records of stove delivery dates.</w:t>
            </w:r>
          </w:p>
        </w:tc>
        <w:tc>
          <w:tcPr>
            <w:tcW w:w="3024" w:type="dxa"/>
          </w:tcPr>
          <w:p w14:paraId="495E9D06" w14:textId="366D8898"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 xml:space="preserve">The delivery date of each ICS </w:t>
            </w:r>
            <w:r w:rsidR="008A457F">
              <w:rPr>
                <w:color w:val="282828" w:themeColor="text1" w:themeShade="80"/>
                <w:szCs w:val="22"/>
              </w:rPr>
              <w:t>is</w:t>
            </w:r>
            <w:r w:rsidRPr="00AA3A7D">
              <w:rPr>
                <w:color w:val="282828" w:themeColor="text1" w:themeShade="80"/>
                <w:szCs w:val="22"/>
              </w:rPr>
              <w:t xml:space="preserve"> recorded both in the project database and on the End User Agreement signed by the beneficiary.</w:t>
            </w:r>
          </w:p>
        </w:tc>
      </w:tr>
      <w:tr w:rsidR="004948F0" w:rsidRPr="009823F5" w14:paraId="51AD0EDC" w14:textId="77777777" w:rsidTr="00F93952">
        <w:tc>
          <w:tcPr>
            <w:tcW w:w="561" w:type="dxa"/>
          </w:tcPr>
          <w:p w14:paraId="12512FE5" w14:textId="17460428"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lastRenderedPageBreak/>
              <w:t>4</w:t>
            </w:r>
          </w:p>
        </w:tc>
        <w:tc>
          <w:tcPr>
            <w:tcW w:w="3022" w:type="dxa"/>
          </w:tcPr>
          <w:p w14:paraId="4FA72B39" w14:textId="4CA0746A"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Applicability of Methodology and Related Tools</w:t>
            </w:r>
          </w:p>
        </w:tc>
        <w:tc>
          <w:tcPr>
            <w:tcW w:w="3022" w:type="dxa"/>
          </w:tcPr>
          <w:p w14:paraId="5B320B0A" w14:textId="3C8B3137"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The VPA must comply with the applied methodology (TPDDTEC v4.0) and all relevant regulatory tools and guidelines</w:t>
            </w:r>
            <w:r w:rsidR="004948F0" w:rsidRPr="00AA3A7D">
              <w:rPr>
                <w:color w:val="282828" w:themeColor="text1" w:themeShade="80"/>
                <w:szCs w:val="22"/>
              </w:rPr>
              <w:t xml:space="preserve">. </w:t>
            </w:r>
          </w:p>
        </w:tc>
        <w:tc>
          <w:tcPr>
            <w:tcW w:w="3024" w:type="dxa"/>
          </w:tcPr>
          <w:p w14:paraId="29DE569A" w14:textId="724C7E45"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This VPA fully adheres to all eligibility and applicability conditions of the TPDDTEC v4.0 methodology. Specific compliance details are elaborated in Section B.2 of the VPA-DD.</w:t>
            </w:r>
          </w:p>
        </w:tc>
      </w:tr>
      <w:tr w:rsidR="004948F0" w:rsidRPr="009823F5" w14:paraId="3688A218"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7720019C" w14:textId="24E5C484"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5</w:t>
            </w:r>
          </w:p>
        </w:tc>
        <w:tc>
          <w:tcPr>
            <w:tcW w:w="3022" w:type="dxa"/>
          </w:tcPr>
          <w:p w14:paraId="21EAA8E5" w14:textId="341DD53E"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Demonstration of Additionality</w:t>
            </w:r>
          </w:p>
        </w:tc>
        <w:tc>
          <w:tcPr>
            <w:tcW w:w="3022" w:type="dxa"/>
          </w:tcPr>
          <w:p w14:paraId="263B797B" w14:textId="4E9B8C45" w:rsidR="00386FC3" w:rsidRPr="00AA3A7D" w:rsidRDefault="00386FC3" w:rsidP="00386FC3">
            <w:pPr>
              <w:spacing w:line="240" w:lineRule="auto"/>
              <w:rPr>
                <w:vanish/>
                <w:color w:val="282828" w:themeColor="text1" w:themeShade="80"/>
                <w:szCs w:val="22"/>
              </w:rPr>
            </w:pPr>
            <w:r w:rsidRPr="00AA3A7D">
              <w:rPr>
                <w:color w:val="282828" w:themeColor="text1" w:themeShade="80"/>
                <w:szCs w:val="22"/>
              </w:rPr>
              <w:t>The VPA must demonstrate additionality as per the Gold Standard “Activity Requirements” or applicable additionality tools</w:t>
            </w:r>
          </w:p>
          <w:p w14:paraId="425E3055" w14:textId="6649E105"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 </w:t>
            </w:r>
          </w:p>
        </w:tc>
        <w:tc>
          <w:tcPr>
            <w:tcW w:w="3024" w:type="dxa"/>
          </w:tcPr>
          <w:p w14:paraId="3271103C" w14:textId="5E3DDCE0"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 xml:space="preserve">The additionality of the activity is demonstrated in line with Gold Standard “Activity Requirements”. Details are provided in Section </w:t>
            </w:r>
            <w:r w:rsidR="00AB30FF">
              <w:rPr>
                <w:color w:val="282828" w:themeColor="text1" w:themeShade="80"/>
                <w:szCs w:val="22"/>
              </w:rPr>
              <w:t>B.5</w:t>
            </w:r>
            <w:r w:rsidR="00AB30FF" w:rsidRPr="00AA3A7D">
              <w:rPr>
                <w:color w:val="282828" w:themeColor="text1" w:themeShade="80"/>
                <w:szCs w:val="22"/>
              </w:rPr>
              <w:t xml:space="preserve"> </w:t>
            </w:r>
            <w:r w:rsidRPr="00AA3A7D">
              <w:rPr>
                <w:color w:val="282828" w:themeColor="text1" w:themeShade="80"/>
                <w:szCs w:val="22"/>
              </w:rPr>
              <w:t>of this document</w:t>
            </w:r>
            <w:r w:rsidR="004948F0" w:rsidRPr="00AA3A7D">
              <w:rPr>
                <w:color w:val="282828" w:themeColor="text1" w:themeShade="80"/>
                <w:szCs w:val="22"/>
              </w:rPr>
              <w:t xml:space="preserve">. </w:t>
            </w:r>
          </w:p>
        </w:tc>
      </w:tr>
      <w:tr w:rsidR="004948F0" w:rsidRPr="009823F5" w14:paraId="4181E4EB" w14:textId="77777777" w:rsidTr="00F93952">
        <w:tc>
          <w:tcPr>
            <w:tcW w:w="561" w:type="dxa"/>
          </w:tcPr>
          <w:p w14:paraId="76E9A71A" w14:textId="24B450D8"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6</w:t>
            </w:r>
          </w:p>
        </w:tc>
        <w:tc>
          <w:tcPr>
            <w:tcW w:w="3022" w:type="dxa"/>
          </w:tcPr>
          <w:p w14:paraId="7CBC8375" w14:textId="508A3B1B"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VPA Start Date </w:t>
            </w:r>
          </w:p>
        </w:tc>
        <w:tc>
          <w:tcPr>
            <w:tcW w:w="3022" w:type="dxa"/>
          </w:tcPr>
          <w:p w14:paraId="670C18D0" w14:textId="38F9FEC6"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 xml:space="preserve">The VPA start date must be the same or later than the </w:t>
            </w:r>
            <w:proofErr w:type="spellStart"/>
            <w:r w:rsidRPr="00AA3A7D">
              <w:rPr>
                <w:color w:val="282828" w:themeColor="text1" w:themeShade="80"/>
                <w:szCs w:val="22"/>
              </w:rPr>
              <w:t>PoA</w:t>
            </w:r>
            <w:proofErr w:type="spellEnd"/>
            <w:r w:rsidRPr="00AA3A7D">
              <w:rPr>
                <w:color w:val="282828" w:themeColor="text1" w:themeShade="80"/>
                <w:szCs w:val="22"/>
              </w:rPr>
              <w:t xml:space="preserve"> start date</w:t>
            </w:r>
            <w:r w:rsidR="004948F0" w:rsidRPr="00AA3A7D">
              <w:rPr>
                <w:color w:val="282828" w:themeColor="text1" w:themeShade="80"/>
                <w:szCs w:val="22"/>
              </w:rPr>
              <w:t xml:space="preserve">. </w:t>
            </w:r>
          </w:p>
        </w:tc>
        <w:tc>
          <w:tcPr>
            <w:tcW w:w="3024" w:type="dxa"/>
          </w:tcPr>
          <w:p w14:paraId="5620C066" w14:textId="71A8FDBA"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VPA and </w:t>
            </w:r>
            <w:proofErr w:type="spellStart"/>
            <w:r w:rsidRPr="00AA3A7D">
              <w:rPr>
                <w:color w:val="282828" w:themeColor="text1" w:themeShade="80"/>
                <w:szCs w:val="22"/>
              </w:rPr>
              <w:t>PoA</w:t>
            </w:r>
            <w:proofErr w:type="spellEnd"/>
            <w:r w:rsidRPr="00AA3A7D">
              <w:rPr>
                <w:color w:val="282828" w:themeColor="text1" w:themeShade="80"/>
                <w:szCs w:val="22"/>
              </w:rPr>
              <w:t xml:space="preserve"> </w:t>
            </w:r>
            <w:r w:rsidR="00386FC3" w:rsidRPr="00AA3A7D">
              <w:rPr>
                <w:color w:val="282828" w:themeColor="text1" w:themeShade="80"/>
                <w:szCs w:val="22"/>
              </w:rPr>
              <w:t>have the same</w:t>
            </w:r>
            <w:r w:rsidRPr="00AA3A7D">
              <w:rPr>
                <w:color w:val="282828" w:themeColor="text1" w:themeShade="80"/>
                <w:szCs w:val="22"/>
              </w:rPr>
              <w:t xml:space="preserve"> start date. </w:t>
            </w:r>
          </w:p>
        </w:tc>
      </w:tr>
      <w:tr w:rsidR="004948F0" w:rsidRPr="009823F5" w14:paraId="64AA3D7B"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2F37D95F" w14:textId="3DB938E8"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7</w:t>
            </w:r>
          </w:p>
        </w:tc>
        <w:tc>
          <w:tcPr>
            <w:tcW w:w="3022" w:type="dxa"/>
          </w:tcPr>
          <w:p w14:paraId="0C9AEEBA" w14:textId="05C8FB25"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VER Ownership </w:t>
            </w:r>
          </w:p>
        </w:tc>
        <w:tc>
          <w:tcPr>
            <w:tcW w:w="3022" w:type="dxa"/>
          </w:tcPr>
          <w:p w14:paraId="2EC5078D" w14:textId="5F9BC61F"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ICS recipients must transfer the ownership of VERs to the CME and renounce any rights to claim emission reductions.</w:t>
            </w:r>
          </w:p>
        </w:tc>
        <w:tc>
          <w:tcPr>
            <w:tcW w:w="3024" w:type="dxa"/>
          </w:tcPr>
          <w:p w14:paraId="57BF659E" w14:textId="525415DD"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 xml:space="preserve">Every end user signs an End User Agreement confirming that all emission reductions derived from the ICS belong exclusively to the CME. </w:t>
            </w:r>
          </w:p>
        </w:tc>
      </w:tr>
      <w:tr w:rsidR="004948F0" w:rsidRPr="009823F5" w14:paraId="14DF05A3" w14:textId="77777777" w:rsidTr="00F93952">
        <w:tc>
          <w:tcPr>
            <w:tcW w:w="561" w:type="dxa"/>
          </w:tcPr>
          <w:p w14:paraId="5CF6E4CC" w14:textId="08CA36A2"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8</w:t>
            </w:r>
          </w:p>
        </w:tc>
        <w:tc>
          <w:tcPr>
            <w:tcW w:w="3022" w:type="dxa"/>
          </w:tcPr>
          <w:p w14:paraId="06B45289" w14:textId="509E8BD0"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VPA Crediting Period </w:t>
            </w:r>
          </w:p>
        </w:tc>
        <w:tc>
          <w:tcPr>
            <w:tcW w:w="3022" w:type="dxa"/>
          </w:tcPr>
          <w:p w14:paraId="4ECEFEE0" w14:textId="4AF26ADC"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 xml:space="preserve">The VPA crediting period must start from the inclusion date (or later) and must not exceed the </w:t>
            </w:r>
            <w:proofErr w:type="spellStart"/>
            <w:r w:rsidRPr="00AA3A7D">
              <w:rPr>
                <w:color w:val="282828" w:themeColor="text1" w:themeShade="80"/>
                <w:szCs w:val="22"/>
              </w:rPr>
              <w:t>PoA’s</w:t>
            </w:r>
            <w:proofErr w:type="spellEnd"/>
            <w:r w:rsidRPr="00AA3A7D">
              <w:rPr>
                <w:color w:val="282828" w:themeColor="text1" w:themeShade="80"/>
                <w:szCs w:val="22"/>
              </w:rPr>
              <w:t xml:space="preserve"> end date</w:t>
            </w:r>
            <w:r w:rsidR="004948F0" w:rsidRPr="00AA3A7D">
              <w:rPr>
                <w:color w:val="282828" w:themeColor="text1" w:themeShade="80"/>
                <w:szCs w:val="22"/>
              </w:rPr>
              <w:t>.</w:t>
            </w:r>
          </w:p>
        </w:tc>
        <w:tc>
          <w:tcPr>
            <w:tcW w:w="3024" w:type="dxa"/>
          </w:tcPr>
          <w:p w14:paraId="7614BE8C" w14:textId="4F457CB2" w:rsidR="004948F0" w:rsidRPr="00AA3A7D" w:rsidRDefault="00386FC3" w:rsidP="004948F0">
            <w:pPr>
              <w:spacing w:line="240" w:lineRule="auto"/>
              <w:rPr>
                <w:color w:val="282828" w:themeColor="text1" w:themeShade="80"/>
                <w:lang w:val="en-GB"/>
              </w:rPr>
            </w:pPr>
            <w:r w:rsidRPr="00AA3A7D">
              <w:rPr>
                <w:rFonts w:cs="Verdana"/>
                <w:color w:val="282828" w:themeColor="text1" w:themeShade="80"/>
                <w:szCs w:val="22"/>
                <w14:cntxtAlts w14:val="0"/>
              </w:rPr>
              <w:t>The crediting period for this VPA begins from 02/09/2027 inclusion date and will last for seven (7) years, hence until 01/09/2034</w:t>
            </w:r>
            <w:r w:rsidR="00BB2AE6">
              <w:rPr>
                <w:rFonts w:cs="Verdana"/>
                <w:color w:val="282828" w:themeColor="text1" w:themeShade="80"/>
                <w:szCs w:val="22"/>
                <w14:cntxtAlts w14:val="0"/>
              </w:rPr>
              <w:t>.</w:t>
            </w:r>
            <w:r w:rsidRPr="00AA3A7D">
              <w:rPr>
                <w:rFonts w:cs="Verdana"/>
                <w:color w:val="282828" w:themeColor="text1" w:themeShade="80"/>
                <w:szCs w:val="22"/>
                <w14:cntxtAlts w14:val="0"/>
              </w:rPr>
              <w:t xml:space="preserve"> Further details are provided in Section C.2</w:t>
            </w:r>
            <w:r w:rsidR="004948F0" w:rsidRPr="00AA3A7D">
              <w:rPr>
                <w:color w:val="282828" w:themeColor="text1" w:themeShade="80"/>
                <w:szCs w:val="22"/>
              </w:rPr>
              <w:t>.</w:t>
            </w:r>
          </w:p>
        </w:tc>
      </w:tr>
      <w:tr w:rsidR="004948F0" w:rsidRPr="009823F5" w14:paraId="24A97DCA"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56DA419B" w14:textId="02B1B866"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9</w:t>
            </w:r>
          </w:p>
        </w:tc>
        <w:tc>
          <w:tcPr>
            <w:tcW w:w="3022" w:type="dxa"/>
          </w:tcPr>
          <w:p w14:paraId="0E13CD66" w14:textId="76FBD92C"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Approval of VPA by CME </w:t>
            </w:r>
          </w:p>
        </w:tc>
        <w:tc>
          <w:tcPr>
            <w:tcW w:w="3022" w:type="dxa"/>
          </w:tcPr>
          <w:p w14:paraId="28BB7FB9" w14:textId="67F05C80"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Each VPA must receive formal approval from the Coordinating/Managing Entity (CME)</w:t>
            </w:r>
            <w:r w:rsidR="004948F0" w:rsidRPr="00AA3A7D">
              <w:rPr>
                <w:color w:val="282828" w:themeColor="text1" w:themeShade="80"/>
                <w:szCs w:val="22"/>
              </w:rPr>
              <w:t xml:space="preserve">. </w:t>
            </w:r>
          </w:p>
        </w:tc>
        <w:tc>
          <w:tcPr>
            <w:tcW w:w="3024" w:type="dxa"/>
          </w:tcPr>
          <w:p w14:paraId="3C1FA27E" w14:textId="219251AF"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 xml:space="preserve">The CME (Man &amp; Man Enterprise) will provide a declaration letter confirming its approval of this VPA, its compliance with the </w:t>
            </w:r>
            <w:proofErr w:type="spellStart"/>
            <w:r w:rsidRPr="00AA3A7D">
              <w:rPr>
                <w:color w:val="282828" w:themeColor="text1" w:themeShade="80"/>
                <w:szCs w:val="22"/>
              </w:rPr>
              <w:t>PoA</w:t>
            </w:r>
            <w:proofErr w:type="spellEnd"/>
            <w:r w:rsidRPr="00AA3A7D">
              <w:rPr>
                <w:color w:val="282828" w:themeColor="text1" w:themeShade="80"/>
                <w:szCs w:val="22"/>
              </w:rPr>
              <w:t xml:space="preserve"> framework, and the exclusivity of the ICS to this program</w:t>
            </w:r>
            <w:r w:rsidR="004948F0" w:rsidRPr="00AA3A7D">
              <w:rPr>
                <w:color w:val="282828" w:themeColor="text1" w:themeShade="80"/>
                <w:szCs w:val="22"/>
              </w:rPr>
              <w:t>.</w:t>
            </w:r>
          </w:p>
        </w:tc>
      </w:tr>
      <w:tr w:rsidR="004948F0" w:rsidRPr="009823F5" w14:paraId="2F414C8D" w14:textId="77777777" w:rsidTr="00F93952">
        <w:tc>
          <w:tcPr>
            <w:tcW w:w="561" w:type="dxa"/>
          </w:tcPr>
          <w:p w14:paraId="69ABFD9C" w14:textId="432B66FF"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lastRenderedPageBreak/>
              <w:t>10</w:t>
            </w:r>
          </w:p>
        </w:tc>
        <w:tc>
          <w:tcPr>
            <w:tcW w:w="3022" w:type="dxa"/>
          </w:tcPr>
          <w:p w14:paraId="062D43CF" w14:textId="731B18EE"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Technological Requirements </w:t>
            </w:r>
          </w:p>
        </w:tc>
        <w:tc>
          <w:tcPr>
            <w:tcW w:w="3022" w:type="dxa"/>
          </w:tcPr>
          <w:p w14:paraId="118F1287" w14:textId="19BD10EB" w:rsidR="004948F0" w:rsidRPr="00AA3A7D" w:rsidRDefault="00386FC3" w:rsidP="004948F0">
            <w:pPr>
              <w:spacing w:line="240" w:lineRule="auto"/>
              <w:rPr>
                <w:color w:val="282828" w:themeColor="text1" w:themeShade="80"/>
                <w:lang w:val="en-GB"/>
              </w:rPr>
            </w:pPr>
            <w:r w:rsidRPr="00AA3A7D">
              <w:rPr>
                <w:rFonts w:cs="Verdana"/>
                <w:color w:val="282828" w:themeColor="text1" w:themeShade="80"/>
                <w:szCs w:val="22"/>
                <w14:cntxtAlts w14:val="0"/>
              </w:rPr>
              <w:t>Each VPA must use efficient cooking technologies that meet specific performance thresholds (≥20% thermal efficiency)</w:t>
            </w:r>
          </w:p>
        </w:tc>
        <w:tc>
          <w:tcPr>
            <w:tcW w:w="3024" w:type="dxa"/>
          </w:tcPr>
          <w:p w14:paraId="38C66C9B" w14:textId="6C18B290" w:rsidR="004948F0" w:rsidRPr="00AA3A7D" w:rsidRDefault="00386FC3" w:rsidP="004948F0">
            <w:pPr>
              <w:spacing w:line="240" w:lineRule="auto"/>
              <w:rPr>
                <w:color w:val="282828" w:themeColor="text1" w:themeShade="80"/>
                <w:lang w:val="en-GB"/>
              </w:rPr>
            </w:pPr>
            <w:r w:rsidRPr="00AA3A7D">
              <w:rPr>
                <w:rFonts w:cs="Verdana"/>
                <w:color w:val="282828" w:themeColor="text1" w:themeShade="80"/>
                <w:szCs w:val="22"/>
                <w14:cntxtAlts w14:val="0"/>
              </w:rPr>
              <w:t>All stoves distributed under this VPA are household-use ICS with thermal efficiency exceeding 30% when tested using charcoal fuel, as confirmed by certified local laboratory tests. Copies of test reports are available as supporting evidence.</w:t>
            </w:r>
          </w:p>
        </w:tc>
      </w:tr>
      <w:tr w:rsidR="004948F0" w:rsidRPr="009823F5" w14:paraId="0E9CEE92"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772299AE" w14:textId="5D3150D2"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11</w:t>
            </w:r>
          </w:p>
        </w:tc>
        <w:tc>
          <w:tcPr>
            <w:tcW w:w="3022" w:type="dxa"/>
          </w:tcPr>
          <w:p w14:paraId="056EADF6" w14:textId="47F67EAD"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Non-diversion of ODA in case of Public Funding </w:t>
            </w:r>
          </w:p>
        </w:tc>
        <w:tc>
          <w:tcPr>
            <w:tcW w:w="3022" w:type="dxa"/>
          </w:tcPr>
          <w:p w14:paraId="021472B0" w14:textId="76271A7A"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 xml:space="preserve">Where public funding is involved, proof must be </w:t>
            </w:r>
            <w:proofErr w:type="gramStart"/>
            <w:r w:rsidRPr="00AA3A7D">
              <w:rPr>
                <w:color w:val="282828" w:themeColor="text1" w:themeShade="80"/>
                <w:szCs w:val="22"/>
              </w:rPr>
              <w:t>provided that</w:t>
            </w:r>
            <w:proofErr w:type="gramEnd"/>
            <w:r w:rsidRPr="00AA3A7D">
              <w:rPr>
                <w:color w:val="282828" w:themeColor="text1" w:themeShade="80"/>
                <w:szCs w:val="22"/>
              </w:rPr>
              <w:t xml:space="preserve"> it does not constitute diversion of Official Development Assistance</w:t>
            </w:r>
            <w:r w:rsidR="004948F0" w:rsidRPr="00AA3A7D">
              <w:rPr>
                <w:color w:val="282828" w:themeColor="text1" w:themeShade="80"/>
                <w:szCs w:val="22"/>
              </w:rPr>
              <w:t xml:space="preserve">. </w:t>
            </w:r>
          </w:p>
        </w:tc>
        <w:tc>
          <w:tcPr>
            <w:tcW w:w="3024" w:type="dxa"/>
          </w:tcPr>
          <w:p w14:paraId="658085E1" w14:textId="4796B6C7"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The CME and VPA operator are the same entity (Man &amp; Man Enterprise). A signed declaration confirms that no public or ODA-related funding supports this VPA. See Section A.5 for further details</w:t>
            </w:r>
            <w:r w:rsidR="004948F0" w:rsidRPr="00AA3A7D">
              <w:rPr>
                <w:color w:val="282828" w:themeColor="text1" w:themeShade="80"/>
                <w:szCs w:val="22"/>
              </w:rPr>
              <w:t xml:space="preserve">. </w:t>
            </w:r>
          </w:p>
        </w:tc>
      </w:tr>
      <w:tr w:rsidR="004948F0" w:rsidRPr="009823F5" w14:paraId="62629655" w14:textId="77777777" w:rsidTr="00F93952">
        <w:tc>
          <w:tcPr>
            <w:tcW w:w="561" w:type="dxa"/>
          </w:tcPr>
          <w:p w14:paraId="35791BC0" w14:textId="50509F93"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12</w:t>
            </w:r>
          </w:p>
        </w:tc>
        <w:tc>
          <w:tcPr>
            <w:tcW w:w="3022" w:type="dxa"/>
          </w:tcPr>
          <w:p w14:paraId="022A5DE2" w14:textId="40069DCC"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Safeguarding Principles and Assessment </w:t>
            </w:r>
          </w:p>
        </w:tc>
        <w:tc>
          <w:tcPr>
            <w:tcW w:w="3022" w:type="dxa"/>
          </w:tcPr>
          <w:p w14:paraId="2E60655E" w14:textId="78DE3906" w:rsidR="004948F0" w:rsidRPr="00AA3A7D" w:rsidRDefault="00386FC3" w:rsidP="004948F0">
            <w:pPr>
              <w:spacing w:line="240" w:lineRule="auto"/>
              <w:rPr>
                <w:color w:val="282828" w:themeColor="text1" w:themeShade="80"/>
                <w:lang w:val="en-GB"/>
              </w:rPr>
            </w:pPr>
            <w:r w:rsidRPr="00AA3A7D">
              <w:rPr>
                <w:rFonts w:cs="Verdana"/>
                <w:color w:val="282828" w:themeColor="text1" w:themeShade="80"/>
                <w:szCs w:val="22"/>
                <w14:cntxtAlts w14:val="0"/>
              </w:rPr>
              <w:t>Each VPA must perform a Safeguarding Principles Assessment in line with Gold Standard requirements</w:t>
            </w:r>
            <w:r w:rsidR="004948F0" w:rsidRPr="00AA3A7D">
              <w:rPr>
                <w:color w:val="282828" w:themeColor="text1" w:themeShade="80"/>
                <w:szCs w:val="22"/>
              </w:rPr>
              <w:t xml:space="preserve">. </w:t>
            </w:r>
          </w:p>
        </w:tc>
        <w:tc>
          <w:tcPr>
            <w:tcW w:w="3024" w:type="dxa"/>
          </w:tcPr>
          <w:p w14:paraId="431D9ED1" w14:textId="435324B7"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A comprehensive Safeguarding Principles Assessment has been undertaken for this VPA, consistent with Gold Standard requirements. Results and documentation are presented in Section D and Appendix 1</w:t>
            </w:r>
            <w:r w:rsidR="004948F0" w:rsidRPr="00AA3A7D">
              <w:rPr>
                <w:color w:val="282828" w:themeColor="text1" w:themeShade="80"/>
                <w:szCs w:val="22"/>
              </w:rPr>
              <w:t xml:space="preserve">. </w:t>
            </w:r>
          </w:p>
        </w:tc>
      </w:tr>
      <w:tr w:rsidR="004948F0" w:rsidRPr="009823F5" w14:paraId="7AC11AAF"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49CB9C88" w14:textId="4E8CFD95"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13</w:t>
            </w:r>
          </w:p>
        </w:tc>
        <w:tc>
          <w:tcPr>
            <w:tcW w:w="3022" w:type="dxa"/>
          </w:tcPr>
          <w:p w14:paraId="2340EE37" w14:textId="11E91087"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Scale of VPA </w:t>
            </w:r>
          </w:p>
        </w:tc>
        <w:tc>
          <w:tcPr>
            <w:tcW w:w="3022" w:type="dxa"/>
          </w:tcPr>
          <w:p w14:paraId="0CFF8189" w14:textId="136D7D2B" w:rsidR="004948F0" w:rsidRPr="00AA3A7D" w:rsidRDefault="007145E7" w:rsidP="004948F0">
            <w:pPr>
              <w:spacing w:line="240" w:lineRule="auto"/>
              <w:rPr>
                <w:color w:val="282828" w:themeColor="text1" w:themeShade="80"/>
                <w:lang w:val="en-GB"/>
              </w:rPr>
            </w:pPr>
            <w:r w:rsidRPr="00AA3A7D">
              <w:rPr>
                <w:color w:val="282828" w:themeColor="text1" w:themeShade="80"/>
                <w:szCs w:val="22"/>
              </w:rPr>
              <w:t>The VPA must meet the applicable scale definitions as per the Gold Standard Community Services Activity Requirements v1.2</w:t>
            </w:r>
            <w:r w:rsidR="004948F0" w:rsidRPr="00AA3A7D">
              <w:rPr>
                <w:color w:val="282828" w:themeColor="text1" w:themeShade="80"/>
                <w:szCs w:val="22"/>
              </w:rPr>
              <w:t>.</w:t>
            </w:r>
          </w:p>
        </w:tc>
        <w:tc>
          <w:tcPr>
            <w:tcW w:w="3024" w:type="dxa"/>
          </w:tcPr>
          <w:p w14:paraId="4119182C" w14:textId="1968B933" w:rsidR="004948F0" w:rsidRPr="00AA3A7D" w:rsidRDefault="007145E7" w:rsidP="004948F0">
            <w:pPr>
              <w:spacing w:line="240" w:lineRule="auto"/>
              <w:rPr>
                <w:color w:val="282828" w:themeColor="text1" w:themeShade="80"/>
                <w:lang w:val="en-GB"/>
              </w:rPr>
            </w:pPr>
            <w:r w:rsidRPr="00AA3A7D">
              <w:rPr>
                <w:color w:val="282828" w:themeColor="text1" w:themeShade="80"/>
                <w:szCs w:val="22"/>
              </w:rPr>
              <w:t xml:space="preserve">This activity qualifies as a </w:t>
            </w:r>
            <w:r w:rsidRPr="00AA3A7D">
              <w:rPr>
                <w:b/>
                <w:bCs/>
                <w:color w:val="282828" w:themeColor="text1" w:themeShade="80"/>
                <w:szCs w:val="22"/>
              </w:rPr>
              <w:t>large-scale VPA</w:t>
            </w:r>
            <w:r w:rsidRPr="00AA3A7D">
              <w:rPr>
                <w:color w:val="282828" w:themeColor="text1" w:themeShade="80"/>
                <w:szCs w:val="22"/>
              </w:rPr>
              <w:t xml:space="preserve"> under the Community Services Activity Requirements. No claim for suppressed demand will be made. More details are provided in Section A.4</w:t>
            </w:r>
          </w:p>
        </w:tc>
      </w:tr>
    </w:tbl>
    <w:p w14:paraId="5F57ED7E" w14:textId="1E40F2D8" w:rsidR="009823F5" w:rsidRDefault="009823F5" w:rsidP="009823F5"/>
    <w:p w14:paraId="17E11B0C" w14:textId="77777777" w:rsidR="00E9087E" w:rsidRDefault="00E9087E" w:rsidP="009823F5"/>
    <w:tbl>
      <w:tblPr>
        <w:tblStyle w:val="GSTableSimple"/>
        <w:tblW w:w="0" w:type="auto"/>
        <w:tblLook w:val="04A0" w:firstRow="1" w:lastRow="0" w:firstColumn="1" w:lastColumn="0" w:noHBand="0" w:noVBand="1"/>
      </w:tblPr>
      <w:tblGrid>
        <w:gridCol w:w="745"/>
        <w:gridCol w:w="2135"/>
        <w:gridCol w:w="3150"/>
        <w:gridCol w:w="3330"/>
      </w:tblGrid>
      <w:tr w:rsidR="00E9087E" w14:paraId="3351EF17" w14:textId="77777777" w:rsidTr="00992AF1">
        <w:trPr>
          <w:cnfStyle w:val="100000000000" w:firstRow="1" w:lastRow="0" w:firstColumn="0" w:lastColumn="0" w:oddVBand="0" w:evenVBand="0" w:oddHBand="0" w:evenHBand="0" w:firstRowFirstColumn="0" w:firstRowLastColumn="0" w:lastRowFirstColumn="0" w:lastRowLastColumn="0"/>
          <w:tblHeader/>
        </w:trPr>
        <w:tc>
          <w:tcPr>
            <w:tcW w:w="745" w:type="dxa"/>
          </w:tcPr>
          <w:p w14:paraId="1C744D31" w14:textId="77777777" w:rsidR="00E9087E" w:rsidRDefault="00E9087E" w:rsidP="00992AF1">
            <w:pPr>
              <w:jc w:val="center"/>
            </w:pPr>
            <w:r>
              <w:rPr>
                <w:color w:val="00B9BD"/>
                <w:szCs w:val="22"/>
              </w:rPr>
              <w:lastRenderedPageBreak/>
              <w:t>Index</w:t>
            </w:r>
          </w:p>
        </w:tc>
        <w:tc>
          <w:tcPr>
            <w:tcW w:w="2135" w:type="dxa"/>
          </w:tcPr>
          <w:p w14:paraId="34C20C72" w14:textId="77777777" w:rsidR="00E9087E" w:rsidRDefault="00E9087E" w:rsidP="00992AF1">
            <w:pPr>
              <w:jc w:val="center"/>
            </w:pPr>
            <w:r>
              <w:rPr>
                <w:color w:val="00B9BD"/>
                <w:szCs w:val="22"/>
              </w:rPr>
              <w:t>Eligibility Criteria Category</w:t>
            </w:r>
          </w:p>
        </w:tc>
        <w:tc>
          <w:tcPr>
            <w:tcW w:w="3150" w:type="dxa"/>
          </w:tcPr>
          <w:p w14:paraId="13643B5F" w14:textId="77777777" w:rsidR="00E9087E" w:rsidRDefault="00E9087E" w:rsidP="00992AF1">
            <w:pPr>
              <w:ind w:left="30"/>
              <w:jc w:val="center"/>
            </w:pPr>
            <w:r>
              <w:rPr>
                <w:color w:val="00B9BD"/>
                <w:szCs w:val="22"/>
              </w:rPr>
              <w:t>Eligibility criterion / Required condition</w:t>
            </w:r>
          </w:p>
        </w:tc>
        <w:tc>
          <w:tcPr>
            <w:tcW w:w="3330" w:type="dxa"/>
          </w:tcPr>
          <w:p w14:paraId="074669B5" w14:textId="77777777" w:rsidR="00E9087E" w:rsidRPr="00301718" w:rsidRDefault="00E9087E" w:rsidP="00992AF1">
            <w:pPr>
              <w:pStyle w:val="Default"/>
              <w:ind w:left="120"/>
              <w:jc w:val="center"/>
              <w:rPr>
                <w:sz w:val="22"/>
                <w:szCs w:val="22"/>
              </w:rPr>
            </w:pPr>
            <w:r>
              <w:rPr>
                <w:color w:val="00B9BD"/>
                <w:sz w:val="22"/>
                <w:szCs w:val="22"/>
              </w:rPr>
              <w:t>DESCRIPTION OF THE VPA IN RELATION TO THE CRITERIA, MEANS OF VERIFICATION AND SUPPORTING EVIDENCE FOR INCLUSION</w:t>
            </w:r>
          </w:p>
        </w:tc>
      </w:tr>
      <w:tr w:rsidR="00E9087E" w14:paraId="44EDF4C8" w14:textId="77777777" w:rsidTr="00992AF1">
        <w:trPr>
          <w:cnfStyle w:val="000000100000" w:firstRow="0" w:lastRow="0" w:firstColumn="0" w:lastColumn="0" w:oddVBand="0" w:evenVBand="0" w:oddHBand="1" w:evenHBand="0" w:firstRowFirstColumn="0" w:firstRowLastColumn="0" w:lastRowFirstColumn="0" w:lastRowLastColumn="0"/>
        </w:trPr>
        <w:tc>
          <w:tcPr>
            <w:tcW w:w="745" w:type="dxa"/>
          </w:tcPr>
          <w:p w14:paraId="694E10E2" w14:textId="77777777" w:rsidR="00E9087E" w:rsidRDefault="00E9087E" w:rsidP="00992AF1">
            <w:pPr>
              <w:jc w:val="both"/>
            </w:pPr>
            <w:r>
              <w:rPr>
                <w:b/>
                <w:bCs/>
                <w:color w:val="4D4D4A"/>
                <w:szCs w:val="22"/>
              </w:rPr>
              <w:t xml:space="preserve">a </w:t>
            </w:r>
          </w:p>
        </w:tc>
        <w:tc>
          <w:tcPr>
            <w:tcW w:w="2135" w:type="dxa"/>
          </w:tcPr>
          <w:p w14:paraId="72EA8B89" w14:textId="77777777" w:rsidR="00E9087E" w:rsidRDefault="00E9087E" w:rsidP="00992AF1">
            <w:pPr>
              <w:jc w:val="both"/>
            </w:pPr>
            <w:r>
              <w:rPr>
                <w:b/>
                <w:bCs/>
                <w:color w:val="4D4D4A"/>
                <w:szCs w:val="22"/>
              </w:rPr>
              <w:t xml:space="preserve">Types of </w:t>
            </w:r>
            <w:proofErr w:type="gramStart"/>
            <w:r>
              <w:rPr>
                <w:b/>
                <w:bCs/>
                <w:color w:val="4D4D4A"/>
                <w:szCs w:val="22"/>
              </w:rPr>
              <w:t>Project</w:t>
            </w:r>
            <w:proofErr w:type="gramEnd"/>
            <w:r>
              <w:rPr>
                <w:b/>
                <w:bCs/>
                <w:color w:val="4D4D4A"/>
                <w:szCs w:val="22"/>
              </w:rPr>
              <w:t xml:space="preserve"> </w:t>
            </w:r>
          </w:p>
        </w:tc>
        <w:tc>
          <w:tcPr>
            <w:tcW w:w="3150" w:type="dxa"/>
          </w:tcPr>
          <w:p w14:paraId="2AF7F404" w14:textId="64760998" w:rsidR="00E9087E" w:rsidRPr="00746674" w:rsidRDefault="0031027D" w:rsidP="00992AF1">
            <w:pPr>
              <w:ind w:left="30"/>
              <w:jc w:val="both"/>
              <w:rPr>
                <w:color w:val="4D4D4A"/>
                <w:szCs w:val="22"/>
              </w:rPr>
            </w:pPr>
            <w:r w:rsidRPr="0031027D">
              <w:rPr>
                <w:color w:val="4D4D4A"/>
                <w:szCs w:val="22"/>
              </w:rPr>
              <w:t>Eligible projects shall involve tangible implementation or physical interventions on the ground. Pre-approved categories are defined in the Eligibility Principles and Requirements section</w:t>
            </w:r>
            <w:r w:rsidR="00E9087E">
              <w:rPr>
                <w:color w:val="4D4D4A"/>
                <w:szCs w:val="22"/>
              </w:rPr>
              <w:t xml:space="preserve">. </w:t>
            </w:r>
          </w:p>
        </w:tc>
        <w:tc>
          <w:tcPr>
            <w:tcW w:w="3330" w:type="dxa"/>
          </w:tcPr>
          <w:p w14:paraId="05591101" w14:textId="3CDFC957" w:rsidR="00E9087E" w:rsidRDefault="0031027D" w:rsidP="00992AF1">
            <w:pPr>
              <w:ind w:left="120"/>
              <w:jc w:val="both"/>
            </w:pPr>
            <w:r w:rsidRPr="0031027D">
              <w:rPr>
                <w:szCs w:val="22"/>
              </w:rPr>
              <w:t>This VPA falls under an approved Gold Standard Impact Quantification Methodology, involving direct on-the-ground implementation through the distribution of improved cookstoves (ICS). As such, it meets the eligibility requirements for physical project activities</w:t>
            </w:r>
            <w:r w:rsidR="00E9087E">
              <w:rPr>
                <w:szCs w:val="22"/>
              </w:rPr>
              <w:t xml:space="preserve">. </w:t>
            </w:r>
          </w:p>
        </w:tc>
      </w:tr>
      <w:tr w:rsidR="0031027D" w14:paraId="2EFC5CB0" w14:textId="77777777" w:rsidTr="00992AF1">
        <w:tc>
          <w:tcPr>
            <w:tcW w:w="745" w:type="dxa"/>
          </w:tcPr>
          <w:p w14:paraId="232232BB" w14:textId="63E35DAF" w:rsidR="0031027D" w:rsidRDefault="0031027D" w:rsidP="00992AF1">
            <w:pPr>
              <w:jc w:val="both"/>
              <w:rPr>
                <w:b/>
                <w:bCs/>
                <w:color w:val="4D4D4A"/>
                <w:szCs w:val="22"/>
              </w:rPr>
            </w:pPr>
            <w:r>
              <w:rPr>
                <w:b/>
                <w:bCs/>
                <w:color w:val="4D4D4A"/>
                <w:szCs w:val="22"/>
              </w:rPr>
              <w:t>b</w:t>
            </w:r>
          </w:p>
        </w:tc>
        <w:tc>
          <w:tcPr>
            <w:tcW w:w="2135" w:type="dxa"/>
          </w:tcPr>
          <w:p w14:paraId="7200F829" w14:textId="4C835758" w:rsidR="0031027D" w:rsidRDefault="0031027D" w:rsidP="00992AF1">
            <w:pPr>
              <w:jc w:val="both"/>
              <w:rPr>
                <w:b/>
                <w:bCs/>
                <w:color w:val="4D4D4A"/>
                <w:szCs w:val="22"/>
              </w:rPr>
            </w:pPr>
            <w:r w:rsidRPr="0031027D">
              <w:rPr>
                <w:b/>
                <w:bCs/>
                <w:color w:val="4D4D4A"/>
                <w:szCs w:val="22"/>
              </w:rPr>
              <w:t>Location of Project</w:t>
            </w:r>
          </w:p>
        </w:tc>
        <w:tc>
          <w:tcPr>
            <w:tcW w:w="3150" w:type="dxa"/>
          </w:tcPr>
          <w:p w14:paraId="2A3D40FF" w14:textId="40788B47" w:rsidR="0031027D" w:rsidRDefault="0031027D" w:rsidP="00992AF1">
            <w:pPr>
              <w:ind w:left="30"/>
              <w:jc w:val="both"/>
              <w:rPr>
                <w:color w:val="4D4D4A"/>
                <w:szCs w:val="22"/>
              </w:rPr>
            </w:pPr>
            <w:r w:rsidRPr="0031027D">
              <w:rPr>
                <w:color w:val="4D4D4A"/>
                <w:szCs w:val="22"/>
              </w:rPr>
              <w:t>Projects may be implemented in any country worldwide</w:t>
            </w:r>
          </w:p>
        </w:tc>
        <w:tc>
          <w:tcPr>
            <w:tcW w:w="3330" w:type="dxa"/>
          </w:tcPr>
          <w:p w14:paraId="0AF3331B" w14:textId="7ED7906E" w:rsidR="0031027D" w:rsidRDefault="0031027D" w:rsidP="00992AF1">
            <w:pPr>
              <w:ind w:left="120"/>
              <w:jc w:val="both"/>
              <w:rPr>
                <w:szCs w:val="22"/>
              </w:rPr>
            </w:pPr>
            <w:r w:rsidRPr="0031027D">
              <w:rPr>
                <w:szCs w:val="22"/>
              </w:rPr>
              <w:t xml:space="preserve">Under this VPA, improved cookstoves will be provided </w:t>
            </w:r>
            <w:r w:rsidR="007415AC">
              <w:rPr>
                <w:szCs w:val="22"/>
              </w:rPr>
              <w:t>at a subsidized price</w:t>
            </w:r>
            <w:r w:rsidRPr="0031027D">
              <w:rPr>
                <w:szCs w:val="22"/>
              </w:rPr>
              <w:t xml:space="preserve"> to households within the Ashanti Region of Ghana, which lie entirely within the national boundary of Ghana and within the geographic scope of the </w:t>
            </w:r>
            <w:proofErr w:type="spellStart"/>
            <w:r w:rsidRPr="0031027D">
              <w:rPr>
                <w:szCs w:val="22"/>
              </w:rPr>
              <w:t>PoA</w:t>
            </w:r>
            <w:proofErr w:type="spellEnd"/>
          </w:p>
        </w:tc>
      </w:tr>
      <w:tr w:rsidR="0031027D" w14:paraId="0A3EEC5B" w14:textId="77777777" w:rsidTr="00992AF1">
        <w:trPr>
          <w:cnfStyle w:val="000000100000" w:firstRow="0" w:lastRow="0" w:firstColumn="0" w:lastColumn="0" w:oddVBand="0" w:evenVBand="0" w:oddHBand="1" w:evenHBand="0" w:firstRowFirstColumn="0" w:firstRowLastColumn="0" w:lastRowFirstColumn="0" w:lastRowLastColumn="0"/>
        </w:trPr>
        <w:tc>
          <w:tcPr>
            <w:tcW w:w="745" w:type="dxa"/>
          </w:tcPr>
          <w:p w14:paraId="7E94C79C" w14:textId="248DF332" w:rsidR="0031027D" w:rsidRDefault="0031027D" w:rsidP="00992AF1">
            <w:pPr>
              <w:jc w:val="both"/>
              <w:rPr>
                <w:b/>
                <w:bCs/>
                <w:color w:val="4D4D4A"/>
                <w:szCs w:val="22"/>
              </w:rPr>
            </w:pPr>
            <w:r>
              <w:rPr>
                <w:b/>
                <w:bCs/>
                <w:color w:val="4D4D4A"/>
                <w:szCs w:val="22"/>
              </w:rPr>
              <w:lastRenderedPageBreak/>
              <w:t>c</w:t>
            </w:r>
          </w:p>
        </w:tc>
        <w:tc>
          <w:tcPr>
            <w:tcW w:w="2135" w:type="dxa"/>
          </w:tcPr>
          <w:p w14:paraId="2CBAA38F" w14:textId="00E99CA6" w:rsidR="0031027D" w:rsidRDefault="0031027D" w:rsidP="00992AF1">
            <w:pPr>
              <w:jc w:val="both"/>
              <w:rPr>
                <w:b/>
                <w:bCs/>
                <w:color w:val="4D4D4A"/>
                <w:szCs w:val="22"/>
              </w:rPr>
            </w:pPr>
            <w:r w:rsidRPr="0031027D">
              <w:rPr>
                <w:b/>
                <w:bCs/>
                <w:color w:val="4D4D4A"/>
                <w:szCs w:val="22"/>
              </w:rPr>
              <w:t>Project Area, Boundary and Scale</w:t>
            </w:r>
          </w:p>
        </w:tc>
        <w:tc>
          <w:tcPr>
            <w:tcW w:w="3150" w:type="dxa"/>
          </w:tcPr>
          <w:p w14:paraId="0F217E31" w14:textId="1D2C4131" w:rsidR="0031027D" w:rsidRDefault="0031027D" w:rsidP="00992AF1">
            <w:pPr>
              <w:ind w:left="30"/>
              <w:jc w:val="both"/>
              <w:rPr>
                <w:color w:val="4D4D4A"/>
                <w:szCs w:val="22"/>
              </w:rPr>
            </w:pPr>
            <w:r w:rsidRPr="0031027D">
              <w:rPr>
                <w:color w:val="4D4D4A"/>
                <w:szCs w:val="22"/>
              </w:rPr>
              <w:t xml:space="preserve">The project area and boundary shall be clearly defined. Projects may be of any scale, subject to specific rules or limitations under relevant Activity or Product Requirements. Double counting across projects or </w:t>
            </w:r>
            <w:proofErr w:type="spellStart"/>
            <w:r w:rsidRPr="0031027D">
              <w:rPr>
                <w:color w:val="4D4D4A"/>
                <w:szCs w:val="22"/>
              </w:rPr>
              <w:t>programmes</w:t>
            </w:r>
            <w:proofErr w:type="spellEnd"/>
            <w:r w:rsidRPr="0031027D">
              <w:rPr>
                <w:color w:val="4D4D4A"/>
                <w:szCs w:val="22"/>
              </w:rPr>
              <w:t xml:space="preserve"> must be avoided</w:t>
            </w:r>
          </w:p>
        </w:tc>
        <w:tc>
          <w:tcPr>
            <w:tcW w:w="3330" w:type="dxa"/>
          </w:tcPr>
          <w:p w14:paraId="12F2DE18" w14:textId="3498E4F1" w:rsidR="0031027D" w:rsidRDefault="0031027D" w:rsidP="00992AF1">
            <w:pPr>
              <w:ind w:left="120"/>
              <w:jc w:val="both"/>
              <w:rPr>
                <w:szCs w:val="22"/>
              </w:rPr>
            </w:pPr>
            <w:r w:rsidRPr="0031027D">
              <w:rPr>
                <w:szCs w:val="22"/>
              </w:rPr>
              <w:t xml:space="preserve">The VPA is implemented across the Ashanti and Central Regions of Ghana, fully consistent with the project area defined under the </w:t>
            </w:r>
            <w:proofErr w:type="spellStart"/>
            <w:r w:rsidRPr="0031027D">
              <w:rPr>
                <w:szCs w:val="22"/>
              </w:rPr>
              <w:t>PoA</w:t>
            </w:r>
            <w:proofErr w:type="spellEnd"/>
            <w:r w:rsidRPr="0031027D">
              <w:rPr>
                <w:szCs w:val="22"/>
              </w:rPr>
              <w:t xml:space="preserve">. Each ICS distributed under the VPA will bear a unique serial number, ensuring that no unit overlaps with any other carbon project or </w:t>
            </w:r>
            <w:proofErr w:type="spellStart"/>
            <w:r w:rsidRPr="0031027D">
              <w:rPr>
                <w:szCs w:val="22"/>
              </w:rPr>
              <w:t>programme</w:t>
            </w:r>
            <w:proofErr w:type="spellEnd"/>
            <w:r w:rsidRPr="0031027D">
              <w:rPr>
                <w:szCs w:val="22"/>
              </w:rPr>
              <w:t>. This system effectively prevents any risk of double counting of emission reductions or beneficiaries</w:t>
            </w:r>
            <w:r w:rsidR="007415AC">
              <w:rPr>
                <w:szCs w:val="22"/>
              </w:rPr>
              <w:t xml:space="preserve">. The VPA is a </w:t>
            </w:r>
            <w:r w:rsidR="00144475">
              <w:rPr>
                <w:szCs w:val="22"/>
              </w:rPr>
              <w:t>large-scale</w:t>
            </w:r>
            <w:r w:rsidR="007415AC">
              <w:rPr>
                <w:szCs w:val="22"/>
              </w:rPr>
              <w:t xml:space="preserve"> project as demonstrated in section A.4.</w:t>
            </w:r>
          </w:p>
        </w:tc>
      </w:tr>
      <w:tr w:rsidR="0031027D" w14:paraId="784FA390" w14:textId="77777777" w:rsidTr="00992AF1">
        <w:tc>
          <w:tcPr>
            <w:tcW w:w="745" w:type="dxa"/>
          </w:tcPr>
          <w:p w14:paraId="608E792C" w14:textId="74B778DD" w:rsidR="0031027D" w:rsidRDefault="0031027D" w:rsidP="00992AF1">
            <w:pPr>
              <w:jc w:val="both"/>
              <w:rPr>
                <w:b/>
                <w:bCs/>
                <w:color w:val="4D4D4A"/>
                <w:szCs w:val="22"/>
              </w:rPr>
            </w:pPr>
            <w:r>
              <w:rPr>
                <w:b/>
                <w:bCs/>
                <w:color w:val="4D4D4A"/>
                <w:szCs w:val="22"/>
              </w:rPr>
              <w:t>d</w:t>
            </w:r>
          </w:p>
        </w:tc>
        <w:tc>
          <w:tcPr>
            <w:tcW w:w="2135" w:type="dxa"/>
          </w:tcPr>
          <w:p w14:paraId="54CB7DAD" w14:textId="07B12761" w:rsidR="0031027D" w:rsidRDefault="0031027D" w:rsidP="00992AF1">
            <w:pPr>
              <w:jc w:val="both"/>
              <w:rPr>
                <w:b/>
                <w:bCs/>
                <w:color w:val="4D4D4A"/>
                <w:szCs w:val="22"/>
              </w:rPr>
            </w:pPr>
            <w:r w:rsidRPr="0031027D">
              <w:rPr>
                <w:b/>
                <w:bCs/>
                <w:color w:val="4D4D4A"/>
                <w:szCs w:val="22"/>
              </w:rPr>
              <w:t>Host Country Requirements</w:t>
            </w:r>
          </w:p>
        </w:tc>
        <w:tc>
          <w:tcPr>
            <w:tcW w:w="3150" w:type="dxa"/>
          </w:tcPr>
          <w:p w14:paraId="1DA136E2" w14:textId="4E9A2C7E" w:rsidR="0031027D" w:rsidRDefault="0031027D" w:rsidP="00992AF1">
            <w:pPr>
              <w:ind w:left="30"/>
              <w:jc w:val="both"/>
              <w:rPr>
                <w:color w:val="4D4D4A"/>
                <w:szCs w:val="22"/>
              </w:rPr>
            </w:pPr>
            <w:r w:rsidRPr="0031027D">
              <w:rPr>
                <w:color w:val="4D4D4A"/>
                <w:szCs w:val="22"/>
              </w:rPr>
              <w:t>Projects must comply with all applicable legal, environmental, social, and ecological regulations of the host country</w:t>
            </w:r>
          </w:p>
        </w:tc>
        <w:tc>
          <w:tcPr>
            <w:tcW w:w="3330" w:type="dxa"/>
          </w:tcPr>
          <w:p w14:paraId="4CC33832" w14:textId="657F198F" w:rsidR="0031027D" w:rsidRDefault="0031027D" w:rsidP="00992AF1">
            <w:pPr>
              <w:ind w:left="120"/>
              <w:jc w:val="both"/>
              <w:rPr>
                <w:szCs w:val="22"/>
              </w:rPr>
            </w:pPr>
            <w:r w:rsidRPr="0031027D">
              <w:rPr>
                <w:szCs w:val="22"/>
              </w:rPr>
              <w:t>Project</w:t>
            </w:r>
            <w:r w:rsidR="009C22A6">
              <w:rPr>
                <w:szCs w:val="22"/>
              </w:rPr>
              <w:t xml:space="preserve"> complies </w:t>
            </w:r>
            <w:r w:rsidRPr="0031027D">
              <w:rPr>
                <w:szCs w:val="22"/>
              </w:rPr>
              <w:t>with all applicable legal, environmental, social, and ecological regulations of the host country</w:t>
            </w:r>
            <w:r w:rsidR="009C22A6">
              <w:rPr>
                <w:szCs w:val="22"/>
              </w:rPr>
              <w:t>. More details are available in table 3 below.</w:t>
            </w:r>
          </w:p>
        </w:tc>
      </w:tr>
      <w:tr w:rsidR="0031027D" w14:paraId="33C6FF34" w14:textId="77777777" w:rsidTr="00992AF1">
        <w:trPr>
          <w:cnfStyle w:val="000000100000" w:firstRow="0" w:lastRow="0" w:firstColumn="0" w:lastColumn="0" w:oddVBand="0" w:evenVBand="0" w:oddHBand="1" w:evenHBand="0" w:firstRowFirstColumn="0" w:firstRowLastColumn="0" w:lastRowFirstColumn="0" w:lastRowLastColumn="0"/>
        </w:trPr>
        <w:tc>
          <w:tcPr>
            <w:tcW w:w="745" w:type="dxa"/>
          </w:tcPr>
          <w:p w14:paraId="2242BD81" w14:textId="3DA49CDD" w:rsidR="0031027D" w:rsidRDefault="0031027D" w:rsidP="00992AF1">
            <w:pPr>
              <w:jc w:val="both"/>
              <w:rPr>
                <w:b/>
                <w:bCs/>
                <w:color w:val="4D4D4A"/>
                <w:szCs w:val="22"/>
              </w:rPr>
            </w:pPr>
            <w:r>
              <w:rPr>
                <w:b/>
                <w:bCs/>
                <w:color w:val="4D4D4A"/>
                <w:szCs w:val="22"/>
              </w:rPr>
              <w:lastRenderedPageBreak/>
              <w:t>e</w:t>
            </w:r>
          </w:p>
        </w:tc>
        <w:tc>
          <w:tcPr>
            <w:tcW w:w="2135" w:type="dxa"/>
          </w:tcPr>
          <w:p w14:paraId="756CD0CE" w14:textId="2927D586" w:rsidR="0031027D" w:rsidRDefault="0031027D" w:rsidP="00992AF1">
            <w:pPr>
              <w:jc w:val="both"/>
              <w:rPr>
                <w:b/>
                <w:bCs/>
                <w:color w:val="4D4D4A"/>
                <w:szCs w:val="22"/>
              </w:rPr>
            </w:pPr>
            <w:r w:rsidRPr="0031027D">
              <w:rPr>
                <w:b/>
                <w:bCs/>
                <w:color w:val="4D4D4A"/>
                <w:szCs w:val="22"/>
              </w:rPr>
              <w:t>Contact Details</w:t>
            </w:r>
          </w:p>
        </w:tc>
        <w:tc>
          <w:tcPr>
            <w:tcW w:w="3150" w:type="dxa"/>
          </w:tcPr>
          <w:p w14:paraId="6A9371F5" w14:textId="0803C76D" w:rsidR="0031027D" w:rsidRDefault="0031027D" w:rsidP="00992AF1">
            <w:pPr>
              <w:ind w:left="30"/>
              <w:jc w:val="both"/>
              <w:rPr>
                <w:color w:val="4D4D4A"/>
                <w:szCs w:val="22"/>
              </w:rPr>
            </w:pPr>
            <w:r w:rsidRPr="0031027D">
              <w:rPr>
                <w:color w:val="4D4D4A"/>
                <w:szCs w:val="22"/>
              </w:rPr>
              <w:t>The project documentation must include the names, contact details, and legal registration information of all Project Participants. Legal entities must demonstrate valid registration and good standing within their jurisdiction</w:t>
            </w:r>
          </w:p>
        </w:tc>
        <w:tc>
          <w:tcPr>
            <w:tcW w:w="3330" w:type="dxa"/>
          </w:tcPr>
          <w:p w14:paraId="3587BF69" w14:textId="3706E735" w:rsidR="0031027D" w:rsidRDefault="0031027D" w:rsidP="00992AF1">
            <w:pPr>
              <w:ind w:left="120"/>
              <w:jc w:val="both"/>
              <w:rPr>
                <w:szCs w:val="22"/>
              </w:rPr>
            </w:pPr>
            <w:r w:rsidRPr="0031027D">
              <w:rPr>
                <w:szCs w:val="22"/>
              </w:rPr>
              <w:t>Contact details and registration information for all project participants are provided in Appendix 2. Man &amp; Man Enterprise Ltd. is registered under the laws of Ghana, with its head office located in Kumasi, Ghana. The CME is in good legal standing and authorized to operate within the country</w:t>
            </w:r>
          </w:p>
        </w:tc>
      </w:tr>
      <w:tr w:rsidR="0031027D" w14:paraId="1BD9378A" w14:textId="77777777" w:rsidTr="00992AF1">
        <w:tc>
          <w:tcPr>
            <w:tcW w:w="745" w:type="dxa"/>
          </w:tcPr>
          <w:p w14:paraId="7439427B" w14:textId="6F229762" w:rsidR="0031027D" w:rsidRDefault="0031027D" w:rsidP="00992AF1">
            <w:pPr>
              <w:jc w:val="both"/>
              <w:rPr>
                <w:b/>
                <w:bCs/>
                <w:color w:val="4D4D4A"/>
                <w:szCs w:val="22"/>
              </w:rPr>
            </w:pPr>
            <w:r>
              <w:rPr>
                <w:b/>
                <w:bCs/>
                <w:color w:val="4D4D4A"/>
                <w:szCs w:val="22"/>
              </w:rPr>
              <w:lastRenderedPageBreak/>
              <w:t>f</w:t>
            </w:r>
          </w:p>
        </w:tc>
        <w:tc>
          <w:tcPr>
            <w:tcW w:w="2135" w:type="dxa"/>
          </w:tcPr>
          <w:p w14:paraId="53B86BA8" w14:textId="77996F65" w:rsidR="0031027D" w:rsidRDefault="0031027D" w:rsidP="00992AF1">
            <w:pPr>
              <w:jc w:val="both"/>
              <w:rPr>
                <w:b/>
                <w:bCs/>
                <w:color w:val="4D4D4A"/>
                <w:szCs w:val="22"/>
              </w:rPr>
            </w:pPr>
            <w:r w:rsidRPr="0031027D">
              <w:rPr>
                <w:b/>
                <w:bCs/>
                <w:color w:val="4D4D4A"/>
                <w:szCs w:val="22"/>
              </w:rPr>
              <w:t>Legal Ownership</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27D" w:rsidRPr="0031027D" w14:paraId="723FEE22" w14:textId="77777777">
              <w:trPr>
                <w:tblCellSpacing w:w="15" w:type="dxa"/>
              </w:trPr>
              <w:tc>
                <w:tcPr>
                  <w:tcW w:w="0" w:type="auto"/>
                  <w:vAlign w:val="center"/>
                  <w:hideMark/>
                </w:tcPr>
                <w:p w14:paraId="547D9EBF" w14:textId="77777777" w:rsidR="0031027D" w:rsidRPr="0031027D" w:rsidRDefault="0031027D" w:rsidP="0031027D">
                  <w:pPr>
                    <w:snapToGrid w:val="0"/>
                    <w:spacing w:after="0"/>
                    <w:ind w:left="30"/>
                    <w:jc w:val="both"/>
                    <w:rPr>
                      <w:color w:val="4D4D4A"/>
                      <w:szCs w:val="22"/>
                      <w:lang w:val="fr-FR"/>
                    </w:rPr>
                  </w:pPr>
                </w:p>
              </w:tc>
            </w:tr>
          </w:tbl>
          <w:p w14:paraId="199F8C02" w14:textId="77777777" w:rsidR="0031027D" w:rsidRPr="0031027D" w:rsidRDefault="0031027D" w:rsidP="0031027D">
            <w:pPr>
              <w:ind w:left="30"/>
              <w:jc w:val="both"/>
              <w:rPr>
                <w:vanish/>
                <w:color w:val="4D4D4A"/>
                <w:szCs w:val="22"/>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6"/>
            </w:tblGrid>
            <w:tr w:rsidR="0031027D" w:rsidRPr="0031027D" w14:paraId="3CF51FF4" w14:textId="77777777">
              <w:trPr>
                <w:tblCellSpacing w:w="15" w:type="dxa"/>
              </w:trPr>
              <w:tc>
                <w:tcPr>
                  <w:tcW w:w="0" w:type="auto"/>
                  <w:vAlign w:val="center"/>
                  <w:hideMark/>
                </w:tcPr>
                <w:p w14:paraId="18CAF3BC" w14:textId="77777777" w:rsidR="0031027D" w:rsidRPr="00475682" w:rsidRDefault="0031027D" w:rsidP="0031027D">
                  <w:pPr>
                    <w:snapToGrid w:val="0"/>
                    <w:spacing w:after="0"/>
                    <w:ind w:left="30"/>
                    <w:jc w:val="both"/>
                    <w:rPr>
                      <w:color w:val="4D4D4A"/>
                      <w:szCs w:val="22"/>
                    </w:rPr>
                  </w:pPr>
                  <w:r w:rsidRPr="00475682">
                    <w:rPr>
                      <w:color w:val="4D4D4A"/>
                      <w:szCs w:val="22"/>
                    </w:rPr>
                    <w:t>Full and uncontested legal ownership of any Products (e.g. carbon credits) generated under Gold Standard Certification must be demonstrated. If ownership is transferred from beneficiaries, this must be done transparently with free, prior, and informed consent (FPIC)</w:t>
                  </w:r>
                </w:p>
              </w:tc>
            </w:tr>
          </w:tbl>
          <w:p w14:paraId="6506F95A" w14:textId="77777777" w:rsidR="0031027D" w:rsidRDefault="0031027D" w:rsidP="00992AF1">
            <w:pPr>
              <w:ind w:left="30"/>
              <w:jc w:val="both"/>
              <w:rPr>
                <w:color w:val="4D4D4A"/>
                <w:szCs w:val="22"/>
              </w:rPr>
            </w:pPr>
          </w:p>
        </w:tc>
        <w:tc>
          <w:tcPr>
            <w:tcW w:w="3330" w:type="dxa"/>
          </w:tcPr>
          <w:p w14:paraId="5798CC0F" w14:textId="2ECCC14D" w:rsidR="0031027D" w:rsidRDefault="0031027D" w:rsidP="00992AF1">
            <w:pPr>
              <w:ind w:left="120"/>
              <w:jc w:val="both"/>
              <w:rPr>
                <w:szCs w:val="22"/>
              </w:rPr>
            </w:pPr>
            <w:r w:rsidRPr="0031027D">
              <w:rPr>
                <w:szCs w:val="22"/>
              </w:rPr>
              <w:t xml:space="preserve">During stove distribution, end users sign an End User Agreement acknowledging that all carbon rights and environmental attributes generated </w:t>
            </w:r>
            <w:proofErr w:type="gramStart"/>
            <w:r w:rsidRPr="0031027D">
              <w:rPr>
                <w:szCs w:val="22"/>
              </w:rPr>
              <w:t>through the use of</w:t>
            </w:r>
            <w:proofErr w:type="gramEnd"/>
            <w:r w:rsidRPr="0031027D">
              <w:rPr>
                <w:szCs w:val="22"/>
              </w:rPr>
              <w:t xml:space="preserve"> the ICS are permanently transferred to the CME (Man &amp; Man Enterprise). </w:t>
            </w:r>
            <w:r w:rsidR="00070479" w:rsidRPr="00070479">
              <w:rPr>
                <w:szCs w:val="22"/>
              </w:rPr>
              <w:t xml:space="preserve">This establishes the CME as the sole and uncontested owner of the emission reductions generated under the </w:t>
            </w:r>
            <w:proofErr w:type="spellStart"/>
            <w:r w:rsidR="00070479" w:rsidRPr="00070479">
              <w:rPr>
                <w:szCs w:val="22"/>
              </w:rPr>
              <w:t>PoA</w:t>
            </w:r>
            <w:proofErr w:type="spellEnd"/>
            <w:r w:rsidR="00070479">
              <w:rPr>
                <w:szCs w:val="22"/>
              </w:rPr>
              <w:t xml:space="preserve"> and the VPA. </w:t>
            </w:r>
            <w:r w:rsidR="00070479" w:rsidRPr="00070479">
              <w:rPr>
                <w:szCs w:val="22"/>
              </w:rPr>
              <w:t xml:space="preserve">In accordance with the Emission Reduction Purchase Agreement (ERPA), the CME </w:t>
            </w:r>
            <w:r w:rsidR="00070479">
              <w:rPr>
                <w:szCs w:val="22"/>
              </w:rPr>
              <w:t>may</w:t>
            </w:r>
            <w:r w:rsidR="00070479" w:rsidRPr="00070479">
              <w:rPr>
                <w:szCs w:val="22"/>
              </w:rPr>
              <w:t xml:space="preserve"> transfer the issued VERs to Aera Group.</w:t>
            </w:r>
          </w:p>
        </w:tc>
      </w:tr>
      <w:tr w:rsidR="0031027D" w14:paraId="79CB8C56" w14:textId="77777777" w:rsidTr="00992AF1">
        <w:trPr>
          <w:cnfStyle w:val="000000100000" w:firstRow="0" w:lastRow="0" w:firstColumn="0" w:lastColumn="0" w:oddVBand="0" w:evenVBand="0" w:oddHBand="1" w:evenHBand="0" w:firstRowFirstColumn="0" w:firstRowLastColumn="0" w:lastRowFirstColumn="0" w:lastRowLastColumn="0"/>
        </w:trPr>
        <w:tc>
          <w:tcPr>
            <w:tcW w:w="745" w:type="dxa"/>
          </w:tcPr>
          <w:p w14:paraId="784C09A6" w14:textId="1D168749" w:rsidR="0031027D" w:rsidRDefault="0031027D" w:rsidP="00992AF1">
            <w:pPr>
              <w:jc w:val="both"/>
              <w:rPr>
                <w:b/>
                <w:bCs/>
                <w:color w:val="4D4D4A"/>
                <w:szCs w:val="22"/>
              </w:rPr>
            </w:pPr>
            <w:r>
              <w:rPr>
                <w:b/>
                <w:bCs/>
                <w:color w:val="4D4D4A"/>
                <w:szCs w:val="22"/>
              </w:rPr>
              <w:t>g</w:t>
            </w:r>
          </w:p>
        </w:tc>
        <w:tc>
          <w:tcPr>
            <w:tcW w:w="2135" w:type="dxa"/>
          </w:tcPr>
          <w:p w14:paraId="181B2609" w14:textId="73D8CC3F" w:rsidR="0031027D" w:rsidRDefault="0031027D" w:rsidP="00992AF1">
            <w:pPr>
              <w:jc w:val="both"/>
              <w:rPr>
                <w:b/>
                <w:bCs/>
                <w:color w:val="4D4D4A"/>
                <w:szCs w:val="22"/>
              </w:rPr>
            </w:pPr>
            <w:r w:rsidRPr="0031027D">
              <w:rPr>
                <w:b/>
                <w:bCs/>
                <w:color w:val="4D4D4A"/>
                <w:szCs w:val="22"/>
              </w:rPr>
              <w:t>Other Rights</w:t>
            </w:r>
          </w:p>
        </w:tc>
        <w:tc>
          <w:tcPr>
            <w:tcW w:w="3150" w:type="dxa"/>
          </w:tcPr>
          <w:p w14:paraId="648EDD24" w14:textId="75A1A27A" w:rsidR="0031027D" w:rsidRDefault="0031027D" w:rsidP="00992AF1">
            <w:pPr>
              <w:ind w:left="30"/>
              <w:jc w:val="both"/>
              <w:rPr>
                <w:color w:val="4D4D4A"/>
                <w:szCs w:val="22"/>
              </w:rPr>
            </w:pPr>
            <w:r w:rsidRPr="0031027D">
              <w:rPr>
                <w:color w:val="4D4D4A"/>
                <w:szCs w:val="22"/>
              </w:rPr>
              <w:t>Project Developers must hold or obtain uncontested rights and permissions related to the use of any resources necessary for project operation (e.g., land, water, or access rights). Any disputes must be reported to Gold Standard</w:t>
            </w:r>
          </w:p>
        </w:tc>
        <w:tc>
          <w:tcPr>
            <w:tcW w:w="3330" w:type="dxa"/>
          </w:tcPr>
          <w:p w14:paraId="57C69EEB" w14:textId="568B5249" w:rsidR="0031027D" w:rsidRDefault="0031027D" w:rsidP="00992AF1">
            <w:pPr>
              <w:ind w:left="120"/>
              <w:jc w:val="both"/>
              <w:rPr>
                <w:szCs w:val="22"/>
              </w:rPr>
            </w:pPr>
            <w:r w:rsidRPr="0031027D">
              <w:rPr>
                <w:szCs w:val="22"/>
              </w:rPr>
              <w:t>Not applicable for this activity, as the project does not involve land use, water abstraction, or resource exploitation requiring special rights or access permits</w:t>
            </w:r>
          </w:p>
        </w:tc>
      </w:tr>
      <w:tr w:rsidR="0031027D" w14:paraId="033697DB" w14:textId="77777777" w:rsidTr="00992AF1">
        <w:tc>
          <w:tcPr>
            <w:tcW w:w="745" w:type="dxa"/>
          </w:tcPr>
          <w:p w14:paraId="079EAD9E" w14:textId="0450B897" w:rsidR="0031027D" w:rsidRDefault="0031027D" w:rsidP="00992AF1">
            <w:pPr>
              <w:jc w:val="both"/>
              <w:rPr>
                <w:b/>
                <w:bCs/>
                <w:color w:val="4D4D4A"/>
                <w:szCs w:val="22"/>
              </w:rPr>
            </w:pPr>
            <w:r>
              <w:rPr>
                <w:b/>
                <w:bCs/>
                <w:color w:val="4D4D4A"/>
                <w:szCs w:val="22"/>
              </w:rPr>
              <w:lastRenderedPageBreak/>
              <w:t>h</w:t>
            </w:r>
          </w:p>
        </w:tc>
        <w:tc>
          <w:tcPr>
            <w:tcW w:w="2135" w:type="dxa"/>
          </w:tcPr>
          <w:p w14:paraId="6D773813" w14:textId="2985851F" w:rsidR="0031027D" w:rsidRDefault="0031027D" w:rsidP="00992AF1">
            <w:pPr>
              <w:jc w:val="both"/>
              <w:rPr>
                <w:b/>
                <w:bCs/>
                <w:color w:val="4D4D4A"/>
                <w:szCs w:val="22"/>
              </w:rPr>
            </w:pPr>
            <w:r w:rsidRPr="0031027D">
              <w:rPr>
                <w:b/>
                <w:bCs/>
                <w:color w:val="4D4D4A"/>
                <w:szCs w:val="22"/>
              </w:rPr>
              <w:t>Official Development Assistance (ODA) Declaration</w:t>
            </w:r>
          </w:p>
        </w:tc>
        <w:tc>
          <w:tcPr>
            <w:tcW w:w="3150" w:type="dxa"/>
          </w:tcPr>
          <w:p w14:paraId="11AF1B27" w14:textId="1138020B" w:rsidR="0031027D" w:rsidRDefault="0031027D" w:rsidP="00992AF1">
            <w:pPr>
              <w:ind w:left="30"/>
              <w:jc w:val="both"/>
              <w:rPr>
                <w:color w:val="4D4D4A"/>
                <w:szCs w:val="22"/>
              </w:rPr>
            </w:pPr>
            <w:r w:rsidRPr="0031027D">
              <w:rPr>
                <w:color w:val="4D4D4A"/>
                <w:szCs w:val="22"/>
              </w:rPr>
              <w:t>Project Developers implementing activities in countries listed as ODA recipients by the OECD must declare any ODA involvement and confirm that it does not constitute ODA diversion</w:t>
            </w:r>
          </w:p>
        </w:tc>
        <w:tc>
          <w:tcPr>
            <w:tcW w:w="3330" w:type="dxa"/>
          </w:tcPr>
          <w:p w14:paraId="05B17087" w14:textId="445FF9E3" w:rsidR="0031027D" w:rsidRDefault="0031027D" w:rsidP="00992AF1">
            <w:pPr>
              <w:ind w:left="120"/>
              <w:jc w:val="both"/>
              <w:rPr>
                <w:szCs w:val="22"/>
              </w:rPr>
            </w:pPr>
            <w:r w:rsidRPr="0031027D">
              <w:rPr>
                <w:szCs w:val="22"/>
              </w:rPr>
              <w:t>No Official Development Assistance (ODA) funding supports this VPA. A formal declaration confirming this has been submitted as part of the design documentation</w:t>
            </w:r>
          </w:p>
        </w:tc>
      </w:tr>
    </w:tbl>
    <w:p w14:paraId="2ADE8617" w14:textId="77777777" w:rsidR="00E9087E" w:rsidRDefault="00E9087E" w:rsidP="009823F5"/>
    <w:p w14:paraId="656EDAC9" w14:textId="00206BD6" w:rsidR="00070479" w:rsidRPr="00DF4934" w:rsidRDefault="00070479" w:rsidP="00070479">
      <w:pPr>
        <w:rPr>
          <w:b/>
          <w:bCs/>
        </w:rPr>
      </w:pPr>
      <w:r w:rsidRPr="006A5575">
        <w:rPr>
          <w:b/>
          <w:bCs/>
          <w:lang w:val="en-GB"/>
        </w:rPr>
        <w:t xml:space="preserve">Table </w:t>
      </w:r>
      <w:r w:rsidR="001B3062">
        <w:rPr>
          <w:b/>
          <w:bCs/>
          <w:lang w:val="en-GB"/>
        </w:rPr>
        <w:t>3</w:t>
      </w:r>
      <w:r w:rsidRPr="006A5575">
        <w:rPr>
          <w:b/>
          <w:bCs/>
          <w:lang w:val="en-GB"/>
        </w:rPr>
        <w:t xml:space="preserve"> </w:t>
      </w:r>
      <w:r>
        <w:rPr>
          <w:b/>
          <w:bCs/>
          <w:lang w:val="en-GB"/>
        </w:rPr>
        <w:t>– Host country requirements</w:t>
      </w:r>
      <w:r w:rsidRPr="00DF4934">
        <w:rPr>
          <w:b/>
          <w:bCs/>
          <w:lang w:val="en-GB"/>
        </w:rPr>
        <w:t xml:space="preserve">  </w:t>
      </w:r>
    </w:p>
    <w:p w14:paraId="3FAA3A1D" w14:textId="77777777" w:rsidR="00A84FF1" w:rsidRDefault="00A84FF1" w:rsidP="009823F5"/>
    <w:tbl>
      <w:tblPr>
        <w:tblStyle w:val="GSTableSimple"/>
        <w:tblW w:w="9810" w:type="dxa"/>
        <w:tblLook w:val="04A0" w:firstRow="1" w:lastRow="0" w:firstColumn="1" w:lastColumn="0" w:noHBand="0" w:noVBand="1"/>
      </w:tblPr>
      <w:tblGrid>
        <w:gridCol w:w="2694"/>
        <w:gridCol w:w="3685"/>
        <w:gridCol w:w="3431"/>
      </w:tblGrid>
      <w:tr w:rsidR="00A84FF1" w14:paraId="237B21D8" w14:textId="77777777" w:rsidTr="00555CE0">
        <w:trPr>
          <w:cnfStyle w:val="100000000000" w:firstRow="1" w:lastRow="0" w:firstColumn="0" w:lastColumn="0" w:oddVBand="0" w:evenVBand="0" w:oddHBand="0" w:evenHBand="0" w:firstRowFirstColumn="0" w:firstRowLastColumn="0" w:lastRowFirstColumn="0" w:lastRowLastColumn="0"/>
        </w:trPr>
        <w:tc>
          <w:tcPr>
            <w:tcW w:w="2694" w:type="dxa"/>
            <w:vAlign w:val="top"/>
          </w:tcPr>
          <w:p w14:paraId="3DA3AF4B" w14:textId="77777777" w:rsidR="00A84FF1" w:rsidRPr="00383212" w:rsidRDefault="00A84FF1" w:rsidP="00BA3E6A">
            <w:pPr>
              <w:rPr>
                <w:color w:val="00B9BD" w:themeColor="accent1"/>
              </w:rPr>
            </w:pPr>
            <w:r w:rsidRPr="00383212">
              <w:rPr>
                <w:color w:val="00B9BD" w:themeColor="accent1"/>
                <w:szCs w:val="22"/>
              </w:rPr>
              <w:t xml:space="preserve">Applicable Regulation </w:t>
            </w:r>
          </w:p>
        </w:tc>
        <w:tc>
          <w:tcPr>
            <w:tcW w:w="3685" w:type="dxa"/>
            <w:vAlign w:val="top"/>
          </w:tcPr>
          <w:p w14:paraId="4B88987A" w14:textId="77777777" w:rsidR="00A84FF1" w:rsidRPr="00383212" w:rsidRDefault="00A84FF1" w:rsidP="00BA3E6A">
            <w:pPr>
              <w:rPr>
                <w:color w:val="00B9BD" w:themeColor="accent1"/>
              </w:rPr>
            </w:pPr>
            <w:r w:rsidRPr="00383212">
              <w:rPr>
                <w:color w:val="00B9BD" w:themeColor="accent1"/>
                <w:szCs w:val="22"/>
              </w:rPr>
              <w:t xml:space="preserve">Provisions of the law </w:t>
            </w:r>
          </w:p>
        </w:tc>
        <w:tc>
          <w:tcPr>
            <w:tcW w:w="3431" w:type="dxa"/>
            <w:vAlign w:val="top"/>
          </w:tcPr>
          <w:p w14:paraId="524E5E0E" w14:textId="77777777" w:rsidR="00A84FF1" w:rsidRPr="00383212" w:rsidRDefault="00A84FF1" w:rsidP="00BA3E6A">
            <w:pPr>
              <w:rPr>
                <w:color w:val="00B9BD" w:themeColor="accent1"/>
              </w:rPr>
            </w:pPr>
            <w:r w:rsidRPr="00383212">
              <w:rPr>
                <w:color w:val="00B9BD" w:themeColor="accent1"/>
                <w:szCs w:val="22"/>
              </w:rPr>
              <w:t xml:space="preserve">Project’s Compliance </w:t>
            </w:r>
          </w:p>
        </w:tc>
      </w:tr>
      <w:tr w:rsidR="00A84FF1" w14:paraId="7FBF2018" w14:textId="77777777" w:rsidTr="00555CE0">
        <w:trPr>
          <w:cnfStyle w:val="000000100000" w:firstRow="0" w:lastRow="0" w:firstColumn="0" w:lastColumn="0" w:oddVBand="0" w:evenVBand="0" w:oddHBand="1" w:evenHBand="0" w:firstRowFirstColumn="0" w:firstRowLastColumn="0" w:lastRowFirstColumn="0" w:lastRowLastColumn="0"/>
        </w:trPr>
        <w:tc>
          <w:tcPr>
            <w:tcW w:w="2694" w:type="dxa"/>
          </w:tcPr>
          <w:p w14:paraId="45CE1E61" w14:textId="56C2DDE7" w:rsidR="00A84FF1" w:rsidRPr="00383212" w:rsidRDefault="00A84FF1" w:rsidP="00814EDC">
            <w:pPr>
              <w:spacing w:line="276" w:lineRule="auto"/>
              <w:rPr>
                <w:color w:val="515151" w:themeColor="text1"/>
              </w:rPr>
            </w:pPr>
            <w:r w:rsidRPr="00383212">
              <w:rPr>
                <w:color w:val="515151" w:themeColor="text1"/>
                <w:szCs w:val="22"/>
              </w:rPr>
              <w:t xml:space="preserve">Renewable Energy (Standards &amp; Labelling) (Improved Biomass Cookstoves) Regulations, </w:t>
            </w:r>
            <w:r w:rsidR="006E1C24">
              <w:rPr>
                <w:color w:val="515151" w:themeColor="text1"/>
                <w:szCs w:val="22"/>
              </w:rPr>
              <w:t xml:space="preserve">established in </w:t>
            </w:r>
            <w:r w:rsidRPr="00383212">
              <w:rPr>
                <w:color w:val="515151" w:themeColor="text1"/>
                <w:szCs w:val="22"/>
              </w:rPr>
              <w:t xml:space="preserve">2022 </w:t>
            </w:r>
            <w:r w:rsidR="006E1C24">
              <w:rPr>
                <w:color w:val="515151" w:themeColor="text1"/>
                <w:szCs w:val="22"/>
              </w:rPr>
              <w:t xml:space="preserve">: </w:t>
            </w:r>
            <w:r w:rsidRPr="00383212">
              <w:rPr>
                <w:color w:val="515151" w:themeColor="text1"/>
                <w:szCs w:val="22"/>
              </w:rPr>
              <w:t>LI 245</w:t>
            </w:r>
            <w:r w:rsidR="006E1C24">
              <w:rPr>
                <w:color w:val="515151" w:themeColor="text1"/>
                <w:szCs w:val="22"/>
              </w:rPr>
              <w:t>4</w:t>
            </w:r>
          </w:p>
        </w:tc>
        <w:tc>
          <w:tcPr>
            <w:tcW w:w="3685" w:type="dxa"/>
          </w:tcPr>
          <w:p w14:paraId="0F7050F3" w14:textId="20FDBFBD" w:rsidR="00A84FF1" w:rsidRPr="00383212" w:rsidRDefault="00A84FF1" w:rsidP="00814EDC">
            <w:pPr>
              <w:spacing w:line="276" w:lineRule="auto"/>
              <w:rPr>
                <w:color w:val="515151" w:themeColor="text1"/>
              </w:rPr>
            </w:pPr>
            <w:r w:rsidRPr="00383212">
              <w:rPr>
                <w:color w:val="515151" w:themeColor="text1"/>
                <w:szCs w:val="22"/>
              </w:rPr>
              <w:t>Regulate the manufacturing, imports, distribution and sale of improved biomass cookstoves aligned to the Schedules previously established</w:t>
            </w:r>
          </w:p>
        </w:tc>
        <w:tc>
          <w:tcPr>
            <w:tcW w:w="3431" w:type="dxa"/>
          </w:tcPr>
          <w:p w14:paraId="62DE285B" w14:textId="4BD91DDD" w:rsidR="00A84FF1" w:rsidRPr="00383212" w:rsidRDefault="00A84FF1" w:rsidP="00814EDC">
            <w:pPr>
              <w:spacing w:line="276" w:lineRule="auto"/>
              <w:rPr>
                <w:color w:val="515151" w:themeColor="text1"/>
              </w:rPr>
            </w:pPr>
            <w:r w:rsidRPr="00383212">
              <w:rPr>
                <w:color w:val="515151" w:themeColor="text1"/>
                <w:szCs w:val="22"/>
              </w:rPr>
              <w:t xml:space="preserve">The ICS </w:t>
            </w:r>
            <w:r w:rsidR="006E1C24">
              <w:rPr>
                <w:color w:val="515151" w:themeColor="text1"/>
                <w:szCs w:val="22"/>
              </w:rPr>
              <w:t xml:space="preserve">of </w:t>
            </w:r>
            <w:proofErr w:type="spellStart"/>
            <w:r w:rsidR="006E1C24">
              <w:rPr>
                <w:color w:val="515151" w:themeColor="text1"/>
                <w:szCs w:val="22"/>
              </w:rPr>
              <w:t>Man&amp;Man</w:t>
            </w:r>
            <w:proofErr w:type="spellEnd"/>
            <w:r w:rsidR="006E1C24">
              <w:rPr>
                <w:color w:val="515151" w:themeColor="text1"/>
                <w:szCs w:val="22"/>
              </w:rPr>
              <w:t xml:space="preserve"> </w:t>
            </w:r>
            <w:r w:rsidRPr="00383212">
              <w:rPr>
                <w:color w:val="515151" w:themeColor="text1"/>
                <w:szCs w:val="22"/>
              </w:rPr>
              <w:t xml:space="preserve">has a thermal efficiency above the 20% threshold of the regulation. Additionally, </w:t>
            </w:r>
            <w:r w:rsidR="00555CE0">
              <w:rPr>
                <w:color w:val="515151" w:themeColor="text1"/>
                <w:szCs w:val="22"/>
              </w:rPr>
              <w:t>the CME has worked in collaboration with</w:t>
            </w:r>
            <w:r w:rsidRPr="00383212">
              <w:rPr>
                <w:color w:val="515151" w:themeColor="text1"/>
                <w:szCs w:val="22"/>
              </w:rPr>
              <w:t xml:space="preserve"> Energy Commission</w:t>
            </w:r>
            <w:r w:rsidR="00555CE0">
              <w:rPr>
                <w:color w:val="515151" w:themeColor="text1"/>
                <w:szCs w:val="22"/>
              </w:rPr>
              <w:t xml:space="preserve"> of Ghana on the manufacturing and distribution of the project device.</w:t>
            </w:r>
          </w:p>
        </w:tc>
      </w:tr>
      <w:tr w:rsidR="000F52FF" w14:paraId="798CE68A" w14:textId="77777777" w:rsidTr="00555CE0">
        <w:tc>
          <w:tcPr>
            <w:tcW w:w="2694" w:type="dxa"/>
          </w:tcPr>
          <w:p w14:paraId="313DCDD4" w14:textId="57AF3EF4" w:rsidR="000F52FF" w:rsidRPr="00383212" w:rsidRDefault="000F52FF" w:rsidP="00814EDC">
            <w:pPr>
              <w:spacing w:line="276" w:lineRule="auto"/>
              <w:rPr>
                <w:color w:val="515151" w:themeColor="text1"/>
                <w:szCs w:val="22"/>
              </w:rPr>
            </w:pPr>
            <w:r>
              <w:rPr>
                <w:color w:val="515151" w:themeColor="text1"/>
                <w:szCs w:val="22"/>
              </w:rPr>
              <w:lastRenderedPageBreak/>
              <w:t>Registration and Labelling of Cooking Appliances (Energy Commission, CSIR)</w:t>
            </w:r>
            <w:r w:rsidR="00211F34">
              <w:rPr>
                <w:color w:val="515151" w:themeColor="text1"/>
                <w:szCs w:val="22"/>
              </w:rPr>
              <w:t>, 2025</w:t>
            </w:r>
          </w:p>
        </w:tc>
        <w:tc>
          <w:tcPr>
            <w:tcW w:w="3685" w:type="dxa"/>
          </w:tcPr>
          <w:p w14:paraId="2B0E154F" w14:textId="2A2334D1" w:rsidR="000F52FF" w:rsidRPr="00383212" w:rsidRDefault="00211F34" w:rsidP="00814EDC">
            <w:pPr>
              <w:spacing w:line="276" w:lineRule="auto"/>
              <w:rPr>
                <w:color w:val="515151" w:themeColor="text1"/>
                <w:szCs w:val="22"/>
              </w:rPr>
            </w:pPr>
            <w:r>
              <w:rPr>
                <w:color w:val="515151" w:themeColor="text1"/>
                <w:szCs w:val="22"/>
              </w:rPr>
              <w:t>Multiple recommendations for cookstove production (liner supply, testing across production, quality control etc.), product registering and labelling related to Improved Cooking Stoves (technical documentations, label information and process</w:t>
            </w:r>
            <w:r w:rsidR="00555CE0">
              <w:rPr>
                <w:color w:val="515151" w:themeColor="text1"/>
                <w:szCs w:val="22"/>
              </w:rPr>
              <w:t xml:space="preserve"> of supply, etc.</w:t>
            </w:r>
            <w:r>
              <w:rPr>
                <w:color w:val="515151" w:themeColor="text1"/>
                <w:szCs w:val="22"/>
              </w:rPr>
              <w:t>)</w:t>
            </w:r>
          </w:p>
        </w:tc>
        <w:tc>
          <w:tcPr>
            <w:tcW w:w="3431" w:type="dxa"/>
          </w:tcPr>
          <w:p w14:paraId="565442A0" w14:textId="747B8801" w:rsidR="000F52FF" w:rsidRPr="00383212" w:rsidRDefault="00814EDC" w:rsidP="00814EDC">
            <w:pPr>
              <w:spacing w:line="276" w:lineRule="auto"/>
              <w:rPr>
                <w:color w:val="515151" w:themeColor="text1"/>
                <w:szCs w:val="22"/>
              </w:rPr>
            </w:pPr>
            <w:r>
              <w:rPr>
                <w:color w:val="515151" w:themeColor="text1"/>
                <w:szCs w:val="22"/>
              </w:rPr>
              <w:t xml:space="preserve">Recommendations are followed by Man and Man Enterprise </w:t>
            </w:r>
            <w:proofErr w:type="gramStart"/>
            <w:r>
              <w:rPr>
                <w:color w:val="515151" w:themeColor="text1"/>
                <w:szCs w:val="22"/>
              </w:rPr>
              <w:t>for the production of</w:t>
            </w:r>
            <w:proofErr w:type="gramEnd"/>
            <w:r>
              <w:rPr>
                <w:color w:val="515151" w:themeColor="text1"/>
                <w:szCs w:val="22"/>
              </w:rPr>
              <w:t xml:space="preserve"> their Improved Cookstoves. The product registering and labelling is under development in collaboration with </w:t>
            </w:r>
            <w:r w:rsidR="00414034">
              <w:rPr>
                <w:color w:val="515151" w:themeColor="text1"/>
                <w:szCs w:val="22"/>
              </w:rPr>
              <w:t xml:space="preserve">both Energy Commission and CSIR so that new stoves distributed shall be adequately labelled by the end of 2026. </w:t>
            </w:r>
          </w:p>
        </w:tc>
      </w:tr>
      <w:tr w:rsidR="00A84FF1" w14:paraId="3A00B225" w14:textId="77777777" w:rsidTr="00555CE0">
        <w:trPr>
          <w:cnfStyle w:val="000000100000" w:firstRow="0" w:lastRow="0" w:firstColumn="0" w:lastColumn="0" w:oddVBand="0" w:evenVBand="0" w:oddHBand="1" w:evenHBand="0" w:firstRowFirstColumn="0" w:firstRowLastColumn="0" w:lastRowFirstColumn="0" w:lastRowLastColumn="0"/>
        </w:trPr>
        <w:tc>
          <w:tcPr>
            <w:tcW w:w="2694" w:type="dxa"/>
          </w:tcPr>
          <w:p w14:paraId="623F2E48" w14:textId="77777777" w:rsidR="00A84FF1" w:rsidRPr="00383212" w:rsidRDefault="00A84FF1" w:rsidP="00814EDC">
            <w:pPr>
              <w:pStyle w:val="Default"/>
              <w:spacing w:line="276" w:lineRule="auto"/>
              <w:rPr>
                <w:color w:val="515151" w:themeColor="text1"/>
                <w:sz w:val="22"/>
                <w:szCs w:val="22"/>
              </w:rPr>
            </w:pPr>
            <w:r w:rsidRPr="00383212">
              <w:rPr>
                <w:color w:val="515151" w:themeColor="text1"/>
                <w:sz w:val="22"/>
                <w:szCs w:val="22"/>
              </w:rPr>
              <w:t xml:space="preserve">Environmental Protection </w:t>
            </w:r>
          </w:p>
          <w:p w14:paraId="2CDF59D9" w14:textId="77777777" w:rsidR="00A84FF1" w:rsidRPr="00383212" w:rsidRDefault="00A84FF1" w:rsidP="00814EDC">
            <w:pPr>
              <w:spacing w:line="276" w:lineRule="auto"/>
              <w:rPr>
                <w:color w:val="515151" w:themeColor="text1"/>
              </w:rPr>
            </w:pPr>
            <w:r w:rsidRPr="00383212">
              <w:rPr>
                <w:color w:val="515151" w:themeColor="text1"/>
                <w:szCs w:val="22"/>
              </w:rPr>
              <w:t xml:space="preserve">Agency (EPA). Act 490, 1994 and Environmental Assessment Regulations, 1999 (LI 1652) </w:t>
            </w:r>
          </w:p>
        </w:tc>
        <w:tc>
          <w:tcPr>
            <w:tcW w:w="3685" w:type="dxa"/>
          </w:tcPr>
          <w:p w14:paraId="0F869D92" w14:textId="77777777" w:rsidR="00A84FF1" w:rsidRPr="00383212" w:rsidRDefault="00A84FF1" w:rsidP="00814EDC">
            <w:pPr>
              <w:pStyle w:val="Default"/>
              <w:spacing w:line="276" w:lineRule="auto"/>
              <w:rPr>
                <w:color w:val="515151" w:themeColor="text1"/>
                <w:sz w:val="22"/>
                <w:szCs w:val="22"/>
              </w:rPr>
            </w:pPr>
            <w:r w:rsidRPr="00383212">
              <w:rPr>
                <w:color w:val="515151" w:themeColor="text1"/>
                <w:sz w:val="22"/>
                <w:szCs w:val="22"/>
              </w:rPr>
              <w:t xml:space="preserve">The EPA act defines projects that would requires an environmental impact assessment for its implementation and operation. </w:t>
            </w:r>
          </w:p>
          <w:p w14:paraId="3A57A54F" w14:textId="77777777" w:rsidR="00A84FF1" w:rsidRPr="00383212" w:rsidRDefault="00A84FF1" w:rsidP="00814EDC">
            <w:pPr>
              <w:spacing w:line="276" w:lineRule="auto"/>
              <w:rPr>
                <w:color w:val="515151" w:themeColor="text1"/>
              </w:rPr>
            </w:pPr>
            <w:r w:rsidRPr="00383212">
              <w:rPr>
                <w:color w:val="515151" w:themeColor="text1"/>
                <w:szCs w:val="22"/>
              </w:rPr>
              <w:t xml:space="preserve">It intends to prevent or stop activities that pose a serious threat to the </w:t>
            </w:r>
            <w:proofErr w:type="gramStart"/>
            <w:r w:rsidRPr="00383212">
              <w:rPr>
                <w:color w:val="515151" w:themeColor="text1"/>
                <w:szCs w:val="22"/>
              </w:rPr>
              <w:t>environment, and</w:t>
            </w:r>
            <w:proofErr w:type="gramEnd"/>
            <w:r w:rsidRPr="00383212">
              <w:rPr>
                <w:color w:val="515151" w:themeColor="text1"/>
                <w:szCs w:val="22"/>
              </w:rPr>
              <w:t xml:space="preserve"> ensure sustainable development. </w:t>
            </w:r>
          </w:p>
        </w:tc>
        <w:tc>
          <w:tcPr>
            <w:tcW w:w="3431" w:type="dxa"/>
          </w:tcPr>
          <w:p w14:paraId="4F6D952D" w14:textId="015BF95A" w:rsidR="00A84FF1" w:rsidRPr="00383212" w:rsidRDefault="00A84FF1" w:rsidP="00814EDC">
            <w:pPr>
              <w:spacing w:line="276" w:lineRule="auto"/>
              <w:rPr>
                <w:color w:val="515151" w:themeColor="text1"/>
              </w:rPr>
            </w:pPr>
            <w:r w:rsidRPr="00383212">
              <w:rPr>
                <w:color w:val="515151" w:themeColor="text1"/>
                <w:szCs w:val="22"/>
              </w:rPr>
              <w:t xml:space="preserve">The project activity aims to distribute ICS. As per </w:t>
            </w:r>
            <w:proofErr w:type="gramStart"/>
            <w:r w:rsidRPr="00383212">
              <w:rPr>
                <w:color w:val="515151" w:themeColor="text1"/>
                <w:szCs w:val="22"/>
              </w:rPr>
              <w:t>the schedule</w:t>
            </w:r>
            <w:proofErr w:type="gramEnd"/>
            <w:r w:rsidRPr="00383212">
              <w:rPr>
                <w:color w:val="515151" w:themeColor="text1"/>
                <w:szCs w:val="22"/>
              </w:rPr>
              <w:t xml:space="preserve"> 1 </w:t>
            </w:r>
            <w:proofErr w:type="gramStart"/>
            <w:r w:rsidRPr="00383212">
              <w:rPr>
                <w:color w:val="515151" w:themeColor="text1"/>
                <w:szCs w:val="22"/>
              </w:rPr>
              <w:t>and schedule</w:t>
            </w:r>
            <w:proofErr w:type="gramEnd"/>
            <w:r w:rsidRPr="00383212">
              <w:rPr>
                <w:color w:val="515151" w:themeColor="text1"/>
                <w:szCs w:val="22"/>
              </w:rPr>
              <w:t xml:space="preserve"> 2 of the Environmental Assessment Regulation, ICS distribution does not require an Environmental permit and Environmental Impact Assessment. </w:t>
            </w:r>
            <w:r w:rsidR="00414034">
              <w:rPr>
                <w:color w:val="515151" w:themeColor="text1"/>
                <w:szCs w:val="22"/>
              </w:rPr>
              <w:t>However, EPA was included and actively participated in the project continuous development (including latest stakeholder consultations)</w:t>
            </w:r>
          </w:p>
        </w:tc>
      </w:tr>
      <w:tr w:rsidR="00A84FF1" w14:paraId="145EBA34" w14:textId="77777777" w:rsidTr="00555CE0">
        <w:tc>
          <w:tcPr>
            <w:tcW w:w="2694" w:type="dxa"/>
          </w:tcPr>
          <w:p w14:paraId="47BF0444" w14:textId="77777777" w:rsidR="00A84FF1" w:rsidRPr="00383212" w:rsidRDefault="00A84FF1" w:rsidP="00814EDC">
            <w:pPr>
              <w:spacing w:line="276" w:lineRule="auto"/>
              <w:rPr>
                <w:color w:val="515151" w:themeColor="text1"/>
              </w:rPr>
            </w:pPr>
            <w:proofErr w:type="spellStart"/>
            <w:r w:rsidRPr="00383212">
              <w:rPr>
                <w:color w:val="515151" w:themeColor="text1"/>
                <w:szCs w:val="22"/>
              </w:rPr>
              <w:lastRenderedPageBreak/>
              <w:t>Labour</w:t>
            </w:r>
            <w:proofErr w:type="spellEnd"/>
            <w:r w:rsidRPr="00383212">
              <w:rPr>
                <w:color w:val="515151" w:themeColor="text1"/>
                <w:szCs w:val="22"/>
              </w:rPr>
              <w:t xml:space="preserve"> Act. 651, 2003</w:t>
            </w:r>
            <w:r w:rsidRPr="00383212">
              <w:rPr>
                <w:rStyle w:val="Appelnotedebasdep"/>
                <w:color w:val="515151" w:themeColor="text1"/>
                <w:szCs w:val="22"/>
              </w:rPr>
              <w:footnoteReference w:id="4"/>
            </w:r>
            <w:r w:rsidRPr="00383212">
              <w:rPr>
                <w:color w:val="515151" w:themeColor="text1"/>
                <w:sz w:val="14"/>
                <w:szCs w:val="14"/>
              </w:rPr>
              <w:t xml:space="preserve"> </w:t>
            </w:r>
          </w:p>
        </w:tc>
        <w:tc>
          <w:tcPr>
            <w:tcW w:w="3685" w:type="dxa"/>
          </w:tcPr>
          <w:p w14:paraId="061381D8" w14:textId="77777777" w:rsidR="00A84FF1" w:rsidRPr="00383212" w:rsidRDefault="00A84FF1" w:rsidP="00814EDC">
            <w:pPr>
              <w:spacing w:line="276" w:lineRule="auto"/>
              <w:rPr>
                <w:color w:val="515151" w:themeColor="text1"/>
              </w:rPr>
            </w:pPr>
            <w:r w:rsidRPr="00383212">
              <w:rPr>
                <w:color w:val="515151" w:themeColor="text1"/>
                <w:szCs w:val="22"/>
              </w:rPr>
              <w:t xml:space="preserve">This Act was implemented to protect workers’ rights, ensure fair treatment, and promote safe and healthy working conditions regarding their age, gender or any disability. It also established a National </w:t>
            </w:r>
            <w:proofErr w:type="spellStart"/>
            <w:r w:rsidRPr="00383212">
              <w:rPr>
                <w:color w:val="515151" w:themeColor="text1"/>
                <w:szCs w:val="22"/>
              </w:rPr>
              <w:t>Labour</w:t>
            </w:r>
            <w:proofErr w:type="spellEnd"/>
            <w:r w:rsidRPr="00383212">
              <w:rPr>
                <w:color w:val="515151" w:themeColor="text1"/>
                <w:szCs w:val="22"/>
              </w:rPr>
              <w:t xml:space="preserve"> Commission to aid in resolving industrial disputes and promoting effective labor cooperation. </w:t>
            </w:r>
          </w:p>
        </w:tc>
        <w:tc>
          <w:tcPr>
            <w:tcW w:w="3431" w:type="dxa"/>
          </w:tcPr>
          <w:p w14:paraId="35AB1BDE" w14:textId="77777777" w:rsidR="00814EDC" w:rsidRDefault="00A84FF1" w:rsidP="00814EDC">
            <w:pPr>
              <w:spacing w:line="276" w:lineRule="auto"/>
              <w:rPr>
                <w:color w:val="515151" w:themeColor="text1"/>
                <w:szCs w:val="22"/>
              </w:rPr>
            </w:pPr>
            <w:r w:rsidRPr="00383212">
              <w:rPr>
                <w:color w:val="515151" w:themeColor="text1"/>
                <w:szCs w:val="22"/>
              </w:rPr>
              <w:t xml:space="preserve">As per </w:t>
            </w:r>
            <w:r w:rsidR="00814EDC">
              <w:rPr>
                <w:color w:val="515151" w:themeColor="text1"/>
                <w:szCs w:val="22"/>
              </w:rPr>
              <w:t>CME</w:t>
            </w:r>
            <w:r w:rsidRPr="00383212">
              <w:rPr>
                <w:color w:val="515151" w:themeColor="text1"/>
                <w:szCs w:val="22"/>
              </w:rPr>
              <w:t xml:space="preserve"> code of conduct, all labor regulations and requirements are complied</w:t>
            </w:r>
            <w:r w:rsidR="00814EDC">
              <w:rPr>
                <w:color w:val="515151" w:themeColor="text1"/>
                <w:szCs w:val="22"/>
              </w:rPr>
              <w:t xml:space="preserve">. </w:t>
            </w:r>
            <w:proofErr w:type="gramStart"/>
            <w:r w:rsidR="00814EDC">
              <w:rPr>
                <w:color w:val="515151" w:themeColor="text1"/>
                <w:szCs w:val="22"/>
              </w:rPr>
              <w:t>Man</w:t>
            </w:r>
            <w:proofErr w:type="gramEnd"/>
            <w:r w:rsidR="00814EDC">
              <w:rPr>
                <w:color w:val="515151" w:themeColor="text1"/>
                <w:szCs w:val="22"/>
              </w:rPr>
              <w:t xml:space="preserve"> and Man Enterprise</w:t>
            </w:r>
            <w:r w:rsidRPr="00383212">
              <w:rPr>
                <w:color w:val="515151" w:themeColor="text1"/>
                <w:szCs w:val="22"/>
              </w:rPr>
              <w:t xml:space="preserve"> shall ensure that there is no form of discrimination or bias </w:t>
            </w:r>
            <w:r w:rsidR="00814EDC">
              <w:rPr>
                <w:color w:val="515151" w:themeColor="text1"/>
                <w:szCs w:val="22"/>
              </w:rPr>
              <w:t xml:space="preserve">for </w:t>
            </w:r>
            <w:r w:rsidRPr="00383212">
              <w:rPr>
                <w:color w:val="515151" w:themeColor="text1"/>
                <w:szCs w:val="22"/>
              </w:rPr>
              <w:t xml:space="preserve">job opportunities. All employees </w:t>
            </w:r>
            <w:r w:rsidR="00814EDC">
              <w:rPr>
                <w:color w:val="515151" w:themeColor="text1"/>
                <w:szCs w:val="22"/>
              </w:rPr>
              <w:t>shall</w:t>
            </w:r>
            <w:r w:rsidRPr="00383212">
              <w:rPr>
                <w:color w:val="515151" w:themeColor="text1"/>
                <w:szCs w:val="22"/>
              </w:rPr>
              <w:t xml:space="preserve"> be treated fairly and will be paid within of above </w:t>
            </w:r>
            <w:proofErr w:type="gramStart"/>
            <w:r w:rsidRPr="00383212">
              <w:rPr>
                <w:color w:val="515151" w:themeColor="text1"/>
                <w:szCs w:val="22"/>
              </w:rPr>
              <w:t>the set</w:t>
            </w:r>
            <w:proofErr w:type="gramEnd"/>
            <w:r w:rsidRPr="00383212">
              <w:rPr>
                <w:color w:val="515151" w:themeColor="text1"/>
                <w:szCs w:val="22"/>
              </w:rPr>
              <w:t xml:space="preserve"> wage limits.</w:t>
            </w:r>
          </w:p>
          <w:p w14:paraId="3568E67B" w14:textId="00E33B2D" w:rsidR="00A84FF1" w:rsidRPr="00383212" w:rsidRDefault="00814EDC" w:rsidP="00814EDC">
            <w:pPr>
              <w:spacing w:line="276" w:lineRule="auto"/>
              <w:rPr>
                <w:color w:val="515151" w:themeColor="text1"/>
              </w:rPr>
            </w:pPr>
            <w:r>
              <w:rPr>
                <w:color w:val="515151" w:themeColor="text1"/>
                <w:szCs w:val="22"/>
              </w:rPr>
              <w:t>All manufacturing workers are provided with security equipment.</w:t>
            </w:r>
            <w:r w:rsidR="00A84FF1" w:rsidRPr="00383212">
              <w:rPr>
                <w:color w:val="515151" w:themeColor="text1"/>
                <w:szCs w:val="22"/>
              </w:rPr>
              <w:t xml:space="preserve"> </w:t>
            </w:r>
          </w:p>
        </w:tc>
      </w:tr>
      <w:tr w:rsidR="00A84FF1" w14:paraId="44535A9E" w14:textId="77777777" w:rsidTr="00555CE0">
        <w:trPr>
          <w:cnfStyle w:val="000000100000" w:firstRow="0" w:lastRow="0" w:firstColumn="0" w:lastColumn="0" w:oddVBand="0" w:evenVBand="0" w:oddHBand="1" w:evenHBand="0" w:firstRowFirstColumn="0" w:firstRowLastColumn="0" w:lastRowFirstColumn="0" w:lastRowLastColumn="0"/>
        </w:trPr>
        <w:tc>
          <w:tcPr>
            <w:tcW w:w="2694" w:type="dxa"/>
          </w:tcPr>
          <w:p w14:paraId="111A153D" w14:textId="77777777" w:rsidR="00A84FF1" w:rsidRPr="00383212" w:rsidRDefault="00A84FF1" w:rsidP="00814EDC">
            <w:pPr>
              <w:spacing w:line="276" w:lineRule="auto"/>
              <w:rPr>
                <w:color w:val="515151" w:themeColor="text1"/>
              </w:rPr>
            </w:pPr>
            <w:r w:rsidRPr="00383212">
              <w:rPr>
                <w:color w:val="515151" w:themeColor="text1"/>
                <w:szCs w:val="22"/>
              </w:rPr>
              <w:t>Ghana National Climate Change Policy (2013)</w:t>
            </w:r>
            <w:r w:rsidRPr="00383212">
              <w:rPr>
                <w:rStyle w:val="Appelnotedebasdep"/>
                <w:color w:val="515151" w:themeColor="text1"/>
                <w:szCs w:val="22"/>
              </w:rPr>
              <w:footnoteReference w:id="5"/>
            </w:r>
          </w:p>
        </w:tc>
        <w:tc>
          <w:tcPr>
            <w:tcW w:w="3685" w:type="dxa"/>
          </w:tcPr>
          <w:p w14:paraId="30AD8F6A" w14:textId="77777777" w:rsidR="00A84FF1" w:rsidRPr="00383212" w:rsidRDefault="00A84FF1" w:rsidP="00814EDC">
            <w:pPr>
              <w:spacing w:line="276" w:lineRule="auto"/>
              <w:rPr>
                <w:color w:val="515151" w:themeColor="text1"/>
              </w:rPr>
            </w:pPr>
            <w:r w:rsidRPr="00383212">
              <w:rPr>
                <w:color w:val="515151" w:themeColor="text1"/>
                <w:szCs w:val="22"/>
              </w:rPr>
              <w:t xml:space="preserve">The National Climate Change Policy provides a strategic response to climate change. It wants to ensure that the country can adapt to the impacts, as well as mitigate the effects of climate change. Drives the country to sustainable development by promoting 5 main areas including (V) </w:t>
            </w:r>
            <w:r w:rsidRPr="00383212">
              <w:rPr>
                <w:i/>
                <w:iCs/>
                <w:color w:val="515151" w:themeColor="text1"/>
                <w:szCs w:val="22"/>
              </w:rPr>
              <w:t>Energy, Industrial and Infrastructural Development</w:t>
            </w:r>
            <w:r w:rsidRPr="00383212">
              <w:rPr>
                <w:color w:val="515151" w:themeColor="text1"/>
                <w:szCs w:val="22"/>
              </w:rPr>
              <w:t xml:space="preserve">. </w:t>
            </w:r>
          </w:p>
        </w:tc>
        <w:tc>
          <w:tcPr>
            <w:tcW w:w="3431" w:type="dxa"/>
          </w:tcPr>
          <w:p w14:paraId="0D63AF93" w14:textId="77777777" w:rsidR="00A84FF1" w:rsidRPr="00383212" w:rsidRDefault="00A84FF1" w:rsidP="00814EDC">
            <w:pPr>
              <w:spacing w:line="276" w:lineRule="auto"/>
              <w:rPr>
                <w:color w:val="515151" w:themeColor="text1"/>
              </w:rPr>
            </w:pPr>
            <w:r w:rsidRPr="00383212">
              <w:rPr>
                <w:color w:val="515151" w:themeColor="text1"/>
                <w:szCs w:val="22"/>
              </w:rPr>
              <w:t xml:space="preserve">The project will contribute towards minimizing GHG emissions, in line with government policy, on a voluntary activity. </w:t>
            </w:r>
          </w:p>
        </w:tc>
      </w:tr>
    </w:tbl>
    <w:p w14:paraId="442441E9" w14:textId="77777777" w:rsidR="00E9087E" w:rsidRDefault="00E9087E" w:rsidP="009823F5"/>
    <w:p w14:paraId="53E37C4A" w14:textId="77777777" w:rsidR="00E9087E" w:rsidRDefault="00E9087E" w:rsidP="009823F5"/>
    <w:p w14:paraId="6C4869E3" w14:textId="19237ABF" w:rsidR="009823F5" w:rsidRPr="007C1D64" w:rsidRDefault="00AB30FF" w:rsidP="009823F5">
      <w:pPr>
        <w:pStyle w:val="SectionList2nd"/>
      </w:pPr>
      <w:r>
        <w:t xml:space="preserve">A.1.2. </w:t>
      </w:r>
      <w:r w:rsidR="009823F5" w:rsidRPr="007C1D64">
        <w:t xml:space="preserve">Legal ownership of products generated by the </w:t>
      </w:r>
      <w:r w:rsidR="005D6E4E">
        <w:t>VPA</w:t>
      </w:r>
      <w:r w:rsidR="005D6E4E" w:rsidRPr="007C1D64">
        <w:t xml:space="preserve"> </w:t>
      </w:r>
      <w:r w:rsidR="009823F5" w:rsidRPr="007C1D64">
        <w:t>and legal rights to alter use of resources required to service the project</w:t>
      </w:r>
    </w:p>
    <w:p w14:paraId="3CB0F8DF" w14:textId="74AE7985" w:rsidR="009823F5" w:rsidRDefault="009823F5" w:rsidP="004E361A"/>
    <w:p w14:paraId="110125E6" w14:textId="56CBFA06" w:rsidR="00DC6E2E" w:rsidRPr="009823F5" w:rsidRDefault="00DC6E2E" w:rsidP="00486BE1">
      <w:r w:rsidRPr="00F97A71">
        <w:t xml:space="preserve">The project owner, Man and Man Enterprise, has full and uncontested legal ownership of the carbon credits that are generated under the Gold Standard Certification. Each end user included into the program voluntarily adheres to its terms and conditions, </w:t>
      </w:r>
      <w:r w:rsidRPr="00F97A71">
        <w:lastRenderedPageBreak/>
        <w:t xml:space="preserve">including a waiver </w:t>
      </w:r>
      <w:r w:rsidR="00C57BE9">
        <w:t xml:space="preserve">that is signed by both parties </w:t>
      </w:r>
      <w:r w:rsidRPr="00F97A71">
        <w:t>for the transfer of credit ownership to the project owner, Man and Man Enterprise, through individual sales agreements.</w:t>
      </w:r>
    </w:p>
    <w:p w14:paraId="780B2696" w14:textId="77777777" w:rsidR="00DC6E2E" w:rsidRPr="009823F5" w:rsidRDefault="00DC6E2E" w:rsidP="004E361A"/>
    <w:p w14:paraId="47F6E317" w14:textId="0B8B7632" w:rsidR="004E361A" w:rsidRDefault="00CC7E00" w:rsidP="004E361A">
      <w:pPr>
        <w:pStyle w:val="SectionList"/>
      </w:pPr>
      <w:r>
        <w:t xml:space="preserve">A.2. </w:t>
      </w:r>
      <w:r w:rsidR="004E361A">
        <w:t xml:space="preserve">Location of </w:t>
      </w:r>
      <w:r w:rsidR="00940656">
        <w:t>VPA</w:t>
      </w:r>
    </w:p>
    <w:p w14:paraId="6572C836" w14:textId="3C002B07" w:rsidR="004E361A" w:rsidRDefault="004E361A" w:rsidP="004E361A">
      <w:pPr>
        <w:rPr>
          <w:lang w:eastAsia="de-DE"/>
        </w:rPr>
      </w:pPr>
    </w:p>
    <w:p w14:paraId="6795A1BA" w14:textId="77777777" w:rsidR="00C57BE9" w:rsidRPr="00C57BE9" w:rsidRDefault="00C57BE9" w:rsidP="00486BE1">
      <w:pPr>
        <w:spacing w:before="100" w:beforeAutospacing="1" w:after="100" w:afterAutospacing="1"/>
        <w:contextualSpacing w:val="0"/>
      </w:pPr>
      <w:r w:rsidRPr="00C57BE9">
        <w:t>Host Country: Ghana</w:t>
      </w:r>
      <w:r w:rsidRPr="00C57BE9">
        <w:br/>
        <w:t>Region/Town/Community: Ashanti Region (entirely)</w:t>
      </w:r>
    </w:p>
    <w:p w14:paraId="726A5367" w14:textId="77777777" w:rsidR="00C57BE9" w:rsidRPr="00C57BE9" w:rsidRDefault="00C57BE9" w:rsidP="000D0426">
      <w:pPr>
        <w:spacing w:before="100" w:beforeAutospacing="1" w:after="100" w:afterAutospacing="1"/>
        <w:contextualSpacing w:val="0"/>
        <w:jc w:val="both"/>
      </w:pPr>
      <w:r w:rsidRPr="00C57BE9">
        <w:t xml:space="preserve">The VPA is implemented within the geographical boundary of Ghana, specifically in the Ashanti Region, which lies entirely within the boundary of the registered </w:t>
      </w:r>
      <w:proofErr w:type="spellStart"/>
      <w:r w:rsidRPr="00C57BE9">
        <w:t>PoA</w:t>
      </w:r>
      <w:proofErr w:type="spellEnd"/>
      <w:r w:rsidRPr="00C57BE9">
        <w:t>. The project activity involves the distribution of improved cookstoves (ICS) to residential households located across both urban and rural areas of the Ashanti Region.</w:t>
      </w:r>
    </w:p>
    <w:p w14:paraId="740E99C4" w14:textId="77777777" w:rsidR="00C57BE9" w:rsidRPr="00C57BE9" w:rsidRDefault="00C57BE9" w:rsidP="000D0426">
      <w:pPr>
        <w:spacing w:before="100" w:beforeAutospacing="1" w:after="100" w:afterAutospacing="1"/>
        <w:contextualSpacing w:val="0"/>
        <w:jc w:val="both"/>
      </w:pPr>
      <w:r w:rsidRPr="00C57BE9">
        <w:t>The boundary of the proposed VPA is defined by the physical locations of the individual households where the ICS are distributed. The activity area is therefore limited to the territorial extent of the Ashanti Region and does not extend beyond it.</w:t>
      </w:r>
    </w:p>
    <w:p w14:paraId="6F2DDE13" w14:textId="77777777" w:rsidR="00C57BE9" w:rsidRPr="00C57BE9" w:rsidRDefault="00C57BE9" w:rsidP="000D0426">
      <w:pPr>
        <w:spacing w:before="100" w:beforeAutospacing="1" w:after="100" w:afterAutospacing="1"/>
        <w:contextualSpacing w:val="0"/>
        <w:jc w:val="both"/>
      </w:pPr>
      <w:r w:rsidRPr="00C57BE9">
        <w:t>The representative geographic coordinates of Kumasi, the capital of the Ashanti Region, are 6°42'0.25" N, 1°37'50.82" W, serving as a central reference point for the implementation area.</w:t>
      </w:r>
    </w:p>
    <w:p w14:paraId="4DAD7211" w14:textId="76D5A171" w:rsidR="00C57BE9" w:rsidRPr="00C57BE9" w:rsidRDefault="00C57BE9" w:rsidP="000D0426">
      <w:pPr>
        <w:spacing w:before="100" w:beforeAutospacing="1" w:after="0"/>
        <w:contextualSpacing w:val="0"/>
        <w:jc w:val="both"/>
      </w:pPr>
      <w:r w:rsidRPr="00C57BE9">
        <w:t xml:space="preserve">A reference map showing the Ashanti Region </w:t>
      </w:r>
      <w:r w:rsidR="00070479">
        <w:t>(VPA distribution area)</w:t>
      </w:r>
      <w:r w:rsidRPr="00C57BE9">
        <w:t>.</w:t>
      </w:r>
    </w:p>
    <w:p w14:paraId="006DF8AB" w14:textId="4E56EC7A" w:rsidR="000B66BC" w:rsidRDefault="00E3001D" w:rsidP="00486BE1">
      <w:pPr>
        <w:rPr>
          <w:rFonts w:asciiTheme="majorHAnsi" w:hAnsiTheme="majorHAnsi"/>
        </w:rPr>
      </w:pPr>
      <w:r>
        <w:rPr>
          <w:rFonts w:asciiTheme="majorHAnsi" w:hAnsiTheme="majorHAnsi"/>
          <w:noProof/>
          <w14:cntxtAlts w14:val="0"/>
        </w:rPr>
        <w:lastRenderedPageBreak/>
        <w:drawing>
          <wp:inline distT="0" distB="0" distL="0" distR="0" wp14:anchorId="77BAF3F6" wp14:editId="7B9FE3C2">
            <wp:extent cx="6116320" cy="4325620"/>
            <wp:effectExtent l="0" t="0" r="0" b="0"/>
            <wp:docPr id="545478106" name="Image 4" descr="Une image contenant carte, texte, atla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78106" name="Image 4" descr="Une image contenant carte, texte, atlas&#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6116320" cy="4325620"/>
                    </a:xfrm>
                    <a:prstGeom prst="rect">
                      <a:avLst/>
                    </a:prstGeom>
                  </pic:spPr>
                </pic:pic>
              </a:graphicData>
            </a:graphic>
          </wp:inline>
        </w:drawing>
      </w:r>
    </w:p>
    <w:p w14:paraId="5C53E9B2" w14:textId="1F67BC22" w:rsidR="00DC6E2E" w:rsidRPr="00331820" w:rsidRDefault="00DC6E2E" w:rsidP="00486BE1">
      <w:pPr>
        <w:jc w:val="center"/>
        <w:rPr>
          <w:lang w:eastAsia="de-DE"/>
        </w:rPr>
      </w:pPr>
      <w:r w:rsidRPr="000D0426">
        <w:rPr>
          <w:b/>
          <w:bCs/>
          <w:lang w:eastAsia="de-DE"/>
        </w:rPr>
        <w:t>Figure</w:t>
      </w:r>
      <w:r w:rsidR="00F35697" w:rsidRPr="000D0426">
        <w:rPr>
          <w:b/>
          <w:bCs/>
          <w:lang w:eastAsia="de-DE"/>
        </w:rPr>
        <w:t xml:space="preserve"> 1</w:t>
      </w:r>
      <w:r w:rsidRPr="000D0426">
        <w:rPr>
          <w:b/>
          <w:bCs/>
          <w:lang w:eastAsia="de-DE"/>
        </w:rPr>
        <w:t xml:space="preserve">: </w:t>
      </w:r>
      <w:r w:rsidRPr="00331820">
        <w:rPr>
          <w:lang w:eastAsia="de-DE"/>
        </w:rPr>
        <w:t xml:space="preserve">Location of </w:t>
      </w:r>
      <w:proofErr w:type="gramStart"/>
      <w:r w:rsidRPr="00331820">
        <w:rPr>
          <w:lang w:eastAsia="de-DE"/>
        </w:rPr>
        <w:t>the VPA001</w:t>
      </w:r>
      <w:proofErr w:type="gramEnd"/>
    </w:p>
    <w:p w14:paraId="7F77BE2B" w14:textId="6DB6C155" w:rsidR="004E361A" w:rsidRDefault="00CC7E00" w:rsidP="004E361A">
      <w:pPr>
        <w:pStyle w:val="SectionList"/>
      </w:pPr>
      <w:r>
        <w:t xml:space="preserve">A.3. </w:t>
      </w:r>
      <w:r w:rsidR="004E361A">
        <w:t>Technologies and/or measures</w:t>
      </w:r>
    </w:p>
    <w:p w14:paraId="2FC76FCF" w14:textId="3A2FA916" w:rsidR="004E361A" w:rsidRDefault="004E361A" w:rsidP="004E361A">
      <w:pPr>
        <w:rPr>
          <w:lang w:eastAsia="de-DE"/>
        </w:rPr>
      </w:pPr>
    </w:p>
    <w:p w14:paraId="6CAD86FC" w14:textId="77777777" w:rsidR="00DC6E2E" w:rsidRPr="00DC6E2E" w:rsidRDefault="00DC6E2E" w:rsidP="000D0426">
      <w:pPr>
        <w:autoSpaceDE w:val="0"/>
        <w:autoSpaceDN w:val="0"/>
        <w:adjustRightInd w:val="0"/>
        <w:spacing w:after="120"/>
        <w:jc w:val="both"/>
        <w:rPr>
          <w:rFonts w:asciiTheme="majorHAnsi" w:hAnsiTheme="majorHAnsi" w:cs="Times-Roman"/>
          <w:szCs w:val="22"/>
          <w:lang w:eastAsia="fr-FR"/>
        </w:rPr>
      </w:pPr>
      <w:r w:rsidRPr="00DC6E2E">
        <w:rPr>
          <w:rFonts w:asciiTheme="majorHAnsi" w:hAnsiTheme="majorHAnsi"/>
          <w:szCs w:val="22"/>
          <w:lang w:eastAsia="en-SG"/>
        </w:rPr>
        <w:t xml:space="preserve">Compared to the currently used traditional coal pot, the ICS to be included in </w:t>
      </w:r>
      <w:proofErr w:type="gramStart"/>
      <w:r w:rsidRPr="00DC6E2E">
        <w:rPr>
          <w:rFonts w:asciiTheme="majorHAnsi" w:hAnsiTheme="majorHAnsi"/>
          <w:szCs w:val="22"/>
          <w:lang w:eastAsia="en-SG"/>
        </w:rPr>
        <w:t>the VPA001</w:t>
      </w:r>
      <w:proofErr w:type="gramEnd"/>
      <w:r w:rsidRPr="00DC6E2E">
        <w:rPr>
          <w:rFonts w:asciiTheme="majorHAnsi" w:hAnsiTheme="majorHAnsi"/>
          <w:szCs w:val="22"/>
          <w:lang w:eastAsia="en-SG"/>
        </w:rPr>
        <w:t xml:space="preserve"> is an improved cook stove allowing quicker heating-up, longer cooking and heat retaining with less </w:t>
      </w:r>
      <w:proofErr w:type="spellStart"/>
      <w:proofErr w:type="gramStart"/>
      <w:r w:rsidRPr="00DC6E2E">
        <w:rPr>
          <w:rFonts w:asciiTheme="majorHAnsi" w:hAnsiTheme="majorHAnsi"/>
          <w:szCs w:val="22"/>
          <w:lang w:eastAsia="en-SG"/>
        </w:rPr>
        <w:t>woodfuel</w:t>
      </w:r>
      <w:proofErr w:type="spellEnd"/>
      <w:proofErr w:type="gramEnd"/>
      <w:r w:rsidRPr="00DC6E2E">
        <w:rPr>
          <w:rFonts w:asciiTheme="majorHAnsi" w:hAnsiTheme="majorHAnsi"/>
          <w:szCs w:val="22"/>
          <w:lang w:eastAsia="en-SG"/>
        </w:rPr>
        <w:t xml:space="preserve"> as well as lower combustion fumes from Jiko-type technology</w:t>
      </w:r>
      <w:r w:rsidRPr="00DC6E2E">
        <w:rPr>
          <w:rFonts w:asciiTheme="majorHAnsi" w:hAnsiTheme="majorHAnsi"/>
          <w:szCs w:val="22"/>
          <w:vertAlign w:val="superscript"/>
          <w:lang w:eastAsia="en-SG"/>
        </w:rPr>
        <w:footnoteReference w:id="6"/>
      </w:r>
      <w:r w:rsidRPr="00DC6E2E">
        <w:rPr>
          <w:rFonts w:asciiTheme="majorHAnsi" w:hAnsiTheme="majorHAnsi"/>
          <w:szCs w:val="22"/>
          <w:lang w:eastAsia="en-SG"/>
        </w:rPr>
        <w:t xml:space="preserve">. </w:t>
      </w:r>
      <w:r w:rsidRPr="00DC6E2E">
        <w:rPr>
          <w:rFonts w:asciiTheme="majorHAnsi" w:hAnsiTheme="majorHAnsi"/>
          <w:lang w:val="en-SG"/>
        </w:rPr>
        <w:t xml:space="preserve">Improved cook-stoves (ICS) are a mature technology for the efficient energy conversion of biomass to heat. </w:t>
      </w:r>
      <w:r w:rsidRPr="00DC6E2E">
        <w:rPr>
          <w:rFonts w:asciiTheme="majorHAnsi" w:hAnsiTheme="majorHAnsi"/>
        </w:rPr>
        <w:t xml:space="preserve">The technology that will be disseminated within this VPA is the so called Jiko-type improved cookstove. The ICS is made of two different parts: the metallic body and the ceramic liner. Its performance lies in the production of the liner made of three different </w:t>
      </w:r>
      <w:proofErr w:type="gramStart"/>
      <w:r w:rsidRPr="00DC6E2E">
        <w:rPr>
          <w:rFonts w:asciiTheme="majorHAnsi" w:hAnsiTheme="majorHAnsi"/>
        </w:rPr>
        <w:t>type</w:t>
      </w:r>
      <w:proofErr w:type="gramEnd"/>
      <w:r w:rsidRPr="00DC6E2E">
        <w:rPr>
          <w:rFonts w:asciiTheme="majorHAnsi" w:hAnsiTheme="majorHAnsi"/>
        </w:rPr>
        <w:t xml:space="preserve"> of clay which retain the heat released by the </w:t>
      </w:r>
      <w:r w:rsidRPr="00DC6E2E">
        <w:rPr>
          <w:rFonts w:asciiTheme="majorHAnsi" w:hAnsiTheme="majorHAnsi"/>
        </w:rPr>
        <w:lastRenderedPageBreak/>
        <w:t>combustion of the fuel and avoid losses. The adoption of this innovative technology</w:t>
      </w:r>
      <w:r w:rsidRPr="00DC6E2E">
        <w:rPr>
          <w:rFonts w:asciiTheme="majorHAnsi" w:hAnsiTheme="majorHAnsi"/>
          <w:szCs w:val="22"/>
          <w:lang w:eastAsia="en-SG"/>
        </w:rPr>
        <w:t xml:space="preserve"> results in significant savings of </w:t>
      </w:r>
      <w:proofErr w:type="spellStart"/>
      <w:proofErr w:type="gramStart"/>
      <w:r w:rsidRPr="00DC6E2E">
        <w:rPr>
          <w:rFonts w:asciiTheme="majorHAnsi" w:hAnsiTheme="majorHAnsi"/>
          <w:szCs w:val="22"/>
          <w:lang w:eastAsia="en-SG"/>
        </w:rPr>
        <w:t>woodfuel</w:t>
      </w:r>
      <w:proofErr w:type="spellEnd"/>
      <w:proofErr w:type="gramEnd"/>
      <w:r w:rsidRPr="00DC6E2E">
        <w:rPr>
          <w:rFonts w:asciiTheme="majorHAnsi" w:hAnsiTheme="majorHAnsi"/>
          <w:szCs w:val="22"/>
          <w:lang w:eastAsia="en-SG"/>
        </w:rPr>
        <w:t xml:space="preserve"> and associated expenses</w:t>
      </w:r>
      <w:r w:rsidRPr="00DC6E2E">
        <w:rPr>
          <w:rFonts w:asciiTheme="majorHAnsi" w:hAnsiTheme="majorHAnsi" w:cs="Times-Roman"/>
          <w:szCs w:val="22"/>
          <w:lang w:eastAsia="fr-FR"/>
        </w:rPr>
        <w:t>.</w:t>
      </w:r>
    </w:p>
    <w:p w14:paraId="582067C8" w14:textId="614E924F" w:rsidR="00DC6E2E" w:rsidRPr="00DC6E2E" w:rsidRDefault="00DC6E2E" w:rsidP="000D0426">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jc w:val="both"/>
        <w:rPr>
          <w:rFonts w:asciiTheme="majorHAnsi" w:hAnsiTheme="majorHAnsi"/>
          <w:szCs w:val="22"/>
        </w:rPr>
      </w:pPr>
      <w:r w:rsidRPr="00DC6E2E">
        <w:rPr>
          <w:rFonts w:asciiTheme="majorHAnsi" w:hAnsiTheme="majorHAnsi"/>
          <w:szCs w:val="22"/>
          <w:lang w:eastAsia="en-SG"/>
        </w:rPr>
        <w:t>The improved cook stove has been designed and manufactured by</w:t>
      </w:r>
      <w:r w:rsidRPr="00DC6E2E">
        <w:rPr>
          <w:rFonts w:asciiTheme="majorHAnsi" w:hAnsiTheme="majorHAnsi" w:cs="Times-Roman"/>
          <w:i/>
          <w:color w:val="0070C0"/>
          <w:szCs w:val="22"/>
          <w:lang w:eastAsia="fr-FR"/>
        </w:rPr>
        <w:t xml:space="preserve"> </w:t>
      </w:r>
      <w:r w:rsidRPr="00DC6E2E">
        <w:rPr>
          <w:rFonts w:asciiTheme="majorHAnsi" w:hAnsiTheme="majorHAnsi"/>
        </w:rPr>
        <w:t>Man and Man Enterprise</w:t>
      </w:r>
      <w:r w:rsidRPr="00DC6E2E">
        <w:rPr>
          <w:rFonts w:asciiTheme="majorHAnsi" w:hAnsiTheme="majorHAnsi" w:cs="Times-Roman"/>
          <w:i/>
          <w:szCs w:val="22"/>
          <w:lang w:eastAsia="fr-FR"/>
        </w:rPr>
        <w:t xml:space="preserve">. </w:t>
      </w:r>
      <w:r w:rsidRPr="00DC6E2E">
        <w:rPr>
          <w:rFonts w:asciiTheme="majorHAnsi" w:hAnsiTheme="majorHAnsi"/>
          <w:szCs w:val="22"/>
          <w:lang w:eastAsia="fr-FR"/>
        </w:rPr>
        <w:t xml:space="preserve">Beyond improved emissions and efficiency, </w:t>
      </w:r>
      <w:r w:rsidRPr="00DC6E2E">
        <w:rPr>
          <w:rFonts w:asciiTheme="majorHAnsi" w:hAnsiTheme="majorHAnsi"/>
        </w:rPr>
        <w:t xml:space="preserve">Man and Man </w:t>
      </w:r>
      <w:r w:rsidRPr="00E3001D">
        <w:rPr>
          <w:rFonts w:asciiTheme="majorHAnsi" w:hAnsiTheme="majorHAnsi"/>
          <w:color w:val="auto"/>
        </w:rPr>
        <w:t>Enterprise</w:t>
      </w:r>
      <w:r w:rsidRPr="00E3001D">
        <w:rPr>
          <w:rFonts w:asciiTheme="majorHAnsi" w:hAnsiTheme="majorHAnsi"/>
          <w:i/>
          <w:color w:val="auto"/>
          <w:szCs w:val="22"/>
          <w:lang w:eastAsia="fr-FR"/>
        </w:rPr>
        <w:t>’</w:t>
      </w:r>
      <w:r w:rsidRPr="00E3001D">
        <w:rPr>
          <w:rFonts w:asciiTheme="majorHAnsi" w:hAnsiTheme="majorHAnsi"/>
          <w:color w:val="auto"/>
          <w:szCs w:val="22"/>
          <w:lang w:eastAsia="fr-FR"/>
        </w:rPr>
        <w:t>s stoves are durable, affordable, and safe (Figure 2</w:t>
      </w:r>
      <w:r w:rsidR="00486BE1" w:rsidRPr="00E3001D">
        <w:rPr>
          <w:rFonts w:asciiTheme="majorHAnsi" w:hAnsiTheme="majorHAnsi"/>
          <w:color w:val="auto"/>
          <w:szCs w:val="22"/>
          <w:lang w:eastAsia="fr-FR"/>
        </w:rPr>
        <w:t xml:space="preserve"> </w:t>
      </w:r>
      <w:r w:rsidRPr="00E3001D">
        <w:rPr>
          <w:rFonts w:asciiTheme="majorHAnsi" w:hAnsiTheme="majorHAnsi"/>
          <w:color w:val="auto"/>
          <w:szCs w:val="22"/>
          <w:lang w:eastAsia="fr-FR"/>
        </w:rPr>
        <w:t xml:space="preserve">below). </w:t>
      </w:r>
      <w:r w:rsidRPr="00E3001D">
        <w:rPr>
          <w:rFonts w:asciiTheme="majorHAnsi" w:hAnsiTheme="majorHAnsi"/>
          <w:color w:val="auto"/>
          <w:szCs w:val="22"/>
        </w:rPr>
        <w:t>ICS to be deployed un</w:t>
      </w:r>
      <w:r w:rsidRPr="00DC6E2E">
        <w:rPr>
          <w:rFonts w:asciiTheme="majorHAnsi" w:hAnsiTheme="majorHAnsi"/>
          <w:szCs w:val="22"/>
        </w:rPr>
        <w:t>der VPA001 is the following type:</w:t>
      </w:r>
    </w:p>
    <w:p w14:paraId="6E3A55C5" w14:textId="77777777" w:rsidR="00DC6E2E" w:rsidRPr="00DC6E2E" w:rsidRDefault="00DC6E2E" w:rsidP="00DC6E2E">
      <w:pPr>
        <w:jc w:val="center"/>
        <w:rPr>
          <w:rFonts w:asciiTheme="majorHAnsi" w:hAnsiTheme="majorHAnsi"/>
        </w:rPr>
      </w:pPr>
      <w:r w:rsidRPr="00DC6E2E">
        <w:rPr>
          <w:rFonts w:asciiTheme="majorHAnsi" w:hAnsiTheme="majorHAnsi"/>
          <w:noProof/>
          <w:lang w:val="fr-FR" w:eastAsia="fr-FR"/>
        </w:rPr>
        <w:drawing>
          <wp:inline distT="0" distB="0" distL="0" distR="0" wp14:anchorId="1FA6839A" wp14:editId="246C0DEB">
            <wp:extent cx="1851660" cy="1790700"/>
            <wp:effectExtent l="0" t="0" r="0" b="0"/>
            <wp:docPr id="12" name="Image 2" descr="Une image contenant sol, tasse, ustensiles de cuisine, conten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2" descr="Une image contenant sol, tasse, ustensiles de cuisine, conteneur&#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51660" cy="1790700"/>
                    </a:xfrm>
                    <a:prstGeom prst="rect">
                      <a:avLst/>
                    </a:prstGeom>
                    <a:noFill/>
                    <a:ln>
                      <a:noFill/>
                    </a:ln>
                  </pic:spPr>
                </pic:pic>
              </a:graphicData>
            </a:graphic>
          </wp:inline>
        </w:drawing>
      </w:r>
    </w:p>
    <w:p w14:paraId="4EF958E8" w14:textId="671EF511" w:rsidR="00DC6E2E" w:rsidRPr="00DC6E2E" w:rsidRDefault="00DC6E2E" w:rsidP="00DC6E2E">
      <w:pPr>
        <w:jc w:val="center"/>
        <w:rPr>
          <w:lang w:eastAsia="de-DE"/>
        </w:rPr>
      </w:pPr>
      <w:bookmarkStart w:id="2" w:name="_Ref316316504"/>
      <w:bookmarkStart w:id="3" w:name="_Toc318391781"/>
      <w:bookmarkStart w:id="4" w:name="_Toc335670496"/>
      <w:r w:rsidRPr="000D0426">
        <w:rPr>
          <w:b/>
          <w:bCs/>
          <w:lang w:eastAsia="de-DE"/>
        </w:rPr>
        <w:t>Figure</w:t>
      </w:r>
      <w:bookmarkEnd w:id="2"/>
      <w:r w:rsidR="00F35697" w:rsidRPr="000D0426">
        <w:rPr>
          <w:b/>
          <w:bCs/>
          <w:lang w:eastAsia="de-DE"/>
        </w:rPr>
        <w:t xml:space="preserve"> 2</w:t>
      </w:r>
      <w:r w:rsidRPr="000D0426">
        <w:rPr>
          <w:b/>
          <w:bCs/>
          <w:lang w:eastAsia="de-DE"/>
        </w:rPr>
        <w:t>:</w:t>
      </w:r>
      <w:r w:rsidRPr="00DC6E2E">
        <w:rPr>
          <w:lang w:eastAsia="de-DE"/>
        </w:rPr>
        <w:t xml:space="preserve"> Preview of Man and Man Enterprise’s improved cookstoves be disseminated</w:t>
      </w:r>
      <w:bookmarkEnd w:id="3"/>
      <w:bookmarkEnd w:id="4"/>
      <w:r w:rsidRPr="00DC6E2E">
        <w:rPr>
          <w:lang w:eastAsia="de-DE"/>
        </w:rPr>
        <w:t xml:space="preserve"> for households</w:t>
      </w:r>
    </w:p>
    <w:p w14:paraId="4ED49D50" w14:textId="77777777" w:rsidR="00DC6E2E" w:rsidRPr="00DC6E2E" w:rsidRDefault="00DC6E2E" w:rsidP="00DC6E2E">
      <w:pPr>
        <w:rPr>
          <w:rFonts w:asciiTheme="majorHAnsi" w:hAnsiTheme="majorHAnsi"/>
          <w:szCs w:val="22"/>
        </w:rPr>
      </w:pPr>
    </w:p>
    <w:p w14:paraId="4DA3E885" w14:textId="0B6A955A" w:rsidR="00DC6E2E" w:rsidRPr="00DC6E2E" w:rsidRDefault="00DC6E2E" w:rsidP="00DC6E2E">
      <w:pPr>
        <w:rPr>
          <w:lang w:eastAsia="de-DE"/>
        </w:rPr>
      </w:pPr>
      <w:r w:rsidRPr="000D0426">
        <w:rPr>
          <w:b/>
          <w:bCs/>
          <w:lang w:eastAsia="de-DE"/>
        </w:rPr>
        <w:t>Table</w:t>
      </w:r>
      <w:r w:rsidR="000D0426" w:rsidRPr="000D0426">
        <w:rPr>
          <w:b/>
          <w:bCs/>
          <w:lang w:eastAsia="de-DE"/>
        </w:rPr>
        <w:t xml:space="preserve"> </w:t>
      </w:r>
      <w:r w:rsidR="001B3062">
        <w:rPr>
          <w:b/>
          <w:bCs/>
          <w:lang w:eastAsia="de-DE"/>
        </w:rPr>
        <w:t>4</w:t>
      </w:r>
      <w:r w:rsidR="000D0426" w:rsidRPr="000D0426">
        <w:rPr>
          <w:b/>
          <w:bCs/>
          <w:lang w:eastAsia="de-DE"/>
        </w:rPr>
        <w:t xml:space="preserve"> -</w:t>
      </w:r>
      <w:r w:rsidRPr="00DC6E2E">
        <w:rPr>
          <w:lang w:eastAsia="de-DE"/>
        </w:rPr>
        <w:t xml:space="preserve"> Medium size (for households) project’s cook stoves technical specifications</w:t>
      </w:r>
    </w:p>
    <w:tbl>
      <w:tblPr>
        <w:tblW w:w="0" w:type="auto"/>
        <w:jc w:val="center"/>
        <w:shd w:val="clear" w:color="auto" w:fill="FFFFFF"/>
        <w:tblLayout w:type="fixed"/>
        <w:tblLook w:val="0000" w:firstRow="0" w:lastRow="0" w:firstColumn="0" w:lastColumn="0" w:noHBand="0" w:noVBand="0"/>
      </w:tblPr>
      <w:tblGrid>
        <w:gridCol w:w="4361"/>
        <w:gridCol w:w="4926"/>
      </w:tblGrid>
      <w:tr w:rsidR="00DC6E2E" w:rsidRPr="00DC6E2E" w14:paraId="3BFA1A6E" w14:textId="77777777" w:rsidTr="00992AF1">
        <w:trPr>
          <w:cantSplit/>
          <w:trHeight w:val="230"/>
          <w:jc w:val="center"/>
        </w:trPr>
        <w:tc>
          <w:tcPr>
            <w:tcW w:w="4361" w:type="dxa"/>
            <w:tcBorders>
              <w:top w:val="singl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241C03B8" w14:textId="77777777" w:rsidR="00DC6E2E" w:rsidRPr="00DC6E2E" w:rsidRDefault="00DC6E2E" w:rsidP="00DC6E2E">
            <w:pPr>
              <w:rPr>
                <w:rFonts w:asciiTheme="majorHAnsi" w:eastAsia="ヒラギノ角ゴ Pro W3" w:hAnsiTheme="majorHAnsi"/>
                <w:i/>
                <w:color w:val="000000"/>
                <w:sz w:val="20"/>
                <w:szCs w:val="20"/>
              </w:rPr>
            </w:pPr>
            <w:bookmarkStart w:id="5" w:name="TOC309719748"/>
            <w:bookmarkStart w:id="6" w:name="_Toc319652170"/>
            <w:r w:rsidRPr="00DC6E2E">
              <w:rPr>
                <w:rFonts w:asciiTheme="majorHAnsi" w:eastAsia="ヒラギノ角ゴ Pro W3" w:hAnsiTheme="majorHAnsi"/>
                <w:i/>
                <w:color w:val="000000"/>
                <w:sz w:val="20"/>
                <w:szCs w:val="20"/>
              </w:rPr>
              <w:t>Weight</w:t>
            </w:r>
          </w:p>
        </w:tc>
        <w:tc>
          <w:tcPr>
            <w:tcW w:w="4926" w:type="dxa"/>
            <w:tcBorders>
              <w:top w:val="singl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61C775AB" w14:textId="12F0604F"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 xml:space="preserve">Approx. </w:t>
            </w:r>
            <w:r w:rsidR="00070479">
              <w:rPr>
                <w:rFonts w:asciiTheme="majorHAnsi" w:eastAsia="ヒラギノ角ゴ Pro W3" w:hAnsiTheme="majorHAnsi"/>
                <w:color w:val="000000"/>
                <w:sz w:val="20"/>
                <w:szCs w:val="20"/>
              </w:rPr>
              <w:t>9</w:t>
            </w:r>
            <w:r w:rsidRPr="00DC6E2E">
              <w:rPr>
                <w:rFonts w:asciiTheme="majorHAnsi" w:eastAsia="ヒラギノ角ゴ Pro W3" w:hAnsiTheme="majorHAnsi"/>
                <w:color w:val="000000"/>
                <w:sz w:val="20"/>
                <w:szCs w:val="20"/>
              </w:rPr>
              <w:t xml:space="preserve"> kg</w:t>
            </w:r>
          </w:p>
        </w:tc>
      </w:tr>
      <w:tr w:rsidR="00DC6E2E" w:rsidRPr="00DC6E2E" w14:paraId="1814E792" w14:textId="77777777" w:rsidTr="00E443CC">
        <w:trPr>
          <w:cantSplit/>
          <w:trHeight w:val="230"/>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04D4CABA" w14:textId="77777777"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Cooking power output</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271F019" w14:textId="2AAB7C89"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 xml:space="preserve">0.9 </w:t>
            </w:r>
            <w:proofErr w:type="spellStart"/>
            <w:r w:rsidRPr="00DC6E2E">
              <w:rPr>
                <w:rFonts w:asciiTheme="majorHAnsi" w:eastAsia="ヒラギノ角ゴ Pro W3" w:hAnsiTheme="majorHAnsi"/>
                <w:color w:val="000000"/>
                <w:sz w:val="20"/>
                <w:szCs w:val="20"/>
              </w:rPr>
              <w:t>kW</w:t>
            </w:r>
            <w:r w:rsidRPr="00DC6E2E">
              <w:rPr>
                <w:rFonts w:asciiTheme="majorHAnsi" w:eastAsia="ヒラギノ角ゴ Pro W3" w:hAnsiTheme="majorHAnsi"/>
                <w:color w:val="000000"/>
                <w:sz w:val="20"/>
                <w:szCs w:val="20"/>
                <w:vertAlign w:val="subscript"/>
              </w:rPr>
              <w:t>th</w:t>
            </w:r>
            <w:proofErr w:type="spellEnd"/>
            <w:r w:rsidRPr="00DC6E2E">
              <w:rPr>
                <w:rFonts w:asciiTheme="majorHAnsi" w:eastAsia="ヒラギノ角ゴ Pro W3" w:hAnsiTheme="majorHAnsi"/>
                <w:color w:val="000000"/>
                <w:sz w:val="20"/>
                <w:szCs w:val="20"/>
                <w:vertAlign w:val="superscript"/>
              </w:rPr>
              <w:footnoteReference w:id="7"/>
            </w:r>
          </w:p>
        </w:tc>
      </w:tr>
      <w:tr w:rsidR="00DC6E2E" w:rsidRPr="00DC6E2E" w14:paraId="7AFDAB4A" w14:textId="77777777" w:rsidTr="00992AF1">
        <w:trPr>
          <w:cantSplit/>
          <w:trHeight w:val="276"/>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5048282" w14:textId="77777777"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Efficiency</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490FB774" w14:textId="05C47A6C"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 xml:space="preserve">Approx. </w:t>
            </w:r>
            <w:r w:rsidR="00070479">
              <w:rPr>
                <w:rFonts w:asciiTheme="majorHAnsi" w:eastAsia="ヒラギノ角ゴ Pro W3" w:hAnsiTheme="majorHAnsi"/>
                <w:color w:val="000000"/>
                <w:sz w:val="20"/>
                <w:szCs w:val="20"/>
              </w:rPr>
              <w:t>46</w:t>
            </w:r>
            <w:r w:rsidRPr="00DC6E2E">
              <w:rPr>
                <w:rFonts w:asciiTheme="majorHAnsi" w:eastAsia="ヒラギノ角ゴ Pro W3" w:hAnsiTheme="majorHAnsi"/>
                <w:color w:val="000000"/>
                <w:sz w:val="20"/>
                <w:szCs w:val="20"/>
              </w:rPr>
              <w:t>%</w:t>
            </w:r>
            <w:r w:rsidR="00126911">
              <w:rPr>
                <w:rStyle w:val="Appelnotedebasdep"/>
                <w:rFonts w:asciiTheme="majorHAnsi" w:eastAsia="ヒラギノ角ゴ Pro W3" w:hAnsiTheme="majorHAnsi"/>
                <w:color w:val="000000"/>
                <w:sz w:val="20"/>
                <w:szCs w:val="20"/>
              </w:rPr>
              <w:footnoteReference w:id="8"/>
            </w:r>
            <w:r w:rsidRPr="00DC6E2E">
              <w:rPr>
                <w:rFonts w:asciiTheme="majorHAnsi" w:eastAsia="ヒラギノ角ゴ Pro W3" w:hAnsiTheme="majorHAnsi"/>
                <w:color w:val="000000"/>
                <w:sz w:val="20"/>
                <w:szCs w:val="20"/>
              </w:rPr>
              <w:t xml:space="preserve"> (new)</w:t>
            </w:r>
          </w:p>
        </w:tc>
      </w:tr>
      <w:tr w:rsidR="00DC6E2E" w:rsidRPr="00DC6E2E" w14:paraId="067BC6B1" w14:textId="77777777" w:rsidTr="00992AF1">
        <w:trPr>
          <w:cantSplit/>
          <w:trHeight w:val="276"/>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0A12107" w14:textId="77777777" w:rsidR="00DC6E2E" w:rsidRPr="00DC6E2E" w:rsidRDefault="00DC6E2E" w:rsidP="00DC6E2E">
            <w:pPr>
              <w:rPr>
                <w:rFonts w:asciiTheme="majorHAnsi" w:hAnsiTheme="majorHAnsi"/>
                <w:i/>
                <w:sz w:val="20"/>
                <w:szCs w:val="20"/>
              </w:rPr>
            </w:pPr>
            <w:r w:rsidRPr="00DC6E2E">
              <w:rPr>
                <w:rFonts w:asciiTheme="majorHAnsi" w:hAnsiTheme="majorHAnsi"/>
                <w:i/>
                <w:sz w:val="20"/>
                <w:szCs w:val="20"/>
              </w:rPr>
              <w:t>Type of fuel</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07D0027" w14:textId="77777777" w:rsidR="00DC6E2E" w:rsidRPr="00DC6E2E" w:rsidRDefault="00DC6E2E" w:rsidP="00DC6E2E">
            <w:pPr>
              <w:rPr>
                <w:rFonts w:asciiTheme="majorHAnsi" w:hAnsiTheme="majorHAnsi"/>
                <w:sz w:val="20"/>
                <w:szCs w:val="20"/>
              </w:rPr>
            </w:pPr>
            <w:r w:rsidRPr="00DC6E2E">
              <w:rPr>
                <w:rFonts w:asciiTheme="majorHAnsi" w:hAnsiTheme="majorHAnsi"/>
                <w:sz w:val="20"/>
                <w:szCs w:val="20"/>
              </w:rPr>
              <w:t>Charcoal</w:t>
            </w:r>
          </w:p>
        </w:tc>
      </w:tr>
      <w:tr w:rsidR="00DC6E2E" w:rsidRPr="00DC6E2E" w14:paraId="65DC277E" w14:textId="77777777" w:rsidTr="00992AF1">
        <w:trPr>
          <w:cantSplit/>
          <w:trHeight w:val="276"/>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558224C7" w14:textId="77777777"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Adoption</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CC9D422" w14:textId="77777777"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Traditional cooking styles and posture</w:t>
            </w:r>
          </w:p>
        </w:tc>
      </w:tr>
      <w:tr w:rsidR="00DC6E2E" w:rsidRPr="00DC6E2E" w14:paraId="4A9EE1DE" w14:textId="77777777" w:rsidTr="00992AF1">
        <w:trPr>
          <w:cantSplit/>
          <w:trHeight w:val="276"/>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49E3F273" w14:textId="77777777"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Durability</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48D91246" w14:textId="2E1F39A2"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5 years</w:t>
            </w:r>
            <w:r w:rsidRPr="00DC6E2E">
              <w:rPr>
                <w:rFonts w:asciiTheme="majorHAnsi" w:eastAsia="ヒラギノ角ゴ Pro W3" w:hAnsiTheme="majorHAnsi"/>
                <w:color w:val="000000"/>
                <w:sz w:val="20"/>
                <w:szCs w:val="20"/>
                <w:vertAlign w:val="superscript"/>
              </w:rPr>
              <w:footnoteReference w:id="9"/>
            </w:r>
          </w:p>
        </w:tc>
      </w:tr>
      <w:tr w:rsidR="00DC6E2E" w:rsidRPr="00DC6E2E" w14:paraId="6D870B91" w14:textId="77777777" w:rsidTr="00992AF1">
        <w:trPr>
          <w:cantSplit/>
          <w:trHeight w:val="276"/>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4C4BE4B4" w14:textId="407A3592"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H</w:t>
            </w:r>
            <w:r w:rsidR="00AD018B">
              <w:rPr>
                <w:rFonts w:asciiTheme="majorHAnsi" w:eastAsia="ヒラギノ角ゴ Pro W3" w:hAnsiTheme="majorHAnsi"/>
                <w:i/>
                <w:color w:val="000000"/>
                <w:sz w:val="20"/>
                <w:szCs w:val="20"/>
              </w:rPr>
              <w:t>e</w:t>
            </w:r>
            <w:r w:rsidR="000D0426">
              <w:rPr>
                <w:rFonts w:asciiTheme="majorHAnsi" w:eastAsia="ヒラギノ角ゴ Pro W3" w:hAnsiTheme="majorHAnsi"/>
                <w:i/>
                <w:color w:val="000000"/>
                <w:sz w:val="20"/>
                <w:szCs w:val="20"/>
              </w:rPr>
              <w:t>i</w:t>
            </w:r>
            <w:r w:rsidRPr="00DC6E2E">
              <w:rPr>
                <w:rFonts w:asciiTheme="majorHAnsi" w:eastAsia="ヒラギノ角ゴ Pro W3" w:hAnsiTheme="majorHAnsi"/>
                <w:i/>
                <w:color w:val="000000"/>
                <w:sz w:val="20"/>
                <w:szCs w:val="20"/>
              </w:rPr>
              <w:t>ght</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1691AC2E" w14:textId="5D993828"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Approx. 2</w:t>
            </w:r>
            <w:r w:rsidR="00070479">
              <w:rPr>
                <w:rFonts w:asciiTheme="majorHAnsi" w:eastAsia="ヒラギノ角ゴ Pro W3" w:hAnsiTheme="majorHAnsi"/>
                <w:color w:val="000000"/>
                <w:sz w:val="20"/>
                <w:szCs w:val="20"/>
              </w:rPr>
              <w:t>6</w:t>
            </w:r>
            <w:r w:rsidRPr="00DC6E2E">
              <w:rPr>
                <w:rFonts w:asciiTheme="majorHAnsi" w:eastAsia="ヒラギノ角ゴ Pro W3" w:hAnsiTheme="majorHAnsi"/>
                <w:color w:val="000000"/>
                <w:sz w:val="20"/>
                <w:szCs w:val="20"/>
              </w:rPr>
              <w:t xml:space="preserve"> cm</w:t>
            </w:r>
          </w:p>
        </w:tc>
      </w:tr>
      <w:tr w:rsidR="00DC6E2E" w:rsidRPr="00DC6E2E" w14:paraId="69E0F92A" w14:textId="77777777" w:rsidTr="00992AF1">
        <w:trPr>
          <w:cantSplit/>
          <w:trHeight w:val="276"/>
          <w:jc w:val="center"/>
        </w:trPr>
        <w:tc>
          <w:tcPr>
            <w:tcW w:w="4361" w:type="dxa"/>
            <w:tcBorders>
              <w:top w:val="none" w:sz="8" w:space="0" w:color="000000"/>
              <w:left w:val="none" w:sz="8" w:space="0" w:color="000000"/>
              <w:bottom w:val="single" w:sz="8" w:space="0" w:color="41515C"/>
              <w:right w:val="none" w:sz="8" w:space="0" w:color="000000"/>
            </w:tcBorders>
            <w:shd w:val="clear" w:color="auto" w:fill="FFFFFF"/>
            <w:tcMar>
              <w:top w:w="0" w:type="dxa"/>
              <w:left w:w="0" w:type="dxa"/>
              <w:bottom w:w="0" w:type="dxa"/>
              <w:right w:w="0" w:type="dxa"/>
            </w:tcMar>
            <w:vAlign w:val="center"/>
          </w:tcPr>
          <w:p w14:paraId="70D3B5FB" w14:textId="77777777"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Width</w:t>
            </w:r>
          </w:p>
        </w:tc>
        <w:tc>
          <w:tcPr>
            <w:tcW w:w="4926" w:type="dxa"/>
            <w:tcBorders>
              <w:top w:val="none" w:sz="8" w:space="0" w:color="000000"/>
              <w:left w:val="none" w:sz="8" w:space="0" w:color="000000"/>
              <w:bottom w:val="single" w:sz="8" w:space="0" w:color="41515C"/>
              <w:right w:val="none" w:sz="8" w:space="0" w:color="000000"/>
            </w:tcBorders>
            <w:shd w:val="clear" w:color="auto" w:fill="FFFFFF"/>
            <w:tcMar>
              <w:top w:w="0" w:type="dxa"/>
              <w:left w:w="0" w:type="dxa"/>
              <w:bottom w:w="0" w:type="dxa"/>
              <w:right w:w="0" w:type="dxa"/>
            </w:tcMar>
            <w:vAlign w:val="center"/>
          </w:tcPr>
          <w:p w14:paraId="04F94537" w14:textId="217A54BF"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 xml:space="preserve">Approx. </w:t>
            </w:r>
            <w:r w:rsidR="003E4042">
              <w:rPr>
                <w:rFonts w:asciiTheme="majorHAnsi" w:eastAsia="ヒラギノ角ゴ Pro W3" w:hAnsiTheme="majorHAnsi"/>
                <w:color w:val="000000"/>
                <w:sz w:val="20"/>
                <w:szCs w:val="20"/>
              </w:rPr>
              <w:t>3</w:t>
            </w:r>
            <w:r w:rsidR="00070479">
              <w:rPr>
                <w:rFonts w:asciiTheme="majorHAnsi" w:eastAsia="ヒラギノ角ゴ Pro W3" w:hAnsiTheme="majorHAnsi"/>
                <w:color w:val="000000"/>
                <w:sz w:val="20"/>
                <w:szCs w:val="20"/>
              </w:rPr>
              <w:t>1</w:t>
            </w:r>
            <w:r w:rsidRPr="00DC6E2E">
              <w:rPr>
                <w:rFonts w:asciiTheme="majorHAnsi" w:eastAsia="ヒラギノ角ゴ Pro W3" w:hAnsiTheme="majorHAnsi"/>
                <w:color w:val="000000"/>
                <w:sz w:val="20"/>
                <w:szCs w:val="20"/>
              </w:rPr>
              <w:t xml:space="preserve"> cm</w:t>
            </w:r>
          </w:p>
        </w:tc>
      </w:tr>
      <w:bookmarkEnd w:id="5"/>
      <w:bookmarkEnd w:id="6"/>
    </w:tbl>
    <w:p w14:paraId="76C3A436" w14:textId="77777777" w:rsidR="00DC6E2E" w:rsidRPr="00DC6E2E" w:rsidRDefault="00DC6E2E" w:rsidP="00DC6E2E">
      <w:pPr>
        <w:rPr>
          <w:rFonts w:asciiTheme="majorHAnsi" w:eastAsia="ヒラギノ角ゴ Pro W3" w:hAnsiTheme="majorHAnsi"/>
          <w:color w:val="000000"/>
          <w:szCs w:val="22"/>
        </w:rPr>
      </w:pPr>
    </w:p>
    <w:p w14:paraId="4A7F914B" w14:textId="77777777" w:rsidR="00DC6E2E" w:rsidRPr="00DC6E2E" w:rsidRDefault="00DC6E2E" w:rsidP="000D0426">
      <w:pPr>
        <w:jc w:val="both"/>
        <w:rPr>
          <w:rFonts w:asciiTheme="majorHAnsi" w:eastAsia="ヒラギノ角ゴ Pro W3" w:hAnsiTheme="majorHAnsi"/>
          <w:color w:val="000000"/>
          <w:szCs w:val="22"/>
        </w:rPr>
      </w:pPr>
      <w:r w:rsidRPr="00DC6E2E">
        <w:rPr>
          <w:rFonts w:asciiTheme="majorHAnsi" w:eastAsia="ヒラギノ角ゴ Pro W3" w:hAnsiTheme="majorHAnsi"/>
          <w:color w:val="000000"/>
          <w:szCs w:val="22"/>
        </w:rPr>
        <w:t xml:space="preserve">The technology and know-how being applied by the project activity is environmentally safe and sound since it will positively curb deforestation currently endangering natural </w:t>
      </w:r>
      <w:r w:rsidRPr="00DC6E2E">
        <w:rPr>
          <w:rFonts w:asciiTheme="majorHAnsi" w:eastAsia="ヒラギノ角ゴ Pro W3" w:hAnsiTheme="majorHAnsi"/>
          <w:color w:val="000000"/>
          <w:szCs w:val="22"/>
        </w:rPr>
        <w:lastRenderedPageBreak/>
        <w:t>forests by promoting sane and sustainable practices in the targeted areas of Ghana. It is made possible by highly efficient stoves technology transfer to the Host party.</w:t>
      </w:r>
    </w:p>
    <w:p w14:paraId="1AF5D6D2" w14:textId="77777777" w:rsidR="00DC6E2E" w:rsidRPr="00DC6E2E" w:rsidRDefault="00DC6E2E" w:rsidP="000D0426">
      <w:pPr>
        <w:jc w:val="both"/>
        <w:rPr>
          <w:rFonts w:asciiTheme="majorHAnsi" w:eastAsia="ヒラギノ角ゴ Pro W3" w:hAnsiTheme="majorHAnsi"/>
          <w:color w:val="000000"/>
        </w:rPr>
      </w:pPr>
    </w:p>
    <w:p w14:paraId="643EF155" w14:textId="770858F2" w:rsidR="00DC6E2E" w:rsidRPr="00DC6E2E" w:rsidRDefault="00DC6E2E" w:rsidP="000D0426">
      <w:pPr>
        <w:autoSpaceDE w:val="0"/>
        <w:autoSpaceDN w:val="0"/>
        <w:adjustRightInd w:val="0"/>
        <w:jc w:val="both"/>
        <w:rPr>
          <w:rFonts w:asciiTheme="majorHAnsi" w:eastAsia="ヒラギノ角ゴ Pro W3" w:hAnsiTheme="majorHAnsi"/>
          <w:color w:val="000000"/>
        </w:rPr>
      </w:pPr>
      <w:r w:rsidRPr="00DC6E2E">
        <w:rPr>
          <w:rFonts w:asciiTheme="majorHAnsi" w:eastAsia="ヒラギノ角ゴ Pro W3" w:hAnsiTheme="majorHAnsi"/>
          <w:color w:val="000000"/>
        </w:rPr>
        <w:t xml:space="preserve">The VPA001 is </w:t>
      </w:r>
      <w:r w:rsidR="00486BE1" w:rsidRPr="00DC6E2E">
        <w:rPr>
          <w:rFonts w:asciiTheme="majorHAnsi" w:eastAsia="ヒラギノ角ゴ Pro W3" w:hAnsiTheme="majorHAnsi"/>
          <w:color w:val="000000"/>
        </w:rPr>
        <w:t>focused</w:t>
      </w:r>
      <w:r w:rsidRPr="00DC6E2E">
        <w:rPr>
          <w:rFonts w:asciiTheme="majorHAnsi" w:eastAsia="ヒラギノ角ゴ Pro W3" w:hAnsiTheme="majorHAnsi"/>
          <w:color w:val="000000"/>
        </w:rPr>
        <w:t xml:space="preserve"> on the replacement of traditional stoves with very low efficiencies (locally known as “coal-pots”) commonly used by charcoal using Ghanaian households in urban areas, with an improved stove known as the “Holy cook”. There are four different sizes of improved cook stove produced by the project </w:t>
      </w:r>
      <w:proofErr w:type="gramStart"/>
      <w:r w:rsidRPr="00DC6E2E">
        <w:rPr>
          <w:rFonts w:asciiTheme="majorHAnsi" w:eastAsia="ヒラギノ角ゴ Pro W3" w:hAnsiTheme="majorHAnsi"/>
          <w:color w:val="000000"/>
        </w:rPr>
        <w:t>proponent</w:t>
      </w:r>
      <w:proofErr w:type="gramEnd"/>
      <w:r w:rsidRPr="00DC6E2E">
        <w:rPr>
          <w:rFonts w:asciiTheme="majorHAnsi" w:eastAsia="ヒラギノ角ゴ Pro W3" w:hAnsiTheme="majorHAnsi"/>
          <w:color w:val="000000"/>
        </w:rPr>
        <w:t xml:space="preserve"> however only the medium size for </w:t>
      </w:r>
      <w:proofErr w:type="gramStart"/>
      <w:r w:rsidRPr="00DC6E2E">
        <w:rPr>
          <w:rFonts w:asciiTheme="majorHAnsi" w:eastAsia="ヒラギノ角ゴ Pro W3" w:hAnsiTheme="majorHAnsi"/>
          <w:color w:val="000000"/>
        </w:rPr>
        <w:t>households</w:t>
      </w:r>
      <w:proofErr w:type="gramEnd"/>
      <w:r w:rsidRPr="00DC6E2E">
        <w:rPr>
          <w:rFonts w:asciiTheme="majorHAnsi" w:eastAsia="ヒラギノ角ゴ Pro W3" w:hAnsiTheme="majorHAnsi"/>
          <w:color w:val="000000"/>
        </w:rPr>
        <w:t xml:space="preserve"> usage will be disseminated within this VPA. The ICS that will be sold </w:t>
      </w:r>
      <w:r w:rsidR="00980CD0">
        <w:rPr>
          <w:rFonts w:asciiTheme="majorHAnsi" w:eastAsia="ヒラギノ角ゴ Pro W3" w:hAnsiTheme="majorHAnsi"/>
          <w:color w:val="000000"/>
        </w:rPr>
        <w:t xml:space="preserve">at a subsidized price to </w:t>
      </w:r>
      <w:r w:rsidRPr="00DC6E2E">
        <w:rPr>
          <w:rFonts w:asciiTheme="majorHAnsi" w:eastAsia="ヒラギノ角ゴ Pro W3" w:hAnsiTheme="majorHAnsi"/>
          <w:color w:val="000000"/>
        </w:rPr>
        <w:t xml:space="preserve">households and probably in major quantity either through Man and Man Enterprise and/or vendors within the </w:t>
      </w:r>
      <w:proofErr w:type="spellStart"/>
      <w:r w:rsidRPr="00DC6E2E">
        <w:rPr>
          <w:rFonts w:asciiTheme="majorHAnsi" w:eastAsia="ヒラギノ角ゴ Pro W3" w:hAnsiTheme="majorHAnsi"/>
          <w:color w:val="000000"/>
        </w:rPr>
        <w:t>PoA</w:t>
      </w:r>
      <w:proofErr w:type="spellEnd"/>
      <w:r w:rsidR="00980CD0">
        <w:rPr>
          <w:rFonts w:asciiTheme="majorHAnsi" w:eastAsia="ヒラギノ角ゴ Pro W3" w:hAnsiTheme="majorHAnsi"/>
          <w:color w:val="000000"/>
        </w:rPr>
        <w:t>. The medium size</w:t>
      </w:r>
      <w:r w:rsidRPr="00DC6E2E">
        <w:rPr>
          <w:rFonts w:asciiTheme="majorHAnsi" w:eastAsia="ヒラギノ角ゴ Pro W3" w:hAnsiTheme="majorHAnsi"/>
          <w:color w:val="000000"/>
        </w:rPr>
        <w:t xml:space="preserve"> has an average thermal efficiency of approx. </w:t>
      </w:r>
      <w:ins w:id="7" w:author="Jokhanan TOE" w:date="2026-02-26T08:02:00Z" w16du:dateUtc="2026-02-26T07:02:00Z">
        <w:r w:rsidR="004C4947">
          <w:rPr>
            <w:rFonts w:asciiTheme="majorHAnsi" w:eastAsia="ヒラギノ角ゴ Pro W3" w:hAnsiTheme="majorHAnsi"/>
            <w:color w:val="000000"/>
          </w:rPr>
          <w:t>33%</w:t>
        </w:r>
        <w:r w:rsidR="004C4947">
          <w:rPr>
            <w:rStyle w:val="Appelnotedebasdep"/>
            <w:rFonts w:asciiTheme="majorHAnsi" w:eastAsia="ヒラギノ角ゴ Pro W3" w:hAnsiTheme="majorHAnsi"/>
            <w:color w:val="000000"/>
          </w:rPr>
          <w:footnoteReference w:id="10"/>
        </w:r>
        <w:r w:rsidR="004C4947">
          <w:rPr>
            <w:rFonts w:asciiTheme="majorHAnsi" w:eastAsia="ヒラギノ角ゴ Pro W3" w:hAnsiTheme="majorHAnsi"/>
            <w:color w:val="000000"/>
          </w:rPr>
          <w:t xml:space="preserve"> and </w:t>
        </w:r>
      </w:ins>
      <w:r w:rsidR="00BB2AE6">
        <w:rPr>
          <w:rFonts w:asciiTheme="majorHAnsi" w:eastAsia="ヒラギノ角ゴ Pro W3" w:hAnsiTheme="majorHAnsi"/>
          <w:color w:val="000000"/>
        </w:rPr>
        <w:t>46</w:t>
      </w:r>
      <w:r w:rsidRPr="00DC6E2E">
        <w:rPr>
          <w:rFonts w:asciiTheme="majorHAnsi" w:eastAsia="ヒラギノ角ゴ Pro W3" w:hAnsiTheme="majorHAnsi"/>
          <w:color w:val="000000"/>
        </w:rPr>
        <w:t>% (new), and is therefore significantly more efficient than the stoves to be replaced</w:t>
      </w:r>
      <w:r w:rsidR="00126911">
        <w:rPr>
          <w:rFonts w:asciiTheme="majorHAnsi" w:eastAsia="ヒラギノ角ゴ Pro W3" w:hAnsiTheme="majorHAnsi"/>
          <w:color w:val="000000"/>
        </w:rPr>
        <w:t xml:space="preserve"> (coal pot and three stones with respectively 25% and 15%</w:t>
      </w:r>
      <w:r w:rsidR="00126911">
        <w:rPr>
          <w:rStyle w:val="Appelnotedebasdep"/>
          <w:rFonts w:asciiTheme="majorHAnsi" w:eastAsia="ヒラギノ角ゴ Pro W3" w:hAnsiTheme="majorHAnsi"/>
          <w:color w:val="000000"/>
        </w:rPr>
        <w:footnoteReference w:id="11"/>
      </w:r>
      <w:r w:rsidR="00126911">
        <w:rPr>
          <w:rFonts w:asciiTheme="majorHAnsi" w:eastAsia="ヒラギノ角ゴ Pro W3" w:hAnsiTheme="majorHAnsi"/>
          <w:color w:val="000000"/>
        </w:rPr>
        <w:t xml:space="preserve"> efficiency)</w:t>
      </w:r>
    </w:p>
    <w:p w14:paraId="5DBD28D0" w14:textId="77777777" w:rsidR="00DC6E2E" w:rsidRPr="00DC6E2E" w:rsidRDefault="00DC6E2E" w:rsidP="00DC6E2E">
      <w:pPr>
        <w:autoSpaceDE w:val="0"/>
        <w:autoSpaceDN w:val="0"/>
        <w:adjustRightInd w:val="0"/>
        <w:rPr>
          <w:rFonts w:asciiTheme="majorHAnsi" w:eastAsia="ヒラギノ角ゴ Pro W3" w:hAnsiTheme="majorHAnsi"/>
        </w:rPr>
      </w:pPr>
    </w:p>
    <w:p w14:paraId="3CD392B9" w14:textId="25275BA3" w:rsidR="00DC6E2E" w:rsidRPr="00DC6E2E" w:rsidRDefault="00DC6E2E" w:rsidP="00DC6E2E">
      <w:pPr>
        <w:autoSpaceDE w:val="0"/>
        <w:autoSpaceDN w:val="0"/>
        <w:adjustRightInd w:val="0"/>
        <w:rPr>
          <w:rFonts w:asciiTheme="majorHAnsi" w:eastAsia="ヒラギノ角ゴ Pro W3" w:hAnsiTheme="majorHAnsi"/>
          <w:color w:val="000000"/>
        </w:rPr>
      </w:pPr>
      <w:r w:rsidRPr="00DC6E2E">
        <w:rPr>
          <w:rFonts w:asciiTheme="majorHAnsi" w:eastAsia="ヒラギノ角ゴ Pro W3" w:hAnsiTheme="majorHAnsi"/>
        </w:rPr>
        <w:t xml:space="preserve">Table below presents the standardized medium </w:t>
      </w:r>
      <w:r w:rsidRPr="00DC6E2E">
        <w:rPr>
          <w:rFonts w:asciiTheme="majorHAnsi" w:eastAsia="ヒラギノ角ゴ Pro W3" w:hAnsiTheme="majorHAnsi"/>
          <w:color w:val="000000"/>
        </w:rPr>
        <w:t xml:space="preserve">size ICS to be disseminated within the VPA for households with its dimensions and typical applications. </w:t>
      </w:r>
    </w:p>
    <w:p w14:paraId="1BB090E9" w14:textId="77777777" w:rsidR="00DC6E2E" w:rsidRPr="00DC6E2E" w:rsidRDefault="00DC6E2E" w:rsidP="00DC6E2E">
      <w:pPr>
        <w:autoSpaceDE w:val="0"/>
        <w:autoSpaceDN w:val="0"/>
        <w:adjustRightInd w:val="0"/>
        <w:rPr>
          <w:rFonts w:asciiTheme="majorHAnsi" w:eastAsia="ヒラギノ角ゴ Pro W3" w:hAnsiTheme="majorHAnsi"/>
          <w:color w:val="000000"/>
        </w:rPr>
      </w:pPr>
    </w:p>
    <w:tbl>
      <w:tblPr>
        <w:tblW w:w="0" w:type="auto"/>
        <w:tblInd w:w="-5" w:type="dxa"/>
        <w:tblLook w:val="04A0" w:firstRow="1" w:lastRow="0" w:firstColumn="1" w:lastColumn="0" w:noHBand="0" w:noVBand="1"/>
      </w:tblPr>
      <w:tblGrid>
        <w:gridCol w:w="1560"/>
        <w:gridCol w:w="7654"/>
      </w:tblGrid>
      <w:tr w:rsidR="00DC6E2E" w:rsidRPr="00DC6E2E" w14:paraId="45EAEBFC" w14:textId="77777777" w:rsidTr="00992AF1">
        <w:tc>
          <w:tcPr>
            <w:tcW w:w="1560" w:type="dxa"/>
            <w:tcBorders>
              <w:top w:val="single" w:sz="4" w:space="0" w:color="auto"/>
              <w:left w:val="single" w:sz="4" w:space="0" w:color="auto"/>
              <w:bottom w:val="single" w:sz="4" w:space="0" w:color="auto"/>
              <w:right w:val="single" w:sz="4" w:space="0" w:color="auto"/>
            </w:tcBorders>
            <w:shd w:val="clear" w:color="auto" w:fill="D9D9D9"/>
          </w:tcPr>
          <w:p w14:paraId="5FB3FBFB" w14:textId="77777777" w:rsidR="00DC6E2E" w:rsidRPr="00DC6E2E" w:rsidRDefault="00DC6E2E" w:rsidP="00DC6E2E">
            <w:pPr>
              <w:autoSpaceDE w:val="0"/>
              <w:autoSpaceDN w:val="0"/>
              <w:adjustRightInd w:val="0"/>
              <w:jc w:val="center"/>
              <w:rPr>
                <w:rFonts w:asciiTheme="majorHAnsi" w:eastAsia="ヒラギノ角ゴ Pro W3" w:hAnsiTheme="majorHAnsi"/>
                <w:b/>
                <w:color w:val="000000"/>
              </w:rPr>
            </w:pPr>
            <w:r w:rsidRPr="00DC6E2E">
              <w:rPr>
                <w:rFonts w:asciiTheme="majorHAnsi" w:eastAsia="ヒラギノ角ゴ Pro W3" w:hAnsiTheme="majorHAnsi"/>
                <w:b/>
                <w:color w:val="000000"/>
              </w:rPr>
              <w:t>Stove size</w:t>
            </w:r>
          </w:p>
        </w:tc>
        <w:tc>
          <w:tcPr>
            <w:tcW w:w="7654" w:type="dxa"/>
            <w:tcBorders>
              <w:top w:val="single" w:sz="4" w:space="0" w:color="auto"/>
              <w:left w:val="single" w:sz="4" w:space="0" w:color="auto"/>
              <w:bottom w:val="single" w:sz="4" w:space="0" w:color="auto"/>
              <w:right w:val="single" w:sz="4" w:space="0" w:color="auto"/>
            </w:tcBorders>
            <w:shd w:val="clear" w:color="auto" w:fill="D9D9D9"/>
          </w:tcPr>
          <w:p w14:paraId="16D6B503" w14:textId="77777777" w:rsidR="00DC6E2E" w:rsidRPr="00DC6E2E" w:rsidRDefault="00DC6E2E" w:rsidP="00DC6E2E">
            <w:pPr>
              <w:autoSpaceDE w:val="0"/>
              <w:autoSpaceDN w:val="0"/>
              <w:adjustRightInd w:val="0"/>
              <w:jc w:val="center"/>
              <w:rPr>
                <w:rFonts w:asciiTheme="majorHAnsi" w:eastAsia="ヒラギノ角ゴ Pro W3" w:hAnsiTheme="majorHAnsi"/>
                <w:b/>
                <w:color w:val="000000"/>
              </w:rPr>
            </w:pPr>
            <w:r w:rsidRPr="00DC6E2E">
              <w:rPr>
                <w:rFonts w:asciiTheme="majorHAnsi" w:eastAsia="ヒラギノ角ゴ Pro W3" w:hAnsiTheme="majorHAnsi"/>
                <w:b/>
                <w:color w:val="000000"/>
              </w:rPr>
              <w:t>Typical application</w:t>
            </w:r>
          </w:p>
        </w:tc>
      </w:tr>
      <w:tr w:rsidR="00DC6E2E" w:rsidRPr="00DC6E2E" w14:paraId="23C68566" w14:textId="77777777" w:rsidTr="00992A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60" w:type="dxa"/>
            <w:tcBorders>
              <w:top w:val="single" w:sz="4" w:space="0" w:color="auto"/>
            </w:tcBorders>
            <w:vAlign w:val="center"/>
          </w:tcPr>
          <w:p w14:paraId="606C0FB7" w14:textId="77777777" w:rsidR="00DC6E2E" w:rsidRPr="00DC6E2E" w:rsidRDefault="00DC6E2E" w:rsidP="00DC6E2E">
            <w:pPr>
              <w:autoSpaceDE w:val="0"/>
              <w:autoSpaceDN w:val="0"/>
              <w:adjustRightInd w:val="0"/>
              <w:jc w:val="center"/>
              <w:rPr>
                <w:rFonts w:asciiTheme="majorHAnsi" w:eastAsia="ヒラギノ角ゴ Pro W3" w:hAnsiTheme="majorHAnsi"/>
                <w:color w:val="000000"/>
              </w:rPr>
            </w:pPr>
            <w:r w:rsidRPr="00DC6E2E">
              <w:rPr>
                <w:rFonts w:asciiTheme="majorHAnsi" w:eastAsia="ヒラギノ角ゴ Pro W3" w:hAnsiTheme="majorHAnsi"/>
                <w:color w:val="000000"/>
              </w:rPr>
              <w:t>Medium</w:t>
            </w:r>
          </w:p>
        </w:tc>
        <w:tc>
          <w:tcPr>
            <w:tcW w:w="7654" w:type="dxa"/>
            <w:tcBorders>
              <w:top w:val="single" w:sz="4" w:space="0" w:color="auto"/>
            </w:tcBorders>
            <w:vAlign w:val="center"/>
          </w:tcPr>
          <w:p w14:paraId="2CA3D246" w14:textId="77777777" w:rsidR="00DC6E2E" w:rsidRPr="00DC6E2E" w:rsidRDefault="00DC6E2E" w:rsidP="00DC6E2E">
            <w:pPr>
              <w:autoSpaceDE w:val="0"/>
              <w:autoSpaceDN w:val="0"/>
              <w:adjustRightInd w:val="0"/>
              <w:jc w:val="center"/>
              <w:rPr>
                <w:rFonts w:asciiTheme="majorHAnsi" w:eastAsia="ヒラギノ角ゴ Pro W3" w:hAnsiTheme="majorHAnsi"/>
                <w:color w:val="000000"/>
              </w:rPr>
            </w:pPr>
            <w:r w:rsidRPr="00DC6E2E">
              <w:rPr>
                <w:rFonts w:asciiTheme="majorHAnsi" w:eastAsia="ヒラギノ角ゴ Pro W3" w:hAnsiTheme="majorHAnsi"/>
                <w:color w:val="000000"/>
              </w:rPr>
              <w:t>Commonly used for both domestic (households till 6 persons) and non-domestic (commercial or institutional) applications</w:t>
            </w:r>
          </w:p>
        </w:tc>
      </w:tr>
    </w:tbl>
    <w:p w14:paraId="11F855DA" w14:textId="77777777" w:rsidR="00DC6E2E" w:rsidRPr="00DC6E2E" w:rsidRDefault="00DC6E2E" w:rsidP="00DC6E2E">
      <w:pPr>
        <w:keepNext/>
        <w:keepLines/>
        <w:suppressAutoHyphens/>
        <w:spacing w:after="60" w:line="240" w:lineRule="auto"/>
        <w:contextualSpacing w:val="0"/>
        <w:jc w:val="both"/>
        <w:outlineLvl w:val="1"/>
        <w:rPr>
          <w:rFonts w:asciiTheme="majorHAnsi" w:eastAsia="MS Mincho" w:hAnsiTheme="majorHAnsi" w:cs="Arial"/>
          <w:b/>
          <w:color w:val="auto"/>
          <w:lang w:val="en-GB" w:eastAsia="de-DE"/>
          <w14:cntxtAlts w14:val="0"/>
        </w:rPr>
      </w:pPr>
    </w:p>
    <w:p w14:paraId="7F023DB8" w14:textId="77777777" w:rsidR="00DC6E2E" w:rsidRPr="00DC6E2E" w:rsidRDefault="00DC6E2E" w:rsidP="00DC6E2E">
      <w:pPr>
        <w:rPr>
          <w:rFonts w:asciiTheme="majorHAnsi" w:hAnsiTheme="majorHAnsi"/>
          <w:i/>
          <w:iCs/>
        </w:rPr>
      </w:pPr>
      <w:r w:rsidRPr="00DC6E2E">
        <w:rPr>
          <w:rFonts w:asciiTheme="majorHAnsi" w:hAnsiTheme="majorHAnsi"/>
          <w:i/>
          <w:iCs/>
        </w:rPr>
        <w:t>Positive contribution to the Sustainable Development Goals</w:t>
      </w:r>
    </w:p>
    <w:p w14:paraId="1406BE86" w14:textId="77777777" w:rsidR="00DC6E2E" w:rsidRPr="00DC6E2E" w:rsidRDefault="00DC6E2E" w:rsidP="00DC6E2E">
      <w:pPr>
        <w:rPr>
          <w:rFonts w:asciiTheme="majorHAnsi" w:eastAsia="ヒラギノ角ゴ Pro W3" w:hAnsiTheme="majorHAnsi"/>
          <w:color w:val="000000"/>
        </w:rPr>
      </w:pPr>
      <w:r w:rsidRPr="00DC6E2E">
        <w:rPr>
          <w:rFonts w:asciiTheme="majorHAnsi" w:eastAsia="ヒラギノ角ゴ Pro W3" w:hAnsiTheme="majorHAnsi"/>
          <w:color w:val="000000"/>
        </w:rPr>
        <w:t>Besides being one of the main causes of deforestation in Africa, the social and environmental benefits of improved cooking stoves are multiple, for example:</w:t>
      </w:r>
    </w:p>
    <w:p w14:paraId="61C7C5C3" w14:textId="77777777" w:rsidR="00DC6E2E" w:rsidRPr="00DC6E2E" w:rsidRDefault="00DC6E2E">
      <w:pPr>
        <w:numPr>
          <w:ilvl w:val="0"/>
          <w:numId w:val="24"/>
        </w:numPr>
        <w:spacing w:after="0"/>
        <w:jc w:val="both"/>
        <w:rPr>
          <w:rFonts w:asciiTheme="majorHAnsi" w:eastAsia="ヒラギノ角ゴ Pro W3" w:hAnsiTheme="majorHAnsi"/>
          <w:color w:val="000000"/>
        </w:rPr>
      </w:pPr>
      <w:r w:rsidRPr="00DC6E2E">
        <w:rPr>
          <w:rFonts w:asciiTheme="majorHAnsi" w:eastAsia="ヒラギノ角ゴ Pro W3" w:hAnsiTheme="majorHAnsi"/>
          <w:color w:val="000000"/>
        </w:rPr>
        <w:t xml:space="preserve">they reduce woman workloads and time involved in fuel collection, dependence on a scarce resource and related expenses by reducing fuel wood domestic consumption </w:t>
      </w:r>
      <w:proofErr w:type="gramStart"/>
      <w:r w:rsidRPr="00DC6E2E">
        <w:rPr>
          <w:rFonts w:asciiTheme="majorHAnsi" w:eastAsia="ヒラギノ角ゴ Pro W3" w:hAnsiTheme="majorHAnsi"/>
          <w:color w:val="000000"/>
        </w:rPr>
        <w:t>significantly;</w:t>
      </w:r>
      <w:proofErr w:type="gramEnd"/>
    </w:p>
    <w:p w14:paraId="47FAB4B0" w14:textId="6E4E6526" w:rsidR="00DC6E2E" w:rsidRPr="00486BE1" w:rsidRDefault="00DC6E2E">
      <w:pPr>
        <w:numPr>
          <w:ilvl w:val="0"/>
          <w:numId w:val="24"/>
        </w:numPr>
        <w:spacing w:after="0"/>
        <w:jc w:val="both"/>
        <w:rPr>
          <w:rFonts w:asciiTheme="majorHAnsi" w:hAnsiTheme="majorHAnsi"/>
          <w:color w:val="282828" w:themeColor="text1" w:themeShade="80"/>
        </w:rPr>
      </w:pPr>
      <w:r w:rsidRPr="00486BE1">
        <w:rPr>
          <w:rFonts w:asciiTheme="majorHAnsi" w:eastAsia="ヒラギノ角ゴ Pro W3" w:hAnsiTheme="majorHAnsi"/>
          <w:color w:val="282828" w:themeColor="text1" w:themeShade="80"/>
        </w:rPr>
        <w:t>by reducing indoor air pollution, they can reduce the risk of respiratory diseases,</w:t>
      </w:r>
      <w:r w:rsidRPr="00486BE1">
        <w:rPr>
          <w:rFonts w:asciiTheme="majorHAnsi" w:hAnsiTheme="majorHAnsi"/>
          <w:color w:val="282828" w:themeColor="text1" w:themeShade="80"/>
        </w:rPr>
        <w:t xml:space="preserve"> especially for women and children. Exposure to smoke from cooking contributes to </w:t>
      </w:r>
      <w:r w:rsidRPr="00486BE1">
        <w:rPr>
          <w:rFonts w:asciiTheme="majorHAnsi" w:hAnsiTheme="majorHAnsi"/>
          <w:color w:val="282828" w:themeColor="text1" w:themeShade="80"/>
        </w:rPr>
        <w:lastRenderedPageBreak/>
        <w:t xml:space="preserve">a range of chronic illnesses and acute health impacts such as early childhood pneumonia, emphysema, cataracts, lung cancer, bronchitis, cardiovascular disease, and low birth weight. Women and young children are the most affected, with more than 2,200 children in Ghana dying every year </w:t>
      </w:r>
      <w:proofErr w:type="gramStart"/>
      <w:r w:rsidRPr="00486BE1">
        <w:rPr>
          <w:rFonts w:asciiTheme="majorHAnsi" w:hAnsiTheme="majorHAnsi"/>
          <w:color w:val="282828" w:themeColor="text1" w:themeShade="80"/>
        </w:rPr>
        <w:t>as a result of</w:t>
      </w:r>
      <w:proofErr w:type="gramEnd"/>
      <w:r w:rsidRPr="00486BE1">
        <w:rPr>
          <w:rFonts w:asciiTheme="majorHAnsi" w:hAnsiTheme="majorHAnsi"/>
          <w:color w:val="282828" w:themeColor="text1" w:themeShade="80"/>
        </w:rPr>
        <w:t xml:space="preserve"> acute lower respiratory infections caused </w:t>
      </w:r>
      <w:proofErr w:type="gramStart"/>
      <w:r w:rsidRPr="00486BE1">
        <w:rPr>
          <w:rFonts w:asciiTheme="majorHAnsi" w:hAnsiTheme="majorHAnsi"/>
          <w:color w:val="282828" w:themeColor="text1" w:themeShade="80"/>
        </w:rPr>
        <w:t>by the use of</w:t>
      </w:r>
      <w:proofErr w:type="gramEnd"/>
      <w:r w:rsidRPr="00486BE1">
        <w:rPr>
          <w:rFonts w:asciiTheme="majorHAnsi" w:hAnsiTheme="majorHAnsi"/>
          <w:color w:val="282828" w:themeColor="text1" w:themeShade="80"/>
        </w:rPr>
        <w:t xml:space="preserve"> solid fuels</w:t>
      </w:r>
      <w:r w:rsidR="00AD018B">
        <w:rPr>
          <w:rStyle w:val="Appelnotedebasdep"/>
          <w:rFonts w:asciiTheme="majorHAnsi" w:hAnsiTheme="majorHAnsi"/>
          <w:color w:val="282828" w:themeColor="text1" w:themeShade="80"/>
        </w:rPr>
        <w:footnoteReference w:id="12"/>
      </w:r>
      <w:r w:rsidRPr="00486BE1">
        <w:rPr>
          <w:rFonts w:asciiTheme="majorHAnsi" w:hAnsiTheme="majorHAnsi"/>
          <w:color w:val="282828" w:themeColor="text1" w:themeShade="80"/>
        </w:rPr>
        <w:t xml:space="preserve">; </w:t>
      </w:r>
    </w:p>
    <w:p w14:paraId="77F29E86" w14:textId="77777777" w:rsidR="00DC6E2E" w:rsidRPr="00486BE1" w:rsidRDefault="00DC6E2E" w:rsidP="00DC6E2E">
      <w:pPr>
        <w:rPr>
          <w:rFonts w:asciiTheme="majorHAnsi" w:hAnsiTheme="majorHAnsi"/>
          <w:color w:val="282828" w:themeColor="text1" w:themeShade="80"/>
        </w:rPr>
      </w:pPr>
    </w:p>
    <w:p w14:paraId="31B86BAC" w14:textId="77777777" w:rsidR="00DC6E2E" w:rsidRPr="00486BE1" w:rsidRDefault="00DC6E2E" w:rsidP="00DC6E2E">
      <w:pPr>
        <w:rPr>
          <w:rFonts w:asciiTheme="majorHAnsi" w:hAnsiTheme="majorHAnsi"/>
          <w:color w:val="282828" w:themeColor="text1" w:themeShade="80"/>
        </w:rPr>
      </w:pPr>
      <w:r w:rsidRPr="00486BE1">
        <w:rPr>
          <w:rFonts w:asciiTheme="majorHAnsi" w:hAnsiTheme="majorHAnsi"/>
          <w:color w:val="282828" w:themeColor="text1" w:themeShade="80"/>
        </w:rPr>
        <w:t xml:space="preserve">Moreover, </w:t>
      </w:r>
      <w:proofErr w:type="spellStart"/>
      <w:r w:rsidRPr="00486BE1">
        <w:rPr>
          <w:rFonts w:asciiTheme="majorHAnsi" w:hAnsiTheme="majorHAnsi"/>
          <w:color w:val="282828" w:themeColor="text1" w:themeShade="80"/>
        </w:rPr>
        <w:t>PoA</w:t>
      </w:r>
      <w:proofErr w:type="spellEnd"/>
      <w:r w:rsidRPr="00486BE1">
        <w:rPr>
          <w:rFonts w:asciiTheme="majorHAnsi" w:hAnsiTheme="majorHAnsi"/>
          <w:color w:val="282828" w:themeColor="text1" w:themeShade="80"/>
        </w:rPr>
        <w:t xml:space="preserve"> activities will foster employment for local communities (marketing campaigns, sales network) throughout its lifecycle. </w:t>
      </w:r>
    </w:p>
    <w:p w14:paraId="0B077C08" w14:textId="77777777" w:rsidR="00DC6E2E" w:rsidRPr="00486BE1" w:rsidRDefault="00DC6E2E" w:rsidP="00DC6E2E">
      <w:pPr>
        <w:rPr>
          <w:rFonts w:asciiTheme="majorHAnsi" w:hAnsiTheme="majorHAnsi"/>
          <w:color w:val="282828" w:themeColor="text1" w:themeShade="80"/>
        </w:rPr>
      </w:pPr>
    </w:p>
    <w:p w14:paraId="392DEA84" w14:textId="77777777" w:rsidR="00DC6E2E" w:rsidRPr="00486BE1" w:rsidRDefault="00DC6E2E" w:rsidP="00DC6E2E">
      <w:pPr>
        <w:rPr>
          <w:rFonts w:asciiTheme="majorHAnsi" w:hAnsiTheme="majorHAnsi"/>
          <w:color w:val="282828" w:themeColor="text1" w:themeShade="80"/>
        </w:rPr>
      </w:pPr>
      <w:r w:rsidRPr="00486BE1">
        <w:rPr>
          <w:rFonts w:asciiTheme="majorHAnsi" w:hAnsiTheme="majorHAnsi"/>
          <w:color w:val="282828" w:themeColor="text1" w:themeShade="80"/>
        </w:rPr>
        <w:t>Overall, the activity contributes to the following sustainable development goals:</w:t>
      </w:r>
    </w:p>
    <w:p w14:paraId="318A98DB" w14:textId="77777777" w:rsidR="00DC6E2E" w:rsidRDefault="00DC6E2E" w:rsidP="00DC6E2E">
      <w:pPr>
        <w:rPr>
          <w:rFonts w:asciiTheme="majorHAnsi" w:hAnsiTheme="majorHAnsi"/>
          <w:color w:val="282828" w:themeColor="text1" w:themeShade="80"/>
        </w:rPr>
      </w:pPr>
      <w:r w:rsidRPr="00486BE1">
        <w:rPr>
          <w:rFonts w:asciiTheme="majorHAnsi" w:hAnsiTheme="majorHAnsi"/>
          <w:color w:val="282828" w:themeColor="text1" w:themeShade="80"/>
        </w:rPr>
        <w:t>SDG 1 End poverty in all its forms everywhere</w:t>
      </w:r>
    </w:p>
    <w:p w14:paraId="5DE8A239" w14:textId="77777777" w:rsidR="00DC6E2E" w:rsidRPr="00486BE1" w:rsidRDefault="00DC6E2E" w:rsidP="00DC6E2E">
      <w:pPr>
        <w:rPr>
          <w:rFonts w:asciiTheme="majorHAnsi" w:hAnsiTheme="majorHAnsi"/>
          <w:color w:val="282828" w:themeColor="text1" w:themeShade="80"/>
        </w:rPr>
      </w:pPr>
      <w:r w:rsidRPr="00486BE1">
        <w:rPr>
          <w:rFonts w:asciiTheme="majorHAnsi" w:hAnsiTheme="majorHAnsi"/>
          <w:color w:val="282828" w:themeColor="text1" w:themeShade="80"/>
        </w:rPr>
        <w:t>SDG 7 Ensure access to affordable, reliable, sustainable and modern energy for all</w:t>
      </w:r>
    </w:p>
    <w:p w14:paraId="40A448F6" w14:textId="77777777" w:rsidR="00DC6E2E" w:rsidRPr="00486BE1" w:rsidRDefault="00DC6E2E" w:rsidP="00DC6E2E">
      <w:pPr>
        <w:tabs>
          <w:tab w:val="left" w:pos="3536"/>
        </w:tabs>
        <w:rPr>
          <w:rFonts w:asciiTheme="majorHAnsi" w:hAnsiTheme="majorHAnsi"/>
          <w:color w:val="282828" w:themeColor="text1" w:themeShade="80"/>
        </w:rPr>
      </w:pPr>
      <w:r w:rsidRPr="00486BE1">
        <w:rPr>
          <w:rFonts w:asciiTheme="majorHAnsi" w:hAnsiTheme="majorHAnsi"/>
          <w:color w:val="282828" w:themeColor="text1" w:themeShade="80"/>
        </w:rPr>
        <w:t>SDG 8 Promote sustained, inclusive and sustainable economic growth, full and productive employment and decent work for all</w:t>
      </w:r>
    </w:p>
    <w:p w14:paraId="798FE08D" w14:textId="77777777" w:rsidR="00DC6E2E" w:rsidRPr="00486BE1" w:rsidRDefault="00DC6E2E" w:rsidP="00DC6E2E">
      <w:pPr>
        <w:rPr>
          <w:rFonts w:asciiTheme="majorHAnsi" w:hAnsiTheme="majorHAnsi"/>
          <w:color w:val="282828" w:themeColor="text1" w:themeShade="80"/>
        </w:rPr>
      </w:pPr>
      <w:r w:rsidRPr="00486BE1">
        <w:rPr>
          <w:rFonts w:asciiTheme="majorHAnsi" w:hAnsiTheme="majorHAnsi"/>
          <w:color w:val="282828" w:themeColor="text1" w:themeShade="80"/>
        </w:rPr>
        <w:t>SDG 13 Take urgent action to combat climate change and its impacts</w:t>
      </w:r>
    </w:p>
    <w:p w14:paraId="1B091000" w14:textId="22B43AA7" w:rsidR="00980CD0" w:rsidRPr="00486BE1" w:rsidRDefault="00980CD0" w:rsidP="00DC6E2E">
      <w:pPr>
        <w:rPr>
          <w:rFonts w:asciiTheme="majorHAnsi" w:hAnsiTheme="majorHAnsi"/>
          <w:color w:val="282828" w:themeColor="text1" w:themeShade="80"/>
        </w:rPr>
      </w:pPr>
      <w:r w:rsidRPr="00486BE1">
        <w:rPr>
          <w:rFonts w:asciiTheme="majorHAnsi" w:hAnsiTheme="majorHAnsi"/>
          <w:color w:val="282828" w:themeColor="text1" w:themeShade="80"/>
        </w:rPr>
        <w:t xml:space="preserve">SDG 15 : </w:t>
      </w:r>
      <w:r w:rsidR="00E014FE">
        <w:rPr>
          <w:rFonts w:asciiTheme="majorHAnsi" w:hAnsiTheme="majorHAnsi"/>
          <w:color w:val="282828" w:themeColor="text1" w:themeShade="80"/>
        </w:rPr>
        <w:t>Life on l</w:t>
      </w:r>
      <w:r w:rsidRPr="00486BE1">
        <w:rPr>
          <w:rFonts w:asciiTheme="majorHAnsi" w:hAnsiTheme="majorHAnsi"/>
          <w:color w:val="282828" w:themeColor="text1" w:themeShade="80"/>
        </w:rPr>
        <w:t xml:space="preserve">and </w:t>
      </w:r>
    </w:p>
    <w:p w14:paraId="08B6ECF7" w14:textId="77777777" w:rsidR="00DC6E2E" w:rsidRDefault="00DC6E2E" w:rsidP="004E361A">
      <w:pPr>
        <w:rPr>
          <w:lang w:eastAsia="de-DE"/>
        </w:rPr>
      </w:pPr>
    </w:p>
    <w:p w14:paraId="1119192A" w14:textId="0CFE8EC6" w:rsidR="004E361A" w:rsidRDefault="00CC7E00" w:rsidP="004E361A">
      <w:pPr>
        <w:pStyle w:val="SectionList"/>
      </w:pPr>
      <w:r>
        <w:t xml:space="preserve">A.4. </w:t>
      </w:r>
      <w:r w:rsidR="004E361A">
        <w:t xml:space="preserve">Scale of the </w:t>
      </w:r>
      <w:r w:rsidR="00940656">
        <w:t>VPA</w:t>
      </w:r>
    </w:p>
    <w:p w14:paraId="0AE7263F" w14:textId="0F00BD99" w:rsidR="004E361A" w:rsidRDefault="004E361A" w:rsidP="004E361A">
      <w:pPr>
        <w:rPr>
          <w:lang w:eastAsia="de-DE"/>
        </w:rPr>
      </w:pPr>
    </w:p>
    <w:p w14:paraId="1D35DF03" w14:textId="7751D8B2" w:rsidR="005953D7" w:rsidRDefault="005953D7" w:rsidP="005953D7">
      <w:pPr>
        <w:jc w:val="both"/>
        <w:rPr>
          <w:lang w:eastAsia="de-DE"/>
        </w:rPr>
      </w:pPr>
      <w:r>
        <w:rPr>
          <w:lang w:eastAsia="de-DE"/>
        </w:rPr>
        <w:t>The VPA1 falls under a large-scale activity project since the expected annual emission</w:t>
      </w:r>
    </w:p>
    <w:p w14:paraId="060CC05D" w14:textId="67D14111" w:rsidR="00E51648" w:rsidRDefault="005953D7" w:rsidP="005953D7">
      <w:pPr>
        <w:rPr>
          <w:lang w:eastAsia="de-DE"/>
        </w:rPr>
      </w:pPr>
      <w:r>
        <w:rPr>
          <w:lang w:eastAsia="de-DE"/>
        </w:rPr>
        <w:t>reduction is higher than the cap of 10,000 tCO</w:t>
      </w:r>
      <w:r w:rsidRPr="00F928FE">
        <w:rPr>
          <w:vertAlign w:val="subscript"/>
          <w:lang w:eastAsia="de-DE"/>
        </w:rPr>
        <w:t>2</w:t>
      </w:r>
      <w:r>
        <w:rPr>
          <w:lang w:eastAsia="de-DE"/>
        </w:rPr>
        <w:t xml:space="preserve">e/yr, defined in the Community Services Activity Requirements, Version 1.2, from Gold Standard for the Global Goals. The applied TPDDTEC methodology allows large scale project activities </w:t>
      </w:r>
      <w:r w:rsidR="00E51648" w:rsidRPr="00E51648">
        <w:rPr>
          <w:lang w:eastAsia="de-DE"/>
        </w:rPr>
        <w:t>annually—exceeding the 180 GWh(</w:t>
      </w:r>
      <w:proofErr w:type="spellStart"/>
      <w:r w:rsidR="00E51648" w:rsidRPr="00E51648">
        <w:rPr>
          <w:lang w:eastAsia="de-DE"/>
        </w:rPr>
        <w:t>th</w:t>
      </w:r>
      <w:proofErr w:type="spellEnd"/>
      <w:r w:rsidR="00E51648" w:rsidRPr="00E51648">
        <w:rPr>
          <w:lang w:eastAsia="de-DE"/>
        </w:rPr>
        <w:t>) threshold—the activity therefore qualifies as a large-scale project”.</w:t>
      </w:r>
    </w:p>
    <w:p w14:paraId="3E72FD3A" w14:textId="04C07BC3" w:rsidR="0011166F" w:rsidRDefault="00483F34" w:rsidP="004E361A">
      <w:pPr>
        <w:pStyle w:val="SectionList"/>
      </w:pPr>
      <w:r>
        <w:t xml:space="preserve">A.5. </w:t>
      </w:r>
      <w:r w:rsidR="004E361A">
        <w:t xml:space="preserve">Funding sources of </w:t>
      </w:r>
      <w:r w:rsidR="00257CAF">
        <w:t>VPA</w:t>
      </w:r>
    </w:p>
    <w:p w14:paraId="0393BC8F" w14:textId="74DE83C5" w:rsidR="0011166F" w:rsidRDefault="0011166F" w:rsidP="00042FBE">
      <w:pPr>
        <w:pStyle w:val="SectionList2nd"/>
      </w:pPr>
    </w:p>
    <w:p w14:paraId="74D336D3" w14:textId="77777777" w:rsidR="00E51648" w:rsidRPr="000E64E6" w:rsidRDefault="00E51648" w:rsidP="000D0426">
      <w:pPr>
        <w:jc w:val="both"/>
        <w:rPr>
          <w:rFonts w:asciiTheme="majorHAnsi" w:hAnsiTheme="majorHAnsi"/>
        </w:rPr>
      </w:pPr>
      <w:r w:rsidRPr="000E64E6">
        <w:rPr>
          <w:rFonts w:asciiTheme="majorHAnsi" w:hAnsiTheme="majorHAnsi"/>
        </w:rPr>
        <w:lastRenderedPageBreak/>
        <w:t xml:space="preserve">The </w:t>
      </w:r>
      <w:proofErr w:type="spellStart"/>
      <w:r w:rsidRPr="000E64E6">
        <w:rPr>
          <w:rFonts w:asciiTheme="majorHAnsi" w:hAnsiTheme="majorHAnsi"/>
        </w:rPr>
        <w:t>PoA</w:t>
      </w:r>
      <w:proofErr w:type="spellEnd"/>
      <w:r w:rsidRPr="000E64E6">
        <w:rPr>
          <w:rFonts w:asciiTheme="majorHAnsi" w:hAnsiTheme="majorHAnsi"/>
        </w:rPr>
        <w:t xml:space="preserve"> is financed by private funding, thanks to VER sales to private, voluntary offset buyers.</w:t>
      </w:r>
    </w:p>
    <w:p w14:paraId="4779A588" w14:textId="115D718B" w:rsidR="00BA1F8D" w:rsidRPr="00E51648" w:rsidRDefault="00E51648" w:rsidP="000D0426">
      <w:pPr>
        <w:pStyle w:val="SectionList2nd"/>
        <w:jc w:val="both"/>
        <w:rPr>
          <w:rFonts w:asciiTheme="majorHAnsi" w:eastAsiaTheme="minorHAnsi" w:hAnsiTheme="majorHAnsi" w:cs="Times New Roman (Body CS)"/>
          <w:bCs w:val="0"/>
          <w:color w:val="4D4D4C"/>
          <w:szCs w:val="24"/>
          <w:lang w:val="en-US" w:eastAsia="en-US"/>
          <w14:cntxtAlts/>
        </w:rPr>
      </w:pPr>
      <w:r w:rsidRPr="00E51648">
        <w:rPr>
          <w:rFonts w:asciiTheme="majorHAnsi" w:eastAsiaTheme="minorHAnsi" w:hAnsiTheme="majorHAnsi" w:cs="Times New Roman (Body CS)"/>
          <w:bCs w:val="0"/>
          <w:color w:val="4D4D4C"/>
          <w:szCs w:val="24"/>
          <w:lang w:val="en-US" w:eastAsia="en-US"/>
          <w14:cntxtAlts/>
        </w:rPr>
        <w:t>The VPA does not expect to involve any public funding according to the OECD definitions</w:t>
      </w:r>
      <w:r w:rsidRPr="00717C7A">
        <w:rPr>
          <w:rFonts w:asciiTheme="majorHAnsi" w:eastAsiaTheme="minorHAnsi" w:hAnsiTheme="majorHAnsi" w:cs="Times New Roman (Body CS)"/>
          <w:bCs w:val="0"/>
          <w:color w:val="4D4D4C"/>
          <w:szCs w:val="24"/>
          <w:vertAlign w:val="superscript"/>
          <w:lang w:val="en-US" w:eastAsia="en-US"/>
          <w14:cntxtAlts/>
        </w:rPr>
        <w:footnoteReference w:id="13"/>
      </w:r>
      <w:r w:rsidRPr="00E51648">
        <w:rPr>
          <w:rFonts w:asciiTheme="majorHAnsi" w:eastAsiaTheme="minorHAnsi" w:hAnsiTheme="majorHAnsi" w:cs="Times New Roman (Body CS)"/>
          <w:bCs w:val="0"/>
          <w:color w:val="4D4D4C"/>
          <w:szCs w:val="24"/>
          <w:lang w:val="en-US" w:eastAsia="en-US"/>
          <w14:cntxtAlts/>
        </w:rPr>
        <w:t xml:space="preserve"> for Official Development Assistance (ODA). A written declaration of project’s non-use of ODA has been submitted to VVB using the ODA declaration template form (Annex D).</w:t>
      </w:r>
    </w:p>
    <w:p w14:paraId="59A989CC" w14:textId="114D265D" w:rsidR="004E361A" w:rsidRPr="007C1D64" w:rsidRDefault="00144475" w:rsidP="00144475">
      <w:pPr>
        <w:pStyle w:val="SectionTitle"/>
      </w:pPr>
      <w:bookmarkStart w:id="9" w:name="_Ref49515954"/>
      <w:r>
        <w:t xml:space="preserve">SECTION B. </w:t>
      </w:r>
      <w:r w:rsidR="004E361A" w:rsidRPr="007C1D64">
        <w:t xml:space="preserve">APPLICATION OF APPROVED GOLD STANDARD </w:t>
      </w:r>
      <w:r w:rsidR="004E361A">
        <w:t>M</w:t>
      </w:r>
      <w:r w:rsidR="004E361A" w:rsidRPr="007C1D64">
        <w:t>ETHODOLOGY</w:t>
      </w:r>
      <w:r w:rsidR="004E361A">
        <w:t xml:space="preserve"> (IES)</w:t>
      </w:r>
      <w:r w:rsidR="004E361A" w:rsidRPr="007C1D64">
        <w:t xml:space="preserve"> </w:t>
      </w:r>
      <w:r w:rsidR="004E361A">
        <w:t>AND/OR DEMONSTRATION OF SDG CONTRIBUTIONS</w:t>
      </w:r>
      <w:bookmarkEnd w:id="9"/>
      <w:r w:rsidR="004E361A" w:rsidRPr="007C1D64" w:rsidDel="002E5951">
        <w:t xml:space="preserve"> </w:t>
      </w:r>
    </w:p>
    <w:p w14:paraId="4BCAF7D3" w14:textId="4558EE68" w:rsidR="004E361A" w:rsidRPr="007C1D64" w:rsidRDefault="00144475" w:rsidP="00144475">
      <w:pPr>
        <w:pStyle w:val="SectionList"/>
        <w:tabs>
          <w:tab w:val="num" w:pos="794"/>
        </w:tabs>
      </w:pPr>
      <w:r>
        <w:t xml:space="preserve">B.1. </w:t>
      </w:r>
      <w:r w:rsidR="004E361A" w:rsidRPr="007C1D64">
        <w:t>Reference of approved methodology</w:t>
      </w:r>
      <w:r w:rsidR="004E361A">
        <w:t xml:space="preserve"> (</w:t>
      </w:r>
      <w:proofErr w:type="spellStart"/>
      <w:r w:rsidR="004E361A">
        <w:t>ies</w:t>
      </w:r>
      <w:proofErr w:type="spellEnd"/>
      <w:r w:rsidR="004E361A">
        <w:t>)</w:t>
      </w:r>
      <w:r w:rsidR="004E361A" w:rsidRPr="007C1D64">
        <w:t xml:space="preserve"> </w:t>
      </w:r>
    </w:p>
    <w:p w14:paraId="44924759" w14:textId="64FDAEF5" w:rsidR="004E361A" w:rsidRDefault="004E361A" w:rsidP="000D0426">
      <w:pPr>
        <w:jc w:val="both"/>
      </w:pPr>
    </w:p>
    <w:p w14:paraId="6FC6CF97" w14:textId="77777777" w:rsidR="000655DD" w:rsidRPr="000655DD" w:rsidRDefault="000655DD" w:rsidP="000D0426">
      <w:pPr>
        <w:spacing w:before="100" w:beforeAutospacing="1" w:after="100" w:afterAutospacing="1" w:line="240" w:lineRule="auto"/>
        <w:contextualSpacing w:val="0"/>
        <w:jc w:val="both"/>
        <w:rPr>
          <w:rFonts w:asciiTheme="majorHAnsi" w:hAnsiTheme="majorHAnsi"/>
        </w:rPr>
      </w:pPr>
      <w:r w:rsidRPr="000655DD">
        <w:rPr>
          <w:rFonts w:asciiTheme="majorHAnsi" w:hAnsiTheme="majorHAnsi"/>
        </w:rPr>
        <w:t>This VPA applies the approved methodology “Technologies and Practices to Displace Decentralized Thermal Energy Consumption (TPDDTEC), Version 4.0 (dated 07/10/2021)”, along with the following relevant methodological tools and requirements:</w:t>
      </w:r>
    </w:p>
    <w:p w14:paraId="3CBAEAA5" w14:textId="77777777" w:rsidR="000655DD" w:rsidRPr="000655DD" w:rsidRDefault="000655DD">
      <w:pPr>
        <w:numPr>
          <w:ilvl w:val="0"/>
          <w:numId w:val="26"/>
        </w:numPr>
        <w:spacing w:before="100" w:beforeAutospacing="1" w:after="100" w:afterAutospacing="1" w:line="240" w:lineRule="auto"/>
        <w:contextualSpacing w:val="0"/>
        <w:jc w:val="both"/>
        <w:rPr>
          <w:rFonts w:asciiTheme="majorHAnsi" w:hAnsiTheme="majorHAnsi"/>
        </w:rPr>
      </w:pPr>
      <w:r w:rsidRPr="000655DD">
        <w:rPr>
          <w:rFonts w:asciiTheme="majorHAnsi" w:hAnsiTheme="majorHAnsi"/>
        </w:rPr>
        <w:t>Gold Standard for the Global Goals – Community Services Activity Requirements</w:t>
      </w:r>
    </w:p>
    <w:p w14:paraId="69C8A0CB" w14:textId="77777777" w:rsidR="000655DD" w:rsidRPr="000655DD" w:rsidRDefault="000655DD">
      <w:pPr>
        <w:numPr>
          <w:ilvl w:val="0"/>
          <w:numId w:val="26"/>
        </w:numPr>
        <w:spacing w:before="100" w:beforeAutospacing="1" w:after="100" w:afterAutospacing="1" w:line="240" w:lineRule="auto"/>
        <w:contextualSpacing w:val="0"/>
        <w:jc w:val="both"/>
        <w:rPr>
          <w:rFonts w:asciiTheme="majorHAnsi" w:hAnsiTheme="majorHAnsi"/>
        </w:rPr>
      </w:pPr>
      <w:r w:rsidRPr="000655DD">
        <w:rPr>
          <w:rFonts w:asciiTheme="majorHAnsi" w:hAnsiTheme="majorHAnsi"/>
        </w:rPr>
        <w:t>Gold Standard for the Global Goals – SDG Impact Tool (Version 1.3)</w:t>
      </w:r>
    </w:p>
    <w:p w14:paraId="50CD7851" w14:textId="77777777" w:rsidR="000655DD" w:rsidRDefault="000655DD">
      <w:pPr>
        <w:numPr>
          <w:ilvl w:val="0"/>
          <w:numId w:val="26"/>
        </w:numPr>
        <w:spacing w:before="100" w:beforeAutospacing="1" w:after="100" w:afterAutospacing="1" w:line="240" w:lineRule="auto"/>
        <w:contextualSpacing w:val="0"/>
        <w:jc w:val="both"/>
        <w:rPr>
          <w:rFonts w:asciiTheme="majorHAnsi" w:hAnsiTheme="majorHAnsi"/>
        </w:rPr>
      </w:pPr>
      <w:r w:rsidRPr="000655DD">
        <w:rPr>
          <w:rFonts w:asciiTheme="majorHAnsi" w:hAnsiTheme="majorHAnsi"/>
        </w:rPr>
        <w:t>Gold Standard Requirements and Guidelines – Usage Rate Monitoring (Version 2.0)</w:t>
      </w:r>
    </w:p>
    <w:p w14:paraId="3337C3F4" w14:textId="64E8194A" w:rsidR="00531035" w:rsidRPr="000655DD" w:rsidRDefault="00531035">
      <w:pPr>
        <w:numPr>
          <w:ilvl w:val="0"/>
          <w:numId w:val="26"/>
        </w:numPr>
        <w:spacing w:before="100" w:beforeAutospacing="1" w:after="100" w:afterAutospacing="1" w:line="240" w:lineRule="auto"/>
        <w:contextualSpacing w:val="0"/>
        <w:jc w:val="both"/>
        <w:rPr>
          <w:rFonts w:asciiTheme="majorHAnsi" w:hAnsiTheme="majorHAnsi"/>
        </w:rPr>
      </w:pPr>
      <w:r>
        <w:rPr>
          <w:rFonts w:asciiTheme="majorHAnsi" w:hAnsiTheme="majorHAnsi"/>
        </w:rPr>
        <w:t>Tool 33: Default values for common parameters V3</w:t>
      </w:r>
    </w:p>
    <w:p w14:paraId="758D9CD4" w14:textId="77777777" w:rsidR="000655DD" w:rsidRPr="000655DD" w:rsidRDefault="000655DD" w:rsidP="000D0426">
      <w:pPr>
        <w:spacing w:before="100" w:beforeAutospacing="1" w:after="100" w:afterAutospacing="1" w:line="240" w:lineRule="auto"/>
        <w:contextualSpacing w:val="0"/>
        <w:jc w:val="both"/>
        <w:rPr>
          <w:rFonts w:asciiTheme="majorHAnsi" w:hAnsiTheme="majorHAnsi"/>
        </w:rPr>
      </w:pPr>
      <w:r w:rsidRPr="000655DD">
        <w:rPr>
          <w:rFonts w:asciiTheme="majorHAnsi" w:hAnsiTheme="majorHAnsi"/>
        </w:rPr>
        <w:t>This VPA fully complies with the monitoring provisions outlined in the Gold Standard Requirements and Guidelines: Usage Rate Monitoring (Version 2.0) and meets all the mandatory criteria, as follows:</w:t>
      </w:r>
    </w:p>
    <w:p w14:paraId="54C67650" w14:textId="77777777" w:rsidR="000655DD" w:rsidRPr="000655DD" w:rsidRDefault="000655DD">
      <w:pPr>
        <w:numPr>
          <w:ilvl w:val="0"/>
          <w:numId w:val="27"/>
        </w:numPr>
        <w:spacing w:before="100" w:beforeAutospacing="1" w:after="100" w:afterAutospacing="1" w:line="240" w:lineRule="auto"/>
        <w:contextualSpacing w:val="0"/>
        <w:rPr>
          <w:rFonts w:asciiTheme="majorHAnsi" w:hAnsiTheme="majorHAnsi"/>
        </w:rPr>
      </w:pPr>
      <w:r w:rsidRPr="000655DD">
        <w:rPr>
          <w:rFonts w:asciiTheme="majorHAnsi" w:hAnsiTheme="majorHAnsi"/>
        </w:rPr>
        <w:t>Definition of Use and Non-Use:</w:t>
      </w:r>
      <w:r w:rsidRPr="000655DD">
        <w:rPr>
          <w:rFonts w:asciiTheme="majorHAnsi" w:hAnsiTheme="majorHAnsi"/>
        </w:rPr>
        <w:br/>
        <w:t xml:space="preserve">Within the </w:t>
      </w:r>
      <w:proofErr w:type="spellStart"/>
      <w:r w:rsidRPr="000655DD">
        <w:rPr>
          <w:rFonts w:asciiTheme="majorHAnsi" w:hAnsiTheme="majorHAnsi"/>
        </w:rPr>
        <w:t>PoA</w:t>
      </w:r>
      <w:proofErr w:type="spellEnd"/>
      <w:r w:rsidRPr="000655DD">
        <w:rPr>
          <w:rFonts w:asciiTheme="majorHAnsi" w:hAnsiTheme="majorHAnsi"/>
        </w:rPr>
        <w:t xml:space="preserve"> framework, the project technology is considered “in use” when the stove is utilized to prepare at least seven (7) meals per week. This threshold is based on local cooking practices identified through baseline surveys.</w:t>
      </w:r>
    </w:p>
    <w:p w14:paraId="5CB5BA4C" w14:textId="77777777" w:rsidR="000655DD" w:rsidRPr="000655DD" w:rsidRDefault="000655DD">
      <w:pPr>
        <w:numPr>
          <w:ilvl w:val="0"/>
          <w:numId w:val="27"/>
        </w:numPr>
        <w:spacing w:before="100" w:beforeAutospacing="1" w:after="100" w:afterAutospacing="1" w:line="240" w:lineRule="auto"/>
        <w:contextualSpacing w:val="0"/>
        <w:rPr>
          <w:rFonts w:asciiTheme="majorHAnsi" w:hAnsiTheme="majorHAnsi"/>
        </w:rPr>
      </w:pPr>
      <w:r w:rsidRPr="000655DD">
        <w:rPr>
          <w:rFonts w:asciiTheme="majorHAnsi" w:hAnsiTheme="majorHAnsi"/>
        </w:rPr>
        <w:t>Household Usage Surveys:</w:t>
      </w:r>
      <w:r w:rsidRPr="000655DD">
        <w:rPr>
          <w:rFonts w:asciiTheme="majorHAnsi" w:hAnsiTheme="majorHAnsi"/>
        </w:rPr>
        <w:br/>
        <w:t xml:space="preserve">Periodic household-level surveys will be conducted in line with the Sampling and Surveys for CDM Project Activities and </w:t>
      </w:r>
      <w:proofErr w:type="spellStart"/>
      <w:r w:rsidRPr="000655DD">
        <w:rPr>
          <w:rFonts w:asciiTheme="majorHAnsi" w:hAnsiTheme="majorHAnsi"/>
        </w:rPr>
        <w:t>Programmes</w:t>
      </w:r>
      <w:proofErr w:type="spellEnd"/>
      <w:r w:rsidRPr="000655DD">
        <w:rPr>
          <w:rFonts w:asciiTheme="majorHAnsi" w:hAnsiTheme="majorHAnsi"/>
        </w:rPr>
        <w:t xml:space="preserve"> of Activities (Version 09.0) guidelines. The first set of survey results will be made available during the initial verification of this VPA.</w:t>
      </w:r>
    </w:p>
    <w:p w14:paraId="42B8CA47" w14:textId="77777777" w:rsidR="000655DD" w:rsidRPr="000655DD" w:rsidRDefault="000655DD">
      <w:pPr>
        <w:numPr>
          <w:ilvl w:val="0"/>
          <w:numId w:val="27"/>
        </w:numPr>
        <w:spacing w:before="100" w:beforeAutospacing="1" w:after="100" w:afterAutospacing="1" w:line="240" w:lineRule="auto"/>
        <w:contextualSpacing w:val="0"/>
        <w:rPr>
          <w:rFonts w:asciiTheme="majorHAnsi" w:hAnsiTheme="majorHAnsi"/>
        </w:rPr>
      </w:pPr>
      <w:r w:rsidRPr="000655DD">
        <w:rPr>
          <w:rFonts w:asciiTheme="majorHAnsi" w:hAnsiTheme="majorHAnsi"/>
        </w:rPr>
        <w:t>Verification of Data Accuracy:</w:t>
      </w:r>
      <w:r w:rsidRPr="000655DD">
        <w:rPr>
          <w:rFonts w:asciiTheme="majorHAnsi" w:hAnsiTheme="majorHAnsi"/>
        </w:rPr>
        <w:br/>
        <w:t xml:space="preserve">Usage rates will be tracked continuously throughout the crediting period to </w:t>
      </w:r>
      <w:r w:rsidRPr="000655DD">
        <w:rPr>
          <w:rFonts w:asciiTheme="majorHAnsi" w:hAnsiTheme="majorHAnsi"/>
        </w:rPr>
        <w:lastRenderedPageBreak/>
        <w:t>verify accuracy and consistency. Adjustments will be made where deviations are observed to ensure reliable monitoring results.</w:t>
      </w:r>
    </w:p>
    <w:p w14:paraId="4634E95F" w14:textId="77777777" w:rsidR="000655DD" w:rsidRPr="000655DD" w:rsidRDefault="000655DD" w:rsidP="000655DD">
      <w:pPr>
        <w:spacing w:before="100" w:beforeAutospacing="1" w:after="100" w:afterAutospacing="1" w:line="240" w:lineRule="auto"/>
        <w:contextualSpacing w:val="0"/>
        <w:rPr>
          <w:rFonts w:asciiTheme="majorHAnsi" w:hAnsiTheme="majorHAnsi"/>
        </w:rPr>
      </w:pPr>
      <w:r w:rsidRPr="000655DD">
        <w:rPr>
          <w:rFonts w:asciiTheme="majorHAnsi" w:hAnsiTheme="majorHAnsi"/>
        </w:rPr>
        <w:t>As this VPA is expected to achieve a relatively high usage rate, all Good Practice Requirements will be implemented, including:</w:t>
      </w:r>
    </w:p>
    <w:p w14:paraId="76E9CAB5" w14:textId="77777777" w:rsidR="000655DD" w:rsidRPr="000655DD" w:rsidRDefault="000655DD">
      <w:pPr>
        <w:numPr>
          <w:ilvl w:val="0"/>
          <w:numId w:val="28"/>
        </w:numPr>
        <w:spacing w:before="100" w:beforeAutospacing="1" w:after="100" w:afterAutospacing="1" w:line="240" w:lineRule="auto"/>
        <w:contextualSpacing w:val="0"/>
        <w:rPr>
          <w:rFonts w:asciiTheme="majorHAnsi" w:hAnsiTheme="majorHAnsi"/>
        </w:rPr>
      </w:pPr>
      <w:r w:rsidRPr="000655DD">
        <w:rPr>
          <w:rFonts w:asciiTheme="majorHAnsi" w:hAnsiTheme="majorHAnsi"/>
        </w:rPr>
        <w:t>Regular training and supervision of field teams,</w:t>
      </w:r>
    </w:p>
    <w:p w14:paraId="021282DC" w14:textId="77777777" w:rsidR="000655DD" w:rsidRPr="000655DD" w:rsidRDefault="000655DD">
      <w:pPr>
        <w:numPr>
          <w:ilvl w:val="0"/>
          <w:numId w:val="28"/>
        </w:numPr>
        <w:spacing w:before="100" w:beforeAutospacing="1" w:after="100" w:afterAutospacing="1" w:line="240" w:lineRule="auto"/>
        <w:contextualSpacing w:val="0"/>
        <w:rPr>
          <w:rFonts w:asciiTheme="majorHAnsi" w:hAnsiTheme="majorHAnsi"/>
        </w:rPr>
      </w:pPr>
      <w:r w:rsidRPr="000655DD">
        <w:rPr>
          <w:rFonts w:asciiTheme="majorHAnsi" w:hAnsiTheme="majorHAnsi"/>
        </w:rPr>
        <w:t>Continuous training and follow-up sessions for end users, and</w:t>
      </w:r>
    </w:p>
    <w:p w14:paraId="1B32E434" w14:textId="77777777" w:rsidR="000655DD" w:rsidRPr="000655DD" w:rsidRDefault="000655DD">
      <w:pPr>
        <w:numPr>
          <w:ilvl w:val="0"/>
          <w:numId w:val="28"/>
        </w:numPr>
        <w:spacing w:before="100" w:beforeAutospacing="1" w:after="100" w:afterAutospacing="1" w:line="240" w:lineRule="auto"/>
        <w:contextualSpacing w:val="0"/>
        <w:rPr>
          <w:rFonts w:asciiTheme="majorHAnsi" w:hAnsiTheme="majorHAnsi"/>
        </w:rPr>
      </w:pPr>
      <w:r w:rsidRPr="000655DD">
        <w:rPr>
          <w:rFonts w:asciiTheme="majorHAnsi" w:hAnsiTheme="majorHAnsi"/>
        </w:rPr>
        <w:t>Awareness and sensitization campaigns to promote the sustained adoption and benefits of clean cooking solutions.</w:t>
      </w:r>
    </w:p>
    <w:p w14:paraId="3AC7F82D" w14:textId="1AC84AE3" w:rsidR="004E361A" w:rsidRDefault="00144475" w:rsidP="004E361A">
      <w:pPr>
        <w:pStyle w:val="SectionList"/>
      </w:pPr>
      <w:r>
        <w:t xml:space="preserve">B.2. </w:t>
      </w:r>
      <w:r w:rsidR="004E361A" w:rsidRPr="007C1D64">
        <w:t xml:space="preserve">Applicability of methodology </w:t>
      </w:r>
      <w:r w:rsidR="004E361A">
        <w:t>(</w:t>
      </w:r>
      <w:proofErr w:type="spellStart"/>
      <w:r w:rsidR="004E361A">
        <w:t>ies</w:t>
      </w:r>
      <w:proofErr w:type="spellEnd"/>
      <w:r w:rsidR="004E361A">
        <w:t>)</w:t>
      </w:r>
    </w:p>
    <w:p w14:paraId="24889DD5" w14:textId="3615C1AD" w:rsidR="004E361A" w:rsidRDefault="004E361A" w:rsidP="004E361A"/>
    <w:p w14:paraId="1A8D7596" w14:textId="3A50CAF6" w:rsidR="0067013D" w:rsidRDefault="0067013D" w:rsidP="004E361A">
      <w:r w:rsidRPr="0067013D">
        <w:t>The table below lists each of the methodology applicability requirements and how the project activity complies with each of the criteria:</w:t>
      </w:r>
    </w:p>
    <w:tbl>
      <w:tblPr>
        <w:tblW w:w="9810" w:type="dxa"/>
        <w:jc w:val="center"/>
        <w:tblCellMar>
          <w:top w:w="15" w:type="dxa"/>
          <w:left w:w="15" w:type="dxa"/>
          <w:bottom w:w="15" w:type="dxa"/>
          <w:right w:w="15" w:type="dxa"/>
        </w:tblCellMar>
        <w:tblLook w:val="04A0" w:firstRow="1" w:lastRow="0" w:firstColumn="1" w:lastColumn="0" w:noHBand="0" w:noVBand="1"/>
      </w:tblPr>
      <w:tblGrid>
        <w:gridCol w:w="4934"/>
        <w:gridCol w:w="4876"/>
      </w:tblGrid>
      <w:tr w:rsidR="000655DD" w:rsidRPr="00AB0D5C" w14:paraId="2DC70E84" w14:textId="77777777" w:rsidTr="00992AF1">
        <w:trPr>
          <w:tblHeader/>
          <w:jc w:val="center"/>
        </w:trPr>
        <w:tc>
          <w:tcPr>
            <w:tcW w:w="0" w:type="auto"/>
            <w:tcBorders>
              <w:bottom w:val="single" w:sz="4" w:space="0" w:color="A6A6A6"/>
            </w:tcBorders>
            <w:shd w:val="clear" w:color="auto" w:fill="00B9BD"/>
            <w:tcMar>
              <w:top w:w="0" w:type="dxa"/>
              <w:left w:w="115" w:type="dxa"/>
              <w:bottom w:w="0" w:type="dxa"/>
              <w:right w:w="115" w:type="dxa"/>
            </w:tcMar>
            <w:vAlign w:val="center"/>
            <w:hideMark/>
          </w:tcPr>
          <w:p w14:paraId="66E6AB76" w14:textId="77777777" w:rsidR="000655DD" w:rsidRPr="00AB0D5C" w:rsidRDefault="000655DD" w:rsidP="00992AF1">
            <w:pPr>
              <w:jc w:val="center"/>
              <w:rPr>
                <w:b/>
                <w:bCs/>
                <w:color w:val="FFFFFF" w:themeColor="background1"/>
              </w:rPr>
            </w:pPr>
            <w:r w:rsidRPr="00AB0D5C">
              <w:rPr>
                <w:b/>
                <w:bCs/>
                <w:color w:val="FFFFFF" w:themeColor="background1"/>
              </w:rPr>
              <w:t>Applicability condition</w:t>
            </w:r>
          </w:p>
        </w:tc>
        <w:tc>
          <w:tcPr>
            <w:tcW w:w="4876" w:type="dxa"/>
            <w:tcBorders>
              <w:bottom w:val="single" w:sz="4" w:space="0" w:color="A6A6A6"/>
            </w:tcBorders>
            <w:shd w:val="clear" w:color="auto" w:fill="00B9BD"/>
            <w:tcMar>
              <w:top w:w="0" w:type="dxa"/>
              <w:left w:w="115" w:type="dxa"/>
              <w:bottom w:w="0" w:type="dxa"/>
              <w:right w:w="115" w:type="dxa"/>
            </w:tcMar>
            <w:vAlign w:val="center"/>
            <w:hideMark/>
          </w:tcPr>
          <w:p w14:paraId="3A4CC24E" w14:textId="77777777" w:rsidR="000655DD" w:rsidRPr="00AB0D5C" w:rsidRDefault="000655DD" w:rsidP="00992AF1">
            <w:pPr>
              <w:jc w:val="center"/>
              <w:rPr>
                <w:b/>
                <w:bCs/>
                <w:color w:val="FFFFFF" w:themeColor="background1"/>
              </w:rPr>
            </w:pPr>
            <w:r w:rsidRPr="00AB0D5C">
              <w:rPr>
                <w:b/>
                <w:bCs/>
                <w:color w:val="FFFFFF" w:themeColor="background1"/>
              </w:rPr>
              <w:t>Justification</w:t>
            </w:r>
          </w:p>
        </w:tc>
      </w:tr>
      <w:tr w:rsidR="000655DD" w:rsidRPr="00AB0D5C" w14:paraId="0A8DB477"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4884B22C" w14:textId="77777777" w:rsidR="000655DD" w:rsidRPr="00AB0D5C" w:rsidRDefault="000655DD" w:rsidP="00992AF1">
            <w:r w:rsidRPr="00AB0D5C">
              <w:t>The technology used for the project scenario has predictable performance in it is proven to be efficient and durable under field conditions with the rated thermal efficiency at least 20%</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25B4221F" w14:textId="556202E3" w:rsidR="000655DD" w:rsidRPr="00AB0D5C" w:rsidRDefault="000655DD" w:rsidP="00992AF1">
            <w:pPr>
              <w:ind w:right="65"/>
            </w:pPr>
            <w:proofErr w:type="gramStart"/>
            <w:r w:rsidRPr="00AB0D5C">
              <w:t xml:space="preserve">The </w:t>
            </w:r>
            <w:proofErr w:type="spellStart"/>
            <w:r>
              <w:t>Holycook</w:t>
            </w:r>
            <w:proofErr w:type="spellEnd"/>
            <w:proofErr w:type="gramEnd"/>
            <w:r w:rsidRPr="00AB0D5C">
              <w:t xml:space="preserve"> is suitable for the field conditions with an average efficiency of </w:t>
            </w:r>
            <w:r w:rsidR="00070479">
              <w:t>46</w:t>
            </w:r>
            <w:r>
              <w:t xml:space="preserve"> </w:t>
            </w:r>
            <w:r w:rsidRPr="00AB0D5C">
              <w:t xml:space="preserve">%, as shown in </w:t>
            </w:r>
            <w:r w:rsidR="001E268E">
              <w:t>the ISO 19867 test report.</w:t>
            </w:r>
            <w:r w:rsidRPr="00AB0D5C">
              <w:t xml:space="preserve"> </w:t>
            </w:r>
            <w:proofErr w:type="gramStart"/>
            <w:r w:rsidR="001E268E">
              <w:t>T</w:t>
            </w:r>
            <w:r w:rsidRPr="00AB0D5C">
              <w:t>herefore</w:t>
            </w:r>
            <w:proofErr w:type="gramEnd"/>
            <w:r w:rsidRPr="00AB0D5C">
              <w:t xml:space="preserve"> this applicability condition is met.</w:t>
            </w:r>
          </w:p>
        </w:tc>
      </w:tr>
      <w:tr w:rsidR="000655DD" w:rsidRPr="00AB0D5C" w14:paraId="383795F5"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7950EB5B" w14:textId="77777777" w:rsidR="000655DD" w:rsidRPr="00AB0D5C" w:rsidRDefault="000655DD" w:rsidP="00992AF1">
            <w:proofErr w:type="gramStart"/>
            <w:r w:rsidRPr="00AB0D5C">
              <w:t>The technology</w:t>
            </w:r>
            <w:proofErr w:type="gramEnd"/>
            <w:r w:rsidRPr="00AB0D5C">
              <w:t xml:space="preserve"> shall have continuous useful energy output of less than 150kW per unit from start to end of operation of a unit divided by the time of operation</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3061EFC1" w14:textId="5300421E" w:rsidR="000655DD" w:rsidRPr="00AB0D5C" w:rsidRDefault="000655DD" w:rsidP="00992AF1">
            <w:r w:rsidRPr="00AB0D5C">
              <w:t xml:space="preserve">The </w:t>
            </w:r>
            <w:r>
              <w:t>Holy Cook</w:t>
            </w:r>
            <w:r w:rsidRPr="00AB0D5C">
              <w:t xml:space="preserve"> has a</w:t>
            </w:r>
            <w:r w:rsidR="00A30EDA">
              <w:t xml:space="preserve"> useful energy output of </w:t>
            </w:r>
            <w:r w:rsidR="00DF0967">
              <w:t>0.9</w:t>
            </w:r>
            <w:r w:rsidR="00A30EDA">
              <w:t>kW</w:t>
            </w:r>
            <w:r w:rsidR="00A30EDA">
              <w:rPr>
                <w:rStyle w:val="Appelnotedebasdep"/>
              </w:rPr>
              <w:footnoteReference w:id="14"/>
            </w:r>
            <w:r w:rsidR="00A30EDA">
              <w:t xml:space="preserve">. </w:t>
            </w:r>
            <w:proofErr w:type="gramStart"/>
            <w:r w:rsidR="00A30EDA">
              <w:t xml:space="preserve">therefore </w:t>
            </w:r>
            <w:r w:rsidR="00C335EB">
              <w:t xml:space="preserve"> </w:t>
            </w:r>
            <w:r w:rsidRPr="00AB0D5C">
              <w:t>this</w:t>
            </w:r>
            <w:proofErr w:type="gramEnd"/>
            <w:r w:rsidRPr="00AB0D5C">
              <w:t xml:space="preserve"> applicability condition is met.</w:t>
            </w:r>
          </w:p>
        </w:tc>
      </w:tr>
      <w:tr w:rsidR="000655DD" w:rsidRPr="00AB0D5C" w14:paraId="5BF15041"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47809F7C" w14:textId="773AECCF" w:rsidR="000655DD" w:rsidRPr="00AB0D5C" w:rsidRDefault="000655DD" w:rsidP="00992AF1">
            <w:r w:rsidRPr="00AB0D5C">
              <w:t>The project activity is implemented by a project developer and can include additional project participants listed in Appendix 2 of this document. </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2C733CD4" w14:textId="4BF55E0D" w:rsidR="000655DD" w:rsidRPr="00AB0D5C" w:rsidRDefault="000655DD" w:rsidP="00992AF1">
            <w:r w:rsidRPr="00AB0D5C">
              <w:t xml:space="preserve">The individual households do </w:t>
            </w:r>
            <w:proofErr w:type="gramStart"/>
            <w:r w:rsidRPr="00AB0D5C">
              <w:t>no</w:t>
            </w:r>
            <w:proofErr w:type="gramEnd"/>
            <w:r w:rsidRPr="00AB0D5C">
              <w:t xml:space="preserve"> act as project proponents and have signed an End User Agreement where all the rights are transferred to </w:t>
            </w:r>
            <w:r>
              <w:t>Man</w:t>
            </w:r>
            <w:r w:rsidR="00142242">
              <w:t xml:space="preserve"> </w:t>
            </w:r>
            <w:r w:rsidR="00531035">
              <w:t>and</w:t>
            </w:r>
            <w:r w:rsidR="00142242">
              <w:t xml:space="preserve"> </w:t>
            </w:r>
            <w:r>
              <w:t>Man</w:t>
            </w:r>
            <w:r w:rsidRPr="00AB0D5C">
              <w:t xml:space="preserve">. in return for </w:t>
            </w:r>
            <w:r>
              <w:t>subsidized</w:t>
            </w:r>
            <w:r w:rsidRPr="00AB0D5C">
              <w:t xml:space="preserve"> ICS.</w:t>
            </w:r>
            <w:r>
              <w:t xml:space="preserve"> </w:t>
            </w:r>
            <w:proofErr w:type="gramStart"/>
            <w:r>
              <w:t>Man</w:t>
            </w:r>
            <w:proofErr w:type="gramEnd"/>
            <w:r>
              <w:t xml:space="preserve"> and Man</w:t>
            </w:r>
            <w:r w:rsidRPr="00AB0D5C">
              <w:t xml:space="preserve"> stands as the sole project proponent, hence this applicability is met.</w:t>
            </w:r>
          </w:p>
        </w:tc>
      </w:tr>
      <w:tr w:rsidR="000655DD" w:rsidRPr="00AB0D5C" w14:paraId="010D31E6"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53A0B324" w14:textId="77777777" w:rsidR="000655DD" w:rsidRPr="00AB0D5C" w:rsidRDefault="000655DD" w:rsidP="00992AF1">
            <w:r w:rsidRPr="00AB0D5C">
              <w:t xml:space="preserve">The project developer must design incentive mechanism(s), which should be </w:t>
            </w:r>
            <w:r w:rsidRPr="00AB0D5C">
              <w:lastRenderedPageBreak/>
              <w:t>effective as fast as possible, for the elimination of inefficient baseline stoves that are replaced by the project cooking devices and describe the incentive mechanism(s) in the VPA-DD at the time of validation</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57054AA3" w14:textId="0F1381C3" w:rsidR="000655DD" w:rsidRPr="00AB0D5C" w:rsidRDefault="000655DD" w:rsidP="00992AF1">
            <w:pPr>
              <w:ind w:right="65"/>
            </w:pPr>
            <w:r w:rsidRPr="00AB0D5C">
              <w:lastRenderedPageBreak/>
              <w:t xml:space="preserve">As an incentive mechanism to promote the use of the project ICS over the </w:t>
            </w:r>
            <w:r w:rsidRPr="00AB0D5C">
              <w:lastRenderedPageBreak/>
              <w:t xml:space="preserve">baseline cookstove, the VPA Operator will distribute the more efficient project cookstove </w:t>
            </w:r>
            <w:r>
              <w:t>at a subsidized</w:t>
            </w:r>
            <w:r w:rsidR="00142242">
              <w:t xml:space="preserve"> price</w:t>
            </w:r>
            <w:r w:rsidRPr="00AB0D5C">
              <w:t xml:space="preserve"> to the end users. Additionally, the use of this ICS will reduce the cost associated with cooking </w:t>
            </w:r>
            <w:r w:rsidR="00142242">
              <w:t>when</w:t>
            </w:r>
            <w:r w:rsidR="00531035">
              <w:t xml:space="preserve"> compared to</w:t>
            </w:r>
            <w:r w:rsidR="00142242">
              <w:t xml:space="preserve"> using</w:t>
            </w:r>
            <w:r w:rsidR="00142242" w:rsidRPr="00AB0D5C">
              <w:t xml:space="preserve"> </w:t>
            </w:r>
            <w:r w:rsidRPr="00AB0D5C">
              <w:t>the baseline scenario</w:t>
            </w:r>
            <w:r w:rsidR="00531035">
              <w:t xml:space="preserve"> stove</w:t>
            </w:r>
            <w:r w:rsidRPr="00AB0D5C">
              <w:t>.</w:t>
            </w:r>
          </w:p>
        </w:tc>
      </w:tr>
      <w:tr w:rsidR="000655DD" w:rsidRPr="00AB0D5C" w14:paraId="1EACEE56"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7240007F" w14:textId="77777777" w:rsidR="000655DD" w:rsidRDefault="000655DD" w:rsidP="00992AF1">
            <w:pPr>
              <w:jc w:val="both"/>
            </w:pPr>
            <w:r w:rsidRPr="00AB0D5C">
              <w:lastRenderedPageBreak/>
              <w:t>To avoid double counting or double claiming, the project developer must:</w:t>
            </w:r>
          </w:p>
          <w:p w14:paraId="1C5FEDF8" w14:textId="77777777" w:rsidR="000655DD" w:rsidRPr="00AB0D5C" w:rsidRDefault="000655DD" w:rsidP="00992AF1">
            <w:pPr>
              <w:jc w:val="both"/>
            </w:pPr>
          </w:p>
          <w:p w14:paraId="2738FC6A" w14:textId="77777777" w:rsidR="000655DD" w:rsidRDefault="000655DD" w:rsidP="00992AF1">
            <w:pPr>
              <w:jc w:val="both"/>
            </w:pPr>
            <w:r w:rsidRPr="00AB0D5C">
              <w:t>Clearly communicate its ownership rights and intention of claiming the emission reductions resulting from the project activity to the following parties by contract or clear written assertions in the transaction paperwork: all other project participants; project technology manufactures; and retailers of the project technology or the renewable fuel in use; and</w:t>
            </w:r>
          </w:p>
          <w:p w14:paraId="5038469F" w14:textId="77777777" w:rsidR="000655DD" w:rsidRPr="00AB0D5C" w:rsidRDefault="000655DD" w:rsidP="00992AF1">
            <w:pPr>
              <w:jc w:val="both"/>
            </w:pPr>
          </w:p>
          <w:p w14:paraId="19FA32FB" w14:textId="77777777" w:rsidR="000655DD" w:rsidRDefault="000655DD" w:rsidP="00992AF1">
            <w:pPr>
              <w:jc w:val="both"/>
            </w:pPr>
            <w:r w:rsidRPr="00AB0D5C">
              <w:t>Inform and notify the end users that they cannot claim emission reduction from the project, and</w:t>
            </w:r>
          </w:p>
          <w:p w14:paraId="2E828C45" w14:textId="77777777" w:rsidR="000655DD" w:rsidRPr="00AB0D5C" w:rsidRDefault="000655DD" w:rsidP="00992AF1">
            <w:pPr>
              <w:jc w:val="both"/>
            </w:pPr>
          </w:p>
          <w:p w14:paraId="614BF8AC" w14:textId="77777777" w:rsidR="000655DD" w:rsidRPr="00AB0D5C" w:rsidRDefault="000655DD" w:rsidP="00992AF1">
            <w:pPr>
              <w:jc w:val="both"/>
            </w:pPr>
            <w:r w:rsidRPr="00AB0D5C">
              <w:t>Exclude from the project activity, cooking devices included in any other voluntary market or CDM project activity/</w:t>
            </w:r>
            <w:proofErr w:type="spellStart"/>
            <w:proofErr w:type="gramStart"/>
            <w:r w:rsidRPr="00AB0D5C">
              <w:t>PoA</w:t>
            </w:r>
            <w:proofErr w:type="spellEnd"/>
            <w:r w:rsidRPr="00AB0D5C">
              <w:t>, and</w:t>
            </w:r>
            <w:proofErr w:type="gramEnd"/>
            <w:r w:rsidRPr="00AB0D5C">
              <w:t xml:space="preserve"> strive not to displace the cooking devices of another CDM or voluntary project/</w:t>
            </w:r>
            <w:proofErr w:type="spellStart"/>
            <w:r w:rsidRPr="00AB0D5C">
              <w:t>PoA</w:t>
            </w:r>
            <w:proofErr w:type="spellEnd"/>
            <w:r w:rsidRPr="00AB0D5C">
              <w:t>. </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3A8FD4DF" w14:textId="77777777" w:rsidR="000655DD" w:rsidRPr="00AB0D5C" w:rsidRDefault="000655DD" w:rsidP="00992AF1"/>
          <w:p w14:paraId="3AE6488D" w14:textId="7A65CFE8" w:rsidR="000655DD" w:rsidRPr="00AB0D5C" w:rsidRDefault="000655DD" w:rsidP="00992AF1">
            <w:pPr>
              <w:ind w:right="65"/>
            </w:pPr>
            <w:r w:rsidRPr="00AB0D5C">
              <w:t xml:space="preserve">Each end user shall sign an End User Agreement at the time of the stove distribution transferring the ownership of credits for </w:t>
            </w:r>
            <w:r>
              <w:t>Man and Man Enterprise</w:t>
            </w:r>
            <w:r w:rsidRPr="00AB0D5C">
              <w:t xml:space="preserve">. </w:t>
            </w:r>
            <w:r w:rsidR="00142242">
              <w:t>A</w:t>
            </w:r>
            <w:r w:rsidRPr="00AB0D5C">
              <w:t>nd each ICS will have a unique identification and related address to avoid double counting.</w:t>
            </w:r>
          </w:p>
          <w:p w14:paraId="2F7A2563" w14:textId="77777777" w:rsidR="000655DD" w:rsidRDefault="000655DD" w:rsidP="00992AF1"/>
          <w:p w14:paraId="7BF90A79" w14:textId="77777777" w:rsidR="000655DD" w:rsidRPr="00AB0D5C" w:rsidRDefault="000655DD" w:rsidP="00992AF1">
            <w:r w:rsidRPr="00AB0D5C">
              <w:br/>
            </w:r>
          </w:p>
          <w:p w14:paraId="1C13B70D" w14:textId="77777777" w:rsidR="000655DD" w:rsidRPr="00AB0D5C" w:rsidRDefault="000655DD" w:rsidP="00992AF1">
            <w:r w:rsidRPr="00AB0D5C">
              <w:t xml:space="preserve">The End User Agreement will clearly </w:t>
            </w:r>
            <w:proofErr w:type="gramStart"/>
            <w:r w:rsidRPr="00AB0D5C">
              <w:t>inform</w:t>
            </w:r>
            <w:proofErr w:type="gramEnd"/>
            <w:r w:rsidRPr="00AB0D5C">
              <w:t xml:space="preserve"> that the end user cannot claim emissions reductions from the use of the delivered ICS.</w:t>
            </w:r>
          </w:p>
          <w:p w14:paraId="3B622133" w14:textId="77777777" w:rsidR="000655DD" w:rsidRDefault="000655DD" w:rsidP="00992AF1"/>
          <w:p w14:paraId="3EA07333" w14:textId="77777777" w:rsidR="000655DD" w:rsidRPr="00AB0D5C" w:rsidRDefault="000655DD" w:rsidP="00992AF1"/>
          <w:p w14:paraId="2C7044EB" w14:textId="7C2DC05A" w:rsidR="000655DD" w:rsidRPr="00AB0D5C" w:rsidRDefault="000655DD" w:rsidP="00992AF1">
            <w:pPr>
              <w:ind w:right="65"/>
            </w:pPr>
            <w:r w:rsidRPr="00AB0D5C">
              <w:t xml:space="preserve">The project activity is not a part of any other voluntary or compliance carbon </w:t>
            </w:r>
            <w:proofErr w:type="gramStart"/>
            <w:r w:rsidRPr="00AB0D5C">
              <w:t>market, and</w:t>
            </w:r>
            <w:proofErr w:type="gramEnd"/>
            <w:r w:rsidRPr="00AB0D5C">
              <w:t xml:space="preserve"> </w:t>
            </w:r>
            <w:proofErr w:type="gramStart"/>
            <w:r w:rsidRPr="00AB0D5C">
              <w:t>strive</w:t>
            </w:r>
            <w:proofErr w:type="gramEnd"/>
            <w:r w:rsidRPr="00AB0D5C">
              <w:t xml:space="preserve"> not to displace cooking devices from another voluntary or compliance carbon market.</w:t>
            </w:r>
          </w:p>
          <w:p w14:paraId="6A10B998" w14:textId="77777777" w:rsidR="000655DD" w:rsidRPr="00AB0D5C" w:rsidRDefault="000655DD" w:rsidP="00992AF1">
            <w:r w:rsidRPr="00AB0D5C">
              <w:t>Hence, this applicability is met</w:t>
            </w:r>
          </w:p>
        </w:tc>
      </w:tr>
      <w:tr w:rsidR="000655DD" w:rsidRPr="00AB0D5C" w14:paraId="4A828D5E"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6B402538" w14:textId="77777777" w:rsidR="000655DD" w:rsidRDefault="000655DD" w:rsidP="00992AF1">
            <w:pPr>
              <w:jc w:val="both"/>
            </w:pPr>
            <w:r w:rsidRPr="00AB0D5C">
              <w:t xml:space="preserve">Project activities making use of solid fossil fuel in the project scenario or other improved fossil fuel cookstoves meeting </w:t>
            </w:r>
            <w:r w:rsidRPr="00AB0D5C">
              <w:lastRenderedPageBreak/>
              <w:t>certain conditions described in the footnote to Table 1 (from the methodology) may only claim emission reductions for energy efficiency improvement aspect and shall assume the same baseline and project fuel for emission reduction calculations.</w:t>
            </w:r>
          </w:p>
          <w:p w14:paraId="16E0B63B" w14:textId="77777777" w:rsidR="000655DD" w:rsidRPr="00AB0D5C" w:rsidRDefault="000655DD" w:rsidP="00992AF1">
            <w:pPr>
              <w:jc w:val="both"/>
            </w:pP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45BBA3AA" w14:textId="2EE5EEB8" w:rsidR="000655DD" w:rsidRPr="00AB0D5C" w:rsidRDefault="00531035" w:rsidP="00992AF1">
            <w:pPr>
              <w:ind w:right="65"/>
            </w:pPr>
            <w:r>
              <w:lastRenderedPageBreak/>
              <w:t>Not applicable as the project is nor replacing solid fuels nor using solid fuels</w:t>
            </w:r>
            <w:r w:rsidR="000655DD" w:rsidRPr="00AB0D5C">
              <w:t>.</w:t>
            </w:r>
          </w:p>
        </w:tc>
      </w:tr>
      <w:tr w:rsidR="000655DD" w:rsidRPr="00AB0D5C" w14:paraId="29241018"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0D763C79" w14:textId="77777777" w:rsidR="000655DD" w:rsidRPr="00AB0D5C" w:rsidRDefault="000655DD" w:rsidP="00992AF1">
            <w:pPr>
              <w:jc w:val="both"/>
            </w:pPr>
            <w:r w:rsidRPr="00AB0D5C">
              <w:t>Project activities making use of a new solid biomass feedstock in the project situation must comply with relevant specific requirements for biomass related project activities.</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0BFAA1F6" w14:textId="77777777" w:rsidR="000655DD" w:rsidRPr="00AB0D5C" w:rsidRDefault="000655DD" w:rsidP="00992AF1">
            <w:r w:rsidRPr="00AB0D5C">
              <w:t xml:space="preserve">No new biomass is expected to be used in the VPA 1 project scenario </w:t>
            </w:r>
            <w:proofErr w:type="gramStart"/>
            <w:r w:rsidRPr="00AB0D5C">
              <w:t>therefore,</w:t>
            </w:r>
            <w:proofErr w:type="gramEnd"/>
            <w:r w:rsidRPr="00AB0D5C">
              <w:t xml:space="preserve"> this condition is not applicable.</w:t>
            </w:r>
          </w:p>
        </w:tc>
      </w:tr>
      <w:tr w:rsidR="000655DD" w:rsidRPr="00AB0D5C" w14:paraId="662EC11C"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678A2542" w14:textId="77777777" w:rsidR="000655DD" w:rsidRDefault="000655DD" w:rsidP="00AB30FF">
            <w:pPr>
              <w:spacing w:after="0"/>
              <w:jc w:val="both"/>
            </w:pPr>
            <w:r w:rsidRPr="00AB0D5C">
              <w:t>Adequate evidence is supplied to demonstrate that indoor air pollution levels are not worsened compared to the baseline, and greenhouse gases emitted by the project fuel/stove combination are estimated with adequate precision. Furthermore, for projects where cooking will move from outdoor to indoor or where the project technology reduces ventilation, indoor air pollution levels shall not worsen in the project compared to the baseline, including PM 2.5 and CO emissions.</w:t>
            </w:r>
          </w:p>
          <w:p w14:paraId="39C44C30" w14:textId="77777777" w:rsidR="000655DD" w:rsidRPr="00AB0D5C" w:rsidRDefault="000655DD" w:rsidP="00992AF1"/>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79D22783" w14:textId="6288890D" w:rsidR="000655DD" w:rsidRDefault="000655DD" w:rsidP="00992AF1">
            <w:pPr>
              <w:ind w:right="155"/>
            </w:pPr>
          </w:p>
          <w:p w14:paraId="3AABA6E7" w14:textId="2D601FFA" w:rsidR="00E76D1F" w:rsidRPr="00AB0D5C" w:rsidRDefault="00E76D1F" w:rsidP="00992AF1">
            <w:pPr>
              <w:ind w:right="155"/>
            </w:pPr>
            <w:r w:rsidRPr="00E76D1F">
              <w:t>This criterion is met. The project stove is a</w:t>
            </w:r>
            <w:r w:rsidR="00FD11AD">
              <w:t xml:space="preserve">n improved </w:t>
            </w:r>
            <w:r w:rsidRPr="00E76D1F">
              <w:t>portable, non-vented device used under the same cooking location and ventilation conditions as the baseline</w:t>
            </w:r>
            <w:r w:rsidR="00595251">
              <w:t xml:space="preserve"> </w:t>
            </w:r>
            <w:r w:rsidR="002F0F75">
              <w:t>(coal</w:t>
            </w:r>
            <w:r w:rsidR="00595251">
              <w:t xml:space="preserve"> pots have efficiency of 25%)</w:t>
            </w:r>
            <w:r w:rsidRPr="00E76D1F">
              <w:t>, with no introduction of new biomass feedstock. In addition, the stove demonstrates higher thermal efficiency, resulting in reduced fuel consumption per cooking task and no worsening of indoor air pollution</w:t>
            </w:r>
          </w:p>
        </w:tc>
      </w:tr>
      <w:tr w:rsidR="000655DD" w:rsidRPr="00AB0D5C" w14:paraId="2DD56E9E" w14:textId="77777777" w:rsidTr="00992AF1">
        <w:trPr>
          <w:jc w:val="center"/>
        </w:trPr>
        <w:tc>
          <w:tcPr>
            <w:tcW w:w="0" w:type="auto"/>
            <w:tcBorders>
              <w:top w:val="single" w:sz="4" w:space="0" w:color="A6A6A6"/>
            </w:tcBorders>
            <w:tcMar>
              <w:top w:w="0" w:type="dxa"/>
              <w:left w:w="115" w:type="dxa"/>
              <w:bottom w:w="0" w:type="dxa"/>
              <w:right w:w="115" w:type="dxa"/>
            </w:tcMar>
            <w:vAlign w:val="center"/>
            <w:hideMark/>
          </w:tcPr>
          <w:p w14:paraId="0C60A735" w14:textId="77777777" w:rsidR="000655DD" w:rsidRPr="00AB0D5C" w:rsidRDefault="000655DD" w:rsidP="00992AF1"/>
        </w:tc>
        <w:tc>
          <w:tcPr>
            <w:tcW w:w="4876" w:type="dxa"/>
            <w:tcBorders>
              <w:top w:val="single" w:sz="4" w:space="0" w:color="A6A6A6"/>
            </w:tcBorders>
            <w:tcMar>
              <w:top w:w="0" w:type="dxa"/>
              <w:left w:w="115" w:type="dxa"/>
              <w:bottom w:w="0" w:type="dxa"/>
              <w:right w:w="115" w:type="dxa"/>
            </w:tcMar>
            <w:vAlign w:val="center"/>
            <w:hideMark/>
          </w:tcPr>
          <w:p w14:paraId="72FB4D67" w14:textId="77777777" w:rsidR="000655DD" w:rsidRPr="00AB0D5C" w:rsidRDefault="000655DD" w:rsidP="00992AF1"/>
        </w:tc>
      </w:tr>
    </w:tbl>
    <w:p w14:paraId="4FAD4F84" w14:textId="77777777" w:rsidR="00AB30FF" w:rsidRDefault="00AB30FF" w:rsidP="00AB30FF">
      <w:pPr>
        <w:jc w:val="both"/>
      </w:pPr>
    </w:p>
    <w:p w14:paraId="281BB2CC" w14:textId="3CCE4156" w:rsidR="004E361A" w:rsidRDefault="00144475" w:rsidP="00144475">
      <w:pPr>
        <w:pStyle w:val="SectionList"/>
        <w:tabs>
          <w:tab w:val="num" w:pos="794"/>
        </w:tabs>
      </w:pPr>
      <w:r>
        <w:t xml:space="preserve">B.3. </w:t>
      </w:r>
      <w:r w:rsidR="00175F0A">
        <w:t>VPA</w:t>
      </w:r>
      <w:r w:rsidR="00175F0A" w:rsidRPr="007C1D64">
        <w:t xml:space="preserve"> </w:t>
      </w:r>
      <w:r w:rsidR="004E361A" w:rsidRPr="007C1D64">
        <w:t>boundary</w:t>
      </w:r>
    </w:p>
    <w:p w14:paraId="4A675717" w14:textId="50131EFD" w:rsidR="004E361A" w:rsidRDefault="004E361A" w:rsidP="004E361A"/>
    <w:p w14:paraId="61920CD1" w14:textId="77777777" w:rsidR="000655DD" w:rsidRPr="00980CD0" w:rsidRDefault="000655DD" w:rsidP="000D0426">
      <w:pPr>
        <w:jc w:val="both"/>
      </w:pPr>
      <w:r w:rsidRPr="00475682">
        <w:t xml:space="preserve">In accordance with the methodology </w:t>
      </w:r>
      <w:r w:rsidRPr="00475682">
        <w:rPr>
          <w:i/>
          <w:iCs/>
        </w:rPr>
        <w:t>“Reduced Emissions from Cooking and Heating: Technologies and Practices to Displace Decentralized Thermal Energy Consumption (TPDDTEC), Version 4.0 (dated 07/10/2021)”</w:t>
      </w:r>
      <w:r w:rsidRPr="00475682">
        <w:t xml:space="preserve">, the project boundary encompasses the </w:t>
      </w:r>
      <w:r w:rsidRPr="00980CD0">
        <w:t>physical and geographical area where the baseline and project cookstoves are used, as well as the associated fuel collection zones.</w:t>
      </w:r>
    </w:p>
    <w:p w14:paraId="3B02A6DC" w14:textId="77777777" w:rsidR="000655DD" w:rsidRPr="00980CD0" w:rsidRDefault="000655DD" w:rsidP="000D0426">
      <w:pPr>
        <w:jc w:val="both"/>
      </w:pPr>
      <w:r w:rsidRPr="00980CD0">
        <w:t xml:space="preserve">For this VPA, the boundary covers the Ashanti Region of Ghana in its entirety. Both baseline and project fuels are sourced within or near the same regional area; therefore, </w:t>
      </w:r>
      <w:r w:rsidRPr="00980CD0">
        <w:lastRenderedPageBreak/>
        <w:t>emissions related to fuel transportation are considered negligible and excluded from the project boundary.</w:t>
      </w:r>
    </w:p>
    <w:p w14:paraId="6FC82634" w14:textId="77777777" w:rsidR="000655DD" w:rsidRPr="00980CD0" w:rsidRDefault="000655DD" w:rsidP="000D0426">
      <w:pPr>
        <w:jc w:val="both"/>
      </w:pPr>
      <w:r w:rsidRPr="00980CD0">
        <w:t>At the unit level, the boundary is defined by the individual household where the improved cookstove (ICS) is installed and operated. All relevant activities and emission sources occurring at these household sites are considered part of the project boundary.</w:t>
      </w:r>
    </w:p>
    <w:p w14:paraId="6090802E" w14:textId="121784C8" w:rsidR="00F807D3" w:rsidRDefault="000655DD" w:rsidP="000D0426">
      <w:pPr>
        <w:jc w:val="both"/>
      </w:pPr>
      <w:r w:rsidRPr="00980CD0">
        <w:t>The table below identifies the emission sources and gases under the</w:t>
      </w:r>
      <w:r w:rsidRPr="00475682">
        <w:t xml:space="preserve"> control of the project participants that are directly attributable to the operation and use of the ICS units</w:t>
      </w:r>
    </w:p>
    <w:tbl>
      <w:tblPr>
        <w:tblStyle w:val="GSTableSimple"/>
        <w:tblW w:w="4782" w:type="pct"/>
        <w:jc w:val="center"/>
        <w:tblLayout w:type="fixed"/>
        <w:tblLook w:val="00E0" w:firstRow="1" w:lastRow="1" w:firstColumn="1" w:lastColumn="0" w:noHBand="0" w:noVBand="0"/>
      </w:tblPr>
      <w:tblGrid>
        <w:gridCol w:w="1560"/>
        <w:gridCol w:w="2694"/>
        <w:gridCol w:w="851"/>
        <w:gridCol w:w="1275"/>
        <w:gridCol w:w="2832"/>
      </w:tblGrid>
      <w:tr w:rsidR="00F807D3" w:rsidRPr="00301718" w14:paraId="5DCC1F1B" w14:textId="77777777" w:rsidTr="00AB30FF">
        <w:trPr>
          <w:cnfStyle w:val="100000000000" w:firstRow="1" w:lastRow="0" w:firstColumn="0" w:lastColumn="0" w:oddVBand="0" w:evenVBand="0" w:oddHBand="0" w:evenHBand="0" w:firstRowFirstColumn="0" w:firstRowLastColumn="0" w:lastRowFirstColumn="0" w:lastRowLastColumn="0"/>
          <w:trHeight w:val="92"/>
          <w:jc w:val="center"/>
        </w:trPr>
        <w:tc>
          <w:tcPr>
            <w:tcW w:w="2308" w:type="pct"/>
            <w:gridSpan w:val="2"/>
          </w:tcPr>
          <w:p w14:paraId="0DC62A14" w14:textId="77777777" w:rsidR="00F807D3" w:rsidRPr="00301718" w:rsidRDefault="00F807D3" w:rsidP="00992AF1">
            <w:pPr>
              <w:spacing w:line="276" w:lineRule="auto"/>
              <w:rPr>
                <w:rFonts w:asciiTheme="minorHAnsi" w:hAnsiTheme="minorHAnsi"/>
                <w:bCs/>
                <w:color w:val="00BABE"/>
                <w:szCs w:val="22"/>
                <w:lang w:val="en-GB"/>
              </w:rPr>
            </w:pPr>
            <w:r w:rsidRPr="00301718">
              <w:rPr>
                <w:rFonts w:asciiTheme="minorHAnsi" w:hAnsiTheme="minorHAnsi"/>
                <w:bCs/>
                <w:color w:val="00BABE"/>
                <w:szCs w:val="22"/>
                <w:lang w:val="en-GB"/>
              </w:rPr>
              <w:t>Source</w:t>
            </w:r>
          </w:p>
        </w:tc>
        <w:tc>
          <w:tcPr>
            <w:tcW w:w="462" w:type="pct"/>
          </w:tcPr>
          <w:p w14:paraId="064904EE" w14:textId="77777777" w:rsidR="00F807D3" w:rsidRPr="00301718" w:rsidRDefault="00F807D3" w:rsidP="00992AF1">
            <w:pPr>
              <w:spacing w:line="276" w:lineRule="auto"/>
              <w:rPr>
                <w:rFonts w:asciiTheme="minorHAnsi" w:hAnsiTheme="minorHAnsi"/>
                <w:bCs/>
                <w:color w:val="00BABE"/>
                <w:szCs w:val="22"/>
                <w:lang w:val="en-GB"/>
              </w:rPr>
            </w:pPr>
            <w:r w:rsidRPr="00301718">
              <w:rPr>
                <w:rFonts w:asciiTheme="minorHAnsi" w:hAnsiTheme="minorHAnsi"/>
                <w:bCs/>
                <w:color w:val="00BABE"/>
                <w:szCs w:val="22"/>
                <w:lang w:val="en-GB"/>
              </w:rPr>
              <w:t>GHGs</w:t>
            </w:r>
          </w:p>
        </w:tc>
        <w:tc>
          <w:tcPr>
            <w:tcW w:w="692" w:type="pct"/>
          </w:tcPr>
          <w:p w14:paraId="3A4ED2C3" w14:textId="77777777" w:rsidR="00F807D3" w:rsidRPr="00301718" w:rsidRDefault="00F807D3" w:rsidP="00992AF1">
            <w:pPr>
              <w:spacing w:line="276" w:lineRule="auto"/>
              <w:rPr>
                <w:rFonts w:asciiTheme="minorHAnsi" w:hAnsiTheme="minorHAnsi"/>
                <w:bCs/>
                <w:color w:val="00BABE"/>
                <w:szCs w:val="22"/>
                <w:lang w:val="en-GB"/>
              </w:rPr>
            </w:pPr>
            <w:r w:rsidRPr="00301718">
              <w:rPr>
                <w:rFonts w:asciiTheme="minorHAnsi" w:hAnsiTheme="minorHAnsi"/>
                <w:bCs/>
                <w:color w:val="00BABE"/>
                <w:szCs w:val="22"/>
                <w:lang w:val="en-GB"/>
              </w:rPr>
              <w:t>Included?</w:t>
            </w:r>
          </w:p>
        </w:tc>
        <w:tc>
          <w:tcPr>
            <w:tcW w:w="1538" w:type="pct"/>
          </w:tcPr>
          <w:p w14:paraId="7CF8546F" w14:textId="77777777" w:rsidR="00F807D3" w:rsidRPr="00301718" w:rsidRDefault="00F807D3" w:rsidP="00992AF1">
            <w:pPr>
              <w:spacing w:line="276" w:lineRule="auto"/>
              <w:rPr>
                <w:rFonts w:asciiTheme="minorHAnsi" w:hAnsiTheme="minorHAnsi"/>
                <w:bCs/>
                <w:color w:val="00BABE"/>
                <w:szCs w:val="22"/>
                <w:lang w:val="en-GB"/>
              </w:rPr>
            </w:pPr>
            <w:r w:rsidRPr="00301718">
              <w:rPr>
                <w:rFonts w:asciiTheme="minorHAnsi" w:hAnsiTheme="minorHAnsi"/>
                <w:bCs/>
                <w:color w:val="00BABE"/>
                <w:szCs w:val="22"/>
                <w:lang w:val="en-GB"/>
              </w:rPr>
              <w:t>Justification/Explanation</w:t>
            </w:r>
          </w:p>
        </w:tc>
      </w:tr>
      <w:tr w:rsidR="00F807D3" w:rsidRPr="00301718" w14:paraId="18B27678" w14:textId="77777777" w:rsidTr="00AB30FF">
        <w:trPr>
          <w:cnfStyle w:val="000000100000" w:firstRow="0" w:lastRow="0" w:firstColumn="0" w:lastColumn="0" w:oddVBand="0" w:evenVBand="0" w:oddHBand="1" w:evenHBand="0" w:firstRowFirstColumn="0" w:firstRowLastColumn="0" w:lastRowFirstColumn="0" w:lastRowLastColumn="0"/>
          <w:trHeight w:val="280"/>
          <w:jc w:val="center"/>
        </w:trPr>
        <w:tc>
          <w:tcPr>
            <w:tcW w:w="847" w:type="pct"/>
            <w:vMerge w:val="restart"/>
            <w:textDirection w:val="btLr"/>
          </w:tcPr>
          <w:p w14:paraId="7AD24784" w14:textId="77777777" w:rsidR="00F807D3" w:rsidRPr="00301718" w:rsidRDefault="00F807D3" w:rsidP="00992AF1">
            <w:pPr>
              <w:spacing w:line="276" w:lineRule="auto"/>
              <w:jc w:val="center"/>
              <w:rPr>
                <w:rFonts w:asciiTheme="minorHAnsi" w:hAnsiTheme="minorHAnsi"/>
                <w:b/>
                <w:bCs/>
                <w:color w:val="00BABE"/>
                <w:szCs w:val="22"/>
                <w:lang w:val="en-GB"/>
              </w:rPr>
            </w:pPr>
            <w:r w:rsidRPr="00301718">
              <w:rPr>
                <w:rFonts w:asciiTheme="minorHAnsi" w:hAnsiTheme="minorHAnsi"/>
                <w:b/>
                <w:bCs/>
                <w:color w:val="00BABE"/>
                <w:szCs w:val="22"/>
                <w:lang w:val="en-GB"/>
              </w:rPr>
              <w:t>Baseline scenario</w:t>
            </w:r>
          </w:p>
        </w:tc>
        <w:tc>
          <w:tcPr>
            <w:tcW w:w="1462" w:type="pct"/>
            <w:vMerge w:val="restart"/>
          </w:tcPr>
          <w:p w14:paraId="700E84B1"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Delivery of thermal energy by</w:t>
            </w:r>
          </w:p>
          <w:p w14:paraId="7805704F"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the combustion of non-</w:t>
            </w:r>
          </w:p>
          <w:p w14:paraId="03B28A34"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renewable biomass for cooking</w:t>
            </w:r>
          </w:p>
        </w:tc>
        <w:tc>
          <w:tcPr>
            <w:tcW w:w="462" w:type="pct"/>
          </w:tcPr>
          <w:p w14:paraId="736C97F9"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CO</w:t>
            </w:r>
            <w:r w:rsidRPr="00301718">
              <w:rPr>
                <w:rFonts w:asciiTheme="minorHAnsi" w:hAnsiTheme="minorHAnsi"/>
                <w:color w:val="515151" w:themeColor="text1"/>
                <w:szCs w:val="22"/>
                <w:vertAlign w:val="subscript"/>
                <w:lang w:val="en-GB"/>
              </w:rPr>
              <w:t>2</w:t>
            </w:r>
          </w:p>
        </w:tc>
        <w:tc>
          <w:tcPr>
            <w:tcW w:w="692" w:type="pct"/>
          </w:tcPr>
          <w:p w14:paraId="280F164E" w14:textId="77777777" w:rsidR="00F807D3" w:rsidRPr="00301718" w:rsidRDefault="00F807D3" w:rsidP="00992AF1">
            <w:pPr>
              <w:spacing w:line="276" w:lineRule="auto"/>
              <w:rPr>
                <w:rFonts w:asciiTheme="minorHAnsi" w:hAnsiTheme="minorHAnsi"/>
                <w:color w:val="auto"/>
                <w:szCs w:val="22"/>
                <w:lang w:val="en-GB"/>
              </w:rPr>
            </w:pPr>
            <w:r w:rsidRPr="00301718">
              <w:rPr>
                <w:rFonts w:asciiTheme="minorHAnsi" w:hAnsiTheme="minorHAnsi"/>
                <w:color w:val="auto"/>
                <w:szCs w:val="22"/>
                <w:lang w:val="en-GB"/>
              </w:rPr>
              <w:t>Yes</w:t>
            </w:r>
          </w:p>
        </w:tc>
        <w:tc>
          <w:tcPr>
            <w:tcW w:w="1538" w:type="pct"/>
          </w:tcPr>
          <w:p w14:paraId="149E9869" w14:textId="6231412A" w:rsidR="000B66BC" w:rsidRPr="000B66BC" w:rsidRDefault="00F807D3" w:rsidP="000B66BC">
            <w:pPr>
              <w:spacing w:line="276" w:lineRule="auto"/>
              <w:rPr>
                <w:color w:val="515151" w:themeColor="text1"/>
                <w:szCs w:val="22"/>
              </w:rPr>
            </w:pPr>
            <w:r w:rsidRPr="00301718">
              <w:rPr>
                <w:rFonts w:asciiTheme="minorHAnsi" w:hAnsiTheme="minorHAnsi"/>
                <w:color w:val="515151" w:themeColor="text1"/>
                <w:szCs w:val="22"/>
                <w:lang w:val="en-GB"/>
              </w:rPr>
              <w:t>Important source of emission</w:t>
            </w:r>
            <w:r w:rsidR="000B66BC">
              <w:rPr>
                <w:rFonts w:asciiTheme="minorHAnsi" w:hAnsiTheme="minorHAnsi"/>
                <w:color w:val="515151" w:themeColor="text1"/>
                <w:szCs w:val="22"/>
                <w:lang w:val="en-GB"/>
              </w:rPr>
              <w:t xml:space="preserve"> due to </w:t>
            </w:r>
            <w:r w:rsidR="000B66BC" w:rsidRPr="000B66BC">
              <w:rPr>
                <w:color w:val="515151" w:themeColor="text1"/>
                <w:szCs w:val="22"/>
                <w:lang w:val="en"/>
              </w:rPr>
              <w:t>low energy efficiency, resulting in incomplete combustion and high CO₂ emissions</w:t>
            </w:r>
          </w:p>
          <w:p w14:paraId="65D78912" w14:textId="2349B123" w:rsidR="00F807D3" w:rsidRPr="00301718" w:rsidRDefault="00F807D3" w:rsidP="00992AF1">
            <w:pPr>
              <w:spacing w:line="276" w:lineRule="auto"/>
              <w:rPr>
                <w:rFonts w:asciiTheme="minorHAnsi" w:hAnsiTheme="minorHAnsi"/>
                <w:color w:val="auto"/>
                <w:szCs w:val="22"/>
                <w:lang w:val="en-GB"/>
              </w:rPr>
            </w:pPr>
          </w:p>
        </w:tc>
      </w:tr>
      <w:tr w:rsidR="00F807D3" w:rsidRPr="00301718" w14:paraId="07E0572E" w14:textId="77777777" w:rsidTr="00AB30FF">
        <w:trPr>
          <w:trHeight w:val="230"/>
          <w:jc w:val="center"/>
        </w:trPr>
        <w:tc>
          <w:tcPr>
            <w:tcW w:w="847" w:type="pct"/>
            <w:vMerge/>
            <w:textDirection w:val="btLr"/>
          </w:tcPr>
          <w:p w14:paraId="1177A7E6" w14:textId="77777777" w:rsidR="00F807D3" w:rsidRPr="00301718" w:rsidRDefault="00F807D3" w:rsidP="00992AF1">
            <w:pPr>
              <w:spacing w:line="276" w:lineRule="auto"/>
              <w:jc w:val="center"/>
              <w:rPr>
                <w:rFonts w:asciiTheme="minorHAnsi" w:hAnsiTheme="minorHAnsi"/>
                <w:b/>
                <w:bCs/>
                <w:color w:val="00BABE"/>
                <w:szCs w:val="22"/>
                <w:lang w:val="en-GB"/>
              </w:rPr>
            </w:pPr>
          </w:p>
        </w:tc>
        <w:tc>
          <w:tcPr>
            <w:tcW w:w="1462" w:type="pct"/>
            <w:vMerge/>
          </w:tcPr>
          <w:p w14:paraId="3670CEEA" w14:textId="77777777" w:rsidR="00F807D3" w:rsidRPr="00301718" w:rsidRDefault="00F807D3" w:rsidP="00992AF1">
            <w:pPr>
              <w:spacing w:line="276" w:lineRule="auto"/>
              <w:rPr>
                <w:rFonts w:asciiTheme="minorHAnsi" w:hAnsiTheme="minorHAnsi"/>
                <w:color w:val="515151" w:themeColor="text1"/>
                <w:szCs w:val="22"/>
                <w:lang w:val="en-GB"/>
              </w:rPr>
            </w:pPr>
          </w:p>
        </w:tc>
        <w:tc>
          <w:tcPr>
            <w:tcW w:w="462" w:type="pct"/>
          </w:tcPr>
          <w:p w14:paraId="20BEAEDE"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CH</w:t>
            </w:r>
            <w:r w:rsidRPr="00301718">
              <w:rPr>
                <w:rFonts w:asciiTheme="minorHAnsi" w:hAnsiTheme="minorHAnsi"/>
                <w:color w:val="515151" w:themeColor="text1"/>
                <w:szCs w:val="22"/>
                <w:vertAlign w:val="subscript"/>
                <w:lang w:val="en-GB"/>
              </w:rPr>
              <w:t>4</w:t>
            </w:r>
          </w:p>
        </w:tc>
        <w:tc>
          <w:tcPr>
            <w:tcW w:w="692" w:type="pct"/>
          </w:tcPr>
          <w:p w14:paraId="4E47358B" w14:textId="77777777" w:rsidR="00F807D3" w:rsidRPr="00301718" w:rsidRDefault="00F807D3" w:rsidP="00992AF1">
            <w:pPr>
              <w:spacing w:line="276" w:lineRule="auto"/>
              <w:rPr>
                <w:rFonts w:asciiTheme="minorHAnsi" w:hAnsiTheme="minorHAnsi"/>
                <w:color w:val="auto"/>
                <w:szCs w:val="22"/>
                <w:lang w:val="en-GB"/>
              </w:rPr>
            </w:pPr>
            <w:r w:rsidRPr="00301718">
              <w:rPr>
                <w:szCs w:val="22"/>
              </w:rPr>
              <w:t xml:space="preserve">Yes </w:t>
            </w:r>
          </w:p>
        </w:tc>
        <w:tc>
          <w:tcPr>
            <w:tcW w:w="1538" w:type="pct"/>
          </w:tcPr>
          <w:p w14:paraId="3BB057F3" w14:textId="720CAD58" w:rsidR="000B66BC" w:rsidRPr="000B66BC" w:rsidRDefault="00F807D3" w:rsidP="000B66BC">
            <w:pPr>
              <w:spacing w:line="276" w:lineRule="auto"/>
              <w:rPr>
                <w:szCs w:val="22"/>
              </w:rPr>
            </w:pPr>
            <w:r w:rsidRPr="00301718">
              <w:rPr>
                <w:szCs w:val="22"/>
              </w:rPr>
              <w:t xml:space="preserve">Important source of </w:t>
            </w:r>
            <w:proofErr w:type="gramStart"/>
            <w:r w:rsidRPr="00301718">
              <w:rPr>
                <w:szCs w:val="22"/>
              </w:rPr>
              <w:t>emission</w:t>
            </w:r>
            <w:proofErr w:type="gramEnd"/>
            <w:r w:rsidRPr="00301718">
              <w:rPr>
                <w:szCs w:val="22"/>
              </w:rPr>
              <w:t xml:space="preserve"> </w:t>
            </w:r>
            <w:r w:rsidR="000B66BC">
              <w:rPr>
                <w:szCs w:val="22"/>
              </w:rPr>
              <w:t xml:space="preserve">due to </w:t>
            </w:r>
            <w:r w:rsidR="000B66BC" w:rsidRPr="000B66BC">
              <w:rPr>
                <w:szCs w:val="22"/>
                <w:lang w:val="en"/>
              </w:rPr>
              <w:t xml:space="preserve">low energy efficiency, resulting in incomplete combustion and high </w:t>
            </w:r>
            <w:r w:rsidR="000B66BC">
              <w:rPr>
                <w:szCs w:val="22"/>
                <w:lang w:val="en"/>
              </w:rPr>
              <w:t>CH</w:t>
            </w:r>
            <w:r w:rsidR="000B66BC" w:rsidRPr="000B66BC">
              <w:rPr>
                <w:szCs w:val="22"/>
                <w:vertAlign w:val="subscript"/>
                <w:lang w:val="en"/>
              </w:rPr>
              <w:t>4</w:t>
            </w:r>
            <w:r w:rsidR="000B66BC" w:rsidRPr="000B66BC">
              <w:rPr>
                <w:szCs w:val="22"/>
                <w:lang w:val="en"/>
              </w:rPr>
              <w:t xml:space="preserve"> emissions</w:t>
            </w:r>
          </w:p>
          <w:p w14:paraId="1CDDE67F" w14:textId="772ACD48" w:rsidR="00F807D3" w:rsidRPr="000B66BC" w:rsidRDefault="00F807D3" w:rsidP="00992AF1">
            <w:pPr>
              <w:spacing w:line="276" w:lineRule="auto"/>
              <w:rPr>
                <w:rFonts w:asciiTheme="minorHAnsi" w:hAnsiTheme="minorHAnsi"/>
                <w:color w:val="auto"/>
                <w:szCs w:val="22"/>
              </w:rPr>
            </w:pPr>
          </w:p>
        </w:tc>
      </w:tr>
      <w:tr w:rsidR="00F807D3" w:rsidRPr="00301718" w14:paraId="0CC6A48A" w14:textId="77777777" w:rsidTr="00AB30FF">
        <w:trPr>
          <w:cnfStyle w:val="000000100000" w:firstRow="0" w:lastRow="0" w:firstColumn="0" w:lastColumn="0" w:oddVBand="0" w:evenVBand="0" w:oddHBand="1" w:evenHBand="0" w:firstRowFirstColumn="0" w:firstRowLastColumn="0" w:lastRowFirstColumn="0" w:lastRowLastColumn="0"/>
          <w:trHeight w:val="4123"/>
          <w:jc w:val="center"/>
        </w:trPr>
        <w:tc>
          <w:tcPr>
            <w:tcW w:w="847" w:type="pct"/>
            <w:vMerge/>
            <w:textDirection w:val="btLr"/>
          </w:tcPr>
          <w:p w14:paraId="447D264D" w14:textId="77777777" w:rsidR="00F807D3" w:rsidRPr="00301718" w:rsidRDefault="00F807D3" w:rsidP="00992AF1">
            <w:pPr>
              <w:spacing w:line="276" w:lineRule="auto"/>
              <w:jc w:val="center"/>
              <w:rPr>
                <w:rFonts w:asciiTheme="minorHAnsi" w:hAnsiTheme="minorHAnsi"/>
                <w:b/>
                <w:bCs/>
                <w:color w:val="00BABE"/>
                <w:szCs w:val="22"/>
                <w:lang w:val="en-GB"/>
              </w:rPr>
            </w:pPr>
          </w:p>
        </w:tc>
        <w:tc>
          <w:tcPr>
            <w:tcW w:w="1462" w:type="pct"/>
            <w:vMerge/>
          </w:tcPr>
          <w:p w14:paraId="1033205B" w14:textId="77777777" w:rsidR="00F807D3" w:rsidRPr="00301718" w:rsidRDefault="00F807D3" w:rsidP="00992AF1">
            <w:pPr>
              <w:spacing w:line="276" w:lineRule="auto"/>
              <w:rPr>
                <w:rFonts w:asciiTheme="minorHAnsi" w:hAnsiTheme="minorHAnsi"/>
                <w:color w:val="515151" w:themeColor="text1"/>
                <w:szCs w:val="22"/>
                <w:lang w:val="en-GB"/>
              </w:rPr>
            </w:pPr>
          </w:p>
        </w:tc>
        <w:tc>
          <w:tcPr>
            <w:tcW w:w="462" w:type="pct"/>
          </w:tcPr>
          <w:p w14:paraId="146D085F"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N</w:t>
            </w:r>
            <w:r w:rsidRPr="00301718">
              <w:rPr>
                <w:rFonts w:asciiTheme="minorHAnsi" w:hAnsiTheme="minorHAnsi"/>
                <w:color w:val="515151" w:themeColor="text1"/>
                <w:szCs w:val="22"/>
                <w:vertAlign w:val="subscript"/>
                <w:lang w:val="en-GB"/>
              </w:rPr>
              <w:t>2</w:t>
            </w:r>
            <w:r w:rsidRPr="00301718">
              <w:rPr>
                <w:rFonts w:asciiTheme="minorHAnsi" w:hAnsiTheme="minorHAnsi"/>
                <w:color w:val="515151" w:themeColor="text1"/>
                <w:szCs w:val="22"/>
                <w:lang w:val="en-GB"/>
              </w:rPr>
              <w:t>O</w:t>
            </w:r>
          </w:p>
        </w:tc>
        <w:tc>
          <w:tcPr>
            <w:tcW w:w="692" w:type="pct"/>
          </w:tcPr>
          <w:p w14:paraId="35E6D8AA" w14:textId="77777777" w:rsidR="00F807D3" w:rsidRPr="00301718" w:rsidRDefault="00F807D3" w:rsidP="00992AF1">
            <w:pPr>
              <w:spacing w:line="276" w:lineRule="auto"/>
              <w:rPr>
                <w:rFonts w:asciiTheme="minorHAnsi" w:hAnsiTheme="minorHAnsi"/>
                <w:color w:val="auto"/>
                <w:szCs w:val="22"/>
                <w:lang w:val="en-GB"/>
              </w:rPr>
            </w:pPr>
            <w:r w:rsidRPr="00301718">
              <w:rPr>
                <w:szCs w:val="22"/>
              </w:rPr>
              <w:t xml:space="preserve">Yes </w:t>
            </w:r>
          </w:p>
        </w:tc>
        <w:tc>
          <w:tcPr>
            <w:tcW w:w="1538" w:type="pct"/>
          </w:tcPr>
          <w:p w14:paraId="7412B56A" w14:textId="65390139" w:rsidR="00F807D3" w:rsidRPr="000B66BC" w:rsidRDefault="00F807D3" w:rsidP="00992AF1">
            <w:pPr>
              <w:spacing w:line="276" w:lineRule="auto"/>
              <w:rPr>
                <w:szCs w:val="22"/>
              </w:rPr>
            </w:pPr>
            <w:r w:rsidRPr="00301718">
              <w:rPr>
                <w:szCs w:val="22"/>
              </w:rPr>
              <w:t>Minor source of emission</w:t>
            </w:r>
            <w:r w:rsidR="000B66BC">
              <w:rPr>
                <w:szCs w:val="22"/>
              </w:rPr>
              <w:t xml:space="preserve">. </w:t>
            </w:r>
            <w:r w:rsidR="000B66BC" w:rsidRPr="000B66BC">
              <w:rPr>
                <w:szCs w:val="22"/>
                <w:lang w:val="en"/>
              </w:rPr>
              <w:t xml:space="preserve">Nitrous oxide (N₂O) is emitted in smaller quantities during biomass combustion, but it has a very high global warming potential (GWP). Even though the emissions are minor, they are </w:t>
            </w:r>
            <w:proofErr w:type="gramStart"/>
            <w:r w:rsidR="000B66BC" w:rsidRPr="000B66BC">
              <w:rPr>
                <w:szCs w:val="22"/>
                <w:lang w:val="en"/>
              </w:rPr>
              <w:t>taken into account</w:t>
            </w:r>
            <w:proofErr w:type="gramEnd"/>
            <w:r w:rsidR="000B66BC" w:rsidRPr="000B66BC">
              <w:rPr>
                <w:szCs w:val="22"/>
                <w:lang w:val="en"/>
              </w:rPr>
              <w:t xml:space="preserve"> for a comprehensive climate impact assessment.</w:t>
            </w:r>
            <w:r w:rsidRPr="00301718">
              <w:rPr>
                <w:szCs w:val="22"/>
              </w:rPr>
              <w:t xml:space="preserve"> </w:t>
            </w:r>
          </w:p>
        </w:tc>
      </w:tr>
      <w:tr w:rsidR="00F807D3" w:rsidRPr="00301718" w14:paraId="2E1D5AE1" w14:textId="77777777" w:rsidTr="00AB30FF">
        <w:trPr>
          <w:trHeight w:val="130"/>
          <w:jc w:val="center"/>
        </w:trPr>
        <w:tc>
          <w:tcPr>
            <w:tcW w:w="847" w:type="pct"/>
            <w:vMerge w:val="restart"/>
            <w:textDirection w:val="btLr"/>
          </w:tcPr>
          <w:p w14:paraId="3BA2ED84" w14:textId="77777777" w:rsidR="00F807D3" w:rsidRPr="00301718" w:rsidRDefault="00F807D3" w:rsidP="00992AF1">
            <w:pPr>
              <w:spacing w:line="276" w:lineRule="auto"/>
              <w:jc w:val="center"/>
              <w:rPr>
                <w:rFonts w:asciiTheme="minorHAnsi" w:hAnsiTheme="minorHAnsi"/>
                <w:b/>
                <w:bCs/>
                <w:color w:val="00BABE"/>
                <w:szCs w:val="22"/>
                <w:lang w:val="en-GB"/>
              </w:rPr>
            </w:pPr>
            <w:r w:rsidRPr="00301718">
              <w:rPr>
                <w:rFonts w:asciiTheme="minorHAnsi" w:hAnsiTheme="minorHAnsi"/>
                <w:b/>
                <w:bCs/>
                <w:color w:val="00BABE"/>
                <w:szCs w:val="22"/>
                <w:lang w:val="en-GB"/>
              </w:rPr>
              <w:lastRenderedPageBreak/>
              <w:t>Project scenario</w:t>
            </w:r>
          </w:p>
        </w:tc>
        <w:tc>
          <w:tcPr>
            <w:tcW w:w="1462" w:type="pct"/>
            <w:vMerge w:val="restart"/>
          </w:tcPr>
          <w:p w14:paraId="747EC14F" w14:textId="77777777" w:rsidR="00F807D3" w:rsidRPr="00301718" w:rsidRDefault="00F807D3" w:rsidP="00992AF1">
            <w:pPr>
              <w:pStyle w:val="Default"/>
              <w:rPr>
                <w:color w:val="515151"/>
                <w:sz w:val="22"/>
                <w:szCs w:val="22"/>
              </w:rPr>
            </w:pPr>
            <w:r w:rsidRPr="00301718">
              <w:rPr>
                <w:color w:val="515151"/>
                <w:sz w:val="22"/>
                <w:szCs w:val="22"/>
              </w:rPr>
              <w:t>energy by the combustion of</w:t>
            </w:r>
          </w:p>
          <w:p w14:paraId="3DCAE42B" w14:textId="77777777" w:rsidR="00F807D3" w:rsidRPr="00301718" w:rsidRDefault="00F807D3" w:rsidP="00992AF1">
            <w:pPr>
              <w:pStyle w:val="Default"/>
              <w:rPr>
                <w:sz w:val="22"/>
                <w:szCs w:val="22"/>
              </w:rPr>
            </w:pPr>
            <w:r w:rsidRPr="00301718">
              <w:rPr>
                <w:color w:val="515151"/>
                <w:sz w:val="22"/>
                <w:szCs w:val="22"/>
              </w:rPr>
              <w:t xml:space="preserve">non-renewable biomass for cooking </w:t>
            </w:r>
          </w:p>
          <w:p w14:paraId="2BA011D3" w14:textId="77777777" w:rsidR="00F807D3" w:rsidRPr="00301718" w:rsidRDefault="00F807D3" w:rsidP="00992AF1">
            <w:pPr>
              <w:spacing w:line="276" w:lineRule="auto"/>
              <w:rPr>
                <w:rFonts w:asciiTheme="minorHAnsi" w:hAnsiTheme="minorHAnsi"/>
                <w:color w:val="515151" w:themeColor="text1"/>
                <w:szCs w:val="22"/>
                <w:lang w:val="en-GB"/>
              </w:rPr>
            </w:pPr>
          </w:p>
        </w:tc>
        <w:tc>
          <w:tcPr>
            <w:tcW w:w="462" w:type="pct"/>
          </w:tcPr>
          <w:p w14:paraId="36D89B14"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CO</w:t>
            </w:r>
            <w:r w:rsidRPr="00301718">
              <w:rPr>
                <w:rFonts w:asciiTheme="minorHAnsi" w:hAnsiTheme="minorHAnsi"/>
                <w:color w:val="515151" w:themeColor="text1"/>
                <w:szCs w:val="22"/>
                <w:vertAlign w:val="subscript"/>
                <w:lang w:val="en-GB"/>
              </w:rPr>
              <w:t>2</w:t>
            </w:r>
          </w:p>
        </w:tc>
        <w:tc>
          <w:tcPr>
            <w:tcW w:w="692" w:type="pct"/>
          </w:tcPr>
          <w:p w14:paraId="2EC2166C" w14:textId="77777777" w:rsidR="00F807D3" w:rsidRPr="00301718" w:rsidRDefault="00F807D3" w:rsidP="00992AF1">
            <w:pPr>
              <w:spacing w:line="276" w:lineRule="auto"/>
              <w:rPr>
                <w:rFonts w:asciiTheme="minorHAnsi" w:hAnsiTheme="minorHAnsi"/>
                <w:color w:val="auto"/>
                <w:szCs w:val="22"/>
                <w:lang w:val="en-GB"/>
              </w:rPr>
            </w:pPr>
            <w:r w:rsidRPr="00301718">
              <w:rPr>
                <w:szCs w:val="22"/>
              </w:rPr>
              <w:t xml:space="preserve">Yes </w:t>
            </w:r>
          </w:p>
        </w:tc>
        <w:tc>
          <w:tcPr>
            <w:tcW w:w="1538" w:type="pct"/>
          </w:tcPr>
          <w:p w14:paraId="66E30400" w14:textId="7F66D999" w:rsidR="00F807D3" w:rsidRPr="000D0426" w:rsidRDefault="00F807D3" w:rsidP="000D0426">
            <w:pPr>
              <w:rPr>
                <w:szCs w:val="22"/>
              </w:rPr>
            </w:pPr>
            <w:r w:rsidRPr="00301718">
              <w:rPr>
                <w:szCs w:val="22"/>
              </w:rPr>
              <w:t xml:space="preserve">Important source of </w:t>
            </w:r>
            <w:proofErr w:type="gramStart"/>
            <w:r w:rsidRPr="00301718">
              <w:rPr>
                <w:szCs w:val="22"/>
              </w:rPr>
              <w:t>emission</w:t>
            </w:r>
            <w:proofErr w:type="gramEnd"/>
            <w:r w:rsidR="00CE0F0E">
              <w:rPr>
                <w:szCs w:val="22"/>
              </w:rPr>
              <w:t xml:space="preserve">. </w:t>
            </w:r>
            <w:r w:rsidR="00CE0F0E" w:rsidRPr="00CE0F0E">
              <w:rPr>
                <w:szCs w:val="22"/>
              </w:rPr>
              <w:t xml:space="preserve">Emissions are calculated similarly to the baseline scenario, but with emission factors adjusted to reflect the improved efficiency of the </w:t>
            </w:r>
            <w:r w:rsidR="00CE0F0E">
              <w:rPr>
                <w:szCs w:val="22"/>
              </w:rPr>
              <w:t>new</w:t>
            </w:r>
            <w:r w:rsidR="00CE0F0E" w:rsidRPr="00CE0F0E">
              <w:rPr>
                <w:szCs w:val="22"/>
              </w:rPr>
              <w:t xml:space="preserve"> </w:t>
            </w:r>
            <w:r w:rsidR="00CE0F0E">
              <w:rPr>
                <w:szCs w:val="22"/>
              </w:rPr>
              <w:t>cookstoves</w:t>
            </w:r>
            <w:r w:rsidR="00CE0F0E" w:rsidRPr="00CE0F0E">
              <w:rPr>
                <w:szCs w:val="22"/>
              </w:rPr>
              <w:t>.</w:t>
            </w:r>
          </w:p>
        </w:tc>
      </w:tr>
      <w:tr w:rsidR="00F807D3" w:rsidRPr="00301718" w14:paraId="68BBED1D" w14:textId="77777777" w:rsidTr="00AB30FF">
        <w:trPr>
          <w:cnfStyle w:val="000000100000" w:firstRow="0" w:lastRow="0" w:firstColumn="0" w:lastColumn="0" w:oddVBand="0" w:evenVBand="0" w:oddHBand="1" w:evenHBand="0" w:firstRowFirstColumn="0" w:firstRowLastColumn="0" w:lastRowFirstColumn="0" w:lastRowLastColumn="0"/>
          <w:trHeight w:val="255"/>
          <w:jc w:val="center"/>
        </w:trPr>
        <w:tc>
          <w:tcPr>
            <w:tcW w:w="847" w:type="pct"/>
            <w:vMerge/>
            <w:textDirection w:val="btLr"/>
          </w:tcPr>
          <w:p w14:paraId="37342C47" w14:textId="77777777" w:rsidR="00F807D3" w:rsidRPr="00301718" w:rsidRDefault="00F807D3" w:rsidP="00992AF1">
            <w:pPr>
              <w:spacing w:line="276" w:lineRule="auto"/>
              <w:rPr>
                <w:rFonts w:asciiTheme="minorHAnsi" w:hAnsiTheme="minorHAnsi"/>
                <w:b/>
                <w:bCs/>
                <w:color w:val="FFFFFF" w:themeColor="background1"/>
                <w:szCs w:val="22"/>
                <w:lang w:val="en-GB"/>
              </w:rPr>
            </w:pPr>
          </w:p>
        </w:tc>
        <w:tc>
          <w:tcPr>
            <w:tcW w:w="1462" w:type="pct"/>
            <w:vMerge/>
          </w:tcPr>
          <w:p w14:paraId="67935EA8" w14:textId="77777777" w:rsidR="00F807D3" w:rsidRPr="00301718" w:rsidRDefault="00F807D3" w:rsidP="00992AF1">
            <w:pPr>
              <w:spacing w:line="276" w:lineRule="auto"/>
              <w:rPr>
                <w:rFonts w:asciiTheme="minorHAnsi" w:hAnsiTheme="minorHAnsi"/>
                <w:color w:val="515151" w:themeColor="text1"/>
                <w:szCs w:val="22"/>
                <w:lang w:val="en-GB"/>
              </w:rPr>
            </w:pPr>
          </w:p>
        </w:tc>
        <w:tc>
          <w:tcPr>
            <w:tcW w:w="462" w:type="pct"/>
          </w:tcPr>
          <w:p w14:paraId="1BA33C15"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CH</w:t>
            </w:r>
            <w:r w:rsidRPr="00301718">
              <w:rPr>
                <w:rFonts w:asciiTheme="minorHAnsi" w:hAnsiTheme="minorHAnsi"/>
                <w:color w:val="515151" w:themeColor="text1"/>
                <w:szCs w:val="22"/>
                <w:vertAlign w:val="subscript"/>
                <w:lang w:val="en-GB"/>
              </w:rPr>
              <w:t>4</w:t>
            </w:r>
          </w:p>
        </w:tc>
        <w:tc>
          <w:tcPr>
            <w:tcW w:w="692" w:type="pct"/>
          </w:tcPr>
          <w:p w14:paraId="6044BE6E" w14:textId="77777777" w:rsidR="00F807D3" w:rsidRPr="00301718" w:rsidRDefault="00F807D3" w:rsidP="00992AF1">
            <w:pPr>
              <w:spacing w:line="276" w:lineRule="auto"/>
              <w:rPr>
                <w:rFonts w:asciiTheme="minorHAnsi" w:hAnsiTheme="minorHAnsi"/>
                <w:color w:val="auto"/>
                <w:szCs w:val="22"/>
                <w:lang w:val="en-GB"/>
              </w:rPr>
            </w:pPr>
            <w:r w:rsidRPr="00301718">
              <w:rPr>
                <w:szCs w:val="22"/>
              </w:rPr>
              <w:t xml:space="preserve">Yes </w:t>
            </w:r>
          </w:p>
        </w:tc>
        <w:tc>
          <w:tcPr>
            <w:tcW w:w="1538" w:type="pct"/>
          </w:tcPr>
          <w:p w14:paraId="484A62C5" w14:textId="2AFEA93E" w:rsidR="00F807D3" w:rsidRPr="00301718" w:rsidRDefault="00F807D3" w:rsidP="00992AF1">
            <w:pPr>
              <w:spacing w:line="276" w:lineRule="auto"/>
              <w:rPr>
                <w:rFonts w:asciiTheme="minorHAnsi" w:hAnsiTheme="minorHAnsi"/>
                <w:color w:val="auto"/>
                <w:szCs w:val="22"/>
                <w:lang w:val="en-GB"/>
              </w:rPr>
            </w:pPr>
            <w:r w:rsidRPr="00301718">
              <w:rPr>
                <w:szCs w:val="22"/>
              </w:rPr>
              <w:t xml:space="preserve">Important source of </w:t>
            </w:r>
            <w:proofErr w:type="gramStart"/>
            <w:r w:rsidRPr="00301718">
              <w:rPr>
                <w:szCs w:val="22"/>
              </w:rPr>
              <w:t>emission</w:t>
            </w:r>
            <w:proofErr w:type="gramEnd"/>
            <w:r w:rsidR="00CE0F0E">
              <w:rPr>
                <w:szCs w:val="22"/>
              </w:rPr>
              <w:t>. Same explanation as for CO</w:t>
            </w:r>
            <w:r w:rsidR="00CE0F0E" w:rsidRPr="00CE0F0E">
              <w:rPr>
                <w:szCs w:val="22"/>
                <w:vertAlign w:val="subscript"/>
              </w:rPr>
              <w:t>2</w:t>
            </w:r>
            <w:r w:rsidR="00CE0F0E">
              <w:rPr>
                <w:szCs w:val="22"/>
              </w:rPr>
              <w:t xml:space="preserve"> emissions</w:t>
            </w:r>
          </w:p>
        </w:tc>
      </w:tr>
      <w:tr w:rsidR="00F807D3" w:rsidRPr="00301718" w14:paraId="3947F38D" w14:textId="77777777" w:rsidTr="00AB30FF">
        <w:trPr>
          <w:trHeight w:val="730"/>
          <w:jc w:val="center"/>
        </w:trPr>
        <w:tc>
          <w:tcPr>
            <w:tcW w:w="847" w:type="pct"/>
            <w:vMerge/>
          </w:tcPr>
          <w:p w14:paraId="0C8471AA" w14:textId="77777777" w:rsidR="00F807D3" w:rsidRPr="00301718" w:rsidRDefault="00F807D3" w:rsidP="00992AF1">
            <w:pPr>
              <w:spacing w:line="276" w:lineRule="auto"/>
              <w:rPr>
                <w:rFonts w:asciiTheme="minorHAnsi" w:hAnsiTheme="minorHAnsi"/>
                <w:b/>
                <w:bCs/>
                <w:color w:val="FFFFFF" w:themeColor="background1"/>
                <w:szCs w:val="22"/>
                <w:lang w:val="en-GB"/>
              </w:rPr>
            </w:pPr>
          </w:p>
        </w:tc>
        <w:tc>
          <w:tcPr>
            <w:tcW w:w="1462" w:type="pct"/>
            <w:vMerge/>
          </w:tcPr>
          <w:p w14:paraId="50095176" w14:textId="77777777" w:rsidR="00F807D3" w:rsidRPr="00301718" w:rsidRDefault="00F807D3" w:rsidP="00992AF1">
            <w:pPr>
              <w:spacing w:line="276" w:lineRule="auto"/>
              <w:rPr>
                <w:rFonts w:asciiTheme="minorHAnsi" w:hAnsiTheme="minorHAnsi"/>
                <w:color w:val="515151" w:themeColor="text1"/>
                <w:szCs w:val="22"/>
                <w:lang w:val="en-GB"/>
              </w:rPr>
            </w:pPr>
          </w:p>
        </w:tc>
        <w:tc>
          <w:tcPr>
            <w:tcW w:w="462" w:type="pct"/>
          </w:tcPr>
          <w:p w14:paraId="1086F962"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N</w:t>
            </w:r>
            <w:r w:rsidRPr="00301718">
              <w:rPr>
                <w:rFonts w:asciiTheme="minorHAnsi" w:hAnsiTheme="minorHAnsi"/>
                <w:color w:val="515151" w:themeColor="text1"/>
                <w:szCs w:val="22"/>
                <w:vertAlign w:val="subscript"/>
                <w:lang w:val="en-GB"/>
              </w:rPr>
              <w:t>2</w:t>
            </w:r>
            <w:r w:rsidRPr="00301718">
              <w:rPr>
                <w:rFonts w:asciiTheme="minorHAnsi" w:hAnsiTheme="minorHAnsi"/>
                <w:color w:val="515151" w:themeColor="text1"/>
                <w:szCs w:val="22"/>
                <w:lang w:val="en-GB"/>
              </w:rPr>
              <w:t>O</w:t>
            </w:r>
          </w:p>
        </w:tc>
        <w:tc>
          <w:tcPr>
            <w:tcW w:w="692" w:type="pct"/>
          </w:tcPr>
          <w:p w14:paraId="2519CC17" w14:textId="77777777" w:rsidR="00F807D3" w:rsidRPr="00301718" w:rsidRDefault="00F807D3" w:rsidP="00992AF1">
            <w:pPr>
              <w:spacing w:line="276" w:lineRule="auto"/>
              <w:rPr>
                <w:rFonts w:asciiTheme="minorHAnsi" w:hAnsiTheme="minorHAnsi"/>
                <w:color w:val="auto"/>
                <w:szCs w:val="22"/>
                <w:lang w:val="en-GB"/>
              </w:rPr>
            </w:pPr>
            <w:r w:rsidRPr="00301718">
              <w:rPr>
                <w:szCs w:val="22"/>
              </w:rPr>
              <w:t xml:space="preserve">Yes </w:t>
            </w:r>
          </w:p>
        </w:tc>
        <w:tc>
          <w:tcPr>
            <w:tcW w:w="1538" w:type="pct"/>
          </w:tcPr>
          <w:p w14:paraId="69B75DA1" w14:textId="77777777" w:rsidR="00F807D3" w:rsidRPr="00301718" w:rsidRDefault="00F807D3" w:rsidP="00992AF1">
            <w:pPr>
              <w:spacing w:line="276" w:lineRule="auto"/>
              <w:rPr>
                <w:szCs w:val="22"/>
              </w:rPr>
            </w:pPr>
            <w:r w:rsidRPr="00301718">
              <w:rPr>
                <w:szCs w:val="22"/>
              </w:rPr>
              <w:t xml:space="preserve">Minor source of </w:t>
            </w:r>
          </w:p>
          <w:p w14:paraId="3A8FCA12" w14:textId="20A74256" w:rsidR="00F807D3" w:rsidRPr="00301718" w:rsidRDefault="00CE0F0E" w:rsidP="00992AF1">
            <w:pPr>
              <w:spacing w:line="276" w:lineRule="auto"/>
              <w:rPr>
                <w:rFonts w:asciiTheme="minorHAnsi" w:hAnsiTheme="minorHAnsi"/>
                <w:color w:val="auto"/>
                <w:szCs w:val="22"/>
                <w:lang w:val="en-GB"/>
              </w:rPr>
            </w:pPr>
            <w:r w:rsidRPr="00301718">
              <w:rPr>
                <w:szCs w:val="22"/>
              </w:rPr>
              <w:t>E</w:t>
            </w:r>
            <w:r w:rsidR="00F807D3" w:rsidRPr="00301718">
              <w:rPr>
                <w:szCs w:val="22"/>
              </w:rPr>
              <w:t>mission</w:t>
            </w:r>
            <w:r>
              <w:rPr>
                <w:szCs w:val="22"/>
              </w:rPr>
              <w:t xml:space="preserve">. </w:t>
            </w:r>
            <w:r w:rsidRPr="00CE0F0E">
              <w:rPr>
                <w:szCs w:val="22"/>
              </w:rPr>
              <w:t>Same explanation as for CO2 emissions</w:t>
            </w:r>
            <w:r w:rsidR="00F807D3" w:rsidRPr="00301718">
              <w:rPr>
                <w:szCs w:val="22"/>
              </w:rPr>
              <w:t xml:space="preserve"> </w:t>
            </w:r>
          </w:p>
        </w:tc>
      </w:tr>
    </w:tbl>
    <w:p w14:paraId="629874D0" w14:textId="77777777" w:rsidR="00F807D3" w:rsidRDefault="00F807D3" w:rsidP="004E361A"/>
    <w:p w14:paraId="3AD93973" w14:textId="300FB0D5" w:rsidR="004E361A" w:rsidRPr="004E361A" w:rsidRDefault="00144475" w:rsidP="004E361A">
      <w:pPr>
        <w:pStyle w:val="SectionList"/>
      </w:pPr>
      <w:r>
        <w:t xml:space="preserve">B.4. </w:t>
      </w:r>
      <w:r w:rsidR="004E361A" w:rsidRPr="004E361A">
        <w:t>Establishment and description of baseline scenario</w:t>
      </w:r>
    </w:p>
    <w:p w14:paraId="06D00134" w14:textId="4F794A53" w:rsidR="004E361A" w:rsidRDefault="004E361A" w:rsidP="004E361A">
      <w:pPr>
        <w:spacing w:line="276" w:lineRule="auto"/>
        <w:contextualSpacing w:val="0"/>
        <w:rPr>
          <w:bCs/>
          <w:lang w:val="en-GB"/>
        </w:rPr>
      </w:pPr>
    </w:p>
    <w:p w14:paraId="6DF430D6" w14:textId="38F4B02C" w:rsidR="00566C7F" w:rsidRPr="00303423" w:rsidRDefault="00566C7F" w:rsidP="004E361A">
      <w:pPr>
        <w:spacing w:line="276" w:lineRule="auto"/>
        <w:contextualSpacing w:val="0"/>
        <w:rPr>
          <w:bCs/>
          <w:lang w:val="en-GB"/>
        </w:rPr>
      </w:pPr>
      <w:r w:rsidRPr="00303423">
        <w:rPr>
          <w:bCs/>
          <w:lang w:val="en-GB"/>
        </w:rPr>
        <w:t>BASELINE SURVEY RESULTS</w:t>
      </w:r>
    </w:p>
    <w:p w14:paraId="7267E3F8" w14:textId="5AC1937C" w:rsidR="00303423" w:rsidRPr="00303423" w:rsidRDefault="00303423" w:rsidP="000D0426">
      <w:pPr>
        <w:spacing w:line="276" w:lineRule="auto"/>
        <w:contextualSpacing w:val="0"/>
        <w:jc w:val="both"/>
        <w:rPr>
          <w:bCs/>
        </w:rPr>
      </w:pPr>
      <w:r w:rsidRPr="00303423">
        <w:rPr>
          <w:bCs/>
        </w:rPr>
        <w:t xml:space="preserve">The baseline scenario for the </w:t>
      </w:r>
      <w:r w:rsidR="00E83146" w:rsidRPr="002F0F75">
        <w:t>GS1</w:t>
      </w:r>
      <w:r w:rsidR="0038446F" w:rsidRPr="002F0F75">
        <w:t xml:space="preserve">385 </w:t>
      </w:r>
      <w:r w:rsidR="00CE0F0E" w:rsidRPr="002F0F75">
        <w:t xml:space="preserve">Man and Man Enterprise Improved Cooking Stoves </w:t>
      </w:r>
      <w:proofErr w:type="spellStart"/>
      <w:r w:rsidR="00CE0F0E" w:rsidRPr="002F0F75">
        <w:t>Programme</w:t>
      </w:r>
      <w:proofErr w:type="spellEnd"/>
      <w:r w:rsidR="00CE0F0E" w:rsidRPr="002F0F75">
        <w:t xml:space="preserve"> in Ghana</w:t>
      </w:r>
      <w:r w:rsidR="0038446F" w:rsidRPr="002F0F75">
        <w:t xml:space="preserve"> – VPA001</w:t>
      </w:r>
      <w:r w:rsidR="00CE0F0E" w:rsidRPr="00CE0F0E" w:rsidDel="00CE0F0E">
        <w:rPr>
          <w:b/>
          <w:bCs/>
        </w:rPr>
        <w:t xml:space="preserve"> </w:t>
      </w:r>
      <w:r w:rsidRPr="00303423">
        <w:rPr>
          <w:bCs/>
        </w:rPr>
        <w:t xml:space="preserve">was developed in strict adherence to the </w:t>
      </w:r>
      <w:r w:rsidRPr="00303423">
        <w:rPr>
          <w:b/>
          <w:bCs/>
        </w:rPr>
        <w:t>"Reduced Emissions from Cooking and Heating: Technologies and Practices to Displace Decentralized Thermal Energy Consumption (TPDDTEC), Version 4.0 (07/10/2021)"</w:t>
      </w:r>
      <w:r w:rsidRPr="00303423">
        <w:rPr>
          <w:bCs/>
        </w:rPr>
        <w:t xml:space="preserve"> methodology. This methodology ensures robustness in establishing credible, conservative, and verifiable baseline conditions for carbon credit projects, particularly those targeting </w:t>
      </w:r>
      <w:r w:rsidRPr="00303423">
        <w:rPr>
          <w:b/>
          <w:bCs/>
        </w:rPr>
        <w:t>decentralized thermal energy consumption</w:t>
      </w:r>
      <w:r w:rsidRPr="00303423">
        <w:rPr>
          <w:bCs/>
        </w:rPr>
        <w:t xml:space="preserve"> in household cooking.</w:t>
      </w:r>
    </w:p>
    <w:p w14:paraId="16A19443" w14:textId="77777777" w:rsidR="00303423" w:rsidRPr="00303423" w:rsidRDefault="00303423" w:rsidP="000D0426">
      <w:pPr>
        <w:spacing w:line="276" w:lineRule="auto"/>
        <w:contextualSpacing w:val="0"/>
        <w:jc w:val="both"/>
        <w:rPr>
          <w:b/>
          <w:bCs/>
        </w:rPr>
      </w:pPr>
      <w:r w:rsidRPr="00303423">
        <w:rPr>
          <w:b/>
          <w:bCs/>
        </w:rPr>
        <w:t>1. Baseline Scenario Survey Design</w:t>
      </w:r>
    </w:p>
    <w:p w14:paraId="4FC188DC" w14:textId="77777777" w:rsidR="00303423" w:rsidRPr="00303423" w:rsidRDefault="00303423" w:rsidP="000D0426">
      <w:pPr>
        <w:spacing w:line="276" w:lineRule="auto"/>
        <w:contextualSpacing w:val="0"/>
        <w:jc w:val="both"/>
        <w:rPr>
          <w:bCs/>
        </w:rPr>
      </w:pPr>
      <w:r w:rsidRPr="00303423">
        <w:rPr>
          <w:bCs/>
        </w:rPr>
        <w:t xml:space="preserve">The baseline scenario was established through a </w:t>
      </w:r>
      <w:r w:rsidRPr="00303423">
        <w:rPr>
          <w:b/>
          <w:bCs/>
        </w:rPr>
        <w:t>comprehensive household survey</w:t>
      </w:r>
      <w:r w:rsidRPr="00303423">
        <w:rPr>
          <w:bCs/>
        </w:rPr>
        <w:t xml:space="preserve"> conducted across </w:t>
      </w:r>
      <w:r w:rsidRPr="00303423">
        <w:rPr>
          <w:b/>
          <w:bCs/>
        </w:rPr>
        <w:t>eight municipalities</w:t>
      </w:r>
      <w:r w:rsidRPr="00303423">
        <w:rPr>
          <w:bCs/>
        </w:rPr>
        <w:t xml:space="preserve"> in the Ashanti Region of Ghana: </w:t>
      </w:r>
      <w:r w:rsidRPr="00303423">
        <w:rPr>
          <w:b/>
          <w:bCs/>
        </w:rPr>
        <w:t xml:space="preserve">Kumasi Metropolis, Old </w:t>
      </w:r>
      <w:proofErr w:type="spellStart"/>
      <w:r w:rsidRPr="00303423">
        <w:rPr>
          <w:b/>
          <w:bCs/>
        </w:rPr>
        <w:t>Tafo</w:t>
      </w:r>
      <w:proofErr w:type="spellEnd"/>
      <w:r w:rsidRPr="00303423">
        <w:rPr>
          <w:b/>
          <w:bCs/>
        </w:rPr>
        <w:t xml:space="preserve">, </w:t>
      </w:r>
      <w:proofErr w:type="spellStart"/>
      <w:r w:rsidRPr="00303423">
        <w:rPr>
          <w:b/>
          <w:bCs/>
        </w:rPr>
        <w:t>Suame</w:t>
      </w:r>
      <w:proofErr w:type="spellEnd"/>
      <w:r w:rsidRPr="00303423">
        <w:rPr>
          <w:b/>
          <w:bCs/>
        </w:rPr>
        <w:t xml:space="preserve">, </w:t>
      </w:r>
      <w:proofErr w:type="spellStart"/>
      <w:r w:rsidRPr="00303423">
        <w:rPr>
          <w:b/>
          <w:bCs/>
        </w:rPr>
        <w:t>Kwadaso</w:t>
      </w:r>
      <w:proofErr w:type="spellEnd"/>
      <w:r w:rsidRPr="00303423">
        <w:rPr>
          <w:b/>
          <w:bCs/>
        </w:rPr>
        <w:t xml:space="preserve">, </w:t>
      </w:r>
      <w:proofErr w:type="spellStart"/>
      <w:r w:rsidRPr="00303423">
        <w:rPr>
          <w:b/>
          <w:bCs/>
        </w:rPr>
        <w:t>Asokwa</w:t>
      </w:r>
      <w:proofErr w:type="spellEnd"/>
      <w:r w:rsidRPr="00303423">
        <w:rPr>
          <w:b/>
          <w:bCs/>
        </w:rPr>
        <w:t xml:space="preserve">, </w:t>
      </w:r>
      <w:proofErr w:type="spellStart"/>
      <w:r w:rsidRPr="00303423">
        <w:rPr>
          <w:b/>
          <w:bCs/>
        </w:rPr>
        <w:t>Asakore</w:t>
      </w:r>
      <w:proofErr w:type="spellEnd"/>
      <w:r w:rsidRPr="00303423">
        <w:rPr>
          <w:b/>
          <w:bCs/>
        </w:rPr>
        <w:t xml:space="preserve"> Mampong, </w:t>
      </w:r>
      <w:proofErr w:type="spellStart"/>
      <w:r w:rsidRPr="00303423">
        <w:rPr>
          <w:b/>
          <w:bCs/>
        </w:rPr>
        <w:t>Oforikrom</w:t>
      </w:r>
      <w:proofErr w:type="spellEnd"/>
      <w:r w:rsidRPr="00303423">
        <w:rPr>
          <w:b/>
          <w:bCs/>
        </w:rPr>
        <w:t xml:space="preserve">, and </w:t>
      </w:r>
      <w:proofErr w:type="spellStart"/>
      <w:r w:rsidRPr="00303423">
        <w:rPr>
          <w:b/>
          <w:bCs/>
        </w:rPr>
        <w:t>Atwima</w:t>
      </w:r>
      <w:proofErr w:type="spellEnd"/>
      <w:r w:rsidRPr="00303423">
        <w:rPr>
          <w:b/>
          <w:bCs/>
        </w:rPr>
        <w:t xml:space="preserve"> </w:t>
      </w:r>
      <w:proofErr w:type="spellStart"/>
      <w:r w:rsidRPr="00303423">
        <w:rPr>
          <w:b/>
          <w:bCs/>
        </w:rPr>
        <w:t>Kwanwoma</w:t>
      </w:r>
      <w:proofErr w:type="spellEnd"/>
      <w:r w:rsidRPr="00303423">
        <w:rPr>
          <w:bCs/>
        </w:rPr>
        <w:t xml:space="preserve">. These municipalities were selected based on their representation of both </w:t>
      </w:r>
      <w:r w:rsidRPr="00303423">
        <w:rPr>
          <w:b/>
          <w:bCs/>
        </w:rPr>
        <w:t>urban and peri-urban populations</w:t>
      </w:r>
      <w:r w:rsidRPr="00303423">
        <w:rPr>
          <w:bCs/>
        </w:rPr>
        <w:t>, ensuring a balanced sample that reflects the socio-economic and cooking practice diversity within the region.</w:t>
      </w:r>
    </w:p>
    <w:p w14:paraId="4EAC3471" w14:textId="6F1701FE" w:rsidR="00303423" w:rsidRPr="00303423" w:rsidRDefault="00175F53" w:rsidP="000D0426">
      <w:pPr>
        <w:spacing w:line="276" w:lineRule="auto"/>
        <w:contextualSpacing w:val="0"/>
        <w:jc w:val="both"/>
        <w:rPr>
          <w:bCs/>
          <w:lang w:val="fr-FR"/>
        </w:rPr>
      </w:pPr>
      <w:r>
        <w:lastRenderedPageBreak/>
        <w:t xml:space="preserve">The survey targeted the general population in the project area </w:t>
      </w:r>
      <w:proofErr w:type="gramStart"/>
      <w:r>
        <w:t>in order to</w:t>
      </w:r>
      <w:proofErr w:type="gramEnd"/>
      <w:r>
        <w:t xml:space="preserve"> assess access to and use of improved cookstove technologies</w:t>
      </w:r>
      <w:r w:rsidR="00303423" w:rsidRPr="00303423">
        <w:rPr>
          <w:bCs/>
        </w:rPr>
        <w:t xml:space="preserve">. </w:t>
      </w:r>
      <w:r w:rsidR="00303423" w:rsidRPr="00303423">
        <w:rPr>
          <w:bCs/>
          <w:lang w:val="fr-FR"/>
        </w:rPr>
        <w:t xml:space="preserve">The </w:t>
      </w:r>
      <w:proofErr w:type="spellStart"/>
      <w:r w:rsidR="00303423" w:rsidRPr="00303423">
        <w:rPr>
          <w:bCs/>
          <w:lang w:val="fr-FR"/>
        </w:rPr>
        <w:t>survey</w:t>
      </w:r>
      <w:proofErr w:type="spellEnd"/>
      <w:r w:rsidR="00303423" w:rsidRPr="00303423">
        <w:rPr>
          <w:bCs/>
          <w:lang w:val="fr-FR"/>
        </w:rPr>
        <w:t xml:space="preserve"> </w:t>
      </w:r>
      <w:proofErr w:type="spellStart"/>
      <w:r w:rsidR="00303423" w:rsidRPr="00303423">
        <w:rPr>
          <w:bCs/>
          <w:lang w:val="fr-FR"/>
        </w:rPr>
        <w:t>was</w:t>
      </w:r>
      <w:proofErr w:type="spellEnd"/>
      <w:r w:rsidR="00303423" w:rsidRPr="00303423">
        <w:rPr>
          <w:bCs/>
          <w:lang w:val="fr-FR"/>
        </w:rPr>
        <w:t xml:space="preserve"> </w:t>
      </w:r>
      <w:proofErr w:type="spellStart"/>
      <w:r w:rsidR="00303423" w:rsidRPr="00303423">
        <w:rPr>
          <w:bCs/>
          <w:lang w:val="fr-FR"/>
        </w:rPr>
        <w:t>designed</w:t>
      </w:r>
      <w:proofErr w:type="spellEnd"/>
      <w:r w:rsidR="00303423" w:rsidRPr="00303423">
        <w:rPr>
          <w:bCs/>
          <w:lang w:val="fr-FR"/>
        </w:rPr>
        <w:t xml:space="preserve"> to capture </w:t>
      </w:r>
      <w:proofErr w:type="spellStart"/>
      <w:r w:rsidR="00303423" w:rsidRPr="00303423">
        <w:rPr>
          <w:bCs/>
          <w:lang w:val="fr-FR"/>
        </w:rPr>
        <w:t>critical</w:t>
      </w:r>
      <w:proofErr w:type="spellEnd"/>
      <w:r w:rsidR="00303423" w:rsidRPr="00303423">
        <w:rPr>
          <w:bCs/>
          <w:lang w:val="fr-FR"/>
        </w:rPr>
        <w:t xml:space="preserve"> data </w:t>
      </w:r>
      <w:proofErr w:type="gramStart"/>
      <w:r w:rsidR="00303423" w:rsidRPr="00303423">
        <w:rPr>
          <w:bCs/>
          <w:lang w:val="fr-FR"/>
        </w:rPr>
        <w:t>on:</w:t>
      </w:r>
      <w:proofErr w:type="gramEnd"/>
    </w:p>
    <w:p w14:paraId="3F64A8B2" w14:textId="77777777" w:rsidR="00303423" w:rsidRPr="00303423" w:rsidRDefault="00303423">
      <w:pPr>
        <w:numPr>
          <w:ilvl w:val="0"/>
          <w:numId w:val="32"/>
        </w:numPr>
        <w:spacing w:line="276" w:lineRule="auto"/>
        <w:contextualSpacing w:val="0"/>
        <w:rPr>
          <w:bCs/>
        </w:rPr>
      </w:pPr>
      <w:r w:rsidRPr="00303423">
        <w:rPr>
          <w:b/>
          <w:bCs/>
        </w:rPr>
        <w:t>Household characteristics</w:t>
      </w:r>
      <w:r w:rsidRPr="00303423">
        <w:rPr>
          <w:bCs/>
        </w:rPr>
        <w:t>: Size, location, socio-economic status, and demographic composition.</w:t>
      </w:r>
    </w:p>
    <w:p w14:paraId="13A87FBF" w14:textId="77777777" w:rsidR="00303423" w:rsidRPr="00303423" w:rsidRDefault="00303423">
      <w:pPr>
        <w:numPr>
          <w:ilvl w:val="0"/>
          <w:numId w:val="32"/>
        </w:numPr>
        <w:spacing w:line="276" w:lineRule="auto"/>
        <w:contextualSpacing w:val="0"/>
        <w:rPr>
          <w:bCs/>
        </w:rPr>
      </w:pPr>
      <w:r w:rsidRPr="00303423">
        <w:rPr>
          <w:b/>
          <w:bCs/>
        </w:rPr>
        <w:t>Cooking practices</w:t>
      </w:r>
      <w:r w:rsidRPr="00303423">
        <w:rPr>
          <w:bCs/>
        </w:rPr>
        <w:t>: Primary and secondary cooking technologies, fuel types, consumption rates, and frequency of use.</w:t>
      </w:r>
    </w:p>
    <w:p w14:paraId="42397603" w14:textId="77777777" w:rsidR="00303423" w:rsidRPr="00303423" w:rsidRDefault="00303423">
      <w:pPr>
        <w:numPr>
          <w:ilvl w:val="0"/>
          <w:numId w:val="32"/>
        </w:numPr>
        <w:spacing w:line="276" w:lineRule="auto"/>
        <w:contextualSpacing w:val="0"/>
        <w:rPr>
          <w:bCs/>
        </w:rPr>
      </w:pPr>
      <w:r w:rsidRPr="00303423">
        <w:rPr>
          <w:b/>
          <w:bCs/>
        </w:rPr>
        <w:t>Awareness and adoption</w:t>
      </w:r>
      <w:r w:rsidRPr="00303423">
        <w:rPr>
          <w:bCs/>
        </w:rPr>
        <w:t>: Knowledge of improved cookstoves (ICS), willingness to adopt, and barriers to adoption.</w:t>
      </w:r>
    </w:p>
    <w:p w14:paraId="317130B3" w14:textId="77777777" w:rsidR="00303423" w:rsidRPr="00303423" w:rsidRDefault="00303423" w:rsidP="00303423">
      <w:pPr>
        <w:spacing w:line="276" w:lineRule="auto"/>
        <w:contextualSpacing w:val="0"/>
        <w:rPr>
          <w:b/>
          <w:bCs/>
        </w:rPr>
      </w:pPr>
      <w:r w:rsidRPr="00303423">
        <w:rPr>
          <w:b/>
          <w:bCs/>
        </w:rPr>
        <w:t>2. Sampling Methodology</w:t>
      </w:r>
    </w:p>
    <w:p w14:paraId="5E66142C" w14:textId="60B457F9" w:rsidR="00303423" w:rsidRPr="001517F9" w:rsidRDefault="00303423" w:rsidP="000D0426">
      <w:pPr>
        <w:spacing w:line="276" w:lineRule="auto"/>
        <w:contextualSpacing w:val="0"/>
        <w:jc w:val="both"/>
        <w:rPr>
          <w:bCs/>
          <w:lang w:val="en-IN"/>
        </w:rPr>
      </w:pPr>
      <w:r w:rsidRPr="00303423">
        <w:rPr>
          <w:bCs/>
        </w:rPr>
        <w:t xml:space="preserve">The sampling approach adhered to </w:t>
      </w:r>
      <w:r w:rsidRPr="00303423">
        <w:rPr>
          <w:b/>
          <w:bCs/>
        </w:rPr>
        <w:t>TPDDTEC Version 4.0</w:t>
      </w:r>
      <w:r w:rsidRPr="00303423">
        <w:rPr>
          <w:bCs/>
        </w:rPr>
        <w:t xml:space="preserve"> requirements, which mandate a </w:t>
      </w:r>
      <w:r w:rsidRPr="00303423">
        <w:rPr>
          <w:b/>
          <w:bCs/>
        </w:rPr>
        <w:t>minimum sample size of 100 households</w:t>
      </w:r>
      <w:r w:rsidRPr="00303423">
        <w:rPr>
          <w:bCs/>
        </w:rPr>
        <w:t xml:space="preserve"> for populations exceeding 1,000 units. To ensure statistical significance and robustness, the project expanded this to </w:t>
      </w:r>
      <w:r w:rsidRPr="00303423">
        <w:rPr>
          <w:b/>
          <w:bCs/>
        </w:rPr>
        <w:t>400 households</w:t>
      </w:r>
      <w:r w:rsidRPr="00303423">
        <w:rPr>
          <w:bCs/>
        </w:rPr>
        <w:t xml:space="preserve">, with </w:t>
      </w:r>
      <w:r w:rsidR="00BB4AC5">
        <w:rPr>
          <w:b/>
          <w:bCs/>
        </w:rPr>
        <w:t>371</w:t>
      </w:r>
      <w:r w:rsidRPr="00303423">
        <w:rPr>
          <w:b/>
          <w:bCs/>
        </w:rPr>
        <w:t xml:space="preserve"> valid responses</w:t>
      </w:r>
      <w:r w:rsidRPr="00303423">
        <w:rPr>
          <w:bCs/>
        </w:rPr>
        <w:t xml:space="preserve"> analyzed. </w:t>
      </w:r>
      <w:r w:rsidRPr="001517F9">
        <w:rPr>
          <w:bCs/>
          <w:lang w:val="en-IN"/>
        </w:rPr>
        <w:t>The sampling process employed:</w:t>
      </w:r>
    </w:p>
    <w:p w14:paraId="0D20D153" w14:textId="77777777" w:rsidR="00303423" w:rsidRPr="00303423" w:rsidRDefault="00303423">
      <w:pPr>
        <w:numPr>
          <w:ilvl w:val="0"/>
          <w:numId w:val="33"/>
        </w:numPr>
        <w:spacing w:line="276" w:lineRule="auto"/>
        <w:contextualSpacing w:val="0"/>
        <w:jc w:val="both"/>
        <w:rPr>
          <w:bCs/>
        </w:rPr>
      </w:pPr>
      <w:r w:rsidRPr="00303423">
        <w:rPr>
          <w:b/>
          <w:bCs/>
        </w:rPr>
        <w:t>Simple random sampling</w:t>
      </w:r>
      <w:r w:rsidRPr="00303423">
        <w:rPr>
          <w:bCs/>
        </w:rPr>
        <w:t xml:space="preserve"> for the general household survey to ensure broad representativeness.</w:t>
      </w:r>
    </w:p>
    <w:p w14:paraId="3F0B21DD" w14:textId="77777777" w:rsidR="00303423" w:rsidRPr="00303423" w:rsidRDefault="00303423">
      <w:pPr>
        <w:numPr>
          <w:ilvl w:val="0"/>
          <w:numId w:val="33"/>
        </w:numPr>
        <w:spacing w:line="276" w:lineRule="auto"/>
        <w:contextualSpacing w:val="0"/>
        <w:jc w:val="both"/>
        <w:rPr>
          <w:bCs/>
        </w:rPr>
      </w:pPr>
      <w:r w:rsidRPr="00303423">
        <w:rPr>
          <w:b/>
          <w:bCs/>
        </w:rPr>
        <w:t>Purposive sampling</w:t>
      </w:r>
      <w:r w:rsidRPr="00303423">
        <w:rPr>
          <w:bCs/>
        </w:rPr>
        <w:t xml:space="preserve"> for the </w:t>
      </w:r>
      <w:r w:rsidRPr="00303423">
        <w:rPr>
          <w:b/>
          <w:bCs/>
        </w:rPr>
        <w:t>Kitchen Performance Test (KPT)</w:t>
      </w:r>
      <w:r w:rsidRPr="00303423">
        <w:rPr>
          <w:bCs/>
        </w:rPr>
        <w:t xml:space="preserve">, targeting households using </w:t>
      </w:r>
      <w:r w:rsidRPr="00303423">
        <w:rPr>
          <w:b/>
          <w:bCs/>
        </w:rPr>
        <w:t>traditional charcoal stoves</w:t>
      </w:r>
      <w:r w:rsidRPr="00303423">
        <w:rPr>
          <w:bCs/>
        </w:rPr>
        <w:t xml:space="preserve"> as their primary cooking device.</w:t>
      </w:r>
    </w:p>
    <w:p w14:paraId="291EE46B" w14:textId="77777777" w:rsidR="00303423" w:rsidRPr="00303423" w:rsidRDefault="00303423">
      <w:pPr>
        <w:numPr>
          <w:ilvl w:val="0"/>
          <w:numId w:val="33"/>
        </w:numPr>
        <w:spacing w:line="276" w:lineRule="auto"/>
        <w:contextualSpacing w:val="0"/>
        <w:jc w:val="both"/>
        <w:rPr>
          <w:bCs/>
        </w:rPr>
      </w:pPr>
      <w:r w:rsidRPr="00303423">
        <w:rPr>
          <w:b/>
          <w:bCs/>
        </w:rPr>
        <w:t>Paired sampling design</w:t>
      </w:r>
      <w:r w:rsidRPr="00303423">
        <w:rPr>
          <w:bCs/>
        </w:rPr>
        <w:t xml:space="preserve"> for pre- and post-intervention KPTs, enabling direct comparison of fuel consumption before and after the deployment of </w:t>
      </w:r>
      <w:proofErr w:type="spellStart"/>
      <w:r w:rsidRPr="00303423">
        <w:rPr>
          <w:b/>
          <w:bCs/>
        </w:rPr>
        <w:t>HolyCook</w:t>
      </w:r>
      <w:proofErr w:type="spellEnd"/>
      <w:r w:rsidRPr="00303423">
        <w:rPr>
          <w:b/>
          <w:bCs/>
        </w:rPr>
        <w:t xml:space="preserve"> improved charcoal cookstoves</w:t>
      </w:r>
      <w:r w:rsidRPr="00303423">
        <w:rPr>
          <w:bCs/>
        </w:rPr>
        <w:t>.</w:t>
      </w:r>
    </w:p>
    <w:p w14:paraId="212D9B24" w14:textId="77777777" w:rsidR="00303423" w:rsidRPr="00303423" w:rsidRDefault="00303423" w:rsidP="000D0426">
      <w:pPr>
        <w:spacing w:line="276" w:lineRule="auto"/>
        <w:contextualSpacing w:val="0"/>
        <w:jc w:val="both"/>
        <w:rPr>
          <w:b/>
          <w:bCs/>
        </w:rPr>
      </w:pPr>
      <w:r w:rsidRPr="00303423">
        <w:rPr>
          <w:b/>
          <w:bCs/>
        </w:rPr>
        <w:t>3. Key Baseline Findings</w:t>
      </w:r>
    </w:p>
    <w:p w14:paraId="6DA56561" w14:textId="77777777" w:rsidR="00303423" w:rsidRPr="00303423" w:rsidRDefault="00303423" w:rsidP="00303423">
      <w:pPr>
        <w:spacing w:line="276" w:lineRule="auto"/>
        <w:contextualSpacing w:val="0"/>
        <w:rPr>
          <w:bCs/>
        </w:rPr>
      </w:pPr>
      <w:r w:rsidRPr="00303423">
        <w:rPr>
          <w:bCs/>
        </w:rPr>
        <w:t>The survey and KPT results revealed the following baseline conditions:</w:t>
      </w:r>
    </w:p>
    <w:p w14:paraId="7D2F2801" w14:textId="77777777" w:rsidR="00303423" w:rsidRPr="00303423" w:rsidRDefault="00303423" w:rsidP="00303423">
      <w:pPr>
        <w:spacing w:line="276" w:lineRule="auto"/>
        <w:contextualSpacing w:val="0"/>
        <w:rPr>
          <w:b/>
          <w:bCs/>
          <w:lang w:val="fr-FR"/>
        </w:rPr>
      </w:pPr>
      <w:r w:rsidRPr="00303423">
        <w:rPr>
          <w:b/>
          <w:bCs/>
          <w:lang w:val="fr-FR"/>
        </w:rPr>
        <w:t>3.1. Cooking Technologies and Fuel Use</w:t>
      </w:r>
    </w:p>
    <w:p w14:paraId="151EB29D" w14:textId="77777777" w:rsidR="00303423" w:rsidRPr="00303423" w:rsidRDefault="00303423">
      <w:pPr>
        <w:numPr>
          <w:ilvl w:val="0"/>
          <w:numId w:val="34"/>
        </w:numPr>
        <w:spacing w:line="276" w:lineRule="auto"/>
        <w:contextualSpacing w:val="0"/>
        <w:rPr>
          <w:bCs/>
          <w:lang w:val="fr-FR"/>
        </w:rPr>
      </w:pPr>
      <w:proofErr w:type="spellStart"/>
      <w:r w:rsidRPr="00303423">
        <w:rPr>
          <w:b/>
          <w:bCs/>
          <w:lang w:val="fr-FR"/>
        </w:rPr>
        <w:t>Primary</w:t>
      </w:r>
      <w:proofErr w:type="spellEnd"/>
      <w:r w:rsidRPr="00303423">
        <w:rPr>
          <w:b/>
          <w:bCs/>
          <w:lang w:val="fr-FR"/>
        </w:rPr>
        <w:t xml:space="preserve"> cooking </w:t>
      </w:r>
      <w:proofErr w:type="spellStart"/>
      <w:proofErr w:type="gramStart"/>
      <w:r w:rsidRPr="00303423">
        <w:rPr>
          <w:b/>
          <w:bCs/>
          <w:lang w:val="fr-FR"/>
        </w:rPr>
        <w:t>devices</w:t>
      </w:r>
      <w:proofErr w:type="spellEnd"/>
      <w:r w:rsidRPr="00303423">
        <w:rPr>
          <w:bCs/>
          <w:lang w:val="fr-FR"/>
        </w:rPr>
        <w:t>:</w:t>
      </w:r>
      <w:proofErr w:type="gramEnd"/>
      <w:r w:rsidRPr="00303423">
        <w:rPr>
          <w:bCs/>
          <w:lang w:val="fr-FR"/>
        </w:rPr>
        <w:t xml:space="preserve"> </w:t>
      </w:r>
    </w:p>
    <w:p w14:paraId="55B6FB70" w14:textId="2C15B168" w:rsidR="00303423" w:rsidRPr="00303423" w:rsidRDefault="00303423">
      <w:pPr>
        <w:numPr>
          <w:ilvl w:val="1"/>
          <w:numId w:val="34"/>
        </w:numPr>
        <w:spacing w:line="276" w:lineRule="auto"/>
        <w:contextualSpacing w:val="0"/>
        <w:jc w:val="both"/>
        <w:rPr>
          <w:bCs/>
        </w:rPr>
      </w:pPr>
      <w:r w:rsidRPr="00303423">
        <w:rPr>
          <w:b/>
          <w:bCs/>
        </w:rPr>
        <w:t>73.</w:t>
      </w:r>
      <w:r w:rsidR="00731556">
        <w:rPr>
          <w:b/>
          <w:bCs/>
        </w:rPr>
        <w:t>32</w:t>
      </w:r>
      <w:r w:rsidRPr="00303423">
        <w:rPr>
          <w:b/>
          <w:bCs/>
        </w:rPr>
        <w:t>%</w:t>
      </w:r>
      <w:r w:rsidRPr="00303423">
        <w:rPr>
          <w:bCs/>
        </w:rPr>
        <w:t xml:space="preserve"> of households used </w:t>
      </w:r>
      <w:r w:rsidRPr="00303423">
        <w:rPr>
          <w:b/>
          <w:bCs/>
        </w:rPr>
        <w:t>traditional "coal-pots"</w:t>
      </w:r>
      <w:r w:rsidRPr="00303423">
        <w:rPr>
          <w:bCs/>
        </w:rPr>
        <w:t>, characterized by low efficiency and high fuel consumption.</w:t>
      </w:r>
    </w:p>
    <w:p w14:paraId="67D8DFB0" w14:textId="5640455A" w:rsidR="00303423" w:rsidRPr="00303423" w:rsidRDefault="00303423">
      <w:pPr>
        <w:numPr>
          <w:ilvl w:val="1"/>
          <w:numId w:val="34"/>
        </w:numPr>
        <w:spacing w:line="276" w:lineRule="auto"/>
        <w:contextualSpacing w:val="0"/>
        <w:jc w:val="both"/>
        <w:rPr>
          <w:bCs/>
        </w:rPr>
      </w:pPr>
      <w:r w:rsidRPr="00303423">
        <w:rPr>
          <w:b/>
          <w:bCs/>
        </w:rPr>
        <w:t>15</w:t>
      </w:r>
      <w:r w:rsidR="00731556">
        <w:rPr>
          <w:b/>
          <w:bCs/>
        </w:rPr>
        <w:t>.09</w:t>
      </w:r>
      <w:r w:rsidRPr="00303423">
        <w:rPr>
          <w:b/>
          <w:bCs/>
        </w:rPr>
        <w:t>%</w:t>
      </w:r>
      <w:r w:rsidRPr="00303423">
        <w:rPr>
          <w:bCs/>
        </w:rPr>
        <w:t xml:space="preserve"> used </w:t>
      </w:r>
      <w:r w:rsidRPr="00303423">
        <w:rPr>
          <w:b/>
          <w:bCs/>
        </w:rPr>
        <w:t>improved charcoal cookstoves</w:t>
      </w:r>
      <w:r w:rsidRPr="00303423">
        <w:rPr>
          <w:bCs/>
        </w:rPr>
        <w:t>, though these were not necessarily high-efficiency models.</w:t>
      </w:r>
    </w:p>
    <w:p w14:paraId="060A4147" w14:textId="464637C0" w:rsidR="00303423" w:rsidRDefault="00303423">
      <w:pPr>
        <w:numPr>
          <w:ilvl w:val="1"/>
          <w:numId w:val="34"/>
        </w:numPr>
        <w:spacing w:line="276" w:lineRule="auto"/>
        <w:contextualSpacing w:val="0"/>
        <w:jc w:val="both"/>
        <w:rPr>
          <w:bCs/>
        </w:rPr>
      </w:pPr>
      <w:r w:rsidRPr="00303423">
        <w:rPr>
          <w:b/>
          <w:bCs/>
        </w:rPr>
        <w:t>9.9</w:t>
      </w:r>
      <w:r w:rsidR="00731556">
        <w:rPr>
          <w:b/>
          <w:bCs/>
        </w:rPr>
        <w:t>7</w:t>
      </w:r>
      <w:r w:rsidRPr="00303423">
        <w:rPr>
          <w:b/>
          <w:bCs/>
        </w:rPr>
        <w:t>%</w:t>
      </w:r>
      <w:r w:rsidRPr="00303423">
        <w:rPr>
          <w:bCs/>
        </w:rPr>
        <w:t xml:space="preserve"> relied on </w:t>
      </w:r>
      <w:r w:rsidRPr="00303423">
        <w:rPr>
          <w:b/>
          <w:bCs/>
        </w:rPr>
        <w:t>LPG stoves</w:t>
      </w:r>
      <w:r w:rsidRPr="00303423">
        <w:rPr>
          <w:bCs/>
        </w:rPr>
        <w:t>, predominantly in urban areas.</w:t>
      </w:r>
    </w:p>
    <w:p w14:paraId="06CD3067" w14:textId="32BE0142" w:rsidR="00CE0F0E" w:rsidRPr="00CE0F0E" w:rsidRDefault="00CE0F0E">
      <w:pPr>
        <w:numPr>
          <w:ilvl w:val="1"/>
          <w:numId w:val="34"/>
        </w:numPr>
        <w:spacing w:line="276" w:lineRule="auto"/>
        <w:contextualSpacing w:val="0"/>
        <w:jc w:val="both"/>
        <w:rPr>
          <w:bCs/>
        </w:rPr>
      </w:pPr>
      <w:r>
        <w:rPr>
          <w:b/>
          <w:bCs/>
        </w:rPr>
        <w:t xml:space="preserve">0.54% </w:t>
      </w:r>
      <w:r w:rsidRPr="00CE0F0E">
        <w:t>relied</w:t>
      </w:r>
      <w:r>
        <w:t xml:space="preserve"> on</w:t>
      </w:r>
      <w:r w:rsidRPr="00CE0F0E">
        <w:t xml:space="preserve"> Electric stove/cooker</w:t>
      </w:r>
    </w:p>
    <w:p w14:paraId="04BE4484" w14:textId="733AF908" w:rsidR="00CE0F0E" w:rsidRPr="00303423" w:rsidRDefault="0002047F">
      <w:pPr>
        <w:numPr>
          <w:ilvl w:val="1"/>
          <w:numId w:val="34"/>
        </w:numPr>
        <w:spacing w:line="276" w:lineRule="auto"/>
        <w:contextualSpacing w:val="0"/>
        <w:jc w:val="both"/>
        <w:rPr>
          <w:bCs/>
        </w:rPr>
      </w:pPr>
      <w:r w:rsidRPr="00AF07EF">
        <w:rPr>
          <w:b/>
          <w:bCs/>
        </w:rPr>
        <w:lastRenderedPageBreak/>
        <w:t>0.27%</w:t>
      </w:r>
      <w:r>
        <w:t xml:space="preserve"> of households in each of the four categories used the following primary cooking devices: three-stone/block fire, clay/mud stove, improved wood stove, and traditional metal sheet stove</w:t>
      </w:r>
      <w:r w:rsidR="00CE0F0E">
        <w:rPr>
          <w:b/>
          <w:bCs/>
        </w:rPr>
        <w:t>.</w:t>
      </w:r>
    </w:p>
    <w:p w14:paraId="5276E834" w14:textId="32F47650" w:rsidR="00303423" w:rsidRPr="00303423" w:rsidRDefault="00303423">
      <w:pPr>
        <w:numPr>
          <w:ilvl w:val="0"/>
          <w:numId w:val="34"/>
        </w:numPr>
        <w:spacing w:line="276" w:lineRule="auto"/>
        <w:contextualSpacing w:val="0"/>
        <w:jc w:val="both"/>
        <w:rPr>
          <w:bCs/>
        </w:rPr>
      </w:pPr>
      <w:r w:rsidRPr="00303423">
        <w:rPr>
          <w:b/>
          <w:bCs/>
        </w:rPr>
        <w:t>Secondary cooking devices</w:t>
      </w:r>
      <w:r w:rsidRPr="00303423">
        <w:rPr>
          <w:bCs/>
        </w:rPr>
        <w:t xml:space="preserve">: </w:t>
      </w:r>
      <w:r w:rsidR="00124FB2" w:rsidRPr="00124FB2">
        <w:t xml:space="preserve">Approximately 44% of surveyed households reported the use of secondary cooking devices. Among these, LPG stoves were most common (53.3%), followed by coal-pots (29.7%) and improved charcoal stoves (14.5%). Minor use of three-stone fires (1.2%), electric stoves/cookers (0.6%), and </w:t>
      </w:r>
      <w:proofErr w:type="spellStart"/>
      <w:r w:rsidR="00124FB2" w:rsidRPr="00124FB2">
        <w:t>tyre</w:t>
      </w:r>
      <w:proofErr w:type="spellEnd"/>
      <w:r w:rsidR="00124FB2" w:rsidRPr="00124FB2">
        <w:t xml:space="preserve"> rims (0.6%) </w:t>
      </w:r>
      <w:proofErr w:type="gramStart"/>
      <w:r w:rsidR="00124FB2" w:rsidRPr="00124FB2">
        <w:t>was</w:t>
      </w:r>
      <w:proofErr w:type="gramEnd"/>
      <w:r w:rsidR="00124FB2" w:rsidRPr="00124FB2">
        <w:t xml:space="preserve"> also observed, reflecting stove stacking practices with limited efficiency improvements</w:t>
      </w:r>
      <w:r w:rsidRPr="00303423">
        <w:rPr>
          <w:bCs/>
        </w:rPr>
        <w:t>.</w:t>
      </w:r>
    </w:p>
    <w:p w14:paraId="36B70190" w14:textId="77777777" w:rsidR="00303423" w:rsidRPr="00303423" w:rsidRDefault="00303423" w:rsidP="000D0426">
      <w:pPr>
        <w:spacing w:line="276" w:lineRule="auto"/>
        <w:contextualSpacing w:val="0"/>
        <w:jc w:val="both"/>
        <w:rPr>
          <w:b/>
          <w:bCs/>
          <w:lang w:val="fr-FR"/>
        </w:rPr>
      </w:pPr>
      <w:r w:rsidRPr="00303423">
        <w:rPr>
          <w:b/>
          <w:bCs/>
          <w:lang w:val="fr-FR"/>
        </w:rPr>
        <w:t xml:space="preserve">3.2. Fuel </w:t>
      </w:r>
      <w:proofErr w:type="spellStart"/>
      <w:r w:rsidRPr="00303423">
        <w:rPr>
          <w:b/>
          <w:bCs/>
          <w:lang w:val="fr-FR"/>
        </w:rPr>
        <w:t>Consumption</w:t>
      </w:r>
      <w:proofErr w:type="spellEnd"/>
      <w:r w:rsidRPr="00303423">
        <w:rPr>
          <w:b/>
          <w:bCs/>
          <w:lang w:val="fr-FR"/>
        </w:rPr>
        <w:t xml:space="preserve"> Patterns</w:t>
      </w:r>
    </w:p>
    <w:p w14:paraId="25C3AFA8" w14:textId="5743AEAF" w:rsidR="00303423" w:rsidRPr="00303423" w:rsidRDefault="00303423">
      <w:pPr>
        <w:numPr>
          <w:ilvl w:val="0"/>
          <w:numId w:val="35"/>
        </w:numPr>
        <w:spacing w:line="276" w:lineRule="auto"/>
        <w:contextualSpacing w:val="0"/>
        <w:jc w:val="both"/>
        <w:rPr>
          <w:bCs/>
        </w:rPr>
      </w:pPr>
      <w:r w:rsidRPr="00303423">
        <w:rPr>
          <w:b/>
          <w:bCs/>
        </w:rPr>
        <w:t>Charcoal dominance</w:t>
      </w:r>
      <w:r w:rsidRPr="00303423">
        <w:rPr>
          <w:bCs/>
        </w:rPr>
        <w:t xml:space="preserve">: </w:t>
      </w:r>
      <w:r w:rsidRPr="00303423">
        <w:rPr>
          <w:b/>
          <w:bCs/>
        </w:rPr>
        <w:t>88.</w:t>
      </w:r>
      <w:r w:rsidR="00731556">
        <w:rPr>
          <w:b/>
          <w:bCs/>
        </w:rPr>
        <w:t>9</w:t>
      </w:r>
      <w:r w:rsidRPr="00303423">
        <w:rPr>
          <w:b/>
          <w:bCs/>
        </w:rPr>
        <w:t>%</w:t>
      </w:r>
      <w:r w:rsidRPr="00303423">
        <w:rPr>
          <w:bCs/>
        </w:rPr>
        <w:t xml:space="preserve"> of households used </w:t>
      </w:r>
      <w:r w:rsidRPr="00303423">
        <w:rPr>
          <w:b/>
          <w:bCs/>
        </w:rPr>
        <w:t>charcoal</w:t>
      </w:r>
      <w:r w:rsidRPr="00303423">
        <w:rPr>
          <w:bCs/>
        </w:rPr>
        <w:t xml:space="preserve"> as their primary cooking fuel, with an </w:t>
      </w:r>
      <w:r w:rsidRPr="00303423">
        <w:rPr>
          <w:b/>
          <w:bCs/>
        </w:rPr>
        <w:t xml:space="preserve">average daily consumption of </w:t>
      </w:r>
      <w:r w:rsidR="004164C9">
        <w:rPr>
          <w:b/>
          <w:bCs/>
        </w:rPr>
        <w:t>2.2116</w:t>
      </w:r>
      <w:r w:rsidR="009F12DA">
        <w:rPr>
          <w:b/>
          <w:bCs/>
        </w:rPr>
        <w:t>8</w:t>
      </w:r>
      <w:r w:rsidRPr="00303423">
        <w:rPr>
          <w:b/>
          <w:bCs/>
        </w:rPr>
        <w:t xml:space="preserve"> kg/household</w:t>
      </w:r>
      <w:r w:rsidRPr="00303423">
        <w:rPr>
          <w:bCs/>
        </w:rPr>
        <w:t xml:space="preserve"> during the pre-intervention phase.</w:t>
      </w:r>
      <w:r w:rsidR="002212C4">
        <w:rPr>
          <w:rStyle w:val="Appelnotedebasdep"/>
          <w:bCs/>
        </w:rPr>
        <w:footnoteReference w:id="15"/>
      </w:r>
    </w:p>
    <w:p w14:paraId="5F36784D" w14:textId="77777777" w:rsidR="00303423" w:rsidRDefault="00303423">
      <w:pPr>
        <w:numPr>
          <w:ilvl w:val="0"/>
          <w:numId w:val="35"/>
        </w:numPr>
        <w:spacing w:line="276" w:lineRule="auto"/>
        <w:contextualSpacing w:val="0"/>
        <w:rPr>
          <w:bCs/>
        </w:rPr>
      </w:pPr>
      <w:r w:rsidRPr="00303423">
        <w:rPr>
          <w:b/>
          <w:bCs/>
        </w:rPr>
        <w:t>Firewood use</w:t>
      </w:r>
      <w:r w:rsidRPr="00303423">
        <w:rPr>
          <w:bCs/>
        </w:rPr>
        <w:t xml:space="preserve">: Limited to </w:t>
      </w:r>
      <w:r w:rsidRPr="00303423">
        <w:rPr>
          <w:b/>
          <w:bCs/>
        </w:rPr>
        <w:t>1.1%</w:t>
      </w:r>
      <w:r w:rsidRPr="00303423">
        <w:rPr>
          <w:bCs/>
        </w:rPr>
        <w:t xml:space="preserve"> of households, primarily in rural areas, with consumption patterns influenced by availability and cost.</w:t>
      </w:r>
    </w:p>
    <w:p w14:paraId="148439BA" w14:textId="1D24C171" w:rsidR="00731556" w:rsidRPr="00303423" w:rsidRDefault="00731556">
      <w:pPr>
        <w:numPr>
          <w:ilvl w:val="0"/>
          <w:numId w:val="35"/>
        </w:numPr>
        <w:spacing w:line="276" w:lineRule="auto"/>
        <w:contextualSpacing w:val="0"/>
        <w:rPr>
          <w:bCs/>
        </w:rPr>
      </w:pPr>
      <w:r>
        <w:rPr>
          <w:b/>
          <w:bCs/>
        </w:rPr>
        <w:t>Electricity use</w:t>
      </w:r>
      <w:r w:rsidRPr="00731556">
        <w:rPr>
          <w:bCs/>
        </w:rPr>
        <w:t>:</w:t>
      </w:r>
      <w:r>
        <w:rPr>
          <w:bCs/>
        </w:rPr>
        <w:t xml:space="preserve"> limited to 0.5%.</w:t>
      </w:r>
    </w:p>
    <w:p w14:paraId="47B20B9F" w14:textId="5A91497D" w:rsidR="00303423" w:rsidRPr="00303423" w:rsidRDefault="00303423">
      <w:pPr>
        <w:numPr>
          <w:ilvl w:val="0"/>
          <w:numId w:val="35"/>
        </w:numPr>
        <w:spacing w:line="276" w:lineRule="auto"/>
        <w:contextualSpacing w:val="0"/>
        <w:rPr>
          <w:bCs/>
        </w:rPr>
      </w:pPr>
      <w:r w:rsidRPr="00303423">
        <w:rPr>
          <w:b/>
          <w:bCs/>
        </w:rPr>
        <w:t>LPG adoption</w:t>
      </w:r>
      <w:r w:rsidRPr="00303423">
        <w:rPr>
          <w:bCs/>
        </w:rPr>
        <w:t xml:space="preserve">: </w:t>
      </w:r>
      <w:r w:rsidRPr="00303423">
        <w:rPr>
          <w:b/>
          <w:bCs/>
        </w:rPr>
        <w:t>9.</w:t>
      </w:r>
      <w:r w:rsidR="00731556">
        <w:rPr>
          <w:b/>
          <w:bCs/>
        </w:rPr>
        <w:t>4</w:t>
      </w:r>
      <w:r w:rsidRPr="00303423">
        <w:rPr>
          <w:b/>
          <w:bCs/>
        </w:rPr>
        <w:t>%</w:t>
      </w:r>
      <w:r w:rsidRPr="00303423">
        <w:rPr>
          <w:bCs/>
        </w:rPr>
        <w:t xml:space="preserve"> of households used LPG, constrained by </w:t>
      </w:r>
      <w:r w:rsidRPr="00303423">
        <w:rPr>
          <w:b/>
          <w:bCs/>
        </w:rPr>
        <w:t>cost, accessibility, and refill infrastructure</w:t>
      </w:r>
      <w:r w:rsidRPr="00303423">
        <w:rPr>
          <w:bCs/>
        </w:rPr>
        <w:t>.</w:t>
      </w:r>
    </w:p>
    <w:p w14:paraId="1474B0F3" w14:textId="77777777" w:rsidR="00303423" w:rsidRPr="00303423" w:rsidRDefault="00303423" w:rsidP="00303423">
      <w:pPr>
        <w:spacing w:line="276" w:lineRule="auto"/>
        <w:contextualSpacing w:val="0"/>
        <w:rPr>
          <w:b/>
          <w:bCs/>
          <w:lang w:val="fr-FR"/>
        </w:rPr>
      </w:pPr>
      <w:r w:rsidRPr="00303423">
        <w:rPr>
          <w:b/>
          <w:bCs/>
          <w:lang w:val="fr-FR"/>
        </w:rPr>
        <w:t xml:space="preserve">3.3. </w:t>
      </w:r>
      <w:proofErr w:type="spellStart"/>
      <w:r w:rsidRPr="00303423">
        <w:rPr>
          <w:b/>
          <w:bCs/>
          <w:lang w:val="fr-FR"/>
        </w:rPr>
        <w:t>Socio-Economic</w:t>
      </w:r>
      <w:proofErr w:type="spellEnd"/>
      <w:r w:rsidRPr="00303423">
        <w:rPr>
          <w:b/>
          <w:bCs/>
          <w:lang w:val="fr-FR"/>
        </w:rPr>
        <w:t xml:space="preserve"> and </w:t>
      </w:r>
      <w:proofErr w:type="spellStart"/>
      <w:r w:rsidRPr="00303423">
        <w:rPr>
          <w:b/>
          <w:bCs/>
          <w:lang w:val="fr-FR"/>
        </w:rPr>
        <w:t>Demographic</w:t>
      </w:r>
      <w:proofErr w:type="spellEnd"/>
      <w:r w:rsidRPr="00303423">
        <w:rPr>
          <w:b/>
          <w:bCs/>
          <w:lang w:val="fr-FR"/>
        </w:rPr>
        <w:t xml:space="preserve"> Insights</w:t>
      </w:r>
    </w:p>
    <w:p w14:paraId="5BB51A1D" w14:textId="12BD190E" w:rsidR="00303423" w:rsidRPr="00303423" w:rsidRDefault="00303423">
      <w:pPr>
        <w:numPr>
          <w:ilvl w:val="0"/>
          <w:numId w:val="36"/>
        </w:numPr>
        <w:spacing w:line="276" w:lineRule="auto"/>
        <w:contextualSpacing w:val="0"/>
        <w:rPr>
          <w:bCs/>
        </w:rPr>
      </w:pPr>
      <w:r w:rsidRPr="00303423">
        <w:rPr>
          <w:b/>
          <w:bCs/>
        </w:rPr>
        <w:t>Household composition</w:t>
      </w:r>
      <w:r w:rsidRPr="00303423">
        <w:rPr>
          <w:bCs/>
        </w:rPr>
        <w:t xml:space="preserve">: The average household size was </w:t>
      </w:r>
      <w:r w:rsidRPr="00303423">
        <w:rPr>
          <w:b/>
          <w:bCs/>
        </w:rPr>
        <w:t>5.2 members</w:t>
      </w:r>
      <w:r w:rsidRPr="00303423">
        <w:rPr>
          <w:bCs/>
        </w:rPr>
        <w:t xml:space="preserve">, with </w:t>
      </w:r>
      <w:r w:rsidRPr="00303423">
        <w:rPr>
          <w:b/>
          <w:bCs/>
        </w:rPr>
        <w:t>98.</w:t>
      </w:r>
      <w:r w:rsidR="009F12DA">
        <w:rPr>
          <w:b/>
          <w:bCs/>
        </w:rPr>
        <w:t>1</w:t>
      </w:r>
      <w:r w:rsidR="00731556">
        <w:rPr>
          <w:b/>
          <w:bCs/>
        </w:rPr>
        <w:t>1</w:t>
      </w:r>
      <w:r w:rsidRPr="00303423">
        <w:rPr>
          <w:b/>
          <w:bCs/>
        </w:rPr>
        <w:t>% of survey respondents being female</w:t>
      </w:r>
      <w:r w:rsidRPr="00303423">
        <w:rPr>
          <w:bCs/>
        </w:rPr>
        <w:t>, reflecting the gendered nature of cooking responsibilities.</w:t>
      </w:r>
    </w:p>
    <w:p w14:paraId="4DB7C172" w14:textId="77777777" w:rsidR="00303423" w:rsidRPr="00303423" w:rsidRDefault="00303423">
      <w:pPr>
        <w:numPr>
          <w:ilvl w:val="0"/>
          <w:numId w:val="36"/>
        </w:numPr>
        <w:spacing w:line="276" w:lineRule="auto"/>
        <w:contextualSpacing w:val="0"/>
        <w:rPr>
          <w:bCs/>
        </w:rPr>
      </w:pPr>
      <w:r w:rsidRPr="00303423">
        <w:rPr>
          <w:b/>
          <w:bCs/>
        </w:rPr>
        <w:t>Income levels</w:t>
      </w:r>
      <w:r w:rsidRPr="00303423">
        <w:rPr>
          <w:bCs/>
        </w:rPr>
        <w:t xml:space="preserve">: </w:t>
      </w:r>
      <w:r w:rsidRPr="00303423">
        <w:rPr>
          <w:b/>
          <w:bCs/>
        </w:rPr>
        <w:t>56%</w:t>
      </w:r>
      <w:r w:rsidRPr="00303423">
        <w:rPr>
          <w:bCs/>
        </w:rPr>
        <w:t xml:space="preserve"> of households earned income from </w:t>
      </w:r>
      <w:r w:rsidRPr="00303423">
        <w:rPr>
          <w:b/>
          <w:bCs/>
        </w:rPr>
        <w:t>daily trading</w:t>
      </w:r>
      <w:r w:rsidRPr="00303423">
        <w:rPr>
          <w:bCs/>
        </w:rPr>
        <w:t xml:space="preserve">, with </w:t>
      </w:r>
      <w:r w:rsidRPr="00303423">
        <w:rPr>
          <w:b/>
          <w:bCs/>
        </w:rPr>
        <w:t>53%</w:t>
      </w:r>
      <w:r w:rsidRPr="00303423">
        <w:rPr>
          <w:bCs/>
        </w:rPr>
        <w:t xml:space="preserve"> of respondents engaged in trading activities. Average annual </w:t>
      </w:r>
      <w:proofErr w:type="gramStart"/>
      <w:r w:rsidRPr="00303423">
        <w:rPr>
          <w:bCs/>
        </w:rPr>
        <w:t>incomes</w:t>
      </w:r>
      <w:proofErr w:type="gramEnd"/>
      <w:r w:rsidRPr="00303423">
        <w:rPr>
          <w:bCs/>
        </w:rPr>
        <w:t xml:space="preserve"> ranged from </w:t>
      </w:r>
      <w:r w:rsidRPr="00303423">
        <w:rPr>
          <w:b/>
          <w:bCs/>
        </w:rPr>
        <w:t>GHS 3,120 to GHS 66,000</w:t>
      </w:r>
      <w:r w:rsidRPr="00303423">
        <w:rPr>
          <w:bCs/>
        </w:rPr>
        <w:t xml:space="preserve">, with a mean of </w:t>
      </w:r>
      <w:r w:rsidRPr="00303423">
        <w:rPr>
          <w:b/>
          <w:bCs/>
        </w:rPr>
        <w:t>GHS 31,359.78</w:t>
      </w:r>
      <w:r w:rsidRPr="00303423">
        <w:rPr>
          <w:bCs/>
        </w:rPr>
        <w:t>.</w:t>
      </w:r>
    </w:p>
    <w:p w14:paraId="1D85165F" w14:textId="7B76DCFD" w:rsidR="00303423" w:rsidRPr="00303423" w:rsidRDefault="00303423">
      <w:pPr>
        <w:numPr>
          <w:ilvl w:val="0"/>
          <w:numId w:val="36"/>
        </w:numPr>
        <w:spacing w:line="276" w:lineRule="auto"/>
        <w:contextualSpacing w:val="0"/>
        <w:rPr>
          <w:bCs/>
        </w:rPr>
      </w:pPr>
      <w:r w:rsidRPr="00303423">
        <w:rPr>
          <w:b/>
          <w:bCs/>
        </w:rPr>
        <w:t>Awareness of ICS</w:t>
      </w:r>
      <w:r w:rsidRPr="00303423">
        <w:rPr>
          <w:bCs/>
        </w:rPr>
        <w:t xml:space="preserve">: </w:t>
      </w:r>
      <w:r w:rsidRPr="00303423">
        <w:rPr>
          <w:b/>
          <w:bCs/>
        </w:rPr>
        <w:t>80.</w:t>
      </w:r>
      <w:r w:rsidR="004A7204">
        <w:rPr>
          <w:b/>
          <w:bCs/>
        </w:rPr>
        <w:t>6</w:t>
      </w:r>
      <w:r w:rsidRPr="00303423">
        <w:rPr>
          <w:b/>
          <w:bCs/>
        </w:rPr>
        <w:t>%</w:t>
      </w:r>
      <w:r w:rsidRPr="00303423">
        <w:rPr>
          <w:bCs/>
        </w:rPr>
        <w:t xml:space="preserve"> of respondents were aware of improved cookstoves, but only </w:t>
      </w:r>
      <w:r w:rsidRPr="00303423">
        <w:rPr>
          <w:b/>
          <w:bCs/>
        </w:rPr>
        <w:t>15%</w:t>
      </w:r>
      <w:r w:rsidRPr="00303423">
        <w:rPr>
          <w:bCs/>
        </w:rPr>
        <w:t xml:space="preserve"> owned or regularly used them, highlighting a </w:t>
      </w:r>
      <w:r w:rsidRPr="00303423">
        <w:rPr>
          <w:b/>
          <w:bCs/>
        </w:rPr>
        <w:t>significant adoption gap</w:t>
      </w:r>
      <w:r w:rsidRPr="00303423">
        <w:rPr>
          <w:bCs/>
        </w:rPr>
        <w:t>.</w:t>
      </w:r>
    </w:p>
    <w:p w14:paraId="15B7F9D4" w14:textId="77777777" w:rsidR="00303423" w:rsidRPr="00303423" w:rsidRDefault="00303423" w:rsidP="00303423">
      <w:pPr>
        <w:spacing w:line="276" w:lineRule="auto"/>
        <w:contextualSpacing w:val="0"/>
        <w:rPr>
          <w:b/>
          <w:bCs/>
        </w:rPr>
      </w:pPr>
      <w:r w:rsidRPr="00303423">
        <w:rPr>
          <w:b/>
          <w:bCs/>
        </w:rPr>
        <w:t>4. Baseline Scenario Validation</w:t>
      </w:r>
    </w:p>
    <w:p w14:paraId="4DF80026" w14:textId="77777777" w:rsidR="00303423" w:rsidRPr="00303423" w:rsidRDefault="00303423" w:rsidP="00303423">
      <w:pPr>
        <w:spacing w:line="276" w:lineRule="auto"/>
        <w:contextualSpacing w:val="0"/>
        <w:rPr>
          <w:bCs/>
        </w:rPr>
      </w:pPr>
      <w:r w:rsidRPr="00303423">
        <w:rPr>
          <w:bCs/>
        </w:rPr>
        <w:lastRenderedPageBreak/>
        <w:t xml:space="preserve">The baseline scenario was validated through </w:t>
      </w:r>
      <w:r w:rsidRPr="00303423">
        <w:rPr>
          <w:b/>
          <w:bCs/>
        </w:rPr>
        <w:t>paired t-tests</w:t>
      </w:r>
      <w:r w:rsidRPr="00303423">
        <w:rPr>
          <w:bCs/>
        </w:rPr>
        <w:t xml:space="preserve"> and statistical analysis of KPT data, confirming the following:</w:t>
      </w:r>
    </w:p>
    <w:p w14:paraId="3E2A8C3E" w14:textId="77777777" w:rsidR="00303423" w:rsidRPr="00303423" w:rsidRDefault="00303423">
      <w:pPr>
        <w:numPr>
          <w:ilvl w:val="0"/>
          <w:numId w:val="37"/>
        </w:numPr>
        <w:spacing w:line="276" w:lineRule="auto"/>
        <w:contextualSpacing w:val="0"/>
        <w:rPr>
          <w:bCs/>
        </w:rPr>
      </w:pPr>
      <w:r w:rsidRPr="00303423">
        <w:rPr>
          <w:b/>
          <w:bCs/>
        </w:rPr>
        <w:t>Pre-intervention average daily charcoal consumption</w:t>
      </w:r>
      <w:r w:rsidRPr="00303423">
        <w:rPr>
          <w:bCs/>
        </w:rPr>
        <w:t xml:space="preserve">: </w:t>
      </w:r>
      <w:r w:rsidRPr="00303423">
        <w:rPr>
          <w:b/>
          <w:bCs/>
        </w:rPr>
        <w:t>1.89 kg/household</w:t>
      </w:r>
      <w:r w:rsidRPr="00303423">
        <w:rPr>
          <w:bCs/>
        </w:rPr>
        <w:t>.</w:t>
      </w:r>
    </w:p>
    <w:p w14:paraId="01530995" w14:textId="77777777" w:rsidR="00303423" w:rsidRPr="00303423" w:rsidRDefault="00303423">
      <w:pPr>
        <w:numPr>
          <w:ilvl w:val="0"/>
          <w:numId w:val="37"/>
        </w:numPr>
        <w:spacing w:line="276" w:lineRule="auto"/>
        <w:contextualSpacing w:val="0"/>
        <w:rPr>
          <w:bCs/>
        </w:rPr>
      </w:pPr>
      <w:r w:rsidRPr="00303423">
        <w:rPr>
          <w:b/>
          <w:bCs/>
        </w:rPr>
        <w:t>Post-intervention average daily charcoal consumption</w:t>
      </w:r>
      <w:r w:rsidRPr="00303423">
        <w:rPr>
          <w:bCs/>
        </w:rPr>
        <w:t xml:space="preserve">: </w:t>
      </w:r>
      <w:r w:rsidRPr="00303423">
        <w:rPr>
          <w:b/>
          <w:bCs/>
        </w:rPr>
        <w:t>1.09 kg/household</w:t>
      </w:r>
      <w:r w:rsidRPr="00303423">
        <w:rPr>
          <w:bCs/>
        </w:rPr>
        <w:t xml:space="preserve">, representing a </w:t>
      </w:r>
      <w:r w:rsidRPr="00303423">
        <w:rPr>
          <w:b/>
          <w:bCs/>
        </w:rPr>
        <w:t>41.5% reduction</w:t>
      </w:r>
      <w:r w:rsidRPr="00303423">
        <w:rPr>
          <w:bCs/>
        </w:rPr>
        <w:t xml:space="preserve"> in fuel use.</w:t>
      </w:r>
    </w:p>
    <w:p w14:paraId="69A3518C" w14:textId="77777777" w:rsidR="00303423" w:rsidRPr="00303423" w:rsidRDefault="00303423">
      <w:pPr>
        <w:numPr>
          <w:ilvl w:val="0"/>
          <w:numId w:val="37"/>
        </w:numPr>
        <w:spacing w:line="276" w:lineRule="auto"/>
        <w:contextualSpacing w:val="0"/>
        <w:rPr>
          <w:bCs/>
        </w:rPr>
      </w:pPr>
      <w:r w:rsidRPr="00303423">
        <w:rPr>
          <w:b/>
          <w:bCs/>
        </w:rPr>
        <w:t>Statistical significance</w:t>
      </w:r>
      <w:r w:rsidRPr="00303423">
        <w:rPr>
          <w:bCs/>
        </w:rPr>
        <w:t xml:space="preserve">: The paired t-test rejected the null hypothesis (p-value = 2.2060), confirming that the reduction in fuel consumption was </w:t>
      </w:r>
      <w:r w:rsidRPr="00303423">
        <w:rPr>
          <w:b/>
          <w:bCs/>
        </w:rPr>
        <w:t>statistically significant</w:t>
      </w:r>
      <w:r w:rsidRPr="00303423">
        <w:rPr>
          <w:bCs/>
        </w:rPr>
        <w:t>.</w:t>
      </w:r>
    </w:p>
    <w:p w14:paraId="397C5F72" w14:textId="77777777" w:rsidR="00303423" w:rsidRPr="00303423" w:rsidRDefault="00303423" w:rsidP="00303423">
      <w:pPr>
        <w:spacing w:line="276" w:lineRule="auto"/>
        <w:contextualSpacing w:val="0"/>
        <w:rPr>
          <w:b/>
          <w:bCs/>
        </w:rPr>
      </w:pPr>
      <w:r w:rsidRPr="00303423">
        <w:rPr>
          <w:b/>
          <w:bCs/>
        </w:rPr>
        <w:t>5. Establishment of Baseline Scenarios</w:t>
      </w:r>
    </w:p>
    <w:p w14:paraId="736679D1" w14:textId="0DFBA1CB" w:rsidR="00303423" w:rsidRPr="00303423" w:rsidRDefault="00303423" w:rsidP="00303423">
      <w:pPr>
        <w:spacing w:line="276" w:lineRule="auto"/>
        <w:contextualSpacing w:val="0"/>
        <w:rPr>
          <w:bCs/>
        </w:rPr>
      </w:pPr>
      <w:r w:rsidRPr="00303423">
        <w:rPr>
          <w:bCs/>
        </w:rPr>
        <w:t xml:space="preserve">In alignment with </w:t>
      </w:r>
      <w:r w:rsidRPr="00303423">
        <w:rPr>
          <w:b/>
          <w:bCs/>
        </w:rPr>
        <w:t>TPDDTEC Version 4.0</w:t>
      </w:r>
      <w:r w:rsidRPr="00303423">
        <w:rPr>
          <w:bCs/>
        </w:rPr>
        <w:t xml:space="preserve">, </w:t>
      </w:r>
      <w:r w:rsidR="00BA6C17">
        <w:rPr>
          <w:bCs/>
        </w:rPr>
        <w:t>the</w:t>
      </w:r>
      <w:r w:rsidRPr="00303423">
        <w:rPr>
          <w:bCs/>
        </w:rPr>
        <w:t xml:space="preserve"> baseline scenario </w:t>
      </w:r>
      <w:r w:rsidR="00BA6C17">
        <w:rPr>
          <w:bCs/>
        </w:rPr>
        <w:t xml:space="preserve">is </w:t>
      </w:r>
      <w:r w:rsidRPr="00303423">
        <w:rPr>
          <w:bCs/>
        </w:rPr>
        <w:t xml:space="preserve">established to reflect the </w:t>
      </w:r>
      <w:r w:rsidRPr="00303423">
        <w:rPr>
          <w:b/>
          <w:bCs/>
        </w:rPr>
        <w:t>project’s intervention logic</w:t>
      </w:r>
      <w:r w:rsidRPr="00303423">
        <w:rPr>
          <w:bCs/>
        </w:rPr>
        <w:t>:</w:t>
      </w:r>
    </w:p>
    <w:p w14:paraId="1B4B1EED" w14:textId="77777777" w:rsidR="00303423" w:rsidRPr="00303423" w:rsidRDefault="00303423" w:rsidP="00BA6C17">
      <w:pPr>
        <w:spacing w:line="276" w:lineRule="auto"/>
        <w:contextualSpacing w:val="0"/>
        <w:rPr>
          <w:bCs/>
        </w:rPr>
      </w:pPr>
      <w:r w:rsidRPr="00303423">
        <w:rPr>
          <w:b/>
          <w:bCs/>
        </w:rPr>
        <w:t>Charcoal-to-Charcoal Efficiency Improvement Baseline</w:t>
      </w:r>
      <w:r w:rsidRPr="00303423">
        <w:rPr>
          <w:bCs/>
        </w:rPr>
        <w:t xml:space="preserve">: </w:t>
      </w:r>
    </w:p>
    <w:p w14:paraId="2BEE2CEF" w14:textId="77777777" w:rsidR="00303423" w:rsidRPr="00303423" w:rsidRDefault="00303423">
      <w:pPr>
        <w:numPr>
          <w:ilvl w:val="1"/>
          <w:numId w:val="38"/>
        </w:numPr>
        <w:spacing w:line="276" w:lineRule="auto"/>
        <w:contextualSpacing w:val="0"/>
        <w:rPr>
          <w:bCs/>
        </w:rPr>
      </w:pPr>
      <w:r w:rsidRPr="00303423">
        <w:rPr>
          <w:bCs/>
        </w:rPr>
        <w:t xml:space="preserve">Applicable to households already using </w:t>
      </w:r>
      <w:r w:rsidRPr="00303423">
        <w:rPr>
          <w:b/>
          <w:bCs/>
        </w:rPr>
        <w:t>charcoal but with inefficient traditional stoves</w:t>
      </w:r>
      <w:r w:rsidRPr="00303423">
        <w:rPr>
          <w:bCs/>
        </w:rPr>
        <w:t>.</w:t>
      </w:r>
    </w:p>
    <w:p w14:paraId="6B3EA78F" w14:textId="77777777" w:rsidR="00303423" w:rsidRPr="00303423" w:rsidRDefault="00303423">
      <w:pPr>
        <w:numPr>
          <w:ilvl w:val="1"/>
          <w:numId w:val="38"/>
        </w:numPr>
        <w:spacing w:line="276" w:lineRule="auto"/>
        <w:contextualSpacing w:val="0"/>
        <w:rPr>
          <w:bCs/>
        </w:rPr>
      </w:pPr>
      <w:r w:rsidRPr="00303423">
        <w:rPr>
          <w:bCs/>
        </w:rPr>
        <w:t xml:space="preserve">Focuses on </w:t>
      </w:r>
      <w:r w:rsidRPr="00303423">
        <w:rPr>
          <w:b/>
          <w:bCs/>
        </w:rPr>
        <w:t>fuel efficiency gains</w:t>
      </w:r>
      <w:r w:rsidRPr="00303423">
        <w:rPr>
          <w:bCs/>
        </w:rPr>
        <w:t xml:space="preserve"> through the adoption of </w:t>
      </w:r>
      <w:proofErr w:type="spellStart"/>
      <w:r w:rsidRPr="00303423">
        <w:rPr>
          <w:b/>
          <w:bCs/>
        </w:rPr>
        <w:t>HolyCook</w:t>
      </w:r>
      <w:proofErr w:type="spellEnd"/>
      <w:r w:rsidRPr="00303423">
        <w:rPr>
          <w:b/>
          <w:bCs/>
        </w:rPr>
        <w:t xml:space="preserve"> improved charcoal cookstoves</w:t>
      </w:r>
      <w:r w:rsidRPr="00303423">
        <w:rPr>
          <w:bCs/>
        </w:rPr>
        <w:t>.</w:t>
      </w:r>
    </w:p>
    <w:p w14:paraId="5DAF17E0" w14:textId="444D01C8" w:rsidR="00303423" w:rsidRPr="00303423" w:rsidRDefault="00303423" w:rsidP="00303423">
      <w:pPr>
        <w:spacing w:line="276" w:lineRule="auto"/>
        <w:contextualSpacing w:val="0"/>
        <w:rPr>
          <w:bCs/>
        </w:rPr>
      </w:pPr>
      <w:r w:rsidRPr="00303423">
        <w:rPr>
          <w:bCs/>
        </w:rPr>
        <w:t xml:space="preserve">These baselines represent the </w:t>
      </w:r>
      <w:r w:rsidRPr="00303423">
        <w:rPr>
          <w:b/>
          <w:bCs/>
        </w:rPr>
        <w:t>"business-as-usual" (BAU) scenario</w:t>
      </w:r>
      <w:r w:rsidRPr="00303423">
        <w:rPr>
          <w:bCs/>
        </w:rPr>
        <w:t xml:space="preserve"> in the absence of the project, providing a conservative yet accurate foundation for </w:t>
      </w:r>
      <w:r w:rsidRPr="00303423">
        <w:rPr>
          <w:b/>
          <w:bCs/>
        </w:rPr>
        <w:t>emission reduction calculations</w:t>
      </w:r>
      <w:r w:rsidRPr="00303423">
        <w:rPr>
          <w:bCs/>
        </w:rPr>
        <w:t xml:space="preserve"> under</w:t>
      </w:r>
      <w:r w:rsidRPr="00303423">
        <w:rPr>
          <w:b/>
          <w:bCs/>
        </w:rPr>
        <w:t xml:space="preserve"> Gold Standard</w:t>
      </w:r>
      <w:r w:rsidRPr="00303423">
        <w:rPr>
          <w:bCs/>
        </w:rPr>
        <w:t xml:space="preserve"> methodologies.</w:t>
      </w:r>
    </w:p>
    <w:p w14:paraId="2133E131" w14:textId="77777777" w:rsidR="00303423" w:rsidRPr="00303423" w:rsidRDefault="00303423" w:rsidP="00303423">
      <w:pPr>
        <w:spacing w:line="276" w:lineRule="auto"/>
        <w:contextualSpacing w:val="0"/>
        <w:rPr>
          <w:b/>
          <w:bCs/>
        </w:rPr>
      </w:pPr>
      <w:r w:rsidRPr="00303423">
        <w:rPr>
          <w:b/>
          <w:bCs/>
        </w:rPr>
        <w:t>6. Implications for Carbon Credit Generation</w:t>
      </w:r>
    </w:p>
    <w:p w14:paraId="5E52CF18" w14:textId="77777777" w:rsidR="00303423" w:rsidRPr="00303423" w:rsidRDefault="00303423" w:rsidP="00303423">
      <w:pPr>
        <w:spacing w:line="276" w:lineRule="auto"/>
        <w:contextualSpacing w:val="0"/>
        <w:rPr>
          <w:bCs/>
        </w:rPr>
      </w:pPr>
      <w:r w:rsidRPr="00303423">
        <w:rPr>
          <w:bCs/>
        </w:rPr>
        <w:t xml:space="preserve">The introduction of </w:t>
      </w:r>
      <w:proofErr w:type="spellStart"/>
      <w:r w:rsidRPr="00303423">
        <w:rPr>
          <w:b/>
          <w:bCs/>
        </w:rPr>
        <w:t>HolyCook</w:t>
      </w:r>
      <w:proofErr w:type="spellEnd"/>
      <w:r w:rsidRPr="00303423">
        <w:rPr>
          <w:b/>
          <w:bCs/>
        </w:rPr>
        <w:t xml:space="preserve"> improved charcoal cookstoves</w:t>
      </w:r>
      <w:r w:rsidRPr="00303423">
        <w:rPr>
          <w:bCs/>
        </w:rPr>
        <w:t xml:space="preserve"> under this project is expected to deliver:</w:t>
      </w:r>
    </w:p>
    <w:p w14:paraId="29DFB1B3" w14:textId="77777777" w:rsidR="00303423" w:rsidRPr="00303423" w:rsidRDefault="00303423">
      <w:pPr>
        <w:numPr>
          <w:ilvl w:val="0"/>
          <w:numId w:val="39"/>
        </w:numPr>
        <w:spacing w:line="276" w:lineRule="auto"/>
        <w:contextualSpacing w:val="0"/>
        <w:rPr>
          <w:bCs/>
        </w:rPr>
      </w:pPr>
      <w:r w:rsidRPr="00303423">
        <w:rPr>
          <w:b/>
          <w:bCs/>
        </w:rPr>
        <w:t>Measurable and verifiable reductions</w:t>
      </w:r>
      <w:r w:rsidRPr="00303423">
        <w:rPr>
          <w:bCs/>
        </w:rPr>
        <w:t xml:space="preserve"> in fuel consumption and </w:t>
      </w:r>
      <w:r w:rsidRPr="00303423">
        <w:rPr>
          <w:b/>
          <w:bCs/>
        </w:rPr>
        <w:t>GHG emissions</w:t>
      </w:r>
      <w:r w:rsidRPr="00303423">
        <w:rPr>
          <w:bCs/>
        </w:rPr>
        <w:t xml:space="preserve">, aligned with </w:t>
      </w:r>
      <w:r w:rsidRPr="00303423">
        <w:rPr>
          <w:b/>
          <w:bCs/>
        </w:rPr>
        <w:t>ICVCM’s Core Carbon Principles</w:t>
      </w:r>
      <w:r w:rsidRPr="00303423">
        <w:rPr>
          <w:bCs/>
        </w:rPr>
        <w:t>.</w:t>
      </w:r>
    </w:p>
    <w:p w14:paraId="05B0DBAD" w14:textId="77777777" w:rsidR="00303423" w:rsidRPr="00303423" w:rsidRDefault="00303423">
      <w:pPr>
        <w:numPr>
          <w:ilvl w:val="0"/>
          <w:numId w:val="39"/>
        </w:numPr>
        <w:spacing w:line="276" w:lineRule="auto"/>
        <w:contextualSpacing w:val="0"/>
        <w:rPr>
          <w:bCs/>
        </w:rPr>
      </w:pPr>
      <w:r w:rsidRPr="00303423">
        <w:rPr>
          <w:b/>
          <w:bCs/>
        </w:rPr>
        <w:t>Co-benefits</w:t>
      </w:r>
      <w:r w:rsidRPr="00303423">
        <w:rPr>
          <w:bCs/>
        </w:rPr>
        <w:t xml:space="preserve"> </w:t>
      </w:r>
      <w:proofErr w:type="gramStart"/>
      <w:r w:rsidRPr="00303423">
        <w:rPr>
          <w:bCs/>
        </w:rPr>
        <w:t>including</w:t>
      </w:r>
      <w:proofErr w:type="gramEnd"/>
      <w:r w:rsidRPr="00303423">
        <w:rPr>
          <w:bCs/>
        </w:rPr>
        <w:t xml:space="preserve"> </w:t>
      </w:r>
      <w:r w:rsidRPr="00303423">
        <w:rPr>
          <w:b/>
          <w:bCs/>
        </w:rPr>
        <w:t>improved indoor air quality</w:t>
      </w:r>
      <w:r w:rsidRPr="00303423">
        <w:rPr>
          <w:bCs/>
        </w:rPr>
        <w:t xml:space="preserve">, </w:t>
      </w:r>
      <w:r w:rsidRPr="00303423">
        <w:rPr>
          <w:b/>
          <w:bCs/>
        </w:rPr>
        <w:t>reduced deforestation pressure</w:t>
      </w:r>
      <w:r w:rsidRPr="00303423">
        <w:rPr>
          <w:bCs/>
        </w:rPr>
        <w:t xml:space="preserve">, and </w:t>
      </w:r>
      <w:r w:rsidRPr="00303423">
        <w:rPr>
          <w:b/>
          <w:bCs/>
        </w:rPr>
        <w:t>enhanced household savings</w:t>
      </w:r>
      <w:r w:rsidRPr="00303423">
        <w:rPr>
          <w:bCs/>
        </w:rPr>
        <w:t xml:space="preserve"> from lower fuel expenditures.</w:t>
      </w:r>
    </w:p>
    <w:p w14:paraId="374A519F" w14:textId="1A08CAE0" w:rsidR="00613277" w:rsidRPr="00750033" w:rsidRDefault="00303423">
      <w:pPr>
        <w:numPr>
          <w:ilvl w:val="0"/>
          <w:numId w:val="39"/>
        </w:numPr>
        <w:spacing w:line="276" w:lineRule="auto"/>
        <w:contextualSpacing w:val="0"/>
        <w:rPr>
          <w:bCs/>
        </w:rPr>
      </w:pPr>
      <w:r w:rsidRPr="00303423">
        <w:rPr>
          <w:b/>
          <w:bCs/>
        </w:rPr>
        <w:t>Scalability potential</w:t>
      </w:r>
      <w:r w:rsidRPr="00303423">
        <w:rPr>
          <w:bCs/>
        </w:rPr>
        <w:t xml:space="preserve">, given the high adoption willingness </w:t>
      </w:r>
      <w:r w:rsidR="00083C5A">
        <w:rPr>
          <w:bCs/>
        </w:rPr>
        <w:t xml:space="preserve">among respondents </w:t>
      </w:r>
      <w:r w:rsidRPr="00303423">
        <w:rPr>
          <w:bCs/>
        </w:rPr>
        <w:t>(</w:t>
      </w:r>
      <w:r w:rsidR="002212C4">
        <w:rPr>
          <w:bCs/>
        </w:rPr>
        <w:t>94.25</w:t>
      </w:r>
      <w:r w:rsidRPr="00303423">
        <w:rPr>
          <w:bCs/>
        </w:rPr>
        <w:t>%) and the demonstrated fuel savings.</w:t>
      </w:r>
    </w:p>
    <w:p w14:paraId="4448965A" w14:textId="77777777" w:rsidR="00613277" w:rsidRPr="004E361A" w:rsidRDefault="00613277" w:rsidP="004E361A">
      <w:pPr>
        <w:spacing w:line="276" w:lineRule="auto"/>
        <w:contextualSpacing w:val="0"/>
        <w:rPr>
          <w:bCs/>
          <w:lang w:val="en-GB"/>
        </w:rPr>
      </w:pPr>
    </w:p>
    <w:p w14:paraId="74CADF09" w14:textId="75008322" w:rsidR="004E361A" w:rsidRPr="004E361A" w:rsidRDefault="002B588F" w:rsidP="002B588F">
      <w:pPr>
        <w:pStyle w:val="SectionList"/>
        <w:ind w:left="720"/>
      </w:pPr>
      <w:r>
        <w:t xml:space="preserve">B.5. </w:t>
      </w:r>
      <w:r w:rsidR="004E361A" w:rsidRPr="004A25E5">
        <w:t>Demonstration of additionality</w:t>
      </w:r>
    </w:p>
    <w:p w14:paraId="25DB507C" w14:textId="76A84B14" w:rsidR="004E361A" w:rsidRDefault="004E361A" w:rsidP="004E361A">
      <w:pPr>
        <w:spacing w:line="276" w:lineRule="auto"/>
        <w:contextualSpacing w:val="0"/>
        <w:rPr>
          <w:bCs/>
          <w:lang w:val="en-GB"/>
        </w:rPr>
      </w:pPr>
    </w:p>
    <w:p w14:paraId="02C79935" w14:textId="77777777" w:rsidR="00DA56C3" w:rsidRDefault="00DA56C3" w:rsidP="004E361A">
      <w:pPr>
        <w:spacing w:line="276" w:lineRule="auto"/>
        <w:contextualSpacing w:val="0"/>
        <w:rPr>
          <w:bCs/>
          <w:lang w:val="en-GB"/>
        </w:rPr>
      </w:pPr>
    </w:p>
    <w:p w14:paraId="49C90859" w14:textId="77777777" w:rsidR="00F807D3" w:rsidRDefault="00F807D3" w:rsidP="004E361A">
      <w:pPr>
        <w:spacing w:line="276" w:lineRule="auto"/>
        <w:contextualSpacing w:val="0"/>
        <w:rPr>
          <w:bCs/>
          <w:lang w:val="en-GB"/>
        </w:rPr>
      </w:pPr>
    </w:p>
    <w:tbl>
      <w:tblPr>
        <w:tblStyle w:val="GSTableSimple"/>
        <w:tblpPr w:leftFromText="180" w:rightFromText="180" w:vertAnchor="text" w:horzAnchor="margin" w:tblpY="51"/>
        <w:tblW w:w="9889" w:type="dxa"/>
        <w:tblLook w:val="04A0" w:firstRow="1" w:lastRow="0" w:firstColumn="1" w:lastColumn="0" w:noHBand="0" w:noVBand="1"/>
      </w:tblPr>
      <w:tblGrid>
        <w:gridCol w:w="5070"/>
        <w:gridCol w:w="4819"/>
      </w:tblGrid>
      <w:tr w:rsidR="00F807D3" w:rsidRPr="004E361A" w14:paraId="7E65C8DB" w14:textId="77777777" w:rsidTr="00992AF1">
        <w:trPr>
          <w:cnfStyle w:val="100000000000" w:firstRow="1" w:lastRow="0" w:firstColumn="0" w:lastColumn="0" w:oddVBand="0" w:evenVBand="0" w:oddHBand="0" w:evenHBand="0" w:firstRowFirstColumn="0" w:firstRowLastColumn="0" w:lastRowFirstColumn="0" w:lastRowLastColumn="0"/>
        </w:trPr>
        <w:tc>
          <w:tcPr>
            <w:tcW w:w="5070" w:type="dxa"/>
          </w:tcPr>
          <w:p w14:paraId="462C7003" w14:textId="77777777" w:rsidR="00F807D3" w:rsidRPr="004E361A" w:rsidRDefault="00F807D3" w:rsidP="00992AF1">
            <w:pPr>
              <w:spacing w:after="200" w:line="276" w:lineRule="auto"/>
              <w:contextualSpacing w:val="0"/>
              <w:rPr>
                <w:lang w:val="en-GB"/>
              </w:rPr>
            </w:pPr>
            <w:r w:rsidRPr="004E361A">
              <w:rPr>
                <w:lang w:val="en-GB"/>
              </w:rPr>
              <w:t>Specify the methodology, activity requirement or product requirement that establishes deemed additionality for the proposed project (including the version number and the specific paragraph, if applicable).</w:t>
            </w:r>
          </w:p>
        </w:tc>
        <w:tc>
          <w:tcPr>
            <w:tcW w:w="4819" w:type="dxa"/>
          </w:tcPr>
          <w:p w14:paraId="31D1EBB2" w14:textId="77777777" w:rsidR="00F807D3" w:rsidRDefault="00F807D3" w:rsidP="00992AF1">
            <w:pPr>
              <w:pStyle w:val="Default"/>
              <w:rPr>
                <w:sz w:val="22"/>
                <w:szCs w:val="22"/>
              </w:rPr>
            </w:pPr>
            <w:r>
              <w:rPr>
                <w:color w:val="4D4D4B"/>
                <w:sz w:val="22"/>
                <w:szCs w:val="22"/>
              </w:rPr>
              <w:t xml:space="preserve">As per para 3.3.2 of the methodology, the project may demonstrate additionality by conforming to the additionality requirements of the applicable Activity Requirement. </w:t>
            </w:r>
          </w:p>
          <w:p w14:paraId="5D4BE5E0" w14:textId="77777777" w:rsidR="00F807D3" w:rsidRDefault="00F807D3" w:rsidP="00992AF1">
            <w:pPr>
              <w:pStyle w:val="Default"/>
              <w:rPr>
                <w:sz w:val="22"/>
                <w:szCs w:val="22"/>
              </w:rPr>
            </w:pPr>
            <w:r>
              <w:rPr>
                <w:color w:val="4D4D4B"/>
                <w:sz w:val="22"/>
                <w:szCs w:val="22"/>
              </w:rPr>
              <w:t xml:space="preserve">COMMUNITY SERVICES ACTIVITY REQUIREMENTS: </w:t>
            </w:r>
          </w:p>
          <w:p w14:paraId="43BEB6E3" w14:textId="77777777" w:rsidR="00F807D3" w:rsidRDefault="00F807D3" w:rsidP="00992AF1">
            <w:pPr>
              <w:pStyle w:val="Default"/>
              <w:rPr>
                <w:sz w:val="22"/>
                <w:szCs w:val="22"/>
              </w:rPr>
            </w:pPr>
            <w:r>
              <w:rPr>
                <w:color w:val="4D4D4B"/>
                <w:sz w:val="22"/>
                <w:szCs w:val="22"/>
              </w:rPr>
              <w:t xml:space="preserve">Projects that meet any of the following criteria are considered as deemed additional and therefore are not required to prove Financial Additionality at the time of Design Certification: </w:t>
            </w:r>
          </w:p>
          <w:p w14:paraId="067B0D9E" w14:textId="77777777" w:rsidR="00F807D3" w:rsidRDefault="00F807D3" w:rsidP="00992AF1">
            <w:pPr>
              <w:pStyle w:val="Default"/>
              <w:ind w:left="540" w:hanging="270"/>
              <w:rPr>
                <w:sz w:val="22"/>
                <w:szCs w:val="22"/>
              </w:rPr>
            </w:pPr>
            <w:r>
              <w:rPr>
                <w:color w:val="4D4D4B"/>
                <w:sz w:val="22"/>
                <w:szCs w:val="22"/>
              </w:rPr>
              <w:t xml:space="preserve">a) Positive list (Annex B of this document) </w:t>
            </w:r>
          </w:p>
          <w:p w14:paraId="39C61022" w14:textId="77777777" w:rsidR="00F807D3" w:rsidRPr="004E361A" w:rsidRDefault="00F807D3" w:rsidP="00992AF1">
            <w:pPr>
              <w:spacing w:after="200" w:line="276" w:lineRule="auto"/>
              <w:ind w:left="540" w:hanging="270"/>
              <w:contextualSpacing w:val="0"/>
              <w:rPr>
                <w:lang w:val="en-GB"/>
              </w:rPr>
            </w:pPr>
            <w:r>
              <w:rPr>
                <w:color w:val="4D4D4B"/>
                <w:szCs w:val="22"/>
              </w:rPr>
              <w:t xml:space="preserve">b) Projects located in LDC, SIDS, LLDC </w:t>
            </w:r>
          </w:p>
        </w:tc>
      </w:tr>
      <w:tr w:rsidR="00F807D3" w:rsidRPr="004E361A" w14:paraId="2D4CE18E" w14:textId="77777777" w:rsidTr="00992AF1">
        <w:trPr>
          <w:cnfStyle w:val="000000100000" w:firstRow="0" w:lastRow="0" w:firstColumn="0" w:lastColumn="0" w:oddVBand="0" w:evenVBand="0" w:oddHBand="1" w:evenHBand="0" w:firstRowFirstColumn="0" w:firstRowLastColumn="0" w:lastRowFirstColumn="0" w:lastRowLastColumn="0"/>
        </w:trPr>
        <w:tc>
          <w:tcPr>
            <w:tcW w:w="5070" w:type="dxa"/>
          </w:tcPr>
          <w:p w14:paraId="21D777F7" w14:textId="77777777" w:rsidR="00F807D3" w:rsidRPr="004E361A" w:rsidRDefault="00F807D3" w:rsidP="00992AF1">
            <w:pPr>
              <w:spacing w:line="276" w:lineRule="auto"/>
              <w:contextualSpacing w:val="0"/>
              <w:rPr>
                <w:lang w:val="en-GB"/>
              </w:rPr>
            </w:pPr>
            <w:r w:rsidRPr="004E361A">
              <w:rPr>
                <w:lang w:val="en-GB"/>
              </w:rPr>
              <w:t xml:space="preserve">Describe how the proposed </w:t>
            </w:r>
            <w:r>
              <w:rPr>
                <w:lang w:val="en-GB"/>
              </w:rPr>
              <w:t>VPA</w:t>
            </w:r>
            <w:r w:rsidRPr="004E361A">
              <w:rPr>
                <w:lang w:val="en-GB"/>
              </w:rPr>
              <w:t xml:space="preserve"> meets the criteria for deemed additionality.</w:t>
            </w:r>
          </w:p>
        </w:tc>
        <w:tc>
          <w:tcPr>
            <w:tcW w:w="4819" w:type="dxa"/>
          </w:tcPr>
          <w:p w14:paraId="622202B0" w14:textId="77777777" w:rsidR="00F807D3" w:rsidRDefault="00F807D3" w:rsidP="00992AF1">
            <w:pPr>
              <w:pStyle w:val="Default"/>
              <w:rPr>
                <w:color w:val="4D4D4B"/>
                <w:sz w:val="22"/>
                <w:szCs w:val="22"/>
              </w:rPr>
            </w:pPr>
            <w:r>
              <w:rPr>
                <w:color w:val="4D4D4B"/>
                <w:sz w:val="22"/>
                <w:szCs w:val="22"/>
              </w:rPr>
              <w:t>As per Positive List - Annex B, the project meets the criteria given in 1.1.3.</w:t>
            </w:r>
          </w:p>
          <w:p w14:paraId="4DCE1079" w14:textId="77777777" w:rsidR="00F807D3" w:rsidRDefault="00F807D3" w:rsidP="00992AF1">
            <w:pPr>
              <w:pStyle w:val="Default"/>
              <w:rPr>
                <w:sz w:val="22"/>
                <w:szCs w:val="22"/>
              </w:rPr>
            </w:pPr>
          </w:p>
          <w:p w14:paraId="755AD96E" w14:textId="77777777" w:rsidR="00F807D3" w:rsidRPr="004E361A" w:rsidRDefault="00F807D3" w:rsidP="00992AF1">
            <w:pPr>
              <w:spacing w:line="276" w:lineRule="auto"/>
              <w:contextualSpacing w:val="0"/>
              <w:rPr>
                <w:lang w:val="en-GB"/>
              </w:rPr>
            </w:pPr>
            <w:r>
              <w:rPr>
                <w:color w:val="4D4D4B"/>
                <w:szCs w:val="22"/>
              </w:rPr>
              <w:t xml:space="preserve">Project activities </w:t>
            </w:r>
            <w:proofErr w:type="gramStart"/>
            <w:r>
              <w:rPr>
                <w:color w:val="4D4D4B"/>
                <w:szCs w:val="22"/>
              </w:rPr>
              <w:t>solely</w:t>
            </w:r>
            <w:proofErr w:type="gramEnd"/>
            <w:r>
              <w:rPr>
                <w:color w:val="4D4D4B"/>
                <w:szCs w:val="22"/>
              </w:rPr>
              <w:t xml:space="preserve"> composed of isolated units where the users of the technology/measure are households or </w:t>
            </w:r>
          </w:p>
          <w:p w14:paraId="39544B3F" w14:textId="77777777" w:rsidR="00F807D3" w:rsidRDefault="00F807D3" w:rsidP="00992AF1">
            <w:pPr>
              <w:pStyle w:val="Default"/>
              <w:rPr>
                <w:sz w:val="22"/>
                <w:szCs w:val="22"/>
              </w:rPr>
            </w:pPr>
            <w:r>
              <w:rPr>
                <w:color w:val="4D4D4B"/>
                <w:sz w:val="22"/>
                <w:szCs w:val="22"/>
              </w:rPr>
              <w:t xml:space="preserve">communities or institutions and where each unit results in &lt;= 600 MWh of energy savings per year or &lt;=600 tonnes of emission reductions per year. Each unit reduced under 600 tonnes per year as demonstrated by the ER Calcs. </w:t>
            </w:r>
          </w:p>
          <w:p w14:paraId="71D77425" w14:textId="77777777" w:rsidR="00F807D3" w:rsidRDefault="00F807D3" w:rsidP="00992AF1">
            <w:pPr>
              <w:pStyle w:val="Default"/>
              <w:rPr>
                <w:sz w:val="22"/>
                <w:szCs w:val="22"/>
              </w:rPr>
            </w:pPr>
            <w:r>
              <w:rPr>
                <w:color w:val="4D4D4B"/>
                <w:sz w:val="22"/>
                <w:szCs w:val="22"/>
              </w:rPr>
              <w:t xml:space="preserve">The project meets the requirements of Positive List mentioned within the CSA Requirements and hence is deemed additional. </w:t>
            </w:r>
          </w:p>
          <w:p w14:paraId="718F9B7C" w14:textId="02C63D99" w:rsidR="00F807D3" w:rsidRPr="004E361A" w:rsidRDefault="00F807D3" w:rsidP="00992AF1">
            <w:pPr>
              <w:spacing w:line="276" w:lineRule="auto"/>
              <w:contextualSpacing w:val="0"/>
              <w:rPr>
                <w:lang w:val="en-GB"/>
              </w:rPr>
            </w:pPr>
            <w:r>
              <w:rPr>
                <w:color w:val="4D4D4B"/>
                <w:szCs w:val="22"/>
              </w:rPr>
              <w:t xml:space="preserve">Furthermore, the project demonstrates clear financial additionality: the ICS </w:t>
            </w:r>
            <w:r w:rsidR="00613277">
              <w:rPr>
                <w:color w:val="4D4D4B"/>
                <w:szCs w:val="22"/>
              </w:rPr>
              <w:t>are distributed at a subsidized price</w:t>
            </w:r>
            <w:r>
              <w:rPr>
                <w:color w:val="4D4D4B"/>
                <w:szCs w:val="22"/>
              </w:rPr>
              <w:t xml:space="preserve">, </w:t>
            </w:r>
            <w:r w:rsidR="00613277">
              <w:rPr>
                <w:color w:val="4D4D4B"/>
                <w:szCs w:val="22"/>
              </w:rPr>
              <w:t>with revenue occurring from the sales of the GS-VERs</w:t>
            </w:r>
            <w:r>
              <w:rPr>
                <w:color w:val="4D4D4B"/>
                <w:szCs w:val="22"/>
              </w:rPr>
              <w:t xml:space="preserve">. </w:t>
            </w:r>
          </w:p>
        </w:tc>
      </w:tr>
    </w:tbl>
    <w:p w14:paraId="62AE6A48" w14:textId="6BDB0906" w:rsidR="00355EF5" w:rsidRDefault="00355EF5" w:rsidP="00885D25">
      <w:pPr>
        <w:spacing w:line="276" w:lineRule="auto"/>
        <w:contextualSpacing w:val="0"/>
      </w:pPr>
    </w:p>
    <w:p w14:paraId="01AC2997" w14:textId="48659A9F" w:rsidR="00355EF5" w:rsidRPr="000D0426" w:rsidRDefault="002B588F" w:rsidP="002B588F">
      <w:pPr>
        <w:pStyle w:val="SectionList2nd"/>
        <w:tabs>
          <w:tab w:val="num" w:pos="1191"/>
        </w:tabs>
      </w:pPr>
      <w:r>
        <w:t xml:space="preserve">B.5.1 </w:t>
      </w:r>
      <w:r w:rsidR="00355EF5" w:rsidRPr="00355EF5">
        <w:t xml:space="preserve">Prior Consideration </w:t>
      </w:r>
    </w:p>
    <w:p w14:paraId="499E9544" w14:textId="26B34FC7" w:rsidR="00613277" w:rsidRDefault="00613277" w:rsidP="00355EF5">
      <w:pPr>
        <w:spacing w:line="276" w:lineRule="auto"/>
        <w:contextualSpacing w:val="0"/>
        <w:rPr>
          <w:lang w:val="en-GB"/>
        </w:rPr>
      </w:pPr>
      <w:r>
        <w:rPr>
          <w:lang w:val="en-GB"/>
        </w:rPr>
        <w:t>N/A</w:t>
      </w:r>
    </w:p>
    <w:p w14:paraId="36A95374" w14:textId="0F20B05F" w:rsidR="00750033" w:rsidRPr="00355EF5" w:rsidRDefault="00750033" w:rsidP="00355EF5">
      <w:pPr>
        <w:spacing w:line="276" w:lineRule="auto"/>
        <w:contextualSpacing w:val="0"/>
        <w:rPr>
          <w:lang w:val="en-GB"/>
        </w:rPr>
      </w:pPr>
      <w:r>
        <w:rPr>
          <w:color w:val="4D4D4B"/>
        </w:rPr>
        <w:t xml:space="preserve">The VPA is “real case” in nature (i.e. the stakeholder consultation meeting of the VPA took place before the start date) therefore it does not need to demonstrate prior </w:t>
      </w:r>
      <w:r>
        <w:rPr>
          <w:color w:val="4D4D4B"/>
          <w:spacing w:val="-2"/>
        </w:rPr>
        <w:t>consideration.</w:t>
      </w:r>
    </w:p>
    <w:p w14:paraId="44C446AB" w14:textId="60FF4BCA" w:rsidR="00355EF5" w:rsidRPr="00355EF5" w:rsidRDefault="002B588F" w:rsidP="00355EF5">
      <w:pPr>
        <w:pStyle w:val="SectionList2nd"/>
      </w:pPr>
      <w:proofErr w:type="gramStart"/>
      <w:r>
        <w:t xml:space="preserve">B.5.2  </w:t>
      </w:r>
      <w:r w:rsidR="00355EF5" w:rsidRPr="00355EF5">
        <w:t>Ongoing</w:t>
      </w:r>
      <w:proofErr w:type="gramEnd"/>
      <w:r w:rsidR="00355EF5" w:rsidRPr="00355EF5">
        <w:t xml:space="preserve"> Financial Need</w:t>
      </w:r>
    </w:p>
    <w:p w14:paraId="245BBC3D" w14:textId="77777777" w:rsidR="004A6181" w:rsidRPr="007620C2" w:rsidRDefault="00FD2FEC" w:rsidP="004A6181">
      <w:pPr>
        <w:spacing w:line="276" w:lineRule="auto"/>
        <w:contextualSpacing w:val="0"/>
      </w:pPr>
      <w:r w:rsidDel="00FD2FEC">
        <w:rPr>
          <w:lang w:val="en-GB"/>
        </w:rPr>
        <w:lastRenderedPageBreak/>
        <w:t xml:space="preserve"> </w:t>
      </w:r>
    </w:p>
    <w:p w14:paraId="11619A41" w14:textId="77777777" w:rsidR="003762E6" w:rsidRPr="00E52C4C" w:rsidRDefault="003762E6" w:rsidP="003762E6">
      <w:pPr>
        <w:spacing w:line="276" w:lineRule="auto"/>
        <w:contextualSpacing w:val="0"/>
        <w:jc w:val="both"/>
        <w:rPr>
          <w:color w:val="auto"/>
        </w:rPr>
      </w:pPr>
      <w:r w:rsidRPr="00E52C4C">
        <w:rPr>
          <w:color w:val="auto"/>
        </w:rPr>
        <w:t>In accordance with Gold Standard requirements, the ongoing financial need of the project is demonstrated based on a qualitative narrative supported by an overview of the project’s audited financial statements for the most recent full financial year (2025).</w:t>
      </w:r>
    </w:p>
    <w:p w14:paraId="68677AC4" w14:textId="77777777" w:rsidR="003762E6" w:rsidRPr="00E52C4C" w:rsidRDefault="003762E6" w:rsidP="003762E6">
      <w:pPr>
        <w:spacing w:line="276" w:lineRule="auto"/>
        <w:contextualSpacing w:val="0"/>
        <w:jc w:val="both"/>
        <w:rPr>
          <w:color w:val="auto"/>
        </w:rPr>
      </w:pPr>
      <w:r w:rsidRPr="00E52C4C">
        <w:rPr>
          <w:b/>
          <w:bCs/>
          <w:color w:val="auto"/>
        </w:rPr>
        <w:t>(a) Overview of project income and outgoings</w:t>
      </w:r>
    </w:p>
    <w:p w14:paraId="64DD9229" w14:textId="77777777" w:rsidR="003762E6" w:rsidRPr="00E52C4C" w:rsidRDefault="003762E6" w:rsidP="003762E6">
      <w:pPr>
        <w:spacing w:line="276" w:lineRule="auto"/>
        <w:contextualSpacing w:val="0"/>
        <w:jc w:val="both"/>
        <w:rPr>
          <w:color w:val="auto"/>
        </w:rPr>
      </w:pPr>
      <w:r w:rsidRPr="00493EDE">
        <w:rPr>
          <w:color w:val="auto"/>
        </w:rPr>
        <w:t>The project generates operating revenue through the sale of improved cookstoves to end users at an affordable price</w:t>
      </w:r>
      <w:r w:rsidRPr="00E52C4C">
        <w:rPr>
          <w:color w:val="auto"/>
        </w:rPr>
        <w:t>. In 2025, audited financial statements</w:t>
      </w:r>
      <w:r w:rsidRPr="00E52C4C">
        <w:rPr>
          <w:rStyle w:val="Appelnotedebasdep"/>
          <w:color w:val="auto"/>
        </w:rPr>
        <w:footnoteReference w:id="16"/>
      </w:r>
      <w:r w:rsidRPr="00E52C4C">
        <w:rPr>
          <w:color w:val="auto"/>
        </w:rPr>
        <w:t xml:space="preserve"> show</w:t>
      </w:r>
      <w:r>
        <w:rPr>
          <w:color w:val="auto"/>
        </w:rPr>
        <w:t>s</w:t>
      </w:r>
      <w:r w:rsidRPr="00E52C4C">
        <w:rPr>
          <w:color w:val="auto"/>
        </w:rPr>
        <w:t xml:space="preserve"> </w:t>
      </w:r>
      <w:r>
        <w:rPr>
          <w:color w:val="auto"/>
        </w:rPr>
        <w:t>that the</w:t>
      </w:r>
      <w:r w:rsidRPr="00E52C4C">
        <w:rPr>
          <w:color w:val="auto"/>
        </w:rPr>
        <w:t xml:space="preserve"> average selling price of</w:t>
      </w:r>
      <w:r>
        <w:rPr>
          <w:color w:val="auto"/>
        </w:rPr>
        <w:t xml:space="preserve"> ICS is</w:t>
      </w:r>
      <w:r w:rsidRPr="00E52C4C">
        <w:rPr>
          <w:color w:val="auto"/>
        </w:rPr>
        <w:t xml:space="preserve"> approximately </w:t>
      </w:r>
      <w:r w:rsidRPr="00E52C4C">
        <w:rPr>
          <w:b/>
          <w:bCs/>
          <w:color w:val="auto"/>
        </w:rPr>
        <w:t>60 GHS per unit</w:t>
      </w:r>
      <w:r w:rsidRPr="00E52C4C">
        <w:rPr>
          <w:color w:val="auto"/>
        </w:rPr>
        <w:t>.</w:t>
      </w:r>
    </w:p>
    <w:p w14:paraId="233D0A62" w14:textId="4D794EEA" w:rsidR="003762E6" w:rsidRPr="00E52C4C" w:rsidRDefault="003762E6" w:rsidP="003762E6">
      <w:pPr>
        <w:spacing w:line="276" w:lineRule="auto"/>
        <w:contextualSpacing w:val="0"/>
        <w:jc w:val="both"/>
        <w:rPr>
          <w:color w:val="auto"/>
        </w:rPr>
      </w:pPr>
      <w:r w:rsidRPr="00E52C4C">
        <w:rPr>
          <w:color w:val="auto"/>
        </w:rPr>
        <w:t xml:space="preserve">Project outgoings include production costs, administrative and operational overheads, monitoring and reporting costs, and depreciation of production assets. Based on the audited accounts, </w:t>
      </w:r>
      <w:r w:rsidRPr="00022811">
        <w:rPr>
          <w:color w:val="auto"/>
        </w:rPr>
        <w:t>the full implementation cost per stove in 2025</w:t>
      </w:r>
      <w:r>
        <w:rPr>
          <w:color w:val="auto"/>
        </w:rPr>
        <w:t xml:space="preserve"> and 2024</w:t>
      </w:r>
      <w:r w:rsidRPr="00022811">
        <w:rPr>
          <w:color w:val="auto"/>
        </w:rPr>
        <w:t xml:space="preserve"> — including production, administrative, distribution, monitoring and depreciation costs </w:t>
      </w:r>
      <w:r>
        <w:rPr>
          <w:color w:val="auto"/>
        </w:rPr>
        <w:t>is</w:t>
      </w:r>
      <w:r w:rsidRPr="00E52C4C">
        <w:rPr>
          <w:color w:val="auto"/>
        </w:rPr>
        <w:t xml:space="preserve"> approximately </w:t>
      </w:r>
      <w:r w:rsidRPr="00E52C4C">
        <w:rPr>
          <w:b/>
          <w:bCs/>
          <w:color w:val="auto"/>
        </w:rPr>
        <w:t>127 GHS per stove</w:t>
      </w:r>
      <w:r w:rsidRPr="00E52C4C">
        <w:rPr>
          <w:color w:val="auto"/>
        </w:rPr>
        <w:t>.</w:t>
      </w:r>
    </w:p>
    <w:p w14:paraId="77C4231F" w14:textId="77777777" w:rsidR="003762E6" w:rsidRPr="00E52C4C" w:rsidRDefault="003762E6" w:rsidP="003762E6">
      <w:pPr>
        <w:spacing w:line="276" w:lineRule="auto"/>
        <w:contextualSpacing w:val="0"/>
        <w:jc w:val="both"/>
        <w:rPr>
          <w:color w:val="auto"/>
        </w:rPr>
      </w:pPr>
      <w:r w:rsidRPr="00E52C4C">
        <w:rPr>
          <w:color w:val="auto"/>
        </w:rPr>
        <w:t>This results in a significant negative margin at unit level, as the average selling price remains substantially below the full implementation cost. Certification-related costs, including monitoring and verification activities, form part of these outgoings.</w:t>
      </w:r>
    </w:p>
    <w:p w14:paraId="3A844E14" w14:textId="77777777" w:rsidR="003762E6" w:rsidRPr="00E52C4C" w:rsidRDefault="003762E6" w:rsidP="003762E6">
      <w:pPr>
        <w:spacing w:line="276" w:lineRule="auto"/>
        <w:contextualSpacing w:val="0"/>
        <w:jc w:val="both"/>
        <w:rPr>
          <w:color w:val="auto"/>
        </w:rPr>
      </w:pPr>
      <w:r w:rsidRPr="00E52C4C">
        <w:rPr>
          <w:b/>
          <w:bCs/>
          <w:color w:val="auto"/>
        </w:rPr>
        <w:t>(b) Role of finance derived from Gold Standard certification</w:t>
      </w:r>
    </w:p>
    <w:p w14:paraId="00B42BD0" w14:textId="5C45051C" w:rsidR="003762E6" w:rsidRPr="00E52C4C" w:rsidRDefault="003762E6" w:rsidP="003762E6">
      <w:pPr>
        <w:spacing w:line="276" w:lineRule="auto"/>
        <w:contextualSpacing w:val="0"/>
        <w:jc w:val="both"/>
        <w:rPr>
          <w:color w:val="auto"/>
        </w:rPr>
      </w:pPr>
      <w:r w:rsidRPr="00E52C4C">
        <w:rPr>
          <w:color w:val="auto"/>
        </w:rPr>
        <w:t xml:space="preserve">Due to the structural gap between </w:t>
      </w:r>
      <w:r>
        <w:rPr>
          <w:color w:val="auto"/>
        </w:rPr>
        <w:t xml:space="preserve">subsidized </w:t>
      </w:r>
      <w:r w:rsidRPr="00E52C4C">
        <w:rPr>
          <w:color w:val="auto"/>
        </w:rPr>
        <w:t xml:space="preserve">stove sales revenues and full implementation costs, the project cannot sustain its operations through commercial sales alone. </w:t>
      </w:r>
      <w:r w:rsidRPr="00ED5AE9">
        <w:rPr>
          <w:color w:val="auto"/>
        </w:rPr>
        <w:t>Therefore, Man and Man Enterprise would operate at a loss if relying only on stove sales alone.</w:t>
      </w:r>
    </w:p>
    <w:p w14:paraId="1B01762C" w14:textId="77777777" w:rsidR="003762E6" w:rsidRPr="00E52C4C" w:rsidRDefault="003762E6" w:rsidP="003762E6">
      <w:pPr>
        <w:spacing w:line="276" w:lineRule="auto"/>
        <w:contextualSpacing w:val="0"/>
        <w:rPr>
          <w:color w:val="auto"/>
        </w:rPr>
      </w:pPr>
      <w:r w:rsidRPr="00E52C4C">
        <w:rPr>
          <w:b/>
          <w:bCs/>
          <w:color w:val="auto"/>
        </w:rPr>
        <w:t xml:space="preserve">(c) </w:t>
      </w:r>
      <w:proofErr w:type="spellStart"/>
      <w:r w:rsidRPr="00E52C4C">
        <w:rPr>
          <w:b/>
          <w:bCs/>
          <w:color w:val="auto"/>
        </w:rPr>
        <w:t>Realisation</w:t>
      </w:r>
      <w:proofErr w:type="spellEnd"/>
      <w:r w:rsidRPr="00E52C4C">
        <w:rPr>
          <w:b/>
          <w:bCs/>
          <w:color w:val="auto"/>
        </w:rPr>
        <w:t xml:space="preserve"> of certification-related revenues</w:t>
      </w:r>
    </w:p>
    <w:p w14:paraId="221F44E3" w14:textId="77777777" w:rsidR="003762E6" w:rsidRDefault="003762E6" w:rsidP="003762E6">
      <w:pPr>
        <w:spacing w:line="276" w:lineRule="auto"/>
        <w:contextualSpacing w:val="0"/>
        <w:jc w:val="both"/>
        <w:rPr>
          <w:color w:val="auto"/>
        </w:rPr>
      </w:pPr>
      <w:r w:rsidRPr="00C903BF">
        <w:rPr>
          <w:color w:val="auto"/>
        </w:rPr>
        <w:t xml:space="preserve">Prefinancing arrangements backed on carbon credits have been fundamental to </w:t>
      </w:r>
      <w:proofErr w:type="gramStart"/>
      <w:r w:rsidRPr="00C903BF">
        <w:rPr>
          <w:color w:val="auto"/>
        </w:rPr>
        <w:t>the program</w:t>
      </w:r>
      <w:proofErr w:type="gramEnd"/>
      <w:r w:rsidRPr="00C903BF">
        <w:rPr>
          <w:color w:val="auto"/>
        </w:rPr>
        <w:t xml:space="preserve"> development since its early stages and carbon revenues - recorded in the financial statements as 'contributions for assets</w:t>
      </w:r>
      <w:r>
        <w:rPr>
          <w:color w:val="auto"/>
        </w:rPr>
        <w:t>’</w:t>
      </w:r>
      <w:r w:rsidRPr="00C903BF">
        <w:rPr>
          <w:color w:val="auto"/>
        </w:rPr>
        <w:t xml:space="preserve"> - are still a key financial viability leverage</w:t>
      </w:r>
      <w:r>
        <w:rPr>
          <w:color w:val="auto"/>
        </w:rPr>
        <w:t>.</w:t>
      </w:r>
    </w:p>
    <w:p w14:paraId="24A281B6" w14:textId="77777777" w:rsidR="003762E6" w:rsidRPr="00DE6235" w:rsidRDefault="003762E6" w:rsidP="003762E6">
      <w:pPr>
        <w:spacing w:line="276" w:lineRule="auto"/>
        <w:contextualSpacing w:val="0"/>
        <w:jc w:val="both"/>
        <w:rPr>
          <w:color w:val="auto"/>
        </w:rPr>
      </w:pPr>
      <w:r>
        <w:rPr>
          <w:color w:val="auto"/>
        </w:rPr>
        <w:t xml:space="preserve">The </w:t>
      </w:r>
      <w:r w:rsidRPr="00A460D1">
        <w:rPr>
          <w:color w:val="auto"/>
        </w:rPr>
        <w:t xml:space="preserve">annual carbon revenues (including prepayments &amp; delivery balances) are almost at par with cookstoves sales </w:t>
      </w:r>
      <w:proofErr w:type="gramStart"/>
      <w:r w:rsidRPr="00A460D1">
        <w:rPr>
          <w:color w:val="auto"/>
        </w:rPr>
        <w:t>proceed</w:t>
      </w:r>
      <w:r>
        <w:rPr>
          <w:color w:val="auto"/>
        </w:rPr>
        <w:t>s</w:t>
      </w:r>
      <w:proofErr w:type="gramEnd"/>
      <w:r w:rsidRPr="00A460D1">
        <w:rPr>
          <w:color w:val="auto"/>
        </w:rPr>
        <w:t xml:space="preserve"> in a typical year and allow the break-even of the company which would be at loss without carbon finance</w:t>
      </w:r>
      <w:r w:rsidRPr="00DE6235">
        <w:rPr>
          <w:color w:val="auto"/>
        </w:rPr>
        <w:t>.</w:t>
      </w:r>
    </w:p>
    <w:p w14:paraId="0956D8A8" w14:textId="77777777" w:rsidR="003762E6" w:rsidRPr="00E52C4C" w:rsidRDefault="003762E6" w:rsidP="003762E6">
      <w:pPr>
        <w:spacing w:line="276" w:lineRule="auto"/>
        <w:contextualSpacing w:val="0"/>
        <w:jc w:val="both"/>
        <w:rPr>
          <w:color w:val="auto"/>
        </w:rPr>
      </w:pPr>
      <w:r w:rsidRPr="00DE6235">
        <w:rPr>
          <w:color w:val="auto"/>
        </w:rPr>
        <w:t xml:space="preserve">Finance derived from Gold Standard certification is therefore material to the ongoing sustainability of the project and is used to bridge the gap between affordable stove prices and the full cost of implementation, thereby enabling continued production, </w:t>
      </w:r>
      <w:r w:rsidRPr="00DE6235">
        <w:rPr>
          <w:color w:val="auto"/>
        </w:rPr>
        <w:lastRenderedPageBreak/>
        <w:t>distribution and monitoring of improved cookstoves while maintaining accessibility for target households.</w:t>
      </w:r>
    </w:p>
    <w:p w14:paraId="63C26355" w14:textId="77777777" w:rsidR="003762E6" w:rsidRPr="00E52C4C" w:rsidRDefault="003762E6" w:rsidP="003762E6">
      <w:pPr>
        <w:spacing w:line="276" w:lineRule="auto"/>
        <w:contextualSpacing w:val="0"/>
        <w:jc w:val="both"/>
        <w:rPr>
          <w:color w:val="auto"/>
        </w:rPr>
      </w:pPr>
      <w:r w:rsidRPr="00E52C4C">
        <w:rPr>
          <w:color w:val="auto"/>
        </w:rPr>
        <w:t>The continued absence of commercial profitability demonstrates that stove sales alone are insufficient to cover implementation costs. The project remains structurally dependent on certification-related finance for continued operation.</w:t>
      </w:r>
    </w:p>
    <w:p w14:paraId="657D0B5E" w14:textId="5DECDDED" w:rsidR="00BB4AC5" w:rsidRPr="002D4EFB" w:rsidRDefault="003762E6" w:rsidP="004A6181">
      <w:pPr>
        <w:spacing w:line="276" w:lineRule="auto"/>
        <w:contextualSpacing w:val="0"/>
        <w:rPr>
          <w:lang w:val="en-IN"/>
        </w:rPr>
      </w:pPr>
      <w:r w:rsidRPr="00E52C4C">
        <w:rPr>
          <w:color w:val="auto"/>
        </w:rPr>
        <w:t>In summary, the audited financial information confirms that the project faces an ongoing financial need, and that finance derived from Gold Standard certification is material to the continued implementation and sustainability of the project activity</w:t>
      </w:r>
      <w:r>
        <w:rPr>
          <w:color w:val="auto"/>
        </w:rPr>
        <w:t>.</w:t>
      </w:r>
    </w:p>
    <w:p w14:paraId="523FFF68" w14:textId="5FC7BED0" w:rsidR="00FD2FEC" w:rsidRPr="00C8585B" w:rsidRDefault="00FD2FEC" w:rsidP="00FD2FEC">
      <w:pPr>
        <w:spacing w:line="276" w:lineRule="auto"/>
        <w:contextualSpacing w:val="0"/>
      </w:pPr>
    </w:p>
    <w:p w14:paraId="4E9A0927" w14:textId="7310E5D8" w:rsidR="00355EF5" w:rsidRPr="00355EF5" w:rsidRDefault="002B588F" w:rsidP="00355EF5">
      <w:pPr>
        <w:pStyle w:val="SectionList"/>
      </w:pPr>
      <w:r>
        <w:t xml:space="preserve">B.6. </w:t>
      </w:r>
      <w:r w:rsidR="00355EF5" w:rsidRPr="00355EF5">
        <w:t>Sustainable Development Goals (SDG) outcomes</w:t>
      </w:r>
    </w:p>
    <w:p w14:paraId="4E8F5A74" w14:textId="065DFEA7" w:rsidR="00355EF5" w:rsidRPr="00355EF5" w:rsidRDefault="00355EF5" w:rsidP="00355EF5">
      <w:pPr>
        <w:spacing w:line="276" w:lineRule="auto"/>
        <w:contextualSpacing w:val="0"/>
        <w:rPr>
          <w:lang w:val="en-GB"/>
        </w:rPr>
      </w:pPr>
      <w:r w:rsidRPr="00355EF5">
        <w:rPr>
          <w:lang w:val="en-GB"/>
        </w:rPr>
        <w:t>Relevant Target/Indicator for each of the three SDGs</w:t>
      </w:r>
    </w:p>
    <w:tbl>
      <w:tblPr>
        <w:tblStyle w:val="GSTableSimple"/>
        <w:tblW w:w="5000" w:type="pct"/>
        <w:tblLayout w:type="fixed"/>
        <w:tblLook w:val="04A0" w:firstRow="1" w:lastRow="0" w:firstColumn="1" w:lastColumn="0" w:noHBand="0" w:noVBand="1"/>
      </w:tblPr>
      <w:tblGrid>
        <w:gridCol w:w="1418"/>
        <w:gridCol w:w="6238"/>
        <w:gridCol w:w="1976"/>
      </w:tblGrid>
      <w:tr w:rsidR="00F93952" w:rsidRPr="00F93952" w14:paraId="0CF0EDE8" w14:textId="77777777" w:rsidTr="00F26324">
        <w:trPr>
          <w:cnfStyle w:val="100000000000" w:firstRow="1" w:lastRow="0" w:firstColumn="0" w:lastColumn="0" w:oddVBand="0" w:evenVBand="0" w:oddHBand="0" w:evenHBand="0" w:firstRowFirstColumn="0" w:firstRowLastColumn="0" w:lastRowFirstColumn="0" w:lastRowLastColumn="0"/>
        </w:trPr>
        <w:tc>
          <w:tcPr>
            <w:tcW w:w="736" w:type="pct"/>
            <w:vMerge w:val="restart"/>
          </w:tcPr>
          <w:p w14:paraId="13FD27CC" w14:textId="1BD2FD40" w:rsidR="00355EF5" w:rsidRPr="00F93952" w:rsidRDefault="00F93952" w:rsidP="00F93952">
            <w:pPr>
              <w:spacing w:after="200" w:line="276" w:lineRule="auto"/>
              <w:contextualSpacing w:val="0"/>
              <w:jc w:val="center"/>
              <w:rPr>
                <w:bCs/>
                <w:color w:val="00BABE"/>
                <w:lang w:val="en-GB"/>
              </w:rPr>
            </w:pPr>
            <w:r w:rsidRPr="00F93952">
              <w:rPr>
                <w:bCs/>
                <w:color w:val="00BABE"/>
                <w:lang w:val="en-GB"/>
              </w:rPr>
              <w:t xml:space="preserve">SUSTAINABLE DEVELOPMENT </w:t>
            </w:r>
            <w:r w:rsidRPr="00F93952">
              <w:rPr>
                <w:bCs/>
                <w:color w:val="00BABE"/>
                <w:lang w:val="en-GB"/>
              </w:rPr>
              <w:br/>
              <w:t>GOALS TARGETED</w:t>
            </w:r>
          </w:p>
        </w:tc>
        <w:tc>
          <w:tcPr>
            <w:tcW w:w="3238" w:type="pct"/>
            <w:vMerge w:val="restart"/>
          </w:tcPr>
          <w:p w14:paraId="15BC46C6" w14:textId="730E4675" w:rsidR="00355EF5" w:rsidRPr="00F93952" w:rsidRDefault="00F93952" w:rsidP="00F93952">
            <w:pPr>
              <w:spacing w:after="200" w:line="276" w:lineRule="auto"/>
              <w:contextualSpacing w:val="0"/>
              <w:jc w:val="center"/>
              <w:rPr>
                <w:bCs/>
                <w:color w:val="00BABE"/>
                <w:lang w:val="en-GB"/>
              </w:rPr>
            </w:pPr>
            <w:r w:rsidRPr="00F93952">
              <w:rPr>
                <w:bCs/>
                <w:color w:val="00BABE"/>
                <w:lang w:val="en-GB"/>
              </w:rPr>
              <w:t xml:space="preserve">MOST RELEVANT </w:t>
            </w:r>
            <w:r w:rsidRPr="00F93952">
              <w:rPr>
                <w:bCs/>
                <w:color w:val="00BABE"/>
                <w:lang w:val="en-GB"/>
              </w:rPr>
              <w:br/>
              <w:t>SDG TARGET</w:t>
            </w:r>
          </w:p>
        </w:tc>
        <w:tc>
          <w:tcPr>
            <w:tcW w:w="1026" w:type="pct"/>
          </w:tcPr>
          <w:p w14:paraId="72F3C59C" w14:textId="1660DA5E" w:rsidR="00355EF5" w:rsidRPr="00F93952" w:rsidRDefault="00F93952" w:rsidP="00F93952">
            <w:pPr>
              <w:spacing w:after="200" w:line="276" w:lineRule="auto"/>
              <w:contextualSpacing w:val="0"/>
              <w:jc w:val="center"/>
              <w:rPr>
                <w:bCs/>
                <w:color w:val="00BABE"/>
                <w:lang w:val="en-GB"/>
              </w:rPr>
            </w:pPr>
            <w:r w:rsidRPr="00F93952">
              <w:rPr>
                <w:bCs/>
                <w:color w:val="00BABE"/>
                <w:lang w:val="en-GB"/>
              </w:rPr>
              <w:t>SDG IMPACT</w:t>
            </w:r>
          </w:p>
        </w:tc>
      </w:tr>
      <w:tr w:rsidR="00F93952" w:rsidRPr="00F93952" w14:paraId="20623614" w14:textId="77777777" w:rsidTr="00F26324">
        <w:trPr>
          <w:cnfStyle w:val="000000100000" w:firstRow="0" w:lastRow="0" w:firstColumn="0" w:lastColumn="0" w:oddVBand="0" w:evenVBand="0" w:oddHBand="1" w:evenHBand="0" w:firstRowFirstColumn="0" w:firstRowLastColumn="0" w:lastRowFirstColumn="0" w:lastRowLastColumn="0"/>
        </w:trPr>
        <w:tc>
          <w:tcPr>
            <w:tcW w:w="736" w:type="pct"/>
            <w:vMerge/>
          </w:tcPr>
          <w:p w14:paraId="11E3970E" w14:textId="77777777" w:rsidR="00355EF5" w:rsidRPr="00F93952" w:rsidRDefault="00355EF5" w:rsidP="00F93952">
            <w:pPr>
              <w:spacing w:after="200" w:line="276" w:lineRule="auto"/>
              <w:contextualSpacing w:val="0"/>
              <w:jc w:val="center"/>
              <w:rPr>
                <w:b/>
                <w:bCs/>
                <w:color w:val="00BABE"/>
                <w:lang w:val="en-GB"/>
              </w:rPr>
            </w:pPr>
          </w:p>
        </w:tc>
        <w:tc>
          <w:tcPr>
            <w:tcW w:w="3238" w:type="pct"/>
            <w:vMerge/>
          </w:tcPr>
          <w:p w14:paraId="6326A949" w14:textId="77777777" w:rsidR="00355EF5" w:rsidRPr="00F93952" w:rsidRDefault="00355EF5" w:rsidP="00F93952">
            <w:pPr>
              <w:spacing w:after="200" w:line="276" w:lineRule="auto"/>
              <w:contextualSpacing w:val="0"/>
              <w:jc w:val="center"/>
              <w:rPr>
                <w:b/>
                <w:bCs/>
                <w:color w:val="00BABE"/>
                <w:lang w:val="en-GB"/>
              </w:rPr>
            </w:pPr>
          </w:p>
        </w:tc>
        <w:tc>
          <w:tcPr>
            <w:tcW w:w="1026" w:type="pct"/>
          </w:tcPr>
          <w:p w14:paraId="5D392E02" w14:textId="77777777" w:rsidR="00355EF5" w:rsidRPr="00F93952" w:rsidRDefault="00355EF5" w:rsidP="00F93952">
            <w:pPr>
              <w:spacing w:after="200" w:line="276" w:lineRule="auto"/>
              <w:contextualSpacing w:val="0"/>
              <w:jc w:val="center"/>
              <w:rPr>
                <w:b/>
                <w:bCs/>
                <w:color w:val="00BABE"/>
                <w:lang w:val="en-GB"/>
              </w:rPr>
            </w:pPr>
          </w:p>
          <w:p w14:paraId="75A6F06B" w14:textId="27CF8DFF" w:rsidR="00355EF5" w:rsidRPr="00F93952" w:rsidRDefault="00F93952" w:rsidP="00F93952">
            <w:pPr>
              <w:spacing w:after="200" w:line="276" w:lineRule="auto"/>
              <w:contextualSpacing w:val="0"/>
              <w:jc w:val="center"/>
              <w:rPr>
                <w:b/>
                <w:bCs/>
                <w:color w:val="00BABE"/>
                <w:lang w:val="en-GB"/>
              </w:rPr>
            </w:pPr>
            <w:r w:rsidRPr="00F93952">
              <w:rPr>
                <w:b/>
                <w:bCs/>
                <w:color w:val="00BABE"/>
                <w:lang w:val="en-GB"/>
              </w:rPr>
              <w:t>INDICATOR (PROPOSED OR SDG INDICATOR)</w:t>
            </w:r>
          </w:p>
        </w:tc>
      </w:tr>
      <w:tr w:rsidR="00613277" w:rsidRPr="00355EF5" w14:paraId="5CE63AD7" w14:textId="77777777" w:rsidTr="00F26324">
        <w:tc>
          <w:tcPr>
            <w:tcW w:w="736" w:type="pct"/>
          </w:tcPr>
          <w:p w14:paraId="2FEAD032" w14:textId="79B44584" w:rsidR="00613277" w:rsidRPr="00355EF5" w:rsidRDefault="00613277" w:rsidP="00355EF5">
            <w:pPr>
              <w:spacing w:line="276" w:lineRule="auto"/>
              <w:contextualSpacing w:val="0"/>
              <w:rPr>
                <w:lang w:val="en-GB"/>
              </w:rPr>
            </w:pPr>
            <w:r>
              <w:t>1</w:t>
            </w:r>
            <w:r w:rsidR="00D803C7">
              <w:t xml:space="preserve"> </w:t>
            </w:r>
            <w:r>
              <w:t>-</w:t>
            </w:r>
            <w:r w:rsidR="00D803C7">
              <w:t xml:space="preserve"> </w:t>
            </w:r>
            <w:r w:rsidRPr="00613277">
              <w:t>No Poverty</w:t>
            </w:r>
          </w:p>
        </w:tc>
        <w:tc>
          <w:tcPr>
            <w:tcW w:w="3238" w:type="pct"/>
          </w:tcPr>
          <w:p w14:paraId="5E41DCEA" w14:textId="492E2BBC" w:rsidR="00613277" w:rsidRPr="00355EF5" w:rsidRDefault="00613277" w:rsidP="00355EF5">
            <w:pPr>
              <w:spacing w:line="276" w:lineRule="auto"/>
              <w:contextualSpacing w:val="0"/>
              <w:rPr>
                <w:lang w:val="en-GB"/>
              </w:rPr>
            </w:pPr>
            <w:r w:rsidRPr="00613277">
              <w:t>1.1 By 2030, eradicate extreme poverty for all people everywhere, currently measured as people living on less than $1.25 a day</w:t>
            </w:r>
          </w:p>
        </w:tc>
        <w:tc>
          <w:tcPr>
            <w:tcW w:w="1026" w:type="pct"/>
          </w:tcPr>
          <w:p w14:paraId="1FC4D32D" w14:textId="5EEAB4CF" w:rsidR="00613277" w:rsidRPr="00355EF5" w:rsidRDefault="00613277" w:rsidP="00355EF5">
            <w:pPr>
              <w:spacing w:line="276" w:lineRule="auto"/>
              <w:contextualSpacing w:val="0"/>
              <w:rPr>
                <w:lang w:val="en-GB"/>
              </w:rPr>
            </w:pPr>
            <w:r w:rsidRPr="00613277">
              <w:t>Average</w:t>
            </w:r>
            <w:r w:rsidR="00875DCF">
              <w:t xml:space="preserve"> </w:t>
            </w:r>
            <w:r w:rsidRPr="00613277">
              <w:t>household savings</w:t>
            </w:r>
            <w:r w:rsidR="00A77C93">
              <w:t xml:space="preserve"> </w:t>
            </w:r>
            <w:proofErr w:type="spellStart"/>
            <w:r w:rsidR="00A77C93">
              <w:t>i.e</w:t>
            </w:r>
            <w:proofErr w:type="spellEnd"/>
            <w:r w:rsidR="00A77C93">
              <w:t xml:space="preserve"> decrease in expenditure on basic services such as cooking, lighting, drinking</w:t>
            </w:r>
          </w:p>
        </w:tc>
      </w:tr>
      <w:tr w:rsidR="00613277" w:rsidRPr="00355EF5" w14:paraId="631D9578" w14:textId="77777777" w:rsidTr="00F26324">
        <w:trPr>
          <w:cnfStyle w:val="000000100000" w:firstRow="0" w:lastRow="0" w:firstColumn="0" w:lastColumn="0" w:oddVBand="0" w:evenVBand="0" w:oddHBand="1" w:evenHBand="0" w:firstRowFirstColumn="0" w:firstRowLastColumn="0" w:lastRowFirstColumn="0" w:lastRowLastColumn="0"/>
        </w:trPr>
        <w:tc>
          <w:tcPr>
            <w:tcW w:w="736" w:type="pct"/>
          </w:tcPr>
          <w:p w14:paraId="62CCF157" w14:textId="2A7D5CF7" w:rsidR="00613277" w:rsidRPr="00355EF5" w:rsidRDefault="00613277" w:rsidP="00613277">
            <w:pPr>
              <w:spacing w:line="276" w:lineRule="auto"/>
              <w:contextualSpacing w:val="0"/>
              <w:rPr>
                <w:lang w:val="en-GB"/>
              </w:rPr>
            </w:pPr>
            <w:r>
              <w:rPr>
                <w:color w:val="4D4D4B"/>
                <w:szCs w:val="22"/>
              </w:rPr>
              <w:t xml:space="preserve">7 – Affordable and Clean Energy </w:t>
            </w:r>
          </w:p>
        </w:tc>
        <w:tc>
          <w:tcPr>
            <w:tcW w:w="3238" w:type="pct"/>
          </w:tcPr>
          <w:p w14:paraId="6B53728A" w14:textId="26643A66" w:rsidR="00613277" w:rsidRPr="00355EF5" w:rsidRDefault="00613277" w:rsidP="00613277">
            <w:pPr>
              <w:spacing w:line="276" w:lineRule="auto"/>
              <w:contextualSpacing w:val="0"/>
              <w:rPr>
                <w:lang w:val="en-GB"/>
              </w:rPr>
            </w:pPr>
            <w:r>
              <w:rPr>
                <w:color w:val="4D4D4B"/>
                <w:szCs w:val="22"/>
              </w:rPr>
              <w:t>7.1 By 2030, ensure universal access to affordable, reliable, and modern energy services.</w:t>
            </w:r>
          </w:p>
        </w:tc>
        <w:tc>
          <w:tcPr>
            <w:tcW w:w="1026" w:type="pct"/>
          </w:tcPr>
          <w:p w14:paraId="7B5E1376" w14:textId="0CF00F00" w:rsidR="00613277" w:rsidRPr="00355EF5" w:rsidRDefault="00A77C93" w:rsidP="00613277">
            <w:pPr>
              <w:spacing w:line="276" w:lineRule="auto"/>
              <w:contextualSpacing w:val="0"/>
              <w:rPr>
                <w:lang w:val="en-GB"/>
              </w:rPr>
            </w:pPr>
            <w:r>
              <w:rPr>
                <w:color w:val="4D4D4B"/>
                <w:szCs w:val="22"/>
              </w:rPr>
              <w:t>Number of beneficiaries: Households</w:t>
            </w:r>
            <w:r w:rsidR="00613277">
              <w:rPr>
                <w:color w:val="4D4D4B"/>
                <w:szCs w:val="22"/>
              </w:rPr>
              <w:t xml:space="preserve"> </w:t>
            </w:r>
          </w:p>
        </w:tc>
      </w:tr>
      <w:tr w:rsidR="00613277" w:rsidRPr="00355EF5" w14:paraId="53D7DE6E" w14:textId="77777777" w:rsidTr="00F26324">
        <w:tc>
          <w:tcPr>
            <w:tcW w:w="736" w:type="pct"/>
          </w:tcPr>
          <w:p w14:paraId="796B6030" w14:textId="3268027D" w:rsidR="00613277" w:rsidRDefault="00613277" w:rsidP="00613277">
            <w:pPr>
              <w:spacing w:line="276" w:lineRule="auto"/>
              <w:contextualSpacing w:val="0"/>
              <w:rPr>
                <w:color w:val="4D4D4B"/>
                <w:szCs w:val="22"/>
              </w:rPr>
            </w:pPr>
            <w:r w:rsidRPr="00613277">
              <w:rPr>
                <w:color w:val="4D4D4B"/>
                <w:szCs w:val="22"/>
              </w:rPr>
              <w:t>8</w:t>
            </w:r>
            <w:r w:rsidR="00D803C7">
              <w:rPr>
                <w:color w:val="4D4D4B"/>
                <w:szCs w:val="22"/>
              </w:rPr>
              <w:t xml:space="preserve"> </w:t>
            </w:r>
            <w:r>
              <w:rPr>
                <w:color w:val="4D4D4B"/>
                <w:szCs w:val="22"/>
              </w:rPr>
              <w:t>-</w:t>
            </w:r>
            <w:r w:rsidR="00D803C7">
              <w:rPr>
                <w:color w:val="4D4D4B"/>
                <w:szCs w:val="22"/>
              </w:rPr>
              <w:t xml:space="preserve"> </w:t>
            </w:r>
            <w:r w:rsidRPr="00613277">
              <w:rPr>
                <w:color w:val="4D4D4B"/>
                <w:szCs w:val="22"/>
              </w:rPr>
              <w:t>Decent Work and Economic Growth</w:t>
            </w:r>
          </w:p>
        </w:tc>
        <w:tc>
          <w:tcPr>
            <w:tcW w:w="3238" w:type="pct"/>
          </w:tcPr>
          <w:p w14:paraId="27561876" w14:textId="58D3505E" w:rsidR="00613277" w:rsidRDefault="00613277" w:rsidP="00613277">
            <w:pPr>
              <w:spacing w:line="276" w:lineRule="auto"/>
              <w:contextualSpacing w:val="0"/>
              <w:rPr>
                <w:color w:val="4D4D4B"/>
                <w:szCs w:val="22"/>
              </w:rPr>
            </w:pPr>
            <w:r w:rsidRPr="00613277">
              <w:rPr>
                <w:color w:val="4D4D4B"/>
                <w:szCs w:val="22"/>
              </w:rPr>
              <w:t>8.5 By 2030, achieve full and productive employment and decent work for all women and men, including for young people and persons with disabilities, and equal pay for work of equal value</w:t>
            </w:r>
          </w:p>
        </w:tc>
        <w:tc>
          <w:tcPr>
            <w:tcW w:w="1026" w:type="pct"/>
          </w:tcPr>
          <w:p w14:paraId="2CF526A2" w14:textId="013D2897" w:rsidR="00613277" w:rsidRDefault="00613277" w:rsidP="00613277">
            <w:pPr>
              <w:pStyle w:val="Default"/>
              <w:rPr>
                <w:color w:val="4D4D4B"/>
                <w:sz w:val="22"/>
                <w:szCs w:val="22"/>
              </w:rPr>
            </w:pPr>
            <w:r w:rsidRPr="00613277">
              <w:rPr>
                <w:color w:val="4D4D4B"/>
                <w:sz w:val="22"/>
                <w:szCs w:val="22"/>
                <w:lang w:val="en-US"/>
              </w:rPr>
              <w:t>Total number of jobs</w:t>
            </w:r>
            <w:r w:rsidR="00A77C93">
              <w:rPr>
                <w:color w:val="4D4D4B"/>
                <w:sz w:val="22"/>
                <w:szCs w:val="22"/>
                <w:lang w:val="en-US"/>
              </w:rPr>
              <w:t xml:space="preserve"> created by the project</w:t>
            </w:r>
          </w:p>
        </w:tc>
      </w:tr>
      <w:tr w:rsidR="00613277" w:rsidRPr="00355EF5" w14:paraId="3C62B21C" w14:textId="77777777" w:rsidTr="00F26324">
        <w:trPr>
          <w:cnfStyle w:val="000000100000" w:firstRow="0" w:lastRow="0" w:firstColumn="0" w:lastColumn="0" w:oddVBand="0" w:evenVBand="0" w:oddHBand="1" w:evenHBand="0" w:firstRowFirstColumn="0" w:firstRowLastColumn="0" w:lastRowFirstColumn="0" w:lastRowLastColumn="0"/>
        </w:trPr>
        <w:tc>
          <w:tcPr>
            <w:tcW w:w="736" w:type="pct"/>
          </w:tcPr>
          <w:p w14:paraId="00FC0353" w14:textId="0F154A82" w:rsidR="00613277" w:rsidRPr="00355EF5" w:rsidRDefault="00613277" w:rsidP="00613277">
            <w:pPr>
              <w:spacing w:line="276" w:lineRule="auto"/>
              <w:contextualSpacing w:val="0"/>
              <w:rPr>
                <w:lang w:val="en-GB"/>
              </w:rPr>
            </w:pPr>
            <w:r>
              <w:rPr>
                <w:color w:val="4D4D4B"/>
                <w:szCs w:val="22"/>
              </w:rPr>
              <w:lastRenderedPageBreak/>
              <w:t xml:space="preserve">13 – Climate Action </w:t>
            </w:r>
          </w:p>
        </w:tc>
        <w:tc>
          <w:tcPr>
            <w:tcW w:w="3238" w:type="pct"/>
          </w:tcPr>
          <w:p w14:paraId="5F183BC0" w14:textId="3ED8107A" w:rsidR="00613277" w:rsidRPr="00355EF5" w:rsidRDefault="00613277" w:rsidP="00613277">
            <w:pPr>
              <w:spacing w:line="276" w:lineRule="auto"/>
              <w:contextualSpacing w:val="0"/>
              <w:rPr>
                <w:lang w:val="en-GB"/>
              </w:rPr>
            </w:pPr>
            <w:r>
              <w:rPr>
                <w:color w:val="4D4D4B"/>
                <w:szCs w:val="22"/>
              </w:rPr>
              <w:t xml:space="preserve">13.2 Integrate climate change measures into national policies, strategies, and planning. </w:t>
            </w:r>
          </w:p>
        </w:tc>
        <w:tc>
          <w:tcPr>
            <w:tcW w:w="1026" w:type="pct"/>
          </w:tcPr>
          <w:p w14:paraId="3FB92239" w14:textId="209E8F9F" w:rsidR="00613277" w:rsidRPr="00355EF5" w:rsidRDefault="00613277" w:rsidP="00613277">
            <w:pPr>
              <w:spacing w:line="276" w:lineRule="auto"/>
              <w:contextualSpacing w:val="0"/>
              <w:rPr>
                <w:lang w:val="en-GB"/>
              </w:rPr>
            </w:pPr>
            <w:r>
              <w:rPr>
                <w:color w:val="4D4D4B"/>
                <w:szCs w:val="22"/>
              </w:rPr>
              <w:t>Amount of CO</w:t>
            </w:r>
            <w:r w:rsidRPr="00E014FE">
              <w:rPr>
                <w:color w:val="4D4D4B"/>
                <w:szCs w:val="22"/>
                <w:vertAlign w:val="subscript"/>
              </w:rPr>
              <w:t>2</w:t>
            </w:r>
            <w:r>
              <w:rPr>
                <w:color w:val="4D4D4B"/>
                <w:szCs w:val="22"/>
              </w:rPr>
              <w:t xml:space="preserve">e emissions avoided or sequestered. </w:t>
            </w:r>
          </w:p>
        </w:tc>
      </w:tr>
      <w:tr w:rsidR="00613277" w:rsidRPr="00355EF5" w14:paraId="12D08BBF" w14:textId="77777777" w:rsidTr="00F26324">
        <w:tc>
          <w:tcPr>
            <w:tcW w:w="736" w:type="pct"/>
          </w:tcPr>
          <w:p w14:paraId="3157A800" w14:textId="10CE41F6" w:rsidR="00613277" w:rsidRPr="00355EF5" w:rsidRDefault="00613277" w:rsidP="00613277">
            <w:pPr>
              <w:spacing w:line="276" w:lineRule="auto"/>
              <w:contextualSpacing w:val="0"/>
              <w:rPr>
                <w:lang w:val="en-GB"/>
              </w:rPr>
            </w:pPr>
            <w:r w:rsidRPr="00613277">
              <w:t>15</w:t>
            </w:r>
            <w:r w:rsidR="00D803C7">
              <w:t xml:space="preserve"> </w:t>
            </w:r>
            <w:r>
              <w:t>-</w:t>
            </w:r>
            <w:r w:rsidRPr="00613277">
              <w:t xml:space="preserve"> Life on Land</w:t>
            </w:r>
          </w:p>
        </w:tc>
        <w:tc>
          <w:tcPr>
            <w:tcW w:w="3238" w:type="pct"/>
          </w:tcPr>
          <w:p w14:paraId="0AD4DAF3" w14:textId="6F0DE228" w:rsidR="00613277" w:rsidRPr="00355EF5" w:rsidRDefault="009D32C1" w:rsidP="00613277">
            <w:pPr>
              <w:spacing w:line="276" w:lineRule="auto"/>
              <w:contextualSpacing w:val="0"/>
              <w:rPr>
                <w:lang w:val="en-GB"/>
              </w:rPr>
            </w:pPr>
            <w:r w:rsidRPr="009D32C1">
              <w:t>15.1 By 2020, ensure the conservation, restoration and sustainable use of terrestrial and inland freshwater ecosystems and their services, in particular forests, wetlands, mountains and drylands, in line with obligations under international agreements</w:t>
            </w:r>
          </w:p>
        </w:tc>
        <w:tc>
          <w:tcPr>
            <w:tcW w:w="1026" w:type="pct"/>
          </w:tcPr>
          <w:p w14:paraId="22E052AD" w14:textId="707C39E1" w:rsidR="00613277" w:rsidRPr="00355EF5" w:rsidRDefault="009D32C1" w:rsidP="00613277">
            <w:pPr>
              <w:spacing w:line="276" w:lineRule="auto"/>
              <w:contextualSpacing w:val="0"/>
              <w:rPr>
                <w:lang w:val="en-GB"/>
              </w:rPr>
            </w:pPr>
            <w:r w:rsidRPr="009D32C1">
              <w:t>Total non-renewable wood fuel saved</w:t>
            </w:r>
            <w:r w:rsidR="00E014FE">
              <w:t xml:space="preserve"> per </w:t>
            </w:r>
            <w:r w:rsidR="00A77C93">
              <w:t>household and per year</w:t>
            </w:r>
          </w:p>
        </w:tc>
      </w:tr>
    </w:tbl>
    <w:p w14:paraId="1E7ABDC6" w14:textId="77777777" w:rsidR="00355EF5" w:rsidRPr="00355EF5" w:rsidRDefault="00355EF5" w:rsidP="00A61CC2">
      <w:pPr>
        <w:rPr>
          <w:lang w:eastAsia="en-GB"/>
        </w:rPr>
      </w:pPr>
    </w:p>
    <w:p w14:paraId="5227516E" w14:textId="71A13D3E" w:rsidR="00355EF5" w:rsidRPr="00355EF5" w:rsidRDefault="002B588F" w:rsidP="00355EF5">
      <w:pPr>
        <w:pStyle w:val="SectionList2nd"/>
      </w:pPr>
      <w:r>
        <w:t xml:space="preserve">B.6.1.  </w:t>
      </w:r>
      <w:r w:rsidR="00355EF5" w:rsidRPr="00355EF5">
        <w:t>Explanation of methodological choices/approaches for estimating the SDG Impact</w:t>
      </w:r>
    </w:p>
    <w:p w14:paraId="25230180" w14:textId="1BBE32C7" w:rsidR="00922B9B" w:rsidRDefault="009D32C1" w:rsidP="00D803C7">
      <w:pPr>
        <w:pStyle w:val="Corpsdetexte"/>
        <w:spacing w:before="241" w:line="276" w:lineRule="auto"/>
        <w:ind w:left="141" w:right="276"/>
        <w:jc w:val="both"/>
        <w:rPr>
          <w:color w:val="4D4D4B"/>
        </w:rPr>
      </w:pPr>
      <w:r w:rsidRPr="009D32C1">
        <w:rPr>
          <w:color w:val="4D4D4B"/>
        </w:rPr>
        <w:t xml:space="preserve">The VPA contributes directly to several Sustainable Development Goals (SDGs) as outlined below. Each SDG outcome will be monitored and quantified in accordance with the </w:t>
      </w:r>
      <w:r w:rsidRPr="009D32C1">
        <w:rPr>
          <w:i/>
          <w:iCs/>
          <w:color w:val="4D4D4B"/>
        </w:rPr>
        <w:t>Gold Standard for the Global Goals – SDG Impact Tool (Version 1.3)</w:t>
      </w:r>
      <w:r w:rsidRPr="009D32C1">
        <w:rPr>
          <w:color w:val="4D4D4B"/>
        </w:rPr>
        <w:t xml:space="preserve"> and the applied methodology </w:t>
      </w:r>
      <w:r w:rsidRPr="009D32C1">
        <w:rPr>
          <w:i/>
          <w:iCs/>
          <w:color w:val="4D4D4B"/>
        </w:rPr>
        <w:t>TPDDTEC v4.0</w:t>
      </w:r>
      <w:r w:rsidRPr="009D32C1">
        <w:rPr>
          <w:color w:val="4D4D4B"/>
        </w:rPr>
        <w:t>.</w:t>
      </w:r>
    </w:p>
    <w:p w14:paraId="3D20D68E" w14:textId="77777777" w:rsidR="009D32C1" w:rsidRDefault="009D32C1" w:rsidP="00922B9B">
      <w:pPr>
        <w:pStyle w:val="Corpsdetexte"/>
        <w:spacing w:before="241" w:line="276" w:lineRule="auto"/>
        <w:ind w:left="141" w:right="1128"/>
        <w:jc w:val="both"/>
        <w:rPr>
          <w:color w:val="4D4D4B"/>
        </w:rPr>
      </w:pPr>
    </w:p>
    <w:p w14:paraId="0A1DC45A" w14:textId="77777777" w:rsidR="003B4F2A" w:rsidRDefault="003B4F2A" w:rsidP="009D32C1">
      <w:pPr>
        <w:pStyle w:val="Corpsdetexte"/>
        <w:spacing w:before="241" w:line="276" w:lineRule="auto"/>
        <w:ind w:left="141" w:right="1128"/>
        <w:jc w:val="both"/>
        <w:rPr>
          <w:b/>
          <w:bCs/>
          <w:color w:val="4D4D4B"/>
        </w:rPr>
      </w:pPr>
    </w:p>
    <w:p w14:paraId="308F4B8F" w14:textId="7A9A3CDC" w:rsidR="009D32C1" w:rsidRPr="00475682" w:rsidRDefault="009D32C1" w:rsidP="009D32C1">
      <w:pPr>
        <w:pStyle w:val="Corpsdetexte"/>
        <w:spacing w:before="241" w:line="276" w:lineRule="auto"/>
        <w:ind w:left="141" w:right="1128"/>
        <w:jc w:val="both"/>
        <w:rPr>
          <w:b/>
          <w:bCs/>
          <w:color w:val="4D4D4B"/>
        </w:rPr>
      </w:pPr>
      <w:r w:rsidRPr="00475682">
        <w:rPr>
          <w:b/>
          <w:bCs/>
          <w:color w:val="4D4D4B"/>
        </w:rPr>
        <w:t>SDG 13 – Climate Action</w:t>
      </w:r>
    </w:p>
    <w:p w14:paraId="0452727D" w14:textId="77777777" w:rsidR="009D32C1" w:rsidRPr="00475682" w:rsidRDefault="009D32C1" w:rsidP="00D803C7">
      <w:pPr>
        <w:pStyle w:val="Corpsdetexte"/>
        <w:spacing w:before="241" w:line="276" w:lineRule="auto"/>
        <w:ind w:left="141" w:right="276"/>
        <w:rPr>
          <w:color w:val="4D4D4B"/>
        </w:rPr>
      </w:pPr>
      <w:r w:rsidRPr="00475682">
        <w:rPr>
          <w:b/>
          <w:bCs/>
          <w:color w:val="4D4D4B"/>
        </w:rPr>
        <w:t>Applied methodology/approach:</w:t>
      </w:r>
      <w:r w:rsidRPr="00475682">
        <w:rPr>
          <w:color w:val="4D4D4B"/>
        </w:rPr>
        <w:br/>
        <w:t>Emission reductions are calculated following TPDDTEC Version 4.0 (07/10/2021).</w:t>
      </w:r>
    </w:p>
    <w:p w14:paraId="74156B7B" w14:textId="77777777" w:rsidR="00AB30FF" w:rsidRDefault="00AB30FF" w:rsidP="00D803C7">
      <w:pPr>
        <w:pStyle w:val="Corpsdetexte"/>
        <w:spacing w:before="241" w:line="276" w:lineRule="auto"/>
        <w:ind w:left="141" w:right="276"/>
        <w:rPr>
          <w:b/>
          <w:bCs/>
          <w:color w:val="4D4D4B"/>
        </w:rPr>
      </w:pPr>
    </w:p>
    <w:p w14:paraId="69FEC81A" w14:textId="6C683064" w:rsidR="009D32C1" w:rsidRPr="00475682" w:rsidRDefault="009D32C1" w:rsidP="00D803C7">
      <w:pPr>
        <w:pStyle w:val="Corpsdetexte"/>
        <w:spacing w:before="241" w:line="276" w:lineRule="auto"/>
        <w:ind w:left="141" w:right="276"/>
        <w:rPr>
          <w:color w:val="4D4D4B"/>
        </w:rPr>
      </w:pPr>
      <w:r w:rsidRPr="00475682">
        <w:rPr>
          <w:b/>
          <w:bCs/>
          <w:color w:val="4D4D4B"/>
        </w:rPr>
        <w:t>Equation:</w:t>
      </w:r>
      <w:r w:rsidRPr="00475682">
        <w:rPr>
          <w:color w:val="4D4D4B"/>
        </w:rPr>
        <w:br/>
        <w:t xml:space="preserve">ERy = </w:t>
      </w:r>
      <w:r w:rsidRPr="009D32C1">
        <w:rPr>
          <w:color w:val="4D4D4B"/>
          <w:lang w:val="fr-FR"/>
        </w:rPr>
        <w:t>Σ</w:t>
      </w:r>
      <w:r w:rsidRPr="00475682">
        <w:rPr>
          <w:color w:val="4D4D4B"/>
        </w:rPr>
        <w:t>(</w:t>
      </w:r>
      <w:proofErr w:type="spellStart"/>
      <w:proofErr w:type="gramStart"/>
      <w:r w:rsidRPr="00475682">
        <w:rPr>
          <w:color w:val="4D4D4B"/>
        </w:rPr>
        <w:t>b,p</w:t>
      </w:r>
      <w:proofErr w:type="spellEnd"/>
      <w:proofErr w:type="gramEnd"/>
      <w:r w:rsidRPr="00475682">
        <w:rPr>
          <w:color w:val="4D4D4B"/>
        </w:rPr>
        <w:t xml:space="preserve">) [ </w:t>
      </w:r>
      <w:proofErr w:type="spellStart"/>
      <w:proofErr w:type="gramStart"/>
      <w:r w:rsidRPr="00475682">
        <w:rPr>
          <w:color w:val="4D4D4B"/>
        </w:rPr>
        <w:t>Nb,p</w:t>
      </w:r>
      <w:proofErr w:type="gramEnd"/>
      <w:r w:rsidRPr="00475682">
        <w:rPr>
          <w:color w:val="4D4D4B"/>
        </w:rPr>
        <w:t>,y</w:t>
      </w:r>
      <w:proofErr w:type="spellEnd"/>
      <w:r w:rsidRPr="00475682">
        <w:rPr>
          <w:color w:val="4D4D4B"/>
        </w:rPr>
        <w:t xml:space="preserve"> × </w:t>
      </w:r>
      <w:proofErr w:type="spellStart"/>
      <w:proofErr w:type="gramStart"/>
      <w:r w:rsidRPr="00475682">
        <w:rPr>
          <w:color w:val="4D4D4B"/>
        </w:rPr>
        <w:t>Up,y</w:t>
      </w:r>
      <w:proofErr w:type="spellEnd"/>
      <w:proofErr w:type="gramEnd"/>
      <w:r w:rsidRPr="00475682">
        <w:rPr>
          <w:color w:val="4D4D4B"/>
        </w:rPr>
        <w:t xml:space="preserve"> × SFS(</w:t>
      </w:r>
      <w:proofErr w:type="spellStart"/>
      <w:proofErr w:type="gramStart"/>
      <w:r w:rsidRPr="00475682">
        <w:rPr>
          <w:color w:val="4D4D4B"/>
        </w:rPr>
        <w:t>p,b</w:t>
      </w:r>
      <w:proofErr w:type="gramEnd"/>
      <w:r w:rsidRPr="00475682">
        <w:rPr>
          <w:color w:val="4D4D4B"/>
        </w:rPr>
        <w:t>,y</w:t>
      </w:r>
      <w:proofErr w:type="spellEnd"/>
      <w:r w:rsidRPr="00475682">
        <w:rPr>
          <w:color w:val="4D4D4B"/>
        </w:rPr>
        <w:t>) × NCV(</w:t>
      </w:r>
      <w:proofErr w:type="spellStart"/>
      <w:proofErr w:type="gramStart"/>
      <w:r w:rsidRPr="00475682">
        <w:rPr>
          <w:color w:val="4D4D4B"/>
        </w:rPr>
        <w:t>b,fuel</w:t>
      </w:r>
      <w:proofErr w:type="spellEnd"/>
      <w:proofErr w:type="gramEnd"/>
      <w:r w:rsidRPr="00475682">
        <w:rPr>
          <w:color w:val="4D4D4B"/>
        </w:rPr>
        <w:t xml:space="preserve">) × </w:t>
      </w:r>
      <w:proofErr w:type="gramStart"/>
      <w:r w:rsidRPr="00475682">
        <w:rPr>
          <w:color w:val="4D4D4B"/>
        </w:rPr>
        <w:t xml:space="preserve">( </w:t>
      </w:r>
      <w:proofErr w:type="spellStart"/>
      <w:r w:rsidRPr="00475682">
        <w:rPr>
          <w:color w:val="4D4D4B"/>
        </w:rPr>
        <w:t>fNRB</w:t>
      </w:r>
      <w:proofErr w:type="spellEnd"/>
      <w:proofErr w:type="gramEnd"/>
      <w:r w:rsidRPr="00475682">
        <w:rPr>
          <w:color w:val="4D4D4B"/>
        </w:rPr>
        <w:t>(</w:t>
      </w:r>
      <w:proofErr w:type="spellStart"/>
      <w:proofErr w:type="gramStart"/>
      <w:r w:rsidRPr="00475682">
        <w:rPr>
          <w:color w:val="4D4D4B"/>
        </w:rPr>
        <w:t>b,y</w:t>
      </w:r>
      <w:proofErr w:type="spellEnd"/>
      <w:proofErr w:type="gramEnd"/>
      <w:r w:rsidRPr="00475682">
        <w:rPr>
          <w:color w:val="4D4D4B"/>
        </w:rPr>
        <w:t>) × EF(</w:t>
      </w:r>
      <w:proofErr w:type="gramStart"/>
      <w:r w:rsidRPr="00475682">
        <w:rPr>
          <w:color w:val="4D4D4B"/>
        </w:rPr>
        <w:t>b,f</w:t>
      </w:r>
      <w:proofErr w:type="gramEnd"/>
      <w:r w:rsidRPr="00475682">
        <w:rPr>
          <w:color w:val="4D4D4B"/>
        </w:rPr>
        <w:t>,CO</w:t>
      </w:r>
      <w:r w:rsidRPr="00E014FE">
        <w:rPr>
          <w:color w:val="4D4D4B"/>
          <w:vertAlign w:val="subscript"/>
        </w:rPr>
        <w:t>2</w:t>
      </w:r>
      <w:r w:rsidRPr="00475682">
        <w:rPr>
          <w:color w:val="4D4D4B"/>
        </w:rPr>
        <w:t>) + EF(</w:t>
      </w:r>
      <w:proofErr w:type="gramStart"/>
      <w:r w:rsidRPr="00475682">
        <w:rPr>
          <w:color w:val="4D4D4B"/>
        </w:rPr>
        <w:t>b,f</w:t>
      </w:r>
      <w:proofErr w:type="gramEnd"/>
      <w:r w:rsidRPr="00475682">
        <w:rPr>
          <w:color w:val="4D4D4B"/>
        </w:rPr>
        <w:t>,nonCO</w:t>
      </w:r>
      <w:r w:rsidRPr="00E014FE">
        <w:rPr>
          <w:color w:val="4D4D4B"/>
          <w:vertAlign w:val="subscript"/>
        </w:rPr>
        <w:t>2</w:t>
      </w:r>
      <w:proofErr w:type="gramStart"/>
      <w:r w:rsidRPr="00475682">
        <w:rPr>
          <w:color w:val="4D4D4B"/>
        </w:rPr>
        <w:t>) )</w:t>
      </w:r>
      <w:proofErr w:type="gramEnd"/>
      <w:r w:rsidRPr="00475682">
        <w:rPr>
          <w:color w:val="4D4D4B"/>
        </w:rPr>
        <w:t xml:space="preserve"> ] - </w:t>
      </w:r>
      <w:r w:rsidRPr="009D32C1">
        <w:rPr>
          <w:color w:val="4D4D4B"/>
          <w:lang w:val="fr-FR"/>
        </w:rPr>
        <w:t>Σ</w:t>
      </w:r>
      <w:r w:rsidRPr="00475682">
        <w:rPr>
          <w:color w:val="4D4D4B"/>
        </w:rPr>
        <w:t>LE(</w:t>
      </w:r>
      <w:proofErr w:type="spellStart"/>
      <w:proofErr w:type="gramStart"/>
      <w:r w:rsidRPr="00475682">
        <w:rPr>
          <w:color w:val="4D4D4B"/>
        </w:rPr>
        <w:t>p,y</w:t>
      </w:r>
      <w:proofErr w:type="spellEnd"/>
      <w:proofErr w:type="gramEnd"/>
      <w:r w:rsidRPr="00475682">
        <w:rPr>
          <w:color w:val="4D4D4B"/>
        </w:rPr>
        <w:t>)</w:t>
      </w:r>
    </w:p>
    <w:p w14:paraId="5D985DB1" w14:textId="77777777" w:rsidR="00AB30FF" w:rsidRDefault="00AB30FF" w:rsidP="00D803C7">
      <w:pPr>
        <w:pStyle w:val="Corpsdetexte"/>
        <w:spacing w:before="241" w:line="276" w:lineRule="auto"/>
        <w:ind w:left="141" w:right="276"/>
        <w:rPr>
          <w:b/>
          <w:bCs/>
          <w:color w:val="4D4D4B"/>
        </w:rPr>
      </w:pPr>
    </w:p>
    <w:p w14:paraId="6E4F6B1A" w14:textId="61F05FCE" w:rsidR="009D32C1" w:rsidRPr="00475682" w:rsidRDefault="009D32C1" w:rsidP="00D803C7">
      <w:pPr>
        <w:pStyle w:val="Corpsdetexte"/>
        <w:spacing w:before="241" w:line="276" w:lineRule="auto"/>
        <w:ind w:left="141" w:right="276"/>
        <w:rPr>
          <w:color w:val="4D4D4B"/>
        </w:rPr>
      </w:pPr>
      <w:r w:rsidRPr="00475682">
        <w:rPr>
          <w:b/>
          <w:bCs/>
          <w:color w:val="4D4D4B"/>
        </w:rPr>
        <w:t>Where:</w:t>
      </w:r>
      <w:r w:rsidRPr="00475682">
        <w:rPr>
          <w:color w:val="4D4D4B"/>
        </w:rPr>
        <w:br/>
        <w:t>ERy = Total emission reductions (tCO</w:t>
      </w:r>
      <w:r w:rsidRPr="00E014FE">
        <w:rPr>
          <w:color w:val="4D4D4B"/>
          <w:vertAlign w:val="subscript"/>
        </w:rPr>
        <w:t>2</w:t>
      </w:r>
      <w:r w:rsidRPr="00475682">
        <w:rPr>
          <w:color w:val="4D4D4B"/>
        </w:rPr>
        <w:t>e per year)</w:t>
      </w:r>
      <w:r w:rsidRPr="00475682">
        <w:rPr>
          <w:color w:val="4D4D4B"/>
        </w:rPr>
        <w:br/>
      </w:r>
      <w:proofErr w:type="spellStart"/>
      <w:r w:rsidRPr="00475682">
        <w:rPr>
          <w:color w:val="4D4D4B"/>
        </w:rPr>
        <w:t>Nb,p,y</w:t>
      </w:r>
      <w:proofErr w:type="spellEnd"/>
      <w:r w:rsidRPr="00475682">
        <w:rPr>
          <w:color w:val="4D4D4B"/>
        </w:rPr>
        <w:t xml:space="preserve"> = Number of project technology-days recorded in the database</w:t>
      </w:r>
      <w:r w:rsidRPr="00475682">
        <w:rPr>
          <w:color w:val="4D4D4B"/>
        </w:rPr>
        <w:br/>
      </w:r>
      <w:proofErr w:type="spellStart"/>
      <w:r w:rsidRPr="00475682">
        <w:rPr>
          <w:color w:val="4D4D4B"/>
        </w:rPr>
        <w:t>Up,y</w:t>
      </w:r>
      <w:proofErr w:type="spellEnd"/>
      <w:r w:rsidRPr="00475682">
        <w:rPr>
          <w:color w:val="4D4D4B"/>
        </w:rPr>
        <w:t xml:space="preserve"> = Cumulative usage rate for project technologies</w:t>
      </w:r>
      <w:r w:rsidRPr="00475682">
        <w:rPr>
          <w:color w:val="4D4D4B"/>
        </w:rPr>
        <w:br/>
        <w:t>SFS(</w:t>
      </w:r>
      <w:proofErr w:type="spellStart"/>
      <w:r w:rsidRPr="00475682">
        <w:rPr>
          <w:color w:val="4D4D4B"/>
        </w:rPr>
        <w:t>p,b,y</w:t>
      </w:r>
      <w:proofErr w:type="spellEnd"/>
      <w:r w:rsidRPr="00475682">
        <w:rPr>
          <w:color w:val="4D4D4B"/>
        </w:rPr>
        <w:t>) = Specific fuel savings per technology-day</w:t>
      </w:r>
      <w:r w:rsidRPr="00475682">
        <w:rPr>
          <w:color w:val="4D4D4B"/>
        </w:rPr>
        <w:br/>
        <w:t>NCV(</w:t>
      </w:r>
      <w:proofErr w:type="spellStart"/>
      <w:r w:rsidRPr="00475682">
        <w:rPr>
          <w:color w:val="4D4D4B"/>
        </w:rPr>
        <w:t>b,fuel</w:t>
      </w:r>
      <w:proofErr w:type="spellEnd"/>
      <w:r w:rsidRPr="00475682">
        <w:rPr>
          <w:color w:val="4D4D4B"/>
        </w:rPr>
        <w:t>) = Net calorific value of baseline fuel</w:t>
      </w:r>
      <w:r w:rsidRPr="00475682">
        <w:rPr>
          <w:color w:val="4D4D4B"/>
        </w:rPr>
        <w:br/>
      </w:r>
      <w:proofErr w:type="spellStart"/>
      <w:r w:rsidRPr="00475682">
        <w:rPr>
          <w:color w:val="4D4D4B"/>
        </w:rPr>
        <w:t>fNRB</w:t>
      </w:r>
      <w:proofErr w:type="spellEnd"/>
      <w:r w:rsidRPr="00475682">
        <w:rPr>
          <w:color w:val="4D4D4B"/>
        </w:rPr>
        <w:t>(</w:t>
      </w:r>
      <w:proofErr w:type="spellStart"/>
      <w:r w:rsidRPr="00475682">
        <w:rPr>
          <w:color w:val="4D4D4B"/>
        </w:rPr>
        <w:t>b,y</w:t>
      </w:r>
      <w:proofErr w:type="spellEnd"/>
      <w:r w:rsidRPr="00475682">
        <w:rPr>
          <w:color w:val="4D4D4B"/>
        </w:rPr>
        <w:t>) = Fraction of non-renewable biomass</w:t>
      </w:r>
      <w:r w:rsidRPr="00475682">
        <w:rPr>
          <w:color w:val="4D4D4B"/>
        </w:rPr>
        <w:br/>
        <w:t>EF(b,f,CO</w:t>
      </w:r>
      <w:r w:rsidRPr="00E014FE">
        <w:rPr>
          <w:color w:val="4D4D4B"/>
          <w:vertAlign w:val="subscript"/>
        </w:rPr>
        <w:t>2</w:t>
      </w:r>
      <w:r w:rsidRPr="00475682">
        <w:rPr>
          <w:color w:val="4D4D4B"/>
        </w:rPr>
        <w:t>) = CO</w:t>
      </w:r>
      <w:r w:rsidRPr="00E014FE">
        <w:rPr>
          <w:color w:val="4D4D4B"/>
          <w:vertAlign w:val="subscript"/>
        </w:rPr>
        <w:t>2</w:t>
      </w:r>
      <w:r w:rsidRPr="00475682">
        <w:rPr>
          <w:color w:val="4D4D4B"/>
        </w:rPr>
        <w:t xml:space="preserve"> emission factor</w:t>
      </w:r>
      <w:r w:rsidRPr="00475682">
        <w:rPr>
          <w:color w:val="4D4D4B"/>
        </w:rPr>
        <w:br/>
        <w:t>EF(b,f,nonCO</w:t>
      </w:r>
      <w:r w:rsidRPr="00E014FE">
        <w:rPr>
          <w:color w:val="4D4D4B"/>
          <w:vertAlign w:val="subscript"/>
        </w:rPr>
        <w:t>2</w:t>
      </w:r>
      <w:r w:rsidRPr="00475682">
        <w:rPr>
          <w:color w:val="4D4D4B"/>
        </w:rPr>
        <w:t>) = Non-CO</w:t>
      </w:r>
      <w:r w:rsidRPr="00E014FE">
        <w:rPr>
          <w:color w:val="4D4D4B"/>
          <w:vertAlign w:val="subscript"/>
        </w:rPr>
        <w:t>2</w:t>
      </w:r>
      <w:r w:rsidRPr="00475682">
        <w:rPr>
          <w:color w:val="4D4D4B"/>
        </w:rPr>
        <w:t xml:space="preserve"> emission factor</w:t>
      </w:r>
      <w:r w:rsidRPr="00475682">
        <w:rPr>
          <w:color w:val="4D4D4B"/>
        </w:rPr>
        <w:br/>
        <w:t>LE(</w:t>
      </w:r>
      <w:proofErr w:type="spellStart"/>
      <w:r w:rsidRPr="00475682">
        <w:rPr>
          <w:color w:val="4D4D4B"/>
        </w:rPr>
        <w:t>p,y</w:t>
      </w:r>
      <w:proofErr w:type="spellEnd"/>
      <w:r w:rsidRPr="00475682">
        <w:rPr>
          <w:color w:val="4D4D4B"/>
        </w:rPr>
        <w:t>) = Leakage factor (default 0.95)</w:t>
      </w:r>
    </w:p>
    <w:p w14:paraId="4401D39F" w14:textId="77777777" w:rsidR="00AB30FF" w:rsidRDefault="00AB30FF" w:rsidP="00D803C7">
      <w:pPr>
        <w:pStyle w:val="Corpsdetexte"/>
        <w:spacing w:before="241" w:line="276" w:lineRule="auto"/>
        <w:ind w:left="141" w:right="276"/>
        <w:jc w:val="both"/>
        <w:rPr>
          <w:b/>
          <w:bCs/>
          <w:color w:val="4D4D4B"/>
        </w:rPr>
      </w:pPr>
    </w:p>
    <w:p w14:paraId="77CCC698" w14:textId="714D7802" w:rsidR="009D32C1" w:rsidRPr="00475682" w:rsidRDefault="009D32C1" w:rsidP="00D803C7">
      <w:pPr>
        <w:pStyle w:val="Corpsdetexte"/>
        <w:spacing w:before="241" w:line="276" w:lineRule="auto"/>
        <w:ind w:left="141" w:right="276"/>
        <w:jc w:val="both"/>
        <w:rPr>
          <w:color w:val="4D4D4B"/>
        </w:rPr>
      </w:pPr>
      <w:r w:rsidRPr="00475682">
        <w:rPr>
          <w:b/>
          <w:bCs/>
          <w:color w:val="4D4D4B"/>
        </w:rPr>
        <w:t>Approach:</w:t>
      </w:r>
      <w:r w:rsidRPr="00475682">
        <w:rPr>
          <w:color w:val="4D4D4B"/>
        </w:rPr>
        <w:br/>
        <w:t>Emission reductions under this VPA will be quantified using the parameters and calculation procedures defined above. The verified emission reductions will represent the measurable indicator for SDG 13 (Climate Action).</w:t>
      </w:r>
    </w:p>
    <w:p w14:paraId="05EBA2B1" w14:textId="77209DEA" w:rsidR="009D32C1" w:rsidRDefault="009D32C1" w:rsidP="009D32C1">
      <w:pPr>
        <w:pStyle w:val="Corpsdetexte"/>
        <w:spacing w:before="241" w:line="276" w:lineRule="auto"/>
        <w:ind w:left="141" w:right="1128"/>
        <w:rPr>
          <w:color w:val="4D4D4B"/>
        </w:rPr>
      </w:pPr>
    </w:p>
    <w:p w14:paraId="4A27BCA5" w14:textId="77777777" w:rsidR="003B4F2A" w:rsidRPr="00475682" w:rsidRDefault="003B4F2A" w:rsidP="009D32C1">
      <w:pPr>
        <w:pStyle w:val="Corpsdetexte"/>
        <w:spacing w:before="241" w:line="276" w:lineRule="auto"/>
        <w:ind w:left="141" w:right="1128"/>
        <w:rPr>
          <w:color w:val="4D4D4B"/>
        </w:rPr>
      </w:pPr>
    </w:p>
    <w:p w14:paraId="3BCD2250" w14:textId="77777777" w:rsidR="009D32C1" w:rsidRPr="009D32C1" w:rsidRDefault="009D32C1" w:rsidP="009D32C1">
      <w:pPr>
        <w:pStyle w:val="Corpsdetexte"/>
        <w:spacing w:before="241" w:line="276" w:lineRule="auto"/>
        <w:ind w:left="141" w:right="1128"/>
        <w:rPr>
          <w:b/>
          <w:bCs/>
          <w:color w:val="4D4D4B"/>
          <w:lang w:val="fr-FR"/>
        </w:rPr>
      </w:pPr>
      <w:r w:rsidRPr="009D32C1">
        <w:rPr>
          <w:b/>
          <w:bCs/>
          <w:color w:val="4D4D4B"/>
          <w:lang w:val="fr-FR"/>
        </w:rPr>
        <w:lastRenderedPageBreak/>
        <w:t xml:space="preserve">SDG 1 – No </w:t>
      </w:r>
      <w:proofErr w:type="spellStart"/>
      <w:r w:rsidRPr="009D32C1">
        <w:rPr>
          <w:b/>
          <w:bCs/>
          <w:color w:val="4D4D4B"/>
          <w:lang w:val="fr-FR"/>
        </w:rPr>
        <w:t>Poverty</w:t>
      </w:r>
      <w:proofErr w:type="spellEnd"/>
    </w:p>
    <w:p w14:paraId="47AA31E0" w14:textId="77777777" w:rsidR="009D32C1" w:rsidRPr="009D32C1" w:rsidRDefault="009D32C1" w:rsidP="00D803C7">
      <w:pPr>
        <w:pStyle w:val="Corpsdetexte"/>
        <w:spacing w:before="241" w:line="276" w:lineRule="auto"/>
        <w:ind w:left="141" w:right="134"/>
        <w:rPr>
          <w:color w:val="4D4D4B"/>
          <w:lang w:val="fr-FR"/>
        </w:rPr>
      </w:pPr>
      <w:proofErr w:type="spellStart"/>
      <w:proofErr w:type="gramStart"/>
      <w:r w:rsidRPr="009D32C1">
        <w:rPr>
          <w:b/>
          <w:bCs/>
          <w:color w:val="4D4D4B"/>
          <w:lang w:val="fr-FR"/>
        </w:rPr>
        <w:t>Approach</w:t>
      </w:r>
      <w:proofErr w:type="spellEnd"/>
      <w:r w:rsidRPr="009D32C1">
        <w:rPr>
          <w:b/>
          <w:bCs/>
          <w:color w:val="4D4D4B"/>
          <w:lang w:val="fr-FR"/>
        </w:rPr>
        <w:t>:</w:t>
      </w:r>
      <w:proofErr w:type="gramEnd"/>
    </w:p>
    <w:p w14:paraId="67483DE8" w14:textId="77777777" w:rsidR="009D32C1" w:rsidRPr="00475682" w:rsidRDefault="009D32C1">
      <w:pPr>
        <w:pStyle w:val="Corpsdetexte"/>
        <w:numPr>
          <w:ilvl w:val="0"/>
          <w:numId w:val="29"/>
        </w:numPr>
        <w:spacing w:before="241" w:line="276" w:lineRule="auto"/>
        <w:ind w:right="134"/>
        <w:rPr>
          <w:color w:val="4D4D4B"/>
        </w:rPr>
      </w:pPr>
      <w:r w:rsidRPr="00475682">
        <w:rPr>
          <w:color w:val="4D4D4B"/>
        </w:rPr>
        <w:t>Record the number of improved cookstoves (ICS) distributed as an indicator of access to affordable energy.</w:t>
      </w:r>
    </w:p>
    <w:p w14:paraId="597BDDD3" w14:textId="77777777" w:rsidR="009D32C1" w:rsidRPr="00475682" w:rsidRDefault="009D32C1">
      <w:pPr>
        <w:pStyle w:val="Corpsdetexte"/>
        <w:numPr>
          <w:ilvl w:val="0"/>
          <w:numId w:val="29"/>
        </w:numPr>
        <w:spacing w:before="241" w:line="276" w:lineRule="auto"/>
        <w:ind w:right="134"/>
        <w:rPr>
          <w:color w:val="4D4D4B"/>
        </w:rPr>
      </w:pPr>
      <w:r w:rsidRPr="00475682">
        <w:rPr>
          <w:color w:val="4D4D4B"/>
        </w:rPr>
        <w:t>Conduct random sample surveys to measure household financial savings from reduced fuel use.</w:t>
      </w:r>
    </w:p>
    <w:p w14:paraId="468D89B5" w14:textId="77777777" w:rsidR="00AB30FF" w:rsidRDefault="00AB30FF" w:rsidP="00D803C7">
      <w:pPr>
        <w:pStyle w:val="Corpsdetexte"/>
        <w:spacing w:before="241" w:line="276" w:lineRule="auto"/>
        <w:ind w:left="141" w:right="134"/>
        <w:rPr>
          <w:b/>
          <w:bCs/>
          <w:color w:val="4D4D4B"/>
        </w:rPr>
      </w:pPr>
    </w:p>
    <w:p w14:paraId="7FF9BABF" w14:textId="4D3D5FB5" w:rsidR="009D32C1" w:rsidRPr="00475682" w:rsidRDefault="009D32C1" w:rsidP="00D803C7">
      <w:pPr>
        <w:pStyle w:val="Corpsdetexte"/>
        <w:spacing w:before="241" w:line="276" w:lineRule="auto"/>
        <w:ind w:left="141" w:right="134"/>
        <w:rPr>
          <w:color w:val="4D4D4B"/>
        </w:rPr>
      </w:pPr>
      <w:r w:rsidRPr="00475682">
        <w:rPr>
          <w:b/>
          <w:bCs/>
          <w:color w:val="4D4D4B"/>
        </w:rPr>
        <w:t>Monitoring / Equation:</w:t>
      </w:r>
      <w:r w:rsidRPr="00475682">
        <w:rPr>
          <w:color w:val="4D4D4B"/>
        </w:rPr>
        <w:br/>
        <w:t>Data source 1: Project database (record of all ICS distributed)</w:t>
      </w:r>
      <w:r w:rsidRPr="00475682">
        <w:rPr>
          <w:color w:val="4D4D4B"/>
        </w:rPr>
        <w:br/>
        <w:t>Data source 2: Ex-post monitoring survey measuring money savings.</w:t>
      </w:r>
    </w:p>
    <w:p w14:paraId="2A7E1C16" w14:textId="77777777" w:rsidR="009D32C1" w:rsidRPr="00475682" w:rsidRDefault="009D32C1" w:rsidP="00D803C7">
      <w:pPr>
        <w:pStyle w:val="Corpsdetexte"/>
        <w:spacing w:before="241" w:line="276" w:lineRule="auto"/>
        <w:ind w:left="141" w:right="134"/>
        <w:rPr>
          <w:color w:val="4D4D4B"/>
        </w:rPr>
      </w:pPr>
      <w:r w:rsidRPr="00475682">
        <w:rPr>
          <w:color w:val="4D4D4B"/>
        </w:rPr>
        <w:t xml:space="preserve">Net Benefit (SDG1) = </w:t>
      </w:r>
      <w:proofErr w:type="spellStart"/>
      <w:r w:rsidRPr="00475682">
        <w:rPr>
          <w:color w:val="4D4D4B"/>
        </w:rPr>
        <w:t>HouseholdFuelCost</w:t>
      </w:r>
      <w:r w:rsidRPr="00875DCF">
        <w:rPr>
          <w:color w:val="4D4D4B"/>
          <w:vertAlign w:val="subscript"/>
        </w:rPr>
        <w:t>Baseline</w:t>
      </w:r>
      <w:proofErr w:type="spellEnd"/>
      <w:r w:rsidRPr="00475682">
        <w:rPr>
          <w:color w:val="4D4D4B"/>
        </w:rPr>
        <w:t xml:space="preserve"> – </w:t>
      </w:r>
      <w:proofErr w:type="spellStart"/>
      <w:r w:rsidRPr="00475682">
        <w:rPr>
          <w:color w:val="4D4D4B"/>
        </w:rPr>
        <w:t>HouseholdFuelCost</w:t>
      </w:r>
      <w:r w:rsidRPr="00875DCF">
        <w:rPr>
          <w:color w:val="4D4D4B"/>
          <w:vertAlign w:val="subscript"/>
        </w:rPr>
        <w:t>Project</w:t>
      </w:r>
      <w:proofErr w:type="spellEnd"/>
    </w:p>
    <w:p w14:paraId="2680A519" w14:textId="4E8BB9F8" w:rsidR="009D32C1" w:rsidRPr="00475682" w:rsidRDefault="009D32C1" w:rsidP="00D803C7">
      <w:pPr>
        <w:pStyle w:val="Corpsdetexte"/>
        <w:spacing w:before="241" w:line="276" w:lineRule="auto"/>
        <w:ind w:right="134"/>
        <w:rPr>
          <w:color w:val="4D4D4B"/>
        </w:rPr>
      </w:pPr>
    </w:p>
    <w:p w14:paraId="6F9783F9" w14:textId="77777777" w:rsidR="00DA618C" w:rsidRDefault="00DA618C" w:rsidP="00D803C7">
      <w:pPr>
        <w:pStyle w:val="Corpsdetexte"/>
        <w:spacing w:before="241" w:line="276" w:lineRule="auto"/>
        <w:ind w:right="134"/>
        <w:rPr>
          <w:b/>
          <w:bCs/>
          <w:color w:val="4D4D4B"/>
        </w:rPr>
      </w:pPr>
    </w:p>
    <w:p w14:paraId="06D17BE6" w14:textId="3A832C06" w:rsidR="003B4F2A" w:rsidRPr="003B4F2A" w:rsidRDefault="003B4F2A" w:rsidP="00D803C7">
      <w:pPr>
        <w:pStyle w:val="Corpsdetexte"/>
        <w:spacing w:before="241" w:line="276" w:lineRule="auto"/>
        <w:ind w:left="141" w:right="134"/>
        <w:rPr>
          <w:b/>
          <w:bCs/>
          <w:color w:val="4D4D4B"/>
        </w:rPr>
      </w:pPr>
      <w:r w:rsidRPr="003B4F2A">
        <w:rPr>
          <w:b/>
          <w:bCs/>
          <w:color w:val="4D4D4B"/>
        </w:rPr>
        <w:t xml:space="preserve">SDG 7 – </w:t>
      </w:r>
      <w:r w:rsidRPr="003B4F2A">
        <w:rPr>
          <w:b/>
          <w:bCs/>
          <w:color w:val="4D4D4B"/>
          <w:szCs w:val="22"/>
        </w:rPr>
        <w:t>Affordable and Clean Energy</w:t>
      </w:r>
    </w:p>
    <w:p w14:paraId="2D8AD3F6" w14:textId="77777777" w:rsidR="003B4F2A" w:rsidRPr="003B4F2A" w:rsidRDefault="003B4F2A" w:rsidP="00D803C7">
      <w:pPr>
        <w:pStyle w:val="Corpsdetexte"/>
        <w:spacing w:before="241" w:line="276" w:lineRule="auto"/>
        <w:ind w:left="141" w:right="134"/>
        <w:rPr>
          <w:color w:val="4D4D4B"/>
        </w:rPr>
      </w:pPr>
      <w:r w:rsidRPr="003B4F2A">
        <w:rPr>
          <w:b/>
          <w:bCs/>
          <w:color w:val="4D4D4B"/>
        </w:rPr>
        <w:t>Approach:</w:t>
      </w:r>
    </w:p>
    <w:p w14:paraId="006AD3F5" w14:textId="70EE27EC" w:rsidR="003B4F2A" w:rsidRPr="003B4F2A" w:rsidRDefault="003B4F2A">
      <w:pPr>
        <w:pStyle w:val="Corpsdetexte"/>
        <w:numPr>
          <w:ilvl w:val="0"/>
          <w:numId w:val="30"/>
        </w:numPr>
        <w:spacing w:before="241" w:line="276" w:lineRule="auto"/>
        <w:ind w:right="134"/>
        <w:rPr>
          <w:color w:val="4D4D4B"/>
        </w:rPr>
      </w:pPr>
      <w:r>
        <w:rPr>
          <w:rFonts w:asciiTheme="minorHAnsi" w:hAnsiTheme="minorHAnsi"/>
          <w:szCs w:val="22"/>
          <w:lang w:val="en-GB" w:eastAsia="de-DE"/>
        </w:rPr>
        <w:t>Record the number of stoves distributed</w:t>
      </w:r>
    </w:p>
    <w:p w14:paraId="0A822404" w14:textId="2E0BA11B" w:rsidR="003B4F2A" w:rsidRPr="00475682" w:rsidRDefault="003B4F2A">
      <w:pPr>
        <w:pStyle w:val="Corpsdetexte"/>
        <w:numPr>
          <w:ilvl w:val="0"/>
          <w:numId w:val="30"/>
        </w:numPr>
        <w:spacing w:before="241" w:line="276" w:lineRule="auto"/>
        <w:ind w:right="134"/>
        <w:rPr>
          <w:color w:val="4D4D4B"/>
        </w:rPr>
      </w:pPr>
      <w:r>
        <w:rPr>
          <w:rFonts w:asciiTheme="minorHAnsi" w:hAnsiTheme="minorHAnsi"/>
          <w:szCs w:val="22"/>
          <w:lang w:eastAsia="de-DE"/>
        </w:rPr>
        <w:t>M</w:t>
      </w:r>
      <w:proofErr w:type="spellStart"/>
      <w:r>
        <w:rPr>
          <w:rFonts w:asciiTheme="minorHAnsi" w:hAnsiTheme="minorHAnsi"/>
          <w:szCs w:val="22"/>
          <w:lang w:val="en-GB" w:eastAsia="de-DE"/>
        </w:rPr>
        <w:t>onitor</w:t>
      </w:r>
      <w:proofErr w:type="spellEnd"/>
      <w:r>
        <w:rPr>
          <w:rFonts w:asciiTheme="minorHAnsi" w:hAnsiTheme="minorHAnsi"/>
          <w:szCs w:val="22"/>
          <w:lang w:val="en-GB" w:eastAsia="de-DE"/>
        </w:rPr>
        <w:t xml:space="preserve"> the proportion of operational stoves</w:t>
      </w:r>
      <w:r w:rsidRPr="00475682">
        <w:rPr>
          <w:color w:val="4D4D4B"/>
        </w:rPr>
        <w:t xml:space="preserve"> </w:t>
      </w:r>
    </w:p>
    <w:p w14:paraId="09933112" w14:textId="77777777" w:rsidR="00AB30FF" w:rsidRDefault="00AB30FF" w:rsidP="00D803C7">
      <w:pPr>
        <w:pStyle w:val="Corpsdetexte"/>
        <w:spacing w:before="241" w:line="276" w:lineRule="auto"/>
        <w:ind w:left="141" w:right="134"/>
        <w:rPr>
          <w:b/>
          <w:bCs/>
          <w:color w:val="4D4D4B"/>
        </w:rPr>
      </w:pPr>
    </w:p>
    <w:p w14:paraId="3DAC5D55" w14:textId="7CBA13B6" w:rsidR="003B4F2A" w:rsidRPr="00475682" w:rsidRDefault="003B4F2A" w:rsidP="00D803C7">
      <w:pPr>
        <w:pStyle w:val="Corpsdetexte"/>
        <w:spacing w:before="241" w:line="276" w:lineRule="auto"/>
        <w:ind w:left="141" w:right="134"/>
        <w:rPr>
          <w:color w:val="4D4D4B"/>
        </w:rPr>
      </w:pPr>
      <w:r w:rsidRPr="00475682">
        <w:rPr>
          <w:b/>
          <w:bCs/>
          <w:color w:val="4D4D4B"/>
        </w:rPr>
        <w:t>Monitoring / Equation:</w:t>
      </w:r>
      <w:r w:rsidRPr="00475682">
        <w:rPr>
          <w:color w:val="4D4D4B"/>
        </w:rPr>
        <w:br/>
        <w:t>Data source 1: Project database (record of all ICS distributed)</w:t>
      </w:r>
      <w:r w:rsidRPr="00475682">
        <w:rPr>
          <w:color w:val="4D4D4B"/>
        </w:rPr>
        <w:br/>
        <w:t>Data source 2: Ex-post monitoring survey.</w:t>
      </w:r>
    </w:p>
    <w:p w14:paraId="26B07840" w14:textId="45BE9D08" w:rsidR="00550E2C" w:rsidRPr="003B4F2A" w:rsidRDefault="003B4F2A" w:rsidP="00D803C7">
      <w:pPr>
        <w:pStyle w:val="Corpsdetexte"/>
        <w:spacing w:before="241" w:line="276" w:lineRule="auto"/>
        <w:ind w:left="141" w:right="134"/>
        <w:rPr>
          <w:color w:val="4D4D4B"/>
        </w:rPr>
      </w:pPr>
      <w:r w:rsidRPr="00475682">
        <w:rPr>
          <w:color w:val="4D4D4B"/>
        </w:rPr>
        <w:t>Net Benefit (SDG</w:t>
      </w:r>
      <w:r>
        <w:rPr>
          <w:color w:val="4D4D4B"/>
        </w:rPr>
        <w:t>7</w:t>
      </w:r>
      <w:r w:rsidRPr="00475682">
        <w:rPr>
          <w:color w:val="4D4D4B"/>
        </w:rPr>
        <w:t xml:space="preserve">) = </w:t>
      </w:r>
      <w:proofErr w:type="spellStart"/>
      <w:r>
        <w:rPr>
          <w:rFonts w:asciiTheme="majorHAnsi" w:hAnsiTheme="majorHAnsi"/>
          <w:szCs w:val="22"/>
        </w:rPr>
        <w:t>N</w:t>
      </w:r>
      <w:r w:rsidRPr="00AA11DB">
        <w:rPr>
          <w:rFonts w:asciiTheme="majorHAnsi" w:hAnsiTheme="majorHAnsi"/>
          <w:szCs w:val="22"/>
          <w:vertAlign w:val="subscript"/>
        </w:rPr>
        <w:t>o,i,j</w:t>
      </w:r>
      <w:proofErr w:type="spellEnd"/>
      <w:r>
        <w:rPr>
          <w:rFonts w:asciiTheme="majorHAnsi" w:hAnsiTheme="majorHAnsi"/>
          <w:szCs w:val="22"/>
        </w:rPr>
        <w:t>*</w:t>
      </w:r>
      <w:proofErr w:type="spellStart"/>
      <w:r>
        <w:rPr>
          <w:rFonts w:asciiTheme="majorHAnsi" w:hAnsiTheme="majorHAnsi"/>
          <w:szCs w:val="22"/>
        </w:rPr>
        <w:t>p</w:t>
      </w:r>
      <w:r w:rsidRPr="00AA11DB">
        <w:rPr>
          <w:rFonts w:asciiTheme="majorHAnsi" w:hAnsiTheme="majorHAnsi"/>
          <w:szCs w:val="22"/>
          <w:vertAlign w:val="subscript"/>
        </w:rPr>
        <w:t>operational</w:t>
      </w:r>
      <w:proofErr w:type="spellEnd"/>
      <w:r w:rsidRPr="00AA11DB">
        <w:rPr>
          <w:rFonts w:asciiTheme="majorHAnsi" w:hAnsiTheme="majorHAnsi"/>
          <w:szCs w:val="22"/>
          <w:vertAlign w:val="subscript"/>
        </w:rPr>
        <w:t xml:space="preserve"> </w:t>
      </w:r>
      <w:proofErr w:type="spellStart"/>
      <w:r w:rsidRPr="00AA11DB">
        <w:rPr>
          <w:rFonts w:asciiTheme="majorHAnsi" w:hAnsiTheme="majorHAnsi"/>
          <w:szCs w:val="22"/>
          <w:vertAlign w:val="subscript"/>
        </w:rPr>
        <w:t>stoves,y</w:t>
      </w:r>
      <w:proofErr w:type="spellEnd"/>
    </w:p>
    <w:p w14:paraId="22A428D2" w14:textId="77777777" w:rsidR="003B4F2A" w:rsidRDefault="003B4F2A" w:rsidP="00D803C7">
      <w:pPr>
        <w:pStyle w:val="Corpsdetexte"/>
        <w:spacing w:before="241" w:line="276" w:lineRule="auto"/>
        <w:ind w:right="134"/>
        <w:rPr>
          <w:b/>
          <w:bCs/>
          <w:color w:val="4D4D4B"/>
        </w:rPr>
      </w:pPr>
    </w:p>
    <w:p w14:paraId="5FEBB165" w14:textId="77777777" w:rsidR="008B0041" w:rsidRDefault="008B0041" w:rsidP="00D803C7">
      <w:pPr>
        <w:pStyle w:val="Corpsdetexte"/>
        <w:spacing w:before="241" w:line="276" w:lineRule="auto"/>
        <w:ind w:right="134"/>
        <w:rPr>
          <w:b/>
          <w:bCs/>
          <w:color w:val="4D4D4B"/>
        </w:rPr>
      </w:pPr>
    </w:p>
    <w:p w14:paraId="304A6A61" w14:textId="31F7196F" w:rsidR="009D32C1" w:rsidRPr="00475682" w:rsidRDefault="009D32C1" w:rsidP="00D803C7">
      <w:pPr>
        <w:pStyle w:val="Corpsdetexte"/>
        <w:spacing w:before="241" w:line="276" w:lineRule="auto"/>
        <w:ind w:left="141" w:right="134"/>
        <w:rPr>
          <w:b/>
          <w:bCs/>
          <w:color w:val="4D4D4B"/>
        </w:rPr>
      </w:pPr>
      <w:r w:rsidRPr="00475682">
        <w:rPr>
          <w:b/>
          <w:bCs/>
          <w:color w:val="4D4D4B"/>
        </w:rPr>
        <w:t>SDG 8 – Decent Work and Economic Growth</w:t>
      </w:r>
    </w:p>
    <w:p w14:paraId="31DFCADB" w14:textId="77777777" w:rsidR="009D32C1" w:rsidRPr="00475682" w:rsidRDefault="009D32C1" w:rsidP="00D803C7">
      <w:pPr>
        <w:pStyle w:val="Corpsdetexte"/>
        <w:spacing w:before="241" w:line="276" w:lineRule="auto"/>
        <w:ind w:left="141" w:right="134"/>
        <w:rPr>
          <w:color w:val="4D4D4B"/>
        </w:rPr>
      </w:pPr>
      <w:r w:rsidRPr="00475682">
        <w:rPr>
          <w:b/>
          <w:bCs/>
          <w:color w:val="4D4D4B"/>
        </w:rPr>
        <w:t>Approach:</w:t>
      </w:r>
      <w:r w:rsidRPr="00475682">
        <w:rPr>
          <w:color w:val="4D4D4B"/>
        </w:rPr>
        <w:br/>
        <w:t>The project will track all full-time, part-time, and temporary jobs created under the VPA (manufacturing, logistics, awareness, and monitoring).</w:t>
      </w:r>
    </w:p>
    <w:p w14:paraId="0075C964" w14:textId="77777777" w:rsidR="00AB30FF" w:rsidRDefault="00AB30FF" w:rsidP="00D803C7">
      <w:pPr>
        <w:pStyle w:val="Corpsdetexte"/>
        <w:spacing w:before="241" w:line="276" w:lineRule="auto"/>
        <w:ind w:left="141" w:right="134"/>
        <w:rPr>
          <w:b/>
          <w:bCs/>
          <w:color w:val="4D4D4B"/>
        </w:rPr>
      </w:pPr>
    </w:p>
    <w:p w14:paraId="7175EF33" w14:textId="545949EC" w:rsidR="009D32C1" w:rsidRPr="00475682" w:rsidRDefault="009D32C1" w:rsidP="00D803C7">
      <w:pPr>
        <w:pStyle w:val="Corpsdetexte"/>
        <w:spacing w:before="241" w:line="276" w:lineRule="auto"/>
        <w:ind w:left="141" w:right="134"/>
        <w:rPr>
          <w:color w:val="4D4D4B"/>
        </w:rPr>
      </w:pPr>
      <w:r w:rsidRPr="00475682">
        <w:rPr>
          <w:b/>
          <w:bCs/>
          <w:color w:val="4D4D4B"/>
        </w:rPr>
        <w:t>Equation:</w:t>
      </w:r>
      <w:r w:rsidRPr="00475682">
        <w:rPr>
          <w:color w:val="4D4D4B"/>
        </w:rPr>
        <w:br/>
        <w:t>Net Benefit (SDG8) = FTE(Female) + FTE(Male)</w:t>
      </w:r>
    </w:p>
    <w:p w14:paraId="26E8FB84" w14:textId="77777777" w:rsidR="00AB30FF" w:rsidRDefault="00AB30FF" w:rsidP="00D803C7">
      <w:pPr>
        <w:pStyle w:val="Corpsdetexte"/>
        <w:spacing w:before="241" w:line="276" w:lineRule="auto"/>
        <w:ind w:left="141" w:right="134"/>
        <w:rPr>
          <w:b/>
          <w:bCs/>
          <w:color w:val="4D4D4B"/>
        </w:rPr>
      </w:pPr>
    </w:p>
    <w:p w14:paraId="546667D8" w14:textId="2C612C30" w:rsidR="009D32C1" w:rsidRPr="00475682" w:rsidRDefault="009D32C1" w:rsidP="00D803C7">
      <w:pPr>
        <w:pStyle w:val="Corpsdetexte"/>
        <w:spacing w:before="241" w:line="276" w:lineRule="auto"/>
        <w:ind w:left="141" w:right="134"/>
        <w:rPr>
          <w:color w:val="4D4D4B"/>
        </w:rPr>
      </w:pPr>
      <w:r w:rsidRPr="00475682">
        <w:rPr>
          <w:b/>
          <w:bCs/>
          <w:color w:val="4D4D4B"/>
        </w:rPr>
        <w:t>Outcome:</w:t>
      </w:r>
      <w:r w:rsidRPr="00475682">
        <w:rPr>
          <w:color w:val="4D4D4B"/>
        </w:rPr>
        <w:br/>
        <w:t>Total number of full-time equivalent (FTE) positions created, disaggregated by gender.</w:t>
      </w:r>
    </w:p>
    <w:p w14:paraId="77AAAE18" w14:textId="3F021927" w:rsidR="009D32C1" w:rsidRDefault="009D32C1" w:rsidP="00D803C7">
      <w:pPr>
        <w:pStyle w:val="Corpsdetexte"/>
        <w:spacing w:before="241" w:line="276" w:lineRule="auto"/>
        <w:ind w:left="141" w:right="134"/>
        <w:rPr>
          <w:color w:val="4D4D4B"/>
        </w:rPr>
      </w:pPr>
    </w:p>
    <w:p w14:paraId="5D6B5B4B" w14:textId="77777777" w:rsidR="003B4F2A" w:rsidRPr="00475682" w:rsidRDefault="003B4F2A" w:rsidP="00D803C7">
      <w:pPr>
        <w:pStyle w:val="Corpsdetexte"/>
        <w:spacing w:before="241" w:line="276" w:lineRule="auto"/>
        <w:ind w:left="141" w:right="134"/>
        <w:rPr>
          <w:color w:val="4D4D4B"/>
        </w:rPr>
      </w:pPr>
    </w:p>
    <w:p w14:paraId="69E5CCBF" w14:textId="77777777" w:rsidR="009D32C1" w:rsidRPr="00475682" w:rsidRDefault="009D32C1" w:rsidP="00D803C7">
      <w:pPr>
        <w:pStyle w:val="Corpsdetexte"/>
        <w:spacing w:before="241" w:line="276" w:lineRule="auto"/>
        <w:ind w:left="141" w:right="134"/>
        <w:rPr>
          <w:b/>
          <w:bCs/>
          <w:color w:val="4D4D4B"/>
        </w:rPr>
      </w:pPr>
      <w:r w:rsidRPr="00475682">
        <w:rPr>
          <w:b/>
          <w:bCs/>
          <w:color w:val="4D4D4B"/>
        </w:rPr>
        <w:t>SDG 15 – Life on Land</w:t>
      </w:r>
    </w:p>
    <w:p w14:paraId="2FECA94F" w14:textId="77777777" w:rsidR="009D32C1" w:rsidRPr="00475682" w:rsidRDefault="009D32C1" w:rsidP="00D803C7">
      <w:pPr>
        <w:pStyle w:val="Corpsdetexte"/>
        <w:spacing w:before="241" w:line="276" w:lineRule="auto"/>
        <w:ind w:left="141" w:right="134"/>
        <w:rPr>
          <w:color w:val="4D4D4B"/>
        </w:rPr>
      </w:pPr>
      <w:r w:rsidRPr="00475682">
        <w:rPr>
          <w:b/>
          <w:bCs/>
          <w:color w:val="4D4D4B"/>
        </w:rPr>
        <w:t>Approach:</w:t>
      </w:r>
      <w:r w:rsidRPr="00475682">
        <w:rPr>
          <w:color w:val="4D4D4B"/>
        </w:rPr>
        <w:br/>
        <w:t>Household surveys and monitoring data will measure reductions in non-renewable biomass use, consistent with the emission reduction methodology.</w:t>
      </w:r>
    </w:p>
    <w:p w14:paraId="4ABC7615" w14:textId="77777777" w:rsidR="00AB30FF" w:rsidRDefault="00AB30FF" w:rsidP="00D803C7">
      <w:pPr>
        <w:pStyle w:val="Corpsdetexte"/>
        <w:spacing w:before="241" w:line="276" w:lineRule="auto"/>
        <w:ind w:left="141" w:right="134"/>
        <w:rPr>
          <w:b/>
          <w:bCs/>
          <w:color w:val="4D4D4B"/>
        </w:rPr>
      </w:pPr>
    </w:p>
    <w:p w14:paraId="25280116" w14:textId="2EAD55AC" w:rsidR="009D32C1" w:rsidRPr="00475682" w:rsidRDefault="009D32C1" w:rsidP="00D803C7">
      <w:pPr>
        <w:pStyle w:val="Corpsdetexte"/>
        <w:spacing w:before="241" w:line="276" w:lineRule="auto"/>
        <w:ind w:left="141" w:right="134"/>
        <w:rPr>
          <w:color w:val="4D4D4B"/>
        </w:rPr>
      </w:pPr>
      <w:r w:rsidRPr="00475682">
        <w:rPr>
          <w:b/>
          <w:bCs/>
          <w:color w:val="4D4D4B"/>
        </w:rPr>
        <w:t>Equation:</w:t>
      </w:r>
      <w:r w:rsidRPr="00475682">
        <w:rPr>
          <w:color w:val="4D4D4B"/>
        </w:rPr>
        <w:br/>
        <w:t>Net Benefit (SDG15) = SFS(</w:t>
      </w:r>
      <w:proofErr w:type="spellStart"/>
      <w:r w:rsidRPr="00475682">
        <w:rPr>
          <w:color w:val="4D4D4B"/>
        </w:rPr>
        <w:t>p,b,y</w:t>
      </w:r>
      <w:proofErr w:type="spellEnd"/>
      <w:r w:rsidRPr="00475682">
        <w:rPr>
          <w:color w:val="4D4D4B"/>
        </w:rPr>
        <w:t xml:space="preserve">) × </w:t>
      </w:r>
      <w:proofErr w:type="spellStart"/>
      <w:r w:rsidRPr="00475682">
        <w:rPr>
          <w:color w:val="4D4D4B"/>
        </w:rPr>
        <w:t>fNRB</w:t>
      </w:r>
      <w:proofErr w:type="spellEnd"/>
      <w:r w:rsidRPr="00475682">
        <w:rPr>
          <w:color w:val="4D4D4B"/>
        </w:rPr>
        <w:t>(</w:t>
      </w:r>
      <w:proofErr w:type="spellStart"/>
      <w:r w:rsidRPr="00475682">
        <w:rPr>
          <w:color w:val="4D4D4B"/>
        </w:rPr>
        <w:t>b,y</w:t>
      </w:r>
      <w:proofErr w:type="spellEnd"/>
      <w:r w:rsidRPr="00475682">
        <w:rPr>
          <w:color w:val="4D4D4B"/>
        </w:rPr>
        <w:t>)</w:t>
      </w:r>
    </w:p>
    <w:p w14:paraId="0ABE641D" w14:textId="77777777" w:rsidR="009D32C1" w:rsidRPr="00475682" w:rsidRDefault="009D32C1" w:rsidP="00D803C7">
      <w:pPr>
        <w:pStyle w:val="Corpsdetexte"/>
        <w:spacing w:before="241" w:line="276" w:lineRule="auto"/>
        <w:ind w:left="141" w:right="134"/>
        <w:rPr>
          <w:color w:val="4D4D4B"/>
        </w:rPr>
      </w:pPr>
      <w:r w:rsidRPr="00475682">
        <w:rPr>
          <w:color w:val="4D4D4B"/>
        </w:rPr>
        <w:lastRenderedPageBreak/>
        <w:t>Where:</w:t>
      </w:r>
      <w:r w:rsidRPr="00475682">
        <w:rPr>
          <w:color w:val="4D4D4B"/>
        </w:rPr>
        <w:br/>
        <w:t>SFS(</w:t>
      </w:r>
      <w:proofErr w:type="spellStart"/>
      <w:r w:rsidRPr="00475682">
        <w:rPr>
          <w:color w:val="4D4D4B"/>
        </w:rPr>
        <w:t>p,b,y</w:t>
      </w:r>
      <w:proofErr w:type="spellEnd"/>
      <w:r w:rsidRPr="00475682">
        <w:rPr>
          <w:color w:val="4D4D4B"/>
        </w:rPr>
        <w:t>) = Specific fuel savings per technology-day</w:t>
      </w:r>
      <w:r w:rsidRPr="00475682">
        <w:rPr>
          <w:color w:val="4D4D4B"/>
        </w:rPr>
        <w:br/>
      </w:r>
      <w:proofErr w:type="spellStart"/>
      <w:r w:rsidRPr="00475682">
        <w:rPr>
          <w:color w:val="4D4D4B"/>
        </w:rPr>
        <w:t>fNRB</w:t>
      </w:r>
      <w:proofErr w:type="spellEnd"/>
      <w:r w:rsidRPr="00475682">
        <w:rPr>
          <w:color w:val="4D4D4B"/>
        </w:rPr>
        <w:t>(</w:t>
      </w:r>
      <w:proofErr w:type="spellStart"/>
      <w:r w:rsidRPr="00475682">
        <w:rPr>
          <w:color w:val="4D4D4B"/>
        </w:rPr>
        <w:t>b,y</w:t>
      </w:r>
      <w:proofErr w:type="spellEnd"/>
      <w:r w:rsidRPr="00475682">
        <w:rPr>
          <w:color w:val="4D4D4B"/>
        </w:rPr>
        <w:t>) = Fraction of biomass established as non-renewable</w:t>
      </w:r>
    </w:p>
    <w:p w14:paraId="20A013C0" w14:textId="77777777" w:rsidR="00AB30FF" w:rsidRDefault="00AB30FF" w:rsidP="00D803C7">
      <w:pPr>
        <w:pStyle w:val="Corpsdetexte"/>
        <w:spacing w:before="241" w:line="276" w:lineRule="auto"/>
        <w:ind w:left="141" w:right="134"/>
        <w:rPr>
          <w:b/>
          <w:bCs/>
          <w:color w:val="4D4D4B"/>
        </w:rPr>
      </w:pPr>
    </w:p>
    <w:p w14:paraId="124E7E9D" w14:textId="5745822E" w:rsidR="00922B9B" w:rsidRDefault="009D32C1" w:rsidP="00AB30FF">
      <w:pPr>
        <w:pStyle w:val="Corpsdetexte"/>
        <w:spacing w:before="241" w:line="276" w:lineRule="auto"/>
        <w:ind w:left="141" w:right="134"/>
        <w:jc w:val="both"/>
        <w:rPr>
          <w:color w:val="4D4D4B"/>
        </w:rPr>
      </w:pPr>
      <w:r w:rsidRPr="00475682">
        <w:rPr>
          <w:b/>
          <w:bCs/>
          <w:color w:val="4D4D4B"/>
        </w:rPr>
        <w:t>Outcome:</w:t>
      </w:r>
      <w:r w:rsidRPr="00475682">
        <w:rPr>
          <w:color w:val="4D4D4B"/>
        </w:rPr>
        <w:br/>
        <w:t>Reduction in demand for non-renewable woody biomass, contributing to the preservation of local forests and ecosystems in the Ashanti Region.</w:t>
      </w:r>
    </w:p>
    <w:p w14:paraId="7C7521B8" w14:textId="77777777" w:rsidR="003B4F2A" w:rsidRPr="00F26324" w:rsidRDefault="003B4F2A" w:rsidP="00F26324">
      <w:pPr>
        <w:pStyle w:val="Corpsdetexte"/>
        <w:spacing w:before="241" w:line="276" w:lineRule="auto"/>
        <w:ind w:left="141" w:right="1128"/>
        <w:rPr>
          <w:color w:val="4D4D4B"/>
        </w:rPr>
      </w:pPr>
    </w:p>
    <w:p w14:paraId="0AAF412A" w14:textId="4D1B53D1" w:rsidR="004D0A8A" w:rsidRDefault="002B588F" w:rsidP="00922B9B">
      <w:pPr>
        <w:pStyle w:val="SectionList2nd"/>
      </w:pPr>
      <w:proofErr w:type="gramStart"/>
      <w:r>
        <w:t xml:space="preserve">B.6.2  </w:t>
      </w:r>
      <w:r w:rsidR="004D0A8A" w:rsidRPr="00355EF5">
        <w:t>Data</w:t>
      </w:r>
      <w:proofErr w:type="gramEnd"/>
      <w:r w:rsidR="004D0A8A" w:rsidRPr="00355EF5">
        <w:t xml:space="preserve"> and parameters fixed ex ante </w:t>
      </w:r>
    </w:p>
    <w:p w14:paraId="4233167D" w14:textId="11D8ADB4" w:rsidR="008C6DEE" w:rsidRDefault="004D0A8A" w:rsidP="000A3FF1">
      <w:pPr>
        <w:spacing w:after="0" w:line="276" w:lineRule="auto"/>
        <w:contextualSpacing w:val="0"/>
        <w:rPr>
          <w:b/>
          <w:bCs/>
        </w:rPr>
      </w:pPr>
      <w:r w:rsidRPr="00355EF5">
        <w:rPr>
          <w:b/>
          <w:bCs/>
        </w:rPr>
        <w:t>SDG13</w:t>
      </w:r>
    </w:p>
    <w:p w14:paraId="46E50E66" w14:textId="77777777" w:rsidR="00D552AE" w:rsidRDefault="00D552AE" w:rsidP="000A3FF1">
      <w:pPr>
        <w:spacing w:after="0" w:line="276" w:lineRule="auto"/>
        <w:contextualSpacing w:val="0"/>
        <w:rPr>
          <w:b/>
          <w:bCs/>
        </w:rPr>
      </w:pPr>
    </w:p>
    <w:tbl>
      <w:tblPr>
        <w:tblW w:w="9265" w:type="dxa"/>
        <w:tblCellMar>
          <w:top w:w="15" w:type="dxa"/>
          <w:left w:w="15" w:type="dxa"/>
          <w:bottom w:w="15" w:type="dxa"/>
          <w:right w:w="15" w:type="dxa"/>
        </w:tblCellMar>
        <w:tblLook w:val="04A0" w:firstRow="1" w:lastRow="0" w:firstColumn="1" w:lastColumn="0" w:noHBand="0" w:noVBand="1"/>
      </w:tblPr>
      <w:tblGrid>
        <w:gridCol w:w="2965"/>
        <w:gridCol w:w="6300"/>
      </w:tblGrid>
      <w:tr w:rsidR="00D552AE" w:rsidRPr="00EF53D4" w14:paraId="6E355684"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D73558F"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Data/parameter</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CA62DBB" w14:textId="77777777" w:rsidR="00D552AE" w:rsidRPr="00EF53D4" w:rsidRDefault="00D552AE" w:rsidP="00137BC7">
            <w:pPr>
              <w:spacing w:line="276" w:lineRule="auto"/>
              <w:contextualSpacing w:val="0"/>
            </w:pPr>
            <w:r>
              <w:t xml:space="preserve">ICS 1: </w:t>
            </w:r>
            <w:r w:rsidRPr="00EF53D4">
              <w:t>Baseline scenario survey results</w:t>
            </w:r>
          </w:p>
        </w:tc>
      </w:tr>
      <w:tr w:rsidR="00D552AE" w:rsidRPr="00EF53D4" w14:paraId="421F47D6" w14:textId="77777777" w:rsidTr="00137BC7">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F450243"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Unit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5748500" w14:textId="77777777" w:rsidR="00D552AE" w:rsidRPr="00EF53D4" w:rsidRDefault="00D552AE" w:rsidP="00137BC7">
            <w:pPr>
              <w:spacing w:line="276" w:lineRule="auto"/>
              <w:contextualSpacing w:val="0"/>
            </w:pPr>
            <w:r w:rsidRPr="00EF53D4">
              <w:t>NA </w:t>
            </w:r>
          </w:p>
        </w:tc>
      </w:tr>
      <w:tr w:rsidR="00D552AE" w:rsidRPr="00EF53D4" w14:paraId="19885D07"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513B9BA"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Description</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0C8FE5F" w14:textId="77777777" w:rsidR="00D552AE" w:rsidRPr="00EF53D4" w:rsidRDefault="00D552AE" w:rsidP="00137BC7">
            <w:pPr>
              <w:spacing w:line="276" w:lineRule="auto"/>
              <w:contextualSpacing w:val="0"/>
            </w:pPr>
            <w:r w:rsidRPr="00EF53D4">
              <w:t xml:space="preserve">Report </w:t>
            </w:r>
            <w:proofErr w:type="gramStart"/>
            <w:r w:rsidRPr="00EF53D4">
              <w:t>of</w:t>
            </w:r>
            <w:proofErr w:type="gramEnd"/>
            <w:r w:rsidRPr="00EF53D4">
              <w:t xml:space="preserve"> the results of the baseline scenario as per described in section B.7.2</w:t>
            </w:r>
          </w:p>
          <w:p w14:paraId="59D34845" w14:textId="77777777" w:rsidR="00D552AE" w:rsidRPr="00EF53D4" w:rsidRDefault="00D552AE" w:rsidP="00137BC7">
            <w:pPr>
              <w:spacing w:line="276" w:lineRule="auto"/>
              <w:contextualSpacing w:val="0"/>
            </w:pPr>
          </w:p>
        </w:tc>
      </w:tr>
      <w:tr w:rsidR="00D552AE" w:rsidRPr="00EF53D4" w14:paraId="37E97349"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F65A6D8"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Source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9BE6305" w14:textId="5926C9CE" w:rsidR="00D552AE" w:rsidRPr="00EF53D4" w:rsidRDefault="008F4D7D" w:rsidP="00137BC7">
            <w:pPr>
              <w:spacing w:line="276" w:lineRule="auto"/>
              <w:contextualSpacing w:val="0"/>
            </w:pPr>
            <w:r w:rsidRPr="008F4D7D">
              <w:t>BASELINE SURVEY AND KITCHEN PERFORMANCE TEST</w:t>
            </w:r>
            <w:r w:rsidR="00D552AE" w:rsidRPr="00EF53D4">
              <w:t>.</w:t>
            </w:r>
          </w:p>
        </w:tc>
      </w:tr>
      <w:tr w:rsidR="00D552AE" w:rsidRPr="00EF53D4" w14:paraId="745D7F65"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11F88167"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Value(s) applied</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058903A5" w14:textId="32A1A6D4" w:rsidR="00D552AE" w:rsidRPr="00EF53D4" w:rsidRDefault="00610C99" w:rsidP="00137BC7">
            <w:pPr>
              <w:spacing w:line="276" w:lineRule="auto"/>
              <w:contextualSpacing w:val="0"/>
            </w:pPr>
            <w:r w:rsidRPr="00610C99">
              <w:t>The survey indicates that traditional charcoal cookstoves remain dominant (73.32%), followed by improved charcoal stoves (15.09%) and LPG stoves (9.97%), while electricity (0.54%) and other traditional biomass-based cooking devices (each 0.27%) represent only a marginal share of primary cooking technologies.</w:t>
            </w:r>
          </w:p>
        </w:tc>
      </w:tr>
      <w:tr w:rsidR="00D552AE" w:rsidRPr="00EF53D4" w14:paraId="76AF4BF9"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41ED3735"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Choice of data or Measurement methods and procedures </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446BCD49" w14:textId="77777777" w:rsidR="00D552AE" w:rsidRPr="00EF53D4" w:rsidRDefault="00D552AE" w:rsidP="00137BC7">
            <w:pPr>
              <w:spacing w:line="276" w:lineRule="auto"/>
              <w:contextualSpacing w:val="0"/>
            </w:pPr>
            <w:r>
              <w:t>R</w:t>
            </w:r>
            <w:r w:rsidRPr="009E2E68">
              <w:t>epresentative and random sampling, following a minimum sample size of 100 samples, since the baseline group size is bigger than 1,000 samples</w:t>
            </w:r>
          </w:p>
        </w:tc>
      </w:tr>
      <w:tr w:rsidR="00D552AE" w:rsidRPr="00EF53D4" w14:paraId="64585395"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3E028339"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Purpose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0170ED9D" w14:textId="77777777" w:rsidR="00D552AE" w:rsidRPr="00EF53D4" w:rsidRDefault="00D552AE" w:rsidP="00137BC7">
            <w:pPr>
              <w:spacing w:line="276" w:lineRule="auto"/>
              <w:contextualSpacing w:val="0"/>
            </w:pPr>
            <w:r>
              <w:t xml:space="preserve">To identify baseline cooking technology used in households. </w:t>
            </w:r>
          </w:p>
        </w:tc>
      </w:tr>
      <w:tr w:rsidR="00D552AE" w:rsidRPr="00EF53D4" w14:paraId="4B225193" w14:textId="77777777" w:rsidTr="00137BC7">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B8B7A23"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Any comment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0D94B16" w14:textId="77777777" w:rsidR="00D552AE" w:rsidRPr="00EF53D4" w:rsidRDefault="00D552AE" w:rsidP="00137BC7">
            <w:pPr>
              <w:spacing w:line="276" w:lineRule="auto"/>
              <w:contextualSpacing w:val="0"/>
            </w:pPr>
            <w:r w:rsidRPr="00EF53D4">
              <w:t xml:space="preserve">Undertaken </w:t>
            </w:r>
            <w:proofErr w:type="gramStart"/>
            <w:r w:rsidRPr="00EF53D4">
              <w:t>on</w:t>
            </w:r>
            <w:proofErr w:type="gramEnd"/>
            <w:r w:rsidRPr="00EF53D4">
              <w:t xml:space="preserve"> the start of the first crediting period.</w:t>
            </w:r>
          </w:p>
        </w:tc>
      </w:tr>
    </w:tbl>
    <w:p w14:paraId="7EA05249" w14:textId="77777777" w:rsidR="00D552AE" w:rsidRPr="00301718" w:rsidRDefault="00D552AE" w:rsidP="00D552AE">
      <w:pPr>
        <w:spacing w:line="276" w:lineRule="auto"/>
        <w:contextualSpacing w:val="0"/>
        <w:rPr>
          <w:b/>
          <w:bCs/>
          <w:sz w:val="14"/>
          <w:szCs w:val="14"/>
        </w:rPr>
      </w:pPr>
    </w:p>
    <w:tbl>
      <w:tblPr>
        <w:tblW w:w="9265" w:type="dxa"/>
        <w:tblCellMar>
          <w:top w:w="15" w:type="dxa"/>
          <w:left w:w="15" w:type="dxa"/>
          <w:bottom w:w="15" w:type="dxa"/>
          <w:right w:w="15" w:type="dxa"/>
        </w:tblCellMar>
        <w:tblLook w:val="04A0" w:firstRow="1" w:lastRow="0" w:firstColumn="1" w:lastColumn="0" w:noHBand="0" w:noVBand="1"/>
      </w:tblPr>
      <w:tblGrid>
        <w:gridCol w:w="2965"/>
        <w:gridCol w:w="6300"/>
      </w:tblGrid>
      <w:tr w:rsidR="00D552AE" w:rsidRPr="00EF53D4" w14:paraId="23A21DC3"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781AB36"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Data/parameter</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49217A5" w14:textId="77777777" w:rsidR="00D552AE" w:rsidRPr="00EF53D4" w:rsidRDefault="00D552AE" w:rsidP="00137BC7">
            <w:pPr>
              <w:spacing w:line="276" w:lineRule="auto"/>
              <w:contextualSpacing w:val="0"/>
            </w:pPr>
            <w:r>
              <w:t xml:space="preserve">ICS 2: </w:t>
            </w:r>
            <w:r w:rsidRPr="00EF53D4">
              <w:t>Project technology description</w:t>
            </w:r>
          </w:p>
        </w:tc>
      </w:tr>
      <w:tr w:rsidR="00D552AE" w:rsidRPr="00EF53D4" w14:paraId="2A30686D" w14:textId="77777777" w:rsidTr="00137BC7">
        <w:trPr>
          <w:trHeight w:val="415"/>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D5C8F65"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Unit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2F5C919" w14:textId="77777777" w:rsidR="00D552AE" w:rsidRPr="00EF53D4" w:rsidRDefault="00D552AE" w:rsidP="00137BC7">
            <w:pPr>
              <w:spacing w:line="276" w:lineRule="auto"/>
              <w:contextualSpacing w:val="0"/>
            </w:pPr>
            <w:r w:rsidRPr="00EF53D4">
              <w:t>NA </w:t>
            </w:r>
          </w:p>
        </w:tc>
      </w:tr>
      <w:tr w:rsidR="00D552AE" w:rsidRPr="00EF53D4" w14:paraId="05A013FA"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E22D4C0"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lastRenderedPageBreak/>
              <w:t>Description</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948883E" w14:textId="77777777" w:rsidR="00D552AE" w:rsidRDefault="00D552AE" w:rsidP="00137BC7">
            <w:pPr>
              <w:spacing w:after="0" w:line="240" w:lineRule="auto"/>
              <w:contextualSpacing w:val="0"/>
            </w:pPr>
            <w:proofErr w:type="gramStart"/>
            <w:r w:rsidRPr="00EF53D4">
              <w:t>As per</w:t>
            </w:r>
            <w:proofErr w:type="gramEnd"/>
            <w:r w:rsidRPr="00EF53D4">
              <w:t xml:space="preserve"> described in section </w:t>
            </w:r>
            <w:proofErr w:type="gramStart"/>
            <w:r w:rsidRPr="00EF53D4">
              <w:t>A.3</w:t>
            </w:r>
            <w:r>
              <w:t xml:space="preserve"> :</w:t>
            </w:r>
            <w:proofErr w:type="gramEnd"/>
          </w:p>
          <w:p w14:paraId="2E9F78BC" w14:textId="77777777" w:rsidR="00D552AE" w:rsidRDefault="00D552AE" w:rsidP="00137BC7">
            <w:pPr>
              <w:spacing w:before="240" w:line="240" w:lineRule="auto"/>
              <w:rPr>
                <w:lang w:eastAsia="de-DE"/>
              </w:rPr>
            </w:pPr>
            <w:r>
              <w:rPr>
                <w:lang w:eastAsia="de-DE"/>
              </w:rPr>
              <w:t>Medium size (for households) project’s cook stoves technical specifications :</w:t>
            </w:r>
          </w:p>
          <w:tbl>
            <w:tblPr>
              <w:tblW w:w="0" w:type="auto"/>
              <w:jc w:val="center"/>
              <w:shd w:val="clear" w:color="auto" w:fill="FFFFFF"/>
              <w:tblLayout w:type="fixed"/>
              <w:tblLook w:val="04A0" w:firstRow="1" w:lastRow="0" w:firstColumn="1" w:lastColumn="0" w:noHBand="0" w:noVBand="1"/>
            </w:tblPr>
            <w:tblGrid>
              <w:gridCol w:w="2857"/>
              <w:gridCol w:w="3213"/>
            </w:tblGrid>
            <w:tr w:rsidR="00D552AE" w14:paraId="11808C4B" w14:textId="77777777" w:rsidTr="00137BC7">
              <w:trPr>
                <w:cantSplit/>
                <w:trHeight w:val="230"/>
                <w:jc w:val="center"/>
              </w:trPr>
              <w:tc>
                <w:tcPr>
                  <w:tcW w:w="2857" w:type="dxa"/>
                  <w:tcBorders>
                    <w:top w:val="single" w:sz="8" w:space="0" w:color="000000"/>
                    <w:left w:val="nil"/>
                    <w:bottom w:val="nil"/>
                    <w:right w:val="nil"/>
                  </w:tcBorders>
                  <w:shd w:val="clear" w:color="auto" w:fill="FBFEFF"/>
                  <w:tcMar>
                    <w:top w:w="0" w:type="dxa"/>
                    <w:left w:w="0" w:type="dxa"/>
                    <w:bottom w:w="0" w:type="dxa"/>
                    <w:right w:w="0" w:type="dxa"/>
                  </w:tcMar>
                  <w:vAlign w:val="center"/>
                </w:tcPr>
                <w:p w14:paraId="36E77F57"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Manufacturer name</w:t>
                  </w:r>
                </w:p>
              </w:tc>
              <w:tc>
                <w:tcPr>
                  <w:tcW w:w="3213" w:type="dxa"/>
                  <w:tcBorders>
                    <w:top w:val="single" w:sz="8" w:space="0" w:color="000000"/>
                    <w:left w:val="nil"/>
                    <w:bottom w:val="nil"/>
                    <w:right w:val="nil"/>
                  </w:tcBorders>
                  <w:shd w:val="clear" w:color="auto" w:fill="FBFEFF"/>
                  <w:tcMar>
                    <w:top w:w="0" w:type="dxa"/>
                    <w:left w:w="0" w:type="dxa"/>
                    <w:bottom w:w="0" w:type="dxa"/>
                    <w:right w:w="0" w:type="dxa"/>
                  </w:tcMar>
                  <w:vAlign w:val="center"/>
                </w:tcPr>
                <w:p w14:paraId="6A0D0B8A"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Man &amp; Man Enterprise</w:t>
                  </w:r>
                </w:p>
              </w:tc>
            </w:tr>
            <w:tr w:rsidR="00D552AE" w14:paraId="6C87A4DC" w14:textId="77777777" w:rsidTr="00137BC7">
              <w:trPr>
                <w:cantSplit/>
                <w:trHeight w:val="230"/>
                <w:jc w:val="center"/>
              </w:trPr>
              <w:tc>
                <w:tcPr>
                  <w:tcW w:w="2857" w:type="dxa"/>
                  <w:tcBorders>
                    <w:top w:val="single" w:sz="8" w:space="0" w:color="000000"/>
                    <w:left w:val="nil"/>
                    <w:bottom w:val="nil"/>
                    <w:right w:val="nil"/>
                  </w:tcBorders>
                  <w:shd w:val="clear" w:color="auto" w:fill="FBFEFF"/>
                  <w:tcMar>
                    <w:top w:w="0" w:type="dxa"/>
                    <w:left w:w="0" w:type="dxa"/>
                    <w:bottom w:w="0" w:type="dxa"/>
                    <w:right w:w="0" w:type="dxa"/>
                  </w:tcMar>
                  <w:vAlign w:val="center"/>
                </w:tcPr>
                <w:p w14:paraId="0B92E6F3"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Product name</w:t>
                  </w:r>
                </w:p>
              </w:tc>
              <w:tc>
                <w:tcPr>
                  <w:tcW w:w="3213" w:type="dxa"/>
                  <w:tcBorders>
                    <w:top w:val="single" w:sz="8" w:space="0" w:color="000000"/>
                    <w:left w:val="nil"/>
                    <w:bottom w:val="nil"/>
                    <w:right w:val="nil"/>
                  </w:tcBorders>
                  <w:shd w:val="clear" w:color="auto" w:fill="FBFEFF"/>
                  <w:tcMar>
                    <w:top w:w="0" w:type="dxa"/>
                    <w:left w:w="0" w:type="dxa"/>
                    <w:bottom w:w="0" w:type="dxa"/>
                    <w:right w:w="0" w:type="dxa"/>
                  </w:tcMar>
                  <w:vAlign w:val="center"/>
                </w:tcPr>
                <w:p w14:paraId="1DB2B99E"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Holy cook</w:t>
                  </w:r>
                </w:p>
              </w:tc>
            </w:tr>
            <w:tr w:rsidR="00D552AE" w14:paraId="7D2E9144" w14:textId="77777777" w:rsidTr="00137BC7">
              <w:trPr>
                <w:cantSplit/>
                <w:trHeight w:val="230"/>
                <w:jc w:val="center"/>
              </w:trPr>
              <w:tc>
                <w:tcPr>
                  <w:tcW w:w="2857" w:type="dxa"/>
                  <w:tcBorders>
                    <w:top w:val="single" w:sz="8" w:space="0" w:color="000000"/>
                    <w:left w:val="nil"/>
                    <w:bottom w:val="nil"/>
                    <w:right w:val="nil"/>
                  </w:tcBorders>
                  <w:shd w:val="clear" w:color="auto" w:fill="FBFEFF"/>
                  <w:tcMar>
                    <w:top w:w="0" w:type="dxa"/>
                    <w:left w:w="0" w:type="dxa"/>
                    <w:bottom w:w="0" w:type="dxa"/>
                    <w:right w:w="0" w:type="dxa"/>
                  </w:tcMar>
                  <w:vAlign w:val="center"/>
                  <w:hideMark/>
                </w:tcPr>
                <w:p w14:paraId="2ACC6A2F"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Weight</w:t>
                  </w:r>
                </w:p>
              </w:tc>
              <w:tc>
                <w:tcPr>
                  <w:tcW w:w="3213" w:type="dxa"/>
                  <w:tcBorders>
                    <w:top w:val="single" w:sz="8" w:space="0" w:color="000000"/>
                    <w:left w:val="nil"/>
                    <w:bottom w:val="nil"/>
                    <w:right w:val="nil"/>
                  </w:tcBorders>
                  <w:shd w:val="clear" w:color="auto" w:fill="FBFEFF"/>
                  <w:tcMar>
                    <w:top w:w="0" w:type="dxa"/>
                    <w:left w:w="0" w:type="dxa"/>
                    <w:bottom w:w="0" w:type="dxa"/>
                    <w:right w:w="0" w:type="dxa"/>
                  </w:tcMar>
                  <w:vAlign w:val="center"/>
                  <w:hideMark/>
                </w:tcPr>
                <w:p w14:paraId="7F125407"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Approx. 9 kg</w:t>
                  </w:r>
                </w:p>
              </w:tc>
            </w:tr>
            <w:tr w:rsidR="00D552AE" w14:paraId="5E3E2C7A" w14:textId="77777777" w:rsidTr="00137BC7">
              <w:trPr>
                <w:cantSplit/>
                <w:trHeight w:val="220"/>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7E87E04D"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Cooking power output</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3DB4DAE4"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 xml:space="preserve">0.9 </w:t>
                  </w:r>
                  <w:proofErr w:type="spellStart"/>
                  <w:r>
                    <w:rPr>
                      <w:rFonts w:asciiTheme="majorHAnsi" w:eastAsia="ヒラギノ角ゴ Pro W3" w:hAnsiTheme="majorHAnsi"/>
                      <w:color w:val="000000"/>
                      <w:sz w:val="20"/>
                      <w:szCs w:val="20"/>
                    </w:rPr>
                    <w:t>kW</w:t>
                  </w:r>
                  <w:r>
                    <w:rPr>
                      <w:rFonts w:asciiTheme="majorHAnsi" w:eastAsia="ヒラギノ角ゴ Pro W3" w:hAnsiTheme="majorHAnsi"/>
                      <w:color w:val="000000"/>
                      <w:sz w:val="20"/>
                      <w:szCs w:val="20"/>
                      <w:vertAlign w:val="subscript"/>
                    </w:rPr>
                    <w:t>th</w:t>
                  </w:r>
                  <w:proofErr w:type="spellEnd"/>
                  <w:r>
                    <w:rPr>
                      <w:vertAlign w:val="superscript"/>
                    </w:rPr>
                    <w:footnoteReference w:id="17"/>
                  </w:r>
                </w:p>
              </w:tc>
            </w:tr>
            <w:tr w:rsidR="00D552AE" w14:paraId="1A80495E" w14:textId="77777777" w:rsidTr="00137BC7">
              <w:trPr>
                <w:cantSplit/>
                <w:trHeight w:val="276"/>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123D2162"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Efficiency</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4E367701"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Approx. 46%</w:t>
                  </w:r>
                  <w:r>
                    <w:rPr>
                      <w:rStyle w:val="Appelnotedebasdep"/>
                      <w:rFonts w:asciiTheme="majorHAnsi" w:eastAsia="ヒラギノ角ゴ Pro W3" w:hAnsiTheme="majorHAnsi"/>
                      <w:color w:val="000000"/>
                      <w:sz w:val="20"/>
                      <w:szCs w:val="20"/>
                    </w:rPr>
                    <w:footnoteReference w:id="18"/>
                  </w:r>
                  <w:r>
                    <w:rPr>
                      <w:rFonts w:asciiTheme="majorHAnsi" w:eastAsia="ヒラギノ角ゴ Pro W3" w:hAnsiTheme="majorHAnsi"/>
                      <w:color w:val="000000"/>
                      <w:sz w:val="20"/>
                      <w:szCs w:val="20"/>
                    </w:rPr>
                    <w:t xml:space="preserve"> (new stove)</w:t>
                  </w:r>
                </w:p>
              </w:tc>
            </w:tr>
            <w:tr w:rsidR="00D552AE" w14:paraId="342239F1" w14:textId="77777777" w:rsidTr="00137BC7">
              <w:trPr>
                <w:cantSplit/>
                <w:trHeight w:val="276"/>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468B531F" w14:textId="77777777" w:rsidR="00D552AE" w:rsidRDefault="00D552AE" w:rsidP="00137BC7">
                  <w:pPr>
                    <w:rPr>
                      <w:rFonts w:asciiTheme="majorHAnsi" w:hAnsiTheme="majorHAnsi"/>
                      <w:i/>
                      <w:sz w:val="20"/>
                      <w:szCs w:val="20"/>
                    </w:rPr>
                  </w:pPr>
                  <w:r>
                    <w:rPr>
                      <w:rFonts w:asciiTheme="majorHAnsi" w:hAnsiTheme="majorHAnsi"/>
                      <w:i/>
                      <w:sz w:val="20"/>
                      <w:szCs w:val="20"/>
                    </w:rPr>
                    <w:t>Type of fuel</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6A009A09" w14:textId="77777777" w:rsidR="00D552AE" w:rsidRDefault="00D552AE" w:rsidP="00137BC7">
                  <w:pPr>
                    <w:rPr>
                      <w:rFonts w:asciiTheme="majorHAnsi" w:hAnsiTheme="majorHAnsi"/>
                      <w:sz w:val="20"/>
                      <w:szCs w:val="20"/>
                    </w:rPr>
                  </w:pPr>
                  <w:r>
                    <w:rPr>
                      <w:rFonts w:asciiTheme="majorHAnsi" w:hAnsiTheme="majorHAnsi"/>
                      <w:sz w:val="20"/>
                      <w:szCs w:val="20"/>
                    </w:rPr>
                    <w:t>Charcoal</w:t>
                  </w:r>
                </w:p>
              </w:tc>
            </w:tr>
            <w:tr w:rsidR="00D552AE" w14:paraId="02C8ED85" w14:textId="77777777" w:rsidTr="00137BC7">
              <w:trPr>
                <w:cantSplit/>
                <w:trHeight w:val="276"/>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201590E5"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Adoption</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76645976"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Traditional cooking styles and posture</w:t>
                  </w:r>
                </w:p>
              </w:tc>
            </w:tr>
            <w:tr w:rsidR="00D552AE" w14:paraId="1DF0FDC8" w14:textId="77777777" w:rsidTr="00137BC7">
              <w:trPr>
                <w:cantSplit/>
                <w:trHeight w:val="276"/>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714CBF49"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Durability</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285347AA"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5 years</w:t>
                  </w:r>
                  <w:r>
                    <w:rPr>
                      <w:vertAlign w:val="superscript"/>
                    </w:rPr>
                    <w:footnoteReference w:id="19"/>
                  </w:r>
                </w:p>
              </w:tc>
            </w:tr>
            <w:tr w:rsidR="00D552AE" w14:paraId="0B5423C8" w14:textId="77777777" w:rsidTr="00137BC7">
              <w:trPr>
                <w:cantSplit/>
                <w:trHeight w:val="276"/>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41449DE6"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Height</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006A5BE5"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Approx. 26 cm</w:t>
                  </w:r>
                </w:p>
              </w:tc>
            </w:tr>
            <w:tr w:rsidR="00D552AE" w14:paraId="3EF0CDA5" w14:textId="77777777" w:rsidTr="00137BC7">
              <w:trPr>
                <w:cantSplit/>
                <w:trHeight w:val="64"/>
                <w:jc w:val="center"/>
              </w:trPr>
              <w:tc>
                <w:tcPr>
                  <w:tcW w:w="2857" w:type="dxa"/>
                  <w:tcBorders>
                    <w:top w:val="nil"/>
                    <w:left w:val="nil"/>
                    <w:bottom w:val="single" w:sz="8" w:space="0" w:color="41515C"/>
                    <w:right w:val="nil"/>
                  </w:tcBorders>
                  <w:shd w:val="clear" w:color="auto" w:fill="FBFEFF"/>
                  <w:tcMar>
                    <w:top w:w="0" w:type="dxa"/>
                    <w:left w:w="0" w:type="dxa"/>
                    <w:bottom w:w="0" w:type="dxa"/>
                    <w:right w:w="0" w:type="dxa"/>
                  </w:tcMar>
                  <w:vAlign w:val="center"/>
                  <w:hideMark/>
                </w:tcPr>
                <w:p w14:paraId="35ED5CFD"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Width</w:t>
                  </w:r>
                </w:p>
              </w:tc>
              <w:tc>
                <w:tcPr>
                  <w:tcW w:w="3213" w:type="dxa"/>
                  <w:tcBorders>
                    <w:top w:val="nil"/>
                    <w:left w:val="nil"/>
                    <w:bottom w:val="single" w:sz="8" w:space="0" w:color="41515C"/>
                    <w:right w:val="nil"/>
                  </w:tcBorders>
                  <w:shd w:val="clear" w:color="auto" w:fill="FBFEFF"/>
                  <w:tcMar>
                    <w:top w:w="0" w:type="dxa"/>
                    <w:left w:w="0" w:type="dxa"/>
                    <w:bottom w:w="0" w:type="dxa"/>
                    <w:right w:w="0" w:type="dxa"/>
                  </w:tcMar>
                  <w:vAlign w:val="center"/>
                  <w:hideMark/>
                </w:tcPr>
                <w:p w14:paraId="6E153721"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Approx. 31 cm</w:t>
                  </w:r>
                </w:p>
              </w:tc>
            </w:tr>
          </w:tbl>
          <w:p w14:paraId="370E1912" w14:textId="77777777" w:rsidR="00D552AE" w:rsidRDefault="00D552AE" w:rsidP="00137BC7">
            <w:pPr>
              <w:spacing w:after="0" w:line="240" w:lineRule="auto"/>
              <w:contextualSpacing w:val="0"/>
            </w:pPr>
          </w:p>
          <w:p w14:paraId="32E4911F" w14:textId="77777777" w:rsidR="00D552AE" w:rsidRPr="00EF53D4" w:rsidRDefault="00D552AE" w:rsidP="00137BC7">
            <w:pPr>
              <w:spacing w:line="276" w:lineRule="auto"/>
              <w:contextualSpacing w:val="0"/>
            </w:pPr>
          </w:p>
        </w:tc>
      </w:tr>
      <w:tr w:rsidR="00D552AE" w:rsidRPr="00EF53D4" w14:paraId="003386D2"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92B1CC2"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Source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5FB2E7F" w14:textId="50FD9464" w:rsidR="00D552AE" w:rsidRPr="00EF53D4" w:rsidRDefault="001A7C7B" w:rsidP="00137BC7">
            <w:pPr>
              <w:spacing w:line="276" w:lineRule="auto"/>
              <w:contextualSpacing w:val="0"/>
            </w:pPr>
            <w:r>
              <w:rPr>
                <w:rFonts w:asciiTheme="majorHAnsi" w:hAnsiTheme="majorHAnsi"/>
                <w:iCs/>
                <w:lang w:val="en-SG"/>
              </w:rPr>
              <w:t>Results from mean of 3 stoves tested according to ISO 19867-1 Protocol by CSIR-IIR (Ghana).</w:t>
            </w:r>
          </w:p>
        </w:tc>
      </w:tr>
      <w:tr w:rsidR="00D552AE" w:rsidRPr="00EF53D4" w14:paraId="2DB4D370"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53C7E11B" w14:textId="77777777" w:rsidR="00D552AE" w:rsidRPr="003D053B" w:rsidRDefault="00D552AE" w:rsidP="00137BC7">
            <w:pPr>
              <w:spacing w:line="276" w:lineRule="auto"/>
              <w:contextualSpacing w:val="0"/>
              <w:rPr>
                <w:b/>
                <w:bCs/>
                <w:color w:val="FFFFFF" w:themeColor="background1"/>
              </w:rPr>
            </w:pPr>
            <w:r w:rsidRPr="003D053B">
              <w:rPr>
                <w:b/>
                <w:bCs/>
                <w:color w:val="FFFFFF" w:themeColor="background1"/>
              </w:rPr>
              <w:t>Value(s) applied</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3613B934" w14:textId="77777777" w:rsidR="00D552AE" w:rsidRPr="00EF53D4" w:rsidRDefault="00D552AE" w:rsidP="00137BC7">
            <w:pPr>
              <w:spacing w:line="276" w:lineRule="auto"/>
              <w:contextualSpacing w:val="0"/>
            </w:pPr>
            <w:r>
              <w:t>NA</w:t>
            </w:r>
          </w:p>
        </w:tc>
      </w:tr>
      <w:tr w:rsidR="00D552AE" w:rsidRPr="00EF53D4" w14:paraId="28E64339"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0D203779" w14:textId="77777777" w:rsidR="00D552AE" w:rsidRPr="003D053B" w:rsidRDefault="00D552AE" w:rsidP="00137BC7">
            <w:pPr>
              <w:spacing w:line="276" w:lineRule="auto"/>
              <w:contextualSpacing w:val="0"/>
              <w:rPr>
                <w:b/>
                <w:bCs/>
                <w:color w:val="FFFFFF" w:themeColor="background1"/>
              </w:rPr>
            </w:pPr>
            <w:r w:rsidRPr="003D053B">
              <w:rPr>
                <w:b/>
                <w:bCs/>
                <w:color w:val="FFFFFF" w:themeColor="background1"/>
              </w:rPr>
              <w:t xml:space="preserve">Choice of data or Measurement methods and procedures </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27FCD0E2" w14:textId="77777777" w:rsidR="00D552AE" w:rsidRPr="00EF53D4" w:rsidRDefault="00D552AE" w:rsidP="00137BC7">
            <w:pPr>
              <w:spacing w:line="276" w:lineRule="auto"/>
              <w:contextualSpacing w:val="0"/>
            </w:pPr>
            <w:r>
              <w:t>NA</w:t>
            </w:r>
          </w:p>
        </w:tc>
      </w:tr>
      <w:tr w:rsidR="00D552AE" w:rsidRPr="00EF53D4" w14:paraId="52BC2E88"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24ADA25F" w14:textId="77777777" w:rsidR="00D552AE" w:rsidRPr="003D053B" w:rsidRDefault="00D552AE" w:rsidP="00137BC7">
            <w:pPr>
              <w:spacing w:line="276" w:lineRule="auto"/>
              <w:contextualSpacing w:val="0"/>
              <w:rPr>
                <w:b/>
                <w:bCs/>
                <w:color w:val="FFFFFF" w:themeColor="background1"/>
              </w:rPr>
            </w:pPr>
            <w:r w:rsidRPr="003D053B">
              <w:rPr>
                <w:b/>
                <w:bCs/>
                <w:color w:val="FFFFFF" w:themeColor="background1"/>
              </w:rPr>
              <w:t>Purpose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343AE6FC" w14:textId="77777777" w:rsidR="00D552AE" w:rsidRPr="00EF53D4" w:rsidRDefault="00D552AE" w:rsidP="00137BC7">
            <w:pPr>
              <w:spacing w:line="276" w:lineRule="auto"/>
              <w:contextualSpacing w:val="0"/>
            </w:pPr>
            <w:r>
              <w:t xml:space="preserve">To identify project’s cookstove specifications. </w:t>
            </w:r>
          </w:p>
        </w:tc>
      </w:tr>
      <w:tr w:rsidR="00D552AE" w:rsidRPr="00EF53D4" w14:paraId="66DD950C" w14:textId="77777777" w:rsidTr="00137BC7">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8520135"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Any comment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D051404" w14:textId="77777777" w:rsidR="00D552AE" w:rsidRPr="00EF53D4" w:rsidRDefault="00D552AE" w:rsidP="00137BC7">
            <w:pPr>
              <w:spacing w:line="276" w:lineRule="auto"/>
              <w:contextualSpacing w:val="0"/>
            </w:pPr>
            <w:r w:rsidRPr="00EF53D4">
              <w:t>NA</w:t>
            </w:r>
          </w:p>
        </w:tc>
      </w:tr>
    </w:tbl>
    <w:p w14:paraId="5DABE505" w14:textId="77777777" w:rsidR="00D552AE" w:rsidRPr="00301718" w:rsidRDefault="00D552AE" w:rsidP="00D552AE">
      <w:pPr>
        <w:spacing w:line="276" w:lineRule="auto"/>
        <w:contextualSpacing w:val="0"/>
        <w:rPr>
          <w:b/>
          <w:bCs/>
          <w:sz w:val="16"/>
          <w:szCs w:val="16"/>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300"/>
      </w:tblGrid>
      <w:tr w:rsidR="00D552AE" w:rsidRPr="00EF53D4" w14:paraId="11D5A84D"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67DCDBB"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Data/parameter</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34A3B67" w14:textId="77777777" w:rsidR="00D552AE" w:rsidRPr="00EF53D4" w:rsidRDefault="00D552AE" w:rsidP="00137BC7">
            <w:pPr>
              <w:spacing w:line="276" w:lineRule="auto"/>
              <w:contextualSpacing w:val="0"/>
            </w:pPr>
            <w:r>
              <w:t>I</w:t>
            </w:r>
            <w:r w:rsidRPr="00323E98">
              <w:t>CS 3</w:t>
            </w:r>
            <w:r>
              <w:t xml:space="preserve">: </w:t>
            </w:r>
            <w:r w:rsidRPr="00EF53D4">
              <w:t>Expected technical life of project technology </w:t>
            </w:r>
          </w:p>
        </w:tc>
      </w:tr>
      <w:tr w:rsidR="00D552AE" w:rsidRPr="00EF53D4" w14:paraId="5F34A9B3" w14:textId="77777777" w:rsidTr="00137BC7">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CA64932"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Unit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252D7FC" w14:textId="77777777" w:rsidR="00D552AE" w:rsidRPr="00EF53D4" w:rsidRDefault="00D552AE" w:rsidP="00137BC7">
            <w:pPr>
              <w:spacing w:line="276" w:lineRule="auto"/>
              <w:contextualSpacing w:val="0"/>
            </w:pPr>
            <w:r w:rsidRPr="00EF53D4">
              <w:t>Time period</w:t>
            </w:r>
            <w:r>
              <w:t xml:space="preserve"> (years)</w:t>
            </w:r>
          </w:p>
        </w:tc>
      </w:tr>
      <w:tr w:rsidR="00D552AE" w:rsidRPr="00EF53D4" w14:paraId="796DC5CA"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25F18FD"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Description</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54E570A" w14:textId="77777777" w:rsidR="00D552AE" w:rsidRPr="00EF53D4" w:rsidRDefault="00D552AE" w:rsidP="00137BC7">
            <w:pPr>
              <w:spacing w:line="276" w:lineRule="auto"/>
              <w:contextualSpacing w:val="0"/>
            </w:pPr>
            <w:r w:rsidRPr="00EF53D4">
              <w:t xml:space="preserve">Expected technical life of an individual project </w:t>
            </w:r>
            <w:r>
              <w:t>device</w:t>
            </w:r>
            <w:r w:rsidRPr="00EF53D4">
              <w:t xml:space="preserve">, </w:t>
            </w:r>
            <w:r>
              <w:t>in</w:t>
            </w:r>
            <w:r w:rsidRPr="00EF53D4">
              <w:t xml:space="preserve"> years</w:t>
            </w:r>
          </w:p>
        </w:tc>
      </w:tr>
      <w:tr w:rsidR="00D552AE" w:rsidRPr="00EF53D4" w14:paraId="7FCC17D0"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349DF35"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lastRenderedPageBreak/>
              <w:t>Source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4049B71" w14:textId="77777777" w:rsidR="00D552AE" w:rsidRPr="00EF53D4" w:rsidRDefault="00D552AE" w:rsidP="00137BC7">
            <w:pPr>
              <w:spacing w:line="276" w:lineRule="auto"/>
              <w:contextualSpacing w:val="0"/>
            </w:pPr>
            <w:r w:rsidRPr="00EF53D4">
              <w:t>Manufacturer declaration</w:t>
            </w:r>
          </w:p>
        </w:tc>
      </w:tr>
      <w:tr w:rsidR="00D552AE" w:rsidRPr="00EF53D4" w14:paraId="63E47F48"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53BA8EA2" w14:textId="77777777" w:rsidR="00D552AE" w:rsidRPr="00EF53D4" w:rsidRDefault="00D552AE" w:rsidP="00137BC7">
            <w:pPr>
              <w:spacing w:line="276" w:lineRule="auto"/>
              <w:contextualSpacing w:val="0"/>
              <w:rPr>
                <w:b/>
                <w:bCs/>
                <w:color w:val="FFFFFF" w:themeColor="background1"/>
              </w:rPr>
            </w:pPr>
            <w:r w:rsidRPr="003D053B">
              <w:rPr>
                <w:b/>
                <w:bCs/>
                <w:color w:val="FFFFFF" w:themeColor="background1"/>
              </w:rPr>
              <w:t>Value(s) applied</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36FEB14C" w14:textId="77777777" w:rsidR="00D552AE" w:rsidRPr="00EF53D4" w:rsidRDefault="00D552AE" w:rsidP="00137BC7">
            <w:pPr>
              <w:spacing w:line="276" w:lineRule="auto"/>
              <w:contextualSpacing w:val="0"/>
            </w:pPr>
            <w:r>
              <w:t>5</w:t>
            </w:r>
          </w:p>
        </w:tc>
      </w:tr>
      <w:tr w:rsidR="00D552AE" w:rsidRPr="00EF53D4" w14:paraId="6B2C19A2"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4FF3E2B8" w14:textId="77777777" w:rsidR="00D552AE" w:rsidRPr="003D053B" w:rsidRDefault="00D552AE" w:rsidP="00137BC7">
            <w:pPr>
              <w:spacing w:line="276" w:lineRule="auto"/>
              <w:contextualSpacing w:val="0"/>
              <w:rPr>
                <w:b/>
                <w:bCs/>
                <w:color w:val="FFFFFF" w:themeColor="background1"/>
              </w:rPr>
            </w:pPr>
            <w:r w:rsidRPr="003D053B">
              <w:rPr>
                <w:b/>
                <w:bCs/>
                <w:color w:val="FFFFFF" w:themeColor="background1"/>
              </w:rPr>
              <w:t xml:space="preserve">Choice of data or Measurement methods and procedures </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5A4D8675" w14:textId="0577910D" w:rsidR="00D552AE" w:rsidRPr="00EF53D4" w:rsidRDefault="001A7C7B" w:rsidP="00137BC7">
            <w:pPr>
              <w:spacing w:line="276" w:lineRule="auto"/>
              <w:contextualSpacing w:val="0"/>
            </w:pPr>
            <w:r>
              <w:t>Manufacturer specifications</w:t>
            </w:r>
          </w:p>
        </w:tc>
      </w:tr>
      <w:tr w:rsidR="00D552AE" w:rsidRPr="00EF53D4" w14:paraId="0C52E635"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15E0419B" w14:textId="77777777" w:rsidR="00D552AE" w:rsidRPr="003D053B" w:rsidRDefault="00D552AE" w:rsidP="00137BC7">
            <w:pPr>
              <w:spacing w:line="276" w:lineRule="auto"/>
              <w:contextualSpacing w:val="0"/>
              <w:rPr>
                <w:b/>
                <w:bCs/>
                <w:color w:val="FFFFFF" w:themeColor="background1"/>
              </w:rPr>
            </w:pPr>
            <w:r w:rsidRPr="003D053B">
              <w:rPr>
                <w:b/>
                <w:bCs/>
                <w:color w:val="FFFFFF" w:themeColor="background1"/>
              </w:rPr>
              <w:t>Purpose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5741A48F" w14:textId="56594F16" w:rsidR="00D552AE" w:rsidRPr="00EF53D4" w:rsidRDefault="00D552AE" w:rsidP="00137BC7">
            <w:pPr>
              <w:spacing w:line="276" w:lineRule="auto"/>
              <w:contextualSpacing w:val="0"/>
            </w:pPr>
            <w:r>
              <w:t xml:space="preserve">To identify the </w:t>
            </w:r>
            <w:r w:rsidR="001A7C7B">
              <w:t>lifespan</w:t>
            </w:r>
            <w:r>
              <w:t xml:space="preserve"> of project device</w:t>
            </w:r>
          </w:p>
        </w:tc>
      </w:tr>
      <w:tr w:rsidR="00D552AE" w:rsidRPr="00EF53D4" w14:paraId="396EE2BB" w14:textId="77777777" w:rsidTr="00137BC7">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3563414"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Any comment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D18BF46" w14:textId="77777777" w:rsidR="00D552AE" w:rsidRPr="00EF53D4" w:rsidRDefault="00D552AE" w:rsidP="00137BC7">
            <w:pPr>
              <w:spacing w:line="276" w:lineRule="auto"/>
              <w:contextualSpacing w:val="0"/>
            </w:pPr>
            <w:r>
              <w:t xml:space="preserve">- </w:t>
            </w:r>
          </w:p>
        </w:tc>
      </w:tr>
    </w:tbl>
    <w:p w14:paraId="0FDA2DC8" w14:textId="77777777" w:rsidR="00D552AE" w:rsidRDefault="00D552AE" w:rsidP="000A3FF1">
      <w:pPr>
        <w:spacing w:after="0" w:line="276" w:lineRule="auto"/>
        <w:contextualSpacing w:val="0"/>
        <w:rPr>
          <w:b/>
          <w:bCs/>
        </w:rPr>
      </w:pPr>
    </w:p>
    <w:tbl>
      <w:tblPr>
        <w:tblW w:w="9265" w:type="dxa"/>
        <w:tblCellMar>
          <w:top w:w="15" w:type="dxa"/>
          <w:left w:w="15" w:type="dxa"/>
          <w:bottom w:w="15" w:type="dxa"/>
          <w:right w:w="15" w:type="dxa"/>
        </w:tblCellMar>
        <w:tblLook w:val="04A0" w:firstRow="1" w:lastRow="0" w:firstColumn="1" w:lastColumn="0" w:noHBand="0" w:noVBand="1"/>
      </w:tblPr>
      <w:tblGrid>
        <w:gridCol w:w="2965"/>
        <w:gridCol w:w="6300"/>
      </w:tblGrid>
      <w:tr w:rsidR="008C6DEE" w:rsidRPr="00EF53D4" w14:paraId="2FF09B7C"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FE81632"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Data/parameter</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5A82DC4" w14:textId="6B3229A9" w:rsidR="008C6DEE" w:rsidRPr="00EF53D4" w:rsidRDefault="007B1B0F" w:rsidP="004E771F">
            <w:pPr>
              <w:spacing w:line="276" w:lineRule="auto"/>
              <w:contextualSpacing w:val="0"/>
            </w:pPr>
            <w:r>
              <w:t xml:space="preserve">ICS 4: </w:t>
            </w:r>
            <w:r w:rsidR="008C6DEE" w:rsidRPr="00EF53D4">
              <w:t>Indoor air pollution (IAP)</w:t>
            </w:r>
          </w:p>
        </w:tc>
      </w:tr>
      <w:tr w:rsidR="008C6DEE" w:rsidRPr="00EF53D4" w14:paraId="3A99275D" w14:textId="77777777" w:rsidTr="004E771F">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C89B160"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Unit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96674BD" w14:textId="77777777" w:rsidR="008C6DEE" w:rsidRPr="00EF53D4" w:rsidRDefault="008C6DEE" w:rsidP="004E771F">
            <w:pPr>
              <w:spacing w:line="276" w:lineRule="auto"/>
              <w:contextualSpacing w:val="0"/>
            </w:pPr>
            <w:r w:rsidRPr="00EF53D4">
              <w:t>NA</w:t>
            </w:r>
          </w:p>
        </w:tc>
      </w:tr>
      <w:tr w:rsidR="008C6DEE" w:rsidRPr="00EF53D4" w14:paraId="3FF4A99F"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087F72D"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Description</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B222B67" w14:textId="77777777" w:rsidR="008C6DEE" w:rsidRDefault="008C6DEE" w:rsidP="004E771F">
            <w:pPr>
              <w:spacing w:line="276" w:lineRule="auto"/>
              <w:contextualSpacing w:val="0"/>
            </w:pPr>
            <w:r w:rsidRPr="0096463D">
              <w:t>For projects where cooking will move from outdoor to indoor or where the project technology reduces ventilation (for example, changing from a stove with chimney to</w:t>
            </w:r>
            <w:r>
              <w:t xml:space="preserve"> </w:t>
            </w:r>
            <w:r w:rsidRPr="0096463D">
              <w:t>improved stove with no chimney), demonstration that Indoor air pollution (IAP) levels are not worsened in the project scenario compared to the baseline, including PM 2.5 and carbon monoxide (CO) emissions</w:t>
            </w:r>
            <w:r>
              <w:t>.</w:t>
            </w:r>
          </w:p>
          <w:p w14:paraId="08E7CEC9" w14:textId="77777777" w:rsidR="008C6DEE" w:rsidRPr="00EF53D4" w:rsidRDefault="008C6DEE" w:rsidP="004E771F">
            <w:pPr>
              <w:spacing w:line="276" w:lineRule="auto"/>
              <w:contextualSpacing w:val="0"/>
            </w:pPr>
            <w:r>
              <w:t xml:space="preserve">The project is not moving cooking from outdoor to indoor the improved stove distributed, is a portable improved stove, that is used the same way as the baseline stove. </w:t>
            </w:r>
            <w:proofErr w:type="gramStart"/>
            <w:r>
              <w:t>Therefore</w:t>
            </w:r>
            <w:proofErr w:type="gramEnd"/>
            <w:r>
              <w:t xml:space="preserve"> this is not applicable.</w:t>
            </w:r>
          </w:p>
        </w:tc>
      </w:tr>
      <w:tr w:rsidR="008C6DEE" w:rsidRPr="00EF53D4" w14:paraId="3FBD711F"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81BFFDF"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Source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533CFF3" w14:textId="77777777" w:rsidR="008C6DEE" w:rsidRPr="00EF53D4" w:rsidRDefault="008C6DEE" w:rsidP="004E771F">
            <w:pPr>
              <w:spacing w:line="276" w:lineRule="auto"/>
              <w:contextualSpacing w:val="0"/>
            </w:pPr>
            <w:r>
              <w:t>NA</w:t>
            </w:r>
          </w:p>
        </w:tc>
      </w:tr>
      <w:tr w:rsidR="00581990" w:rsidRPr="00EF53D4" w14:paraId="57FEBC8C"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02F701F9" w14:textId="25E6703C" w:rsidR="00581990" w:rsidRPr="00EF53D4" w:rsidRDefault="00581990" w:rsidP="004E771F">
            <w:pPr>
              <w:spacing w:line="276" w:lineRule="auto"/>
              <w:contextualSpacing w:val="0"/>
              <w:rPr>
                <w:b/>
                <w:bCs/>
                <w:color w:val="FFFFFF" w:themeColor="background1"/>
              </w:rPr>
            </w:pPr>
            <w:r>
              <w:rPr>
                <w:b/>
                <w:bCs/>
                <w:color w:val="FFFFFF" w:themeColor="background1"/>
              </w:rPr>
              <w:t>Value(s) applied</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59136461" w14:textId="3ED013D6" w:rsidR="00581990" w:rsidRDefault="00581990" w:rsidP="004E771F">
            <w:pPr>
              <w:spacing w:line="276" w:lineRule="auto"/>
              <w:contextualSpacing w:val="0"/>
            </w:pPr>
            <w:r>
              <w:t>NA</w:t>
            </w:r>
          </w:p>
        </w:tc>
      </w:tr>
      <w:tr w:rsidR="00581990" w:rsidRPr="00EF53D4" w14:paraId="29D70A6B"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7997DF0F" w14:textId="73C820B3" w:rsidR="00581990" w:rsidRDefault="00581990" w:rsidP="004E771F">
            <w:pPr>
              <w:spacing w:line="276" w:lineRule="auto"/>
              <w:contextualSpacing w:val="0"/>
              <w:rPr>
                <w:b/>
                <w:bCs/>
                <w:color w:val="FFFFFF" w:themeColor="background1"/>
              </w:rPr>
            </w:pPr>
            <w:r w:rsidRPr="00581990">
              <w:rPr>
                <w:b/>
                <w:bCs/>
                <w:color w:val="FFFFFF" w:themeColor="background1"/>
              </w:rPr>
              <w:t>Choice of data or Measurement methods and procedures</w:t>
            </w:r>
            <w:r>
              <w:rPr>
                <w:b/>
                <w:bCs/>
                <w:color w:val="FFFFFF" w:themeColor="background1"/>
              </w:rPr>
              <w:t xml:space="preserve"> </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525534CA" w14:textId="43B96F16" w:rsidR="00581990" w:rsidRDefault="00581990" w:rsidP="004E771F">
            <w:pPr>
              <w:spacing w:line="276" w:lineRule="auto"/>
              <w:contextualSpacing w:val="0"/>
            </w:pPr>
            <w:r>
              <w:t>NA</w:t>
            </w:r>
          </w:p>
        </w:tc>
      </w:tr>
      <w:tr w:rsidR="00581990" w:rsidRPr="00EF53D4" w14:paraId="1A9E7909"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43EE2664" w14:textId="6A9EE31D" w:rsidR="00581990" w:rsidRPr="00581990" w:rsidRDefault="00581990" w:rsidP="004E771F">
            <w:pPr>
              <w:spacing w:line="276" w:lineRule="auto"/>
              <w:contextualSpacing w:val="0"/>
              <w:rPr>
                <w:b/>
                <w:bCs/>
                <w:color w:val="FFFFFF" w:themeColor="background1"/>
              </w:rPr>
            </w:pPr>
            <w:r>
              <w:rPr>
                <w:b/>
                <w:bCs/>
                <w:color w:val="FFFFFF" w:themeColor="background1"/>
              </w:rPr>
              <w:t>Purpose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2243B5B4" w14:textId="5AE600EB" w:rsidR="00581990" w:rsidRDefault="00581990" w:rsidP="004E771F">
            <w:pPr>
              <w:spacing w:line="276" w:lineRule="auto"/>
              <w:contextualSpacing w:val="0"/>
            </w:pPr>
            <w:r>
              <w:t>NA</w:t>
            </w:r>
          </w:p>
        </w:tc>
      </w:tr>
      <w:tr w:rsidR="008C6DEE" w:rsidRPr="00EF53D4" w14:paraId="27D0EEF7" w14:textId="77777777" w:rsidTr="004E771F">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1A995EA"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Any comment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1E9222D" w14:textId="086E6052" w:rsidR="008C6DEE" w:rsidRPr="00EF53D4" w:rsidRDefault="008C6DEE" w:rsidP="004E771F">
            <w:pPr>
              <w:spacing w:line="276" w:lineRule="auto"/>
              <w:contextualSpacing w:val="0"/>
            </w:pPr>
          </w:p>
        </w:tc>
      </w:tr>
    </w:tbl>
    <w:p w14:paraId="77AC5B42" w14:textId="77777777" w:rsidR="008C6DEE" w:rsidRDefault="008C6DEE" w:rsidP="008C6DEE">
      <w:pPr>
        <w:spacing w:line="276" w:lineRule="auto"/>
        <w:contextualSpacing w:val="0"/>
        <w:rPr>
          <w:b/>
          <w:bCs/>
        </w:rPr>
      </w:pPr>
    </w:p>
    <w:tbl>
      <w:tblPr>
        <w:tblW w:w="9265" w:type="dxa"/>
        <w:tblCellMar>
          <w:top w:w="15" w:type="dxa"/>
          <w:left w:w="15" w:type="dxa"/>
          <w:bottom w:w="15" w:type="dxa"/>
          <w:right w:w="15" w:type="dxa"/>
        </w:tblCellMar>
        <w:tblLook w:val="04A0" w:firstRow="1" w:lastRow="0" w:firstColumn="1" w:lastColumn="0" w:noHBand="0" w:noVBand="1"/>
      </w:tblPr>
      <w:tblGrid>
        <w:gridCol w:w="2965"/>
        <w:gridCol w:w="6300"/>
      </w:tblGrid>
      <w:tr w:rsidR="008C6DEE" w:rsidRPr="00EF53D4" w14:paraId="3681D2AD"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8BBD22F"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lastRenderedPageBreak/>
              <w:t>Data/parameter</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87B1FDA" w14:textId="18C10094" w:rsidR="008C6DEE" w:rsidRPr="00EF53D4" w:rsidRDefault="007B1B0F" w:rsidP="004E771F">
            <w:pPr>
              <w:spacing w:line="276" w:lineRule="auto"/>
              <w:contextualSpacing w:val="0"/>
            </w:pPr>
            <w:r>
              <w:t xml:space="preserve">ICS 5: </w:t>
            </w:r>
            <w:r w:rsidR="008C6DEE" w:rsidRPr="00A74D02">
              <w:t>Avoidance of double counting or double claiming among project participants</w:t>
            </w:r>
          </w:p>
        </w:tc>
      </w:tr>
      <w:tr w:rsidR="008C6DEE" w:rsidRPr="00EF53D4" w14:paraId="6ABCA891" w14:textId="77777777" w:rsidTr="004E771F">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D7C0094"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Unit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92EFD6B" w14:textId="77777777" w:rsidR="008C6DEE" w:rsidRPr="00EF53D4" w:rsidRDefault="008C6DEE" w:rsidP="004E771F">
            <w:pPr>
              <w:spacing w:line="276" w:lineRule="auto"/>
              <w:contextualSpacing w:val="0"/>
            </w:pPr>
            <w:r w:rsidRPr="00EF53D4">
              <w:t>NA</w:t>
            </w:r>
          </w:p>
        </w:tc>
      </w:tr>
      <w:tr w:rsidR="008C6DEE" w:rsidRPr="00EF53D4" w14:paraId="5C19A160"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29BB371"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Description</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A3FDE0E" w14:textId="77777777" w:rsidR="008C6DEE" w:rsidRPr="00C8585B" w:rsidRDefault="008C6DEE" w:rsidP="004E771F">
            <w:pPr>
              <w:spacing w:line="276" w:lineRule="auto"/>
              <w:contextualSpacing w:val="0"/>
            </w:pPr>
            <w:r w:rsidRPr="001A562A">
              <w:t>Avoidance of double counting and double claiming is ensured through the project implementation structure and contractual arrangements.</w:t>
            </w:r>
            <w:r w:rsidRPr="001A562A">
              <w:br/>
            </w:r>
            <w:r w:rsidRPr="00C8585B">
              <w:t>Man and Man Enterprise acts as both the producer and the distributor of the improved cookstoves, thereby limiting the number of parties involved in the value chain and eliminating the risk of parallel carbon claims by third parties.</w:t>
            </w:r>
          </w:p>
          <w:p w14:paraId="4F36770F" w14:textId="77777777" w:rsidR="008C6DEE" w:rsidRPr="001A562A" w:rsidRDefault="008C6DEE" w:rsidP="004E771F">
            <w:pPr>
              <w:spacing w:line="276" w:lineRule="auto"/>
              <w:contextualSpacing w:val="0"/>
            </w:pPr>
            <w:r w:rsidRPr="001A562A">
              <w:t xml:space="preserve">In addition, end-user agreements are signed between Man and Man and the stove users, under which the users explicitly transfer all rights to the emission reductions generated </w:t>
            </w:r>
            <w:proofErr w:type="gramStart"/>
            <w:r w:rsidRPr="001A562A">
              <w:t>by the use of</w:t>
            </w:r>
            <w:proofErr w:type="gramEnd"/>
            <w:r w:rsidRPr="001A562A">
              <w:t xml:space="preserve"> the project cookstoves to Man and Man.</w:t>
            </w:r>
          </w:p>
          <w:p w14:paraId="77824839" w14:textId="77777777" w:rsidR="008C6DEE" w:rsidRPr="00EF53D4" w:rsidRDefault="008C6DEE" w:rsidP="004E771F">
            <w:pPr>
              <w:spacing w:line="276" w:lineRule="auto"/>
              <w:contextualSpacing w:val="0"/>
            </w:pPr>
          </w:p>
        </w:tc>
      </w:tr>
      <w:tr w:rsidR="008C6DEE" w:rsidRPr="00EF53D4" w14:paraId="0303DC99"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5E50C4A7"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Source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B952045" w14:textId="77777777" w:rsidR="008C6DEE" w:rsidRPr="00EF53D4" w:rsidRDefault="008C6DEE" w:rsidP="004E771F">
            <w:pPr>
              <w:spacing w:line="276" w:lineRule="auto"/>
              <w:contextualSpacing w:val="0"/>
            </w:pPr>
            <w:r w:rsidRPr="00EB457C">
              <w:t>Written contractual agreements between Man and Man and the end-users confirming the transfer of carbon rights arising from stove usage</w:t>
            </w:r>
          </w:p>
        </w:tc>
      </w:tr>
      <w:tr w:rsidR="00581990" w:rsidRPr="00EF53D4" w14:paraId="451AEA36"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4BDE6B25" w14:textId="53614C34" w:rsidR="00581990" w:rsidRPr="00EF53D4" w:rsidRDefault="00581990" w:rsidP="004E771F">
            <w:pPr>
              <w:spacing w:line="276" w:lineRule="auto"/>
              <w:contextualSpacing w:val="0"/>
              <w:rPr>
                <w:b/>
                <w:bCs/>
                <w:color w:val="FFFFFF" w:themeColor="background1"/>
              </w:rPr>
            </w:pPr>
            <w:r>
              <w:rPr>
                <w:b/>
                <w:bCs/>
                <w:color w:val="FFFFFF" w:themeColor="background1"/>
              </w:rPr>
              <w:t>Value(s) applied</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2EC134FF" w14:textId="0DE18A5E" w:rsidR="00581990" w:rsidRPr="00EB457C" w:rsidRDefault="00581990" w:rsidP="004E771F">
            <w:pPr>
              <w:spacing w:line="276" w:lineRule="auto"/>
              <w:contextualSpacing w:val="0"/>
            </w:pPr>
            <w:r>
              <w:t>NA</w:t>
            </w:r>
          </w:p>
        </w:tc>
      </w:tr>
      <w:tr w:rsidR="00581990" w:rsidRPr="00EF53D4" w14:paraId="160395D9"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30D90662" w14:textId="3F64D291" w:rsidR="00581990" w:rsidRDefault="00581990" w:rsidP="004E771F">
            <w:pPr>
              <w:spacing w:line="276" w:lineRule="auto"/>
              <w:contextualSpacing w:val="0"/>
              <w:rPr>
                <w:b/>
                <w:bCs/>
                <w:color w:val="FFFFFF" w:themeColor="background1"/>
              </w:rPr>
            </w:pPr>
            <w:r w:rsidRPr="00581990">
              <w:rPr>
                <w:b/>
                <w:bCs/>
                <w:color w:val="FFFFFF" w:themeColor="background1"/>
              </w:rPr>
              <w:t>Choice of data or Measurement methods and procedures</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10D6A84F" w14:textId="1DCAEDA2" w:rsidR="00581990" w:rsidRPr="00EB457C" w:rsidRDefault="00581990" w:rsidP="004E771F">
            <w:pPr>
              <w:spacing w:line="276" w:lineRule="auto"/>
              <w:contextualSpacing w:val="0"/>
            </w:pPr>
            <w:r>
              <w:t>Signed contractual agreements between Man and Man and stove users.</w:t>
            </w:r>
          </w:p>
        </w:tc>
      </w:tr>
      <w:tr w:rsidR="00581990" w:rsidRPr="00EF53D4" w14:paraId="510C6D03"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3A16A4D6" w14:textId="4F6CB0D1" w:rsidR="00581990" w:rsidRPr="00581990" w:rsidRDefault="00581990" w:rsidP="004E771F">
            <w:pPr>
              <w:spacing w:line="276" w:lineRule="auto"/>
              <w:contextualSpacing w:val="0"/>
              <w:rPr>
                <w:b/>
                <w:bCs/>
                <w:color w:val="FFFFFF" w:themeColor="background1"/>
              </w:rPr>
            </w:pPr>
            <w:r w:rsidRPr="00581990">
              <w:rPr>
                <w:b/>
                <w:bCs/>
                <w:color w:val="FFFFFF" w:themeColor="background1"/>
              </w:rPr>
              <w:t>Purpose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11BE6A9B" w14:textId="7350A6B9" w:rsidR="00581990" w:rsidRPr="00EB457C" w:rsidRDefault="00581990" w:rsidP="004E771F">
            <w:pPr>
              <w:spacing w:line="276" w:lineRule="auto"/>
              <w:contextualSpacing w:val="0"/>
            </w:pPr>
            <w:r>
              <w:t xml:space="preserve">Avoid double counting </w:t>
            </w:r>
          </w:p>
        </w:tc>
      </w:tr>
      <w:tr w:rsidR="008C6DEE" w:rsidRPr="00EF53D4" w14:paraId="722E86C3" w14:textId="77777777" w:rsidTr="004E771F">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63291C7"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Any comment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D0F61FA" w14:textId="77777777" w:rsidR="008C6DEE" w:rsidRPr="00EF53D4" w:rsidRDefault="008C6DEE" w:rsidP="004E771F">
            <w:pPr>
              <w:spacing w:line="276" w:lineRule="auto"/>
              <w:contextualSpacing w:val="0"/>
            </w:pPr>
            <w:r w:rsidRPr="00EF53D4">
              <w:t>NA</w:t>
            </w:r>
          </w:p>
        </w:tc>
      </w:tr>
    </w:tbl>
    <w:p w14:paraId="7DF4E9F6" w14:textId="77777777" w:rsidR="008C6DEE" w:rsidRDefault="008C6DEE" w:rsidP="008C6DEE">
      <w:pPr>
        <w:spacing w:line="276" w:lineRule="auto"/>
        <w:contextualSpacing w:val="0"/>
        <w:rPr>
          <w:b/>
          <w:bCs/>
        </w:rPr>
      </w:pPr>
    </w:p>
    <w:tbl>
      <w:tblPr>
        <w:tblW w:w="9265" w:type="dxa"/>
        <w:tblCellMar>
          <w:top w:w="15" w:type="dxa"/>
          <w:left w:w="15" w:type="dxa"/>
          <w:bottom w:w="15" w:type="dxa"/>
          <w:right w:w="15" w:type="dxa"/>
        </w:tblCellMar>
        <w:tblLook w:val="04A0" w:firstRow="1" w:lastRow="0" w:firstColumn="1" w:lastColumn="0" w:noHBand="0" w:noVBand="1"/>
      </w:tblPr>
      <w:tblGrid>
        <w:gridCol w:w="2916"/>
        <w:gridCol w:w="6349"/>
      </w:tblGrid>
      <w:tr w:rsidR="008C6DEE" w:rsidRPr="00EF53D4" w14:paraId="7553DF2D" w14:textId="77777777" w:rsidTr="004E771F">
        <w:trPr>
          <w:trHeight w:val="281"/>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47A3583"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Data/parameter</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F63DE4C" w14:textId="407353C3" w:rsidR="008C6DEE" w:rsidRPr="00EF53D4" w:rsidRDefault="007B1B0F" w:rsidP="004E771F">
            <w:pPr>
              <w:spacing w:line="276" w:lineRule="auto"/>
              <w:contextualSpacing w:val="0"/>
            </w:pPr>
            <w:r>
              <w:t xml:space="preserve">ICS 6: </w:t>
            </w:r>
            <w:r w:rsidR="008C6DEE" w:rsidRPr="000C0E0C">
              <w:t>Avoidance of double counting or double claiming with other mitigation actions</w:t>
            </w:r>
          </w:p>
        </w:tc>
      </w:tr>
      <w:tr w:rsidR="008C6DEE" w:rsidRPr="00EF53D4" w14:paraId="4A508929" w14:textId="77777777" w:rsidTr="004E771F">
        <w:trPr>
          <w:trHeight w:val="280"/>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DA5ABD2"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Unit</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7BD7579" w14:textId="77777777" w:rsidR="008C6DEE" w:rsidRPr="00EF53D4" w:rsidRDefault="008C6DEE" w:rsidP="004E771F">
            <w:pPr>
              <w:spacing w:line="276" w:lineRule="auto"/>
              <w:contextualSpacing w:val="0"/>
            </w:pPr>
            <w:r w:rsidRPr="00EF53D4">
              <w:t>NA</w:t>
            </w:r>
          </w:p>
        </w:tc>
      </w:tr>
      <w:tr w:rsidR="008C6DEE" w:rsidRPr="00EF53D4" w14:paraId="0D70D1A8" w14:textId="77777777" w:rsidTr="004E771F">
        <w:trPr>
          <w:trHeight w:val="281"/>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EAABA72"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Description</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6BF6501" w14:textId="77777777" w:rsidR="008C6DEE" w:rsidRPr="001A562A" w:rsidRDefault="008C6DEE" w:rsidP="004E771F">
            <w:pPr>
              <w:spacing w:line="276" w:lineRule="auto"/>
              <w:contextualSpacing w:val="0"/>
            </w:pPr>
            <w:r w:rsidRPr="001A562A">
              <w:t xml:space="preserve">A review was conducted of publicly available mitigation actions in the voluntary carbon market and relevant compliance mechanisms. This included searches of the Gold Standard, Verra (VCS), and UNFCCC CDM project </w:t>
            </w:r>
            <w:r w:rsidRPr="001A562A">
              <w:lastRenderedPageBreak/>
              <w:t>databases for projects using similar technologies in overlapping spatial areas.</w:t>
            </w:r>
          </w:p>
          <w:p w14:paraId="3792BD0B" w14:textId="77777777" w:rsidR="008C6DEE" w:rsidRPr="001A562A" w:rsidRDefault="008C6DEE" w:rsidP="004E771F">
            <w:pPr>
              <w:spacing w:line="276" w:lineRule="auto"/>
              <w:contextualSpacing w:val="0"/>
            </w:pPr>
            <w:r w:rsidRPr="001A562A">
              <w:t xml:space="preserve">One Gold Standard project — </w:t>
            </w:r>
            <w:r w:rsidRPr="001A562A">
              <w:rPr>
                <w:i/>
                <w:iCs/>
              </w:rPr>
              <w:t xml:space="preserve">“VPA1 – Improved Charcoal Cookstove in Ashanti and Central Regions of Ghana by </w:t>
            </w:r>
            <w:proofErr w:type="spellStart"/>
            <w:r w:rsidRPr="001A562A">
              <w:rPr>
                <w:i/>
                <w:iCs/>
              </w:rPr>
              <w:t>Ecolinks</w:t>
            </w:r>
            <w:proofErr w:type="spellEnd"/>
            <w:r w:rsidRPr="001A562A">
              <w:rPr>
                <w:i/>
                <w:iCs/>
              </w:rPr>
              <w:t>”</w:t>
            </w:r>
            <w:r w:rsidRPr="001A562A">
              <w:t xml:space="preserve"> </w:t>
            </w:r>
            <w:r>
              <w:rPr>
                <w:rStyle w:val="Appelnotedebasdep"/>
                <w:lang w:val="fr-FR"/>
              </w:rPr>
              <w:footnoteReference w:id="20"/>
            </w:r>
            <w:r w:rsidRPr="001A562A">
              <w:t xml:space="preserve">— has been identified that also targets improved charcoal cookstoves in the Ashanti and Central Regions of Ghana. </w:t>
            </w:r>
          </w:p>
          <w:p w14:paraId="136B1522" w14:textId="77777777" w:rsidR="008C6DEE" w:rsidRPr="00C8585B" w:rsidRDefault="008C6DEE" w:rsidP="004E771F">
            <w:pPr>
              <w:spacing w:line="276" w:lineRule="auto"/>
              <w:contextualSpacing w:val="0"/>
            </w:pPr>
            <w:proofErr w:type="gramStart"/>
            <w:r w:rsidRPr="00C8585B">
              <w:t>In order to</w:t>
            </w:r>
            <w:proofErr w:type="gramEnd"/>
            <w:r w:rsidRPr="00C8585B">
              <w:t xml:space="preserve"> avoid double counting or double claiming, the project ensures that emission reductions quantified under the current VPA are exclusively attributed to stoves directly deployed under this project. Distribution records, unique stove identifiers, and end-user agreements ensure that a stove counted under this project cannot be simultaneously claimed under another carbon mitigation activity. In addition, the project’s implementation boundary, participant list, and reporting mechanisms are clearly documented to maintain separation from existing or futures actions.</w:t>
            </w:r>
          </w:p>
          <w:p w14:paraId="0E166D6E" w14:textId="77777777" w:rsidR="008C6DEE" w:rsidRPr="00EF53D4" w:rsidRDefault="008C6DEE" w:rsidP="004E771F">
            <w:pPr>
              <w:spacing w:line="276" w:lineRule="auto"/>
              <w:contextualSpacing w:val="0"/>
            </w:pPr>
          </w:p>
        </w:tc>
      </w:tr>
      <w:tr w:rsidR="008C6DEE" w:rsidRPr="00EF53D4" w14:paraId="6F547C85" w14:textId="77777777" w:rsidTr="004E771F">
        <w:trPr>
          <w:trHeight w:val="281"/>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C27D274"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lastRenderedPageBreak/>
              <w:t>Source of data</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EC17D5D" w14:textId="77777777" w:rsidR="008C6DEE" w:rsidRDefault="008C6DEE" w:rsidP="004E771F">
            <w:pPr>
              <w:spacing w:line="276" w:lineRule="auto"/>
              <w:contextualSpacing w:val="0"/>
            </w:pPr>
            <w:r w:rsidRPr="00BB4122">
              <w:t xml:space="preserve">GS Impact Registry: https://registry.goldstandard.org/projects?q=&amp;page=1 VERRA VCS Registry: https://registry.verra.org/ </w:t>
            </w:r>
          </w:p>
          <w:p w14:paraId="3FF32EBA" w14:textId="77777777" w:rsidR="008C6DEE" w:rsidRPr="00EF53D4" w:rsidRDefault="008C6DEE" w:rsidP="004E771F">
            <w:pPr>
              <w:spacing w:line="276" w:lineRule="auto"/>
              <w:contextualSpacing w:val="0"/>
            </w:pPr>
            <w:r w:rsidRPr="00BB4122">
              <w:t>GCC Registry: https://projects.globalcarboncouncil.com/pages/gcc CDM Registry: https://cdm.unfccc.int/Projects/projsearch.html</w:t>
            </w:r>
          </w:p>
        </w:tc>
      </w:tr>
      <w:tr w:rsidR="007B1B0F" w:rsidRPr="00EF53D4" w14:paraId="5263A89E" w14:textId="77777777" w:rsidTr="004E771F">
        <w:trPr>
          <w:trHeight w:val="281"/>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2674D15E" w14:textId="556727ED" w:rsidR="007B1B0F" w:rsidRPr="00EF53D4" w:rsidRDefault="007B1B0F" w:rsidP="004E771F">
            <w:pPr>
              <w:spacing w:line="276" w:lineRule="auto"/>
              <w:contextualSpacing w:val="0"/>
              <w:rPr>
                <w:b/>
                <w:bCs/>
                <w:color w:val="FFFFFF" w:themeColor="background1"/>
              </w:rPr>
            </w:pPr>
            <w:r>
              <w:rPr>
                <w:b/>
                <w:bCs/>
                <w:color w:val="FFFFFF" w:themeColor="background1"/>
              </w:rPr>
              <w:t xml:space="preserve">Value(s) applied </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6A90DC63" w14:textId="7EA14F1F" w:rsidR="007B1B0F" w:rsidRPr="00BB4122" w:rsidRDefault="007B1B0F" w:rsidP="004E771F">
            <w:pPr>
              <w:spacing w:line="276" w:lineRule="auto"/>
              <w:contextualSpacing w:val="0"/>
            </w:pPr>
            <w:r>
              <w:t>NA</w:t>
            </w:r>
          </w:p>
        </w:tc>
      </w:tr>
      <w:tr w:rsidR="007B1B0F" w:rsidRPr="00EF53D4" w14:paraId="6F90738D" w14:textId="77777777" w:rsidTr="004E771F">
        <w:trPr>
          <w:trHeight w:val="281"/>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0B966375" w14:textId="7725F36B" w:rsidR="007B1B0F" w:rsidRDefault="007B1B0F" w:rsidP="004E771F">
            <w:pPr>
              <w:spacing w:line="276" w:lineRule="auto"/>
              <w:contextualSpacing w:val="0"/>
              <w:rPr>
                <w:b/>
                <w:bCs/>
                <w:color w:val="FFFFFF" w:themeColor="background1"/>
              </w:rPr>
            </w:pPr>
            <w:r w:rsidRPr="007B1B0F">
              <w:rPr>
                <w:b/>
                <w:bCs/>
                <w:color w:val="FFFFFF" w:themeColor="background1"/>
              </w:rPr>
              <w:t>Choice of data or Measurement methods and procedures</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2372360E" w14:textId="1A6871BC" w:rsidR="007B1B0F" w:rsidRDefault="007B1B0F" w:rsidP="004E771F">
            <w:pPr>
              <w:spacing w:line="276" w:lineRule="auto"/>
              <w:contextualSpacing w:val="0"/>
            </w:pPr>
            <w:r>
              <w:t>Based on unique serial number of stoves registered on the digital database.</w:t>
            </w:r>
          </w:p>
        </w:tc>
      </w:tr>
      <w:tr w:rsidR="007B1B0F" w:rsidRPr="00EF53D4" w14:paraId="6213B077" w14:textId="77777777" w:rsidTr="004E771F">
        <w:trPr>
          <w:trHeight w:val="281"/>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4FDF36D3" w14:textId="7FAF1217" w:rsidR="007B1B0F" w:rsidRPr="007B1B0F" w:rsidRDefault="007B1B0F" w:rsidP="004E771F">
            <w:pPr>
              <w:spacing w:line="276" w:lineRule="auto"/>
              <w:contextualSpacing w:val="0"/>
              <w:rPr>
                <w:b/>
                <w:bCs/>
                <w:color w:val="FFFFFF" w:themeColor="background1"/>
              </w:rPr>
            </w:pPr>
            <w:r>
              <w:rPr>
                <w:b/>
                <w:bCs/>
                <w:color w:val="FFFFFF" w:themeColor="background1"/>
              </w:rPr>
              <w:t>Purpose of data</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41472999" w14:textId="3FC180BE" w:rsidR="007B1B0F" w:rsidRDefault="007B1B0F" w:rsidP="004E771F">
            <w:pPr>
              <w:spacing w:line="276" w:lineRule="auto"/>
              <w:contextualSpacing w:val="0"/>
            </w:pPr>
            <w:r w:rsidRPr="000C0E0C">
              <w:t xml:space="preserve">Avoidance of double counting or double claiming with other </w:t>
            </w:r>
            <w:r>
              <w:t xml:space="preserve">registered </w:t>
            </w:r>
            <w:r w:rsidRPr="000C0E0C">
              <w:t>mitigation</w:t>
            </w:r>
            <w:r>
              <w:t xml:space="preserve"> projects</w:t>
            </w:r>
          </w:p>
        </w:tc>
      </w:tr>
      <w:tr w:rsidR="008C6DEE" w:rsidRPr="00EF53D4" w14:paraId="7A962401" w14:textId="77777777" w:rsidTr="004E771F">
        <w:trPr>
          <w:trHeight w:val="249"/>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739EA30"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lastRenderedPageBreak/>
              <w:t>Any comment</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3D9EE42" w14:textId="77777777" w:rsidR="008C6DEE" w:rsidRPr="00EF53D4" w:rsidRDefault="008C6DEE" w:rsidP="004E771F">
            <w:pPr>
              <w:spacing w:line="276" w:lineRule="auto"/>
              <w:contextualSpacing w:val="0"/>
            </w:pPr>
            <w:r w:rsidRPr="00EF53D4">
              <w:t>NA</w:t>
            </w:r>
          </w:p>
        </w:tc>
      </w:tr>
    </w:tbl>
    <w:p w14:paraId="6CF025E2" w14:textId="77777777" w:rsidR="008C6DEE" w:rsidRDefault="008C6DEE" w:rsidP="008C6DEE">
      <w:pPr>
        <w:spacing w:line="276" w:lineRule="auto"/>
        <w:contextualSpacing w:val="0"/>
        <w:rPr>
          <w:b/>
          <w:bCs/>
        </w:rPr>
      </w:pPr>
    </w:p>
    <w:tbl>
      <w:tblPr>
        <w:tblW w:w="9265" w:type="dxa"/>
        <w:tblCellMar>
          <w:top w:w="15" w:type="dxa"/>
          <w:left w:w="15" w:type="dxa"/>
          <w:bottom w:w="15" w:type="dxa"/>
          <w:right w:w="15" w:type="dxa"/>
        </w:tblCellMar>
        <w:tblLook w:val="04A0" w:firstRow="1" w:lastRow="0" w:firstColumn="1" w:lastColumn="0" w:noHBand="0" w:noVBand="1"/>
      </w:tblPr>
      <w:tblGrid>
        <w:gridCol w:w="2763"/>
        <w:gridCol w:w="6502"/>
      </w:tblGrid>
      <w:tr w:rsidR="008C6DEE" w:rsidRPr="00EF53D4" w14:paraId="14DB800E" w14:textId="77777777" w:rsidTr="004E771F">
        <w:trPr>
          <w:trHeight w:val="281"/>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6CEFE54"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Data/parameter</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DFFAEA3" w14:textId="5D14491D" w:rsidR="008C6DEE" w:rsidRPr="00EF53D4" w:rsidRDefault="007B1B0F" w:rsidP="004E771F">
            <w:pPr>
              <w:spacing w:line="276" w:lineRule="auto"/>
              <w:contextualSpacing w:val="0"/>
            </w:pPr>
            <w:r>
              <w:t xml:space="preserve">ICS 7: </w:t>
            </w:r>
            <w:r w:rsidR="008C6DEE" w:rsidRPr="00A37572">
              <w:t>Regulatory framework for provision of thermal energy services</w:t>
            </w:r>
          </w:p>
        </w:tc>
      </w:tr>
      <w:tr w:rsidR="008C6DEE" w:rsidRPr="00EF53D4" w14:paraId="76A024FB" w14:textId="77777777" w:rsidTr="004E771F">
        <w:trPr>
          <w:trHeight w:val="280"/>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3CC4E96"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Unit</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FEF9E7F" w14:textId="77777777" w:rsidR="008C6DEE" w:rsidRPr="00EF53D4" w:rsidRDefault="008C6DEE" w:rsidP="004E771F">
            <w:pPr>
              <w:spacing w:line="276" w:lineRule="auto"/>
              <w:contextualSpacing w:val="0"/>
            </w:pPr>
            <w:r w:rsidRPr="00EF53D4">
              <w:t>NA</w:t>
            </w:r>
          </w:p>
        </w:tc>
      </w:tr>
      <w:tr w:rsidR="008C6DEE" w:rsidRPr="00EF53D4" w14:paraId="666484BC" w14:textId="77777777" w:rsidTr="004E771F">
        <w:trPr>
          <w:trHeight w:val="281"/>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8B7AFE2"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Description</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9E3774D" w14:textId="77777777" w:rsidR="008C6DEE" w:rsidRPr="00EF53D4" w:rsidRDefault="008C6DEE" w:rsidP="004E771F">
            <w:pPr>
              <w:spacing w:line="276" w:lineRule="auto"/>
              <w:contextualSpacing w:val="0"/>
            </w:pPr>
            <w:r w:rsidRPr="004B33B1">
              <w:t>The project activity has been assessed against applicable national and local regulatory frameworks governing the provision of thermal energy services, cooking devices, and fuel use within the project boundary.</w:t>
            </w:r>
            <w:r w:rsidRPr="004B33B1">
              <w:br/>
              <w:t>No national, sub-national, or local regulations prohibit or restrict the production, distribution, sale, or use of improved charcoal cookstoves in Ghana. The project does not undermine or conflict with any existing regulatory or policy requirements related to household cooking energy or fuel use</w:t>
            </w:r>
          </w:p>
        </w:tc>
      </w:tr>
      <w:tr w:rsidR="008C6DEE" w:rsidRPr="00EF53D4" w14:paraId="73BAE219" w14:textId="77777777" w:rsidTr="004E771F">
        <w:trPr>
          <w:trHeight w:val="281"/>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945103E"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Source of data</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98CDC3D" w14:textId="77777777" w:rsidR="008C6DEE" w:rsidRDefault="008C6DEE" w:rsidP="004E771F">
            <w:pPr>
              <w:spacing w:line="276" w:lineRule="auto"/>
              <w:contextualSpacing w:val="0"/>
            </w:pPr>
            <w:r>
              <w:t xml:space="preserve">Ghana National Energy policy : </w:t>
            </w:r>
            <w:hyperlink r:id="rId15" w:history="1">
              <w:r w:rsidRPr="002916AA">
                <w:rPr>
                  <w:rStyle w:val="Lienhypertexte"/>
                  <w:rFonts w:ascii="Verdana" w:hAnsi="Verdana"/>
                </w:rPr>
                <w:t>https://www.energymin.gov.gh/sites/default/files/2023-09/2021%20ENERGY%20POLICY.pdf</w:t>
              </w:r>
            </w:hyperlink>
          </w:p>
          <w:p w14:paraId="1BE9CF1A" w14:textId="77777777" w:rsidR="008C6DEE" w:rsidRPr="00EF53D4" w:rsidRDefault="008C6DEE" w:rsidP="004E771F">
            <w:pPr>
              <w:spacing w:line="276" w:lineRule="auto"/>
              <w:contextualSpacing w:val="0"/>
            </w:pPr>
          </w:p>
        </w:tc>
      </w:tr>
      <w:tr w:rsidR="007B1B0F" w:rsidRPr="00EF53D4" w14:paraId="377C2DD0" w14:textId="77777777" w:rsidTr="004E771F">
        <w:trPr>
          <w:trHeight w:val="281"/>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60CE243A" w14:textId="420FB39B" w:rsidR="007B1B0F" w:rsidRPr="00EF53D4" w:rsidRDefault="007B1B0F" w:rsidP="004E771F">
            <w:pPr>
              <w:spacing w:line="276" w:lineRule="auto"/>
              <w:contextualSpacing w:val="0"/>
              <w:rPr>
                <w:b/>
                <w:bCs/>
                <w:color w:val="FFFFFF" w:themeColor="background1"/>
              </w:rPr>
            </w:pPr>
            <w:r w:rsidRPr="007B1B0F">
              <w:rPr>
                <w:b/>
                <w:bCs/>
                <w:color w:val="FFFFFF" w:themeColor="background1"/>
              </w:rPr>
              <w:t>Value(s) applied</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5F50BD54" w14:textId="08A7498D" w:rsidR="007B1B0F" w:rsidRDefault="007B1B0F" w:rsidP="004E771F">
            <w:pPr>
              <w:spacing w:line="276" w:lineRule="auto"/>
              <w:contextualSpacing w:val="0"/>
            </w:pPr>
            <w:r>
              <w:t>NA</w:t>
            </w:r>
          </w:p>
        </w:tc>
      </w:tr>
      <w:tr w:rsidR="007B1B0F" w:rsidRPr="00EF53D4" w14:paraId="66D9A480" w14:textId="77777777" w:rsidTr="004E771F">
        <w:trPr>
          <w:trHeight w:val="281"/>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49E02C4D" w14:textId="5BD89B09" w:rsidR="007B1B0F" w:rsidRPr="007B1B0F" w:rsidRDefault="007B1B0F" w:rsidP="004E771F">
            <w:pPr>
              <w:spacing w:line="276" w:lineRule="auto"/>
              <w:contextualSpacing w:val="0"/>
              <w:rPr>
                <w:b/>
                <w:bCs/>
                <w:color w:val="FFFFFF" w:themeColor="background1"/>
              </w:rPr>
            </w:pPr>
            <w:r w:rsidRPr="007B1B0F">
              <w:rPr>
                <w:b/>
                <w:bCs/>
                <w:color w:val="FFFFFF" w:themeColor="background1"/>
              </w:rPr>
              <w:t>Choice of data or Measurement methods and procedures</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38105D57" w14:textId="2CDF52CC" w:rsidR="007B1B0F" w:rsidRDefault="007B1B0F" w:rsidP="004E771F">
            <w:pPr>
              <w:spacing w:line="276" w:lineRule="auto"/>
              <w:contextualSpacing w:val="0"/>
            </w:pPr>
            <w:r>
              <w:t>NA</w:t>
            </w:r>
          </w:p>
        </w:tc>
      </w:tr>
      <w:tr w:rsidR="007B1B0F" w:rsidRPr="00EF53D4" w14:paraId="6F4023ED" w14:textId="77777777" w:rsidTr="004E771F">
        <w:trPr>
          <w:trHeight w:val="281"/>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063FB0AD" w14:textId="305E8526" w:rsidR="007B1B0F" w:rsidRPr="007B1B0F" w:rsidRDefault="007B1B0F" w:rsidP="004E771F">
            <w:pPr>
              <w:spacing w:line="276" w:lineRule="auto"/>
              <w:contextualSpacing w:val="0"/>
              <w:rPr>
                <w:b/>
                <w:bCs/>
                <w:color w:val="FFFFFF" w:themeColor="background1"/>
              </w:rPr>
            </w:pPr>
            <w:r w:rsidRPr="007B1B0F">
              <w:rPr>
                <w:b/>
                <w:bCs/>
                <w:color w:val="FFFFFF" w:themeColor="background1"/>
              </w:rPr>
              <w:t>Purpose of data</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546985D5" w14:textId="4D8CD3F5" w:rsidR="007B1B0F" w:rsidRDefault="007B1B0F" w:rsidP="004E771F">
            <w:pPr>
              <w:spacing w:line="276" w:lineRule="auto"/>
              <w:contextualSpacing w:val="0"/>
            </w:pPr>
            <w:r>
              <w:t xml:space="preserve">To make sure that there is no </w:t>
            </w:r>
            <w:r w:rsidRPr="007B1B0F">
              <w:t>national, sub-national, or local regulations prohibit</w:t>
            </w:r>
            <w:r>
              <w:t>ing</w:t>
            </w:r>
            <w:r w:rsidRPr="007B1B0F">
              <w:t xml:space="preserve"> or restrict</w:t>
            </w:r>
            <w:r>
              <w:t>ing</w:t>
            </w:r>
            <w:r w:rsidRPr="007B1B0F">
              <w:t xml:space="preserve"> the production, distribution, sale, or use of improved charcoal cookstoves in Ghana</w:t>
            </w:r>
          </w:p>
        </w:tc>
      </w:tr>
      <w:tr w:rsidR="008C6DEE" w:rsidRPr="00EF53D4" w14:paraId="7BEA12F7" w14:textId="77777777" w:rsidTr="004E771F">
        <w:trPr>
          <w:trHeight w:val="249"/>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380C820"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Any comment</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E8A54F5" w14:textId="77777777" w:rsidR="008C6DEE" w:rsidRPr="00EF53D4" w:rsidRDefault="008C6DEE" w:rsidP="004E771F">
            <w:pPr>
              <w:spacing w:line="276" w:lineRule="auto"/>
              <w:contextualSpacing w:val="0"/>
            </w:pPr>
            <w:r w:rsidRPr="00EF53D4">
              <w:t>NA</w:t>
            </w:r>
          </w:p>
        </w:tc>
      </w:tr>
    </w:tbl>
    <w:p w14:paraId="7C36A7C0" w14:textId="77777777" w:rsidR="008C6DEE" w:rsidRPr="00355EF5" w:rsidRDefault="008C6DEE" w:rsidP="00F26324">
      <w:pPr>
        <w:spacing w:after="0" w:line="276" w:lineRule="auto"/>
        <w:contextualSpacing w:val="0"/>
        <w:rPr>
          <w:b/>
          <w:bCs/>
        </w:rPr>
      </w:pPr>
    </w:p>
    <w:tbl>
      <w:tblPr>
        <w:tblStyle w:val="TableauGrille5Fonc-Accentuation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4D0A8A" w:rsidRPr="00355EF5" w14:paraId="0B87C061"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957FFE3" w14:textId="77777777" w:rsidR="004D0A8A" w:rsidRPr="008D35FD" w:rsidRDefault="004D0A8A" w:rsidP="00992AF1">
            <w:pPr>
              <w:spacing w:after="200" w:line="276" w:lineRule="auto"/>
              <w:contextualSpacing w:val="0"/>
              <w:rPr>
                <w:b/>
                <w:bCs w:val="0"/>
                <w:color w:val="FFFFFF" w:themeColor="background1"/>
                <w:lang w:val="en-GB"/>
              </w:rPr>
            </w:pPr>
            <w:r w:rsidRPr="008D35FD">
              <w:rPr>
                <w:b/>
                <w:bCs w:val="0"/>
                <w:color w:val="FFFFFF" w:themeColor="background1"/>
                <w:lang w:val="en-GB"/>
              </w:rPr>
              <w:t>Data/parameter</w:t>
            </w:r>
          </w:p>
        </w:tc>
        <w:tc>
          <w:tcPr>
            <w:tcW w:w="3456" w:type="pct"/>
            <w:vAlign w:val="center"/>
          </w:tcPr>
          <w:p w14:paraId="60006DF9" w14:textId="0D71E4B0" w:rsidR="004D0A8A" w:rsidRPr="00EA5AA5" w:rsidRDefault="007B1B0F"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vertAlign w:val="subscript"/>
                <w:lang w:val="en-GB"/>
              </w:rPr>
            </w:pPr>
            <w:r>
              <w:rPr>
                <w:color w:val="4B4B48"/>
              </w:rPr>
              <w:t xml:space="preserve">ICS 8: </w:t>
            </w:r>
            <w:r w:rsidR="004D0A8A">
              <w:rPr>
                <w:color w:val="4B4B48"/>
              </w:rPr>
              <w:t>EF</w:t>
            </w:r>
            <w:r w:rsidR="004D0A8A">
              <w:rPr>
                <w:color w:val="4B4B48"/>
                <w:vertAlign w:val="subscript"/>
              </w:rPr>
              <w:t>b,f,CO2</w:t>
            </w:r>
            <w:r w:rsidR="007D03ED">
              <w:rPr>
                <w:color w:val="4B4B48"/>
                <w:vertAlign w:val="subscript"/>
              </w:rPr>
              <w:t xml:space="preserve"> </w:t>
            </w:r>
          </w:p>
        </w:tc>
      </w:tr>
      <w:tr w:rsidR="004D0A8A" w:rsidRPr="00355EF5" w14:paraId="276B3454"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1EBF152" w14:textId="655EDE92" w:rsidR="004D0A8A" w:rsidRPr="008D35FD" w:rsidRDefault="004D0A8A" w:rsidP="00992AF1">
            <w:pPr>
              <w:spacing w:after="200" w:line="276" w:lineRule="auto"/>
              <w:contextualSpacing w:val="0"/>
              <w:rPr>
                <w:b/>
                <w:bCs w:val="0"/>
                <w:color w:val="FFFFFF" w:themeColor="background1"/>
                <w:lang w:val="en-GB"/>
              </w:rPr>
            </w:pPr>
            <w:r w:rsidRPr="008D35FD">
              <w:rPr>
                <w:b/>
                <w:bCs w:val="0"/>
                <w:color w:val="FFFFFF" w:themeColor="background1"/>
                <w:lang w:val="en-GB"/>
              </w:rPr>
              <w:t>Unit</w:t>
            </w:r>
          </w:p>
        </w:tc>
        <w:tc>
          <w:tcPr>
            <w:tcW w:w="3456" w:type="pct"/>
            <w:vAlign w:val="center"/>
          </w:tcPr>
          <w:p w14:paraId="0395DDD0"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tCO</w:t>
            </w:r>
            <w:r>
              <w:rPr>
                <w:szCs w:val="22"/>
                <w:vertAlign w:val="subscript"/>
              </w:rPr>
              <w:t>2</w:t>
            </w:r>
            <w:r>
              <w:rPr>
                <w:szCs w:val="22"/>
              </w:rPr>
              <w:t>/TJ</w:t>
            </w:r>
          </w:p>
        </w:tc>
      </w:tr>
      <w:tr w:rsidR="004D0A8A" w:rsidRPr="00355EF5" w14:paraId="67AE350C"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6C34418" w14:textId="77777777" w:rsidR="004D0A8A" w:rsidRPr="008D35FD" w:rsidRDefault="004D0A8A" w:rsidP="00992AF1">
            <w:pPr>
              <w:spacing w:after="200" w:line="276" w:lineRule="auto"/>
              <w:contextualSpacing w:val="0"/>
              <w:rPr>
                <w:b/>
                <w:bCs w:val="0"/>
                <w:color w:val="FFFFFF" w:themeColor="background1"/>
                <w:lang w:val="en-GB"/>
              </w:rPr>
            </w:pPr>
            <w:r w:rsidRPr="008D35FD">
              <w:rPr>
                <w:b/>
                <w:bCs w:val="0"/>
                <w:color w:val="FFFFFF" w:themeColor="background1"/>
                <w:lang w:val="en-GB"/>
              </w:rPr>
              <w:lastRenderedPageBreak/>
              <w:t>Description</w:t>
            </w:r>
          </w:p>
        </w:tc>
        <w:tc>
          <w:tcPr>
            <w:tcW w:w="3456" w:type="pct"/>
            <w:vAlign w:val="center"/>
          </w:tcPr>
          <w:p w14:paraId="1C1834CC" w14:textId="77777777" w:rsidR="004D0A8A" w:rsidRPr="00EA5AA5" w:rsidRDefault="004D0A8A" w:rsidP="00992AF1">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color w:val="4D4D4B"/>
              </w:rPr>
              <w:t>CO</w:t>
            </w:r>
            <w:r>
              <w:rPr>
                <w:rFonts w:ascii="Verdana" w:hAnsi="Verdana"/>
                <w:color w:val="4D4D4B"/>
                <w:sz w:val="14"/>
                <w:szCs w:val="14"/>
              </w:rPr>
              <w:t xml:space="preserve">2 </w:t>
            </w:r>
            <w:r>
              <w:rPr>
                <w:rFonts w:ascii="Verdana" w:hAnsi="Verdana"/>
                <w:color w:val="4D4D4B"/>
              </w:rPr>
              <w:t xml:space="preserve">emission factor arising from use of fuel type </w:t>
            </w:r>
            <w:proofErr w:type="spellStart"/>
            <w:r>
              <w:rPr>
                <w:rFonts w:ascii="Verdana" w:hAnsi="Verdana"/>
                <w:i/>
                <w:iCs/>
                <w:color w:val="4D4D4B"/>
              </w:rPr>
              <w:t>i</w:t>
            </w:r>
            <w:proofErr w:type="spellEnd"/>
            <w:r>
              <w:rPr>
                <w:rFonts w:ascii="Verdana" w:hAnsi="Verdana"/>
                <w:i/>
                <w:iCs/>
                <w:color w:val="4D4D4B"/>
              </w:rPr>
              <w:t xml:space="preserve"> </w:t>
            </w:r>
            <w:r>
              <w:rPr>
                <w:rFonts w:ascii="Verdana" w:hAnsi="Verdana"/>
                <w:color w:val="4D4D4B"/>
              </w:rPr>
              <w:t>in baseline scenario </w:t>
            </w:r>
          </w:p>
        </w:tc>
      </w:tr>
      <w:tr w:rsidR="004D0A8A" w:rsidRPr="00355EF5" w14:paraId="344F2A8E"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135FD61" w14:textId="77777777" w:rsidR="004D0A8A" w:rsidRPr="008D35FD" w:rsidRDefault="004D0A8A" w:rsidP="00992AF1">
            <w:pPr>
              <w:spacing w:after="200" w:line="276" w:lineRule="auto"/>
              <w:contextualSpacing w:val="0"/>
              <w:rPr>
                <w:b/>
                <w:bCs w:val="0"/>
                <w:color w:val="FFFFFF" w:themeColor="background1"/>
                <w:lang w:val="en-GB"/>
              </w:rPr>
            </w:pPr>
            <w:r w:rsidRPr="008D35FD">
              <w:rPr>
                <w:b/>
                <w:bCs w:val="0"/>
                <w:color w:val="FFFFFF" w:themeColor="background1"/>
                <w:lang w:val="en-GB"/>
              </w:rPr>
              <w:t>Source of data</w:t>
            </w:r>
          </w:p>
        </w:tc>
        <w:tc>
          <w:tcPr>
            <w:tcW w:w="3456" w:type="pct"/>
            <w:vAlign w:val="center"/>
          </w:tcPr>
          <w:p w14:paraId="74C71DDB" w14:textId="77777777" w:rsidR="004D0A8A"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szCs w:val="22"/>
              </w:rPr>
            </w:pPr>
            <w:r>
              <w:rPr>
                <w:szCs w:val="22"/>
              </w:rPr>
              <w:t>GS TPDDTEC V4.0 default value</w:t>
            </w:r>
          </w:p>
          <w:p w14:paraId="2F463AEC" w14:textId="12D773BD" w:rsidR="00FD2FEC" w:rsidRPr="00355EF5" w:rsidRDefault="00FD2FEC" w:rsidP="00FD2FE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8D35FD" w:rsidRPr="00355EF5" w14:paraId="6AD1A6B4"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1BE5C46" w14:textId="0A6DFFAC" w:rsidR="008D35FD" w:rsidRPr="008D35FD" w:rsidRDefault="008D35FD" w:rsidP="00992AF1">
            <w:pPr>
              <w:spacing w:line="276" w:lineRule="auto"/>
              <w:contextualSpacing w:val="0"/>
              <w:rPr>
                <w:b/>
                <w:bCs w:val="0"/>
                <w:color w:val="FFFFFF" w:themeColor="background1"/>
                <w:lang w:val="en-GB"/>
              </w:rPr>
            </w:pPr>
            <w:r w:rsidRPr="008D35FD">
              <w:rPr>
                <w:b/>
                <w:bCs w:val="0"/>
                <w:color w:val="FFFFFF" w:themeColor="background1"/>
                <w:lang w:val="en-GB"/>
              </w:rPr>
              <w:t>Value(s) applied</w:t>
            </w:r>
          </w:p>
        </w:tc>
        <w:tc>
          <w:tcPr>
            <w:tcW w:w="3456" w:type="pct"/>
            <w:vAlign w:val="center"/>
          </w:tcPr>
          <w:p w14:paraId="1B2E43A9" w14:textId="77777777" w:rsidR="008D35FD" w:rsidRDefault="008D35FD" w:rsidP="008D35FD">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b/>
                <w:bCs/>
                <w:szCs w:val="22"/>
              </w:rPr>
              <w:t>Wood</w:t>
            </w:r>
            <w:r>
              <w:rPr>
                <w:rFonts w:ascii="Verdana" w:hAnsi="Verdana"/>
                <w:szCs w:val="22"/>
              </w:rPr>
              <w:t>: Methodology default – 112 tCO</w:t>
            </w:r>
            <w:r>
              <w:rPr>
                <w:rFonts w:ascii="Verdana" w:hAnsi="Verdana"/>
                <w:sz w:val="13"/>
                <w:szCs w:val="13"/>
                <w:vertAlign w:val="subscript"/>
              </w:rPr>
              <w:t>2</w:t>
            </w:r>
            <w:r>
              <w:rPr>
                <w:rFonts w:ascii="Verdana" w:hAnsi="Verdana"/>
                <w:szCs w:val="22"/>
              </w:rPr>
              <w:t>/TJ</w:t>
            </w:r>
          </w:p>
          <w:p w14:paraId="58E6698F" w14:textId="77777777" w:rsidR="008D35FD" w:rsidRDefault="008D35FD" w:rsidP="008D35FD">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b/>
                <w:bCs/>
                <w:szCs w:val="22"/>
              </w:rPr>
              <w:t xml:space="preserve">Charcoal combustion only: </w:t>
            </w:r>
            <w:r>
              <w:rPr>
                <w:rFonts w:ascii="Verdana" w:hAnsi="Verdana"/>
                <w:szCs w:val="22"/>
              </w:rPr>
              <w:t> Methodology default – 112 tCO</w:t>
            </w:r>
            <w:r>
              <w:rPr>
                <w:rFonts w:ascii="Verdana" w:hAnsi="Verdana"/>
                <w:sz w:val="13"/>
                <w:szCs w:val="13"/>
                <w:vertAlign w:val="subscript"/>
              </w:rPr>
              <w:t>2</w:t>
            </w:r>
            <w:r>
              <w:rPr>
                <w:rFonts w:ascii="Verdana" w:hAnsi="Verdana"/>
                <w:szCs w:val="22"/>
              </w:rPr>
              <w:t>/TJ</w:t>
            </w:r>
          </w:p>
          <w:p w14:paraId="2EE6E450" w14:textId="1A6C7183" w:rsidR="008D35FD" w:rsidRDefault="008D35FD" w:rsidP="008D35FD">
            <w:pPr>
              <w:spacing w:line="276" w:lineRule="auto"/>
              <w:contextualSpacing w:val="0"/>
              <w:cnfStyle w:val="000000000000" w:firstRow="0" w:lastRow="0" w:firstColumn="0" w:lastColumn="0" w:oddVBand="0" w:evenVBand="0" w:oddHBand="0" w:evenHBand="0" w:firstRowFirstColumn="0" w:firstRowLastColumn="0" w:lastRowFirstColumn="0" w:lastRowLastColumn="0"/>
              <w:rPr>
                <w:szCs w:val="22"/>
              </w:rPr>
            </w:pPr>
            <w:r>
              <w:rPr>
                <w:b/>
                <w:bCs/>
                <w:szCs w:val="22"/>
              </w:rPr>
              <w:t xml:space="preserve">Charcoal combustion and production: </w:t>
            </w:r>
            <w:r>
              <w:rPr>
                <w:szCs w:val="22"/>
              </w:rPr>
              <w:t> Methodology default – 165.22 tCO</w:t>
            </w:r>
            <w:r>
              <w:rPr>
                <w:sz w:val="13"/>
                <w:szCs w:val="13"/>
                <w:vertAlign w:val="subscript"/>
              </w:rPr>
              <w:t>2</w:t>
            </w:r>
            <w:r>
              <w:rPr>
                <w:szCs w:val="22"/>
              </w:rPr>
              <w:t>/TJ</w:t>
            </w:r>
          </w:p>
        </w:tc>
      </w:tr>
      <w:tr w:rsidR="008D35FD" w:rsidRPr="00355EF5" w14:paraId="429C8191"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460ECF9E" w14:textId="040FF013" w:rsidR="008D35FD" w:rsidRPr="008D35FD" w:rsidRDefault="008D35FD" w:rsidP="00992AF1">
            <w:pPr>
              <w:spacing w:line="276" w:lineRule="auto"/>
              <w:contextualSpacing w:val="0"/>
              <w:rPr>
                <w:b/>
                <w:bCs w:val="0"/>
                <w:color w:val="FFFFFF" w:themeColor="background1"/>
                <w:lang w:val="en-GB"/>
              </w:rPr>
            </w:pPr>
            <w:r w:rsidRPr="008D35FD">
              <w:rPr>
                <w:b/>
                <w:bCs w:val="0"/>
                <w:color w:val="FFFFFF" w:themeColor="background1"/>
                <w:lang w:val="en-GB"/>
              </w:rPr>
              <w:t>Choice of data or Measurement methods and procedures</w:t>
            </w:r>
          </w:p>
        </w:tc>
        <w:tc>
          <w:tcPr>
            <w:tcW w:w="3456" w:type="pct"/>
            <w:vAlign w:val="center"/>
          </w:tcPr>
          <w:p w14:paraId="413FAB54" w14:textId="47B01100" w:rsidR="008D35FD" w:rsidRDefault="008D35FD" w:rsidP="00992AF1">
            <w:pPr>
              <w:spacing w:line="276" w:lineRule="auto"/>
              <w:contextualSpacing w:val="0"/>
              <w:cnfStyle w:val="000000000000" w:firstRow="0" w:lastRow="0" w:firstColumn="0" w:lastColumn="0" w:oddVBand="0" w:evenVBand="0" w:oddHBand="0" w:evenHBand="0" w:firstRowFirstColumn="0" w:firstRowLastColumn="0" w:lastRowFirstColumn="0" w:lastRowLastColumn="0"/>
              <w:rPr>
                <w:szCs w:val="22"/>
              </w:rPr>
            </w:pPr>
            <w:r w:rsidRPr="008D35FD">
              <w:rPr>
                <w:szCs w:val="22"/>
              </w:rPr>
              <w:t>Methodology default values applied.</w:t>
            </w:r>
          </w:p>
        </w:tc>
      </w:tr>
      <w:tr w:rsidR="008D35FD" w:rsidRPr="00355EF5" w14:paraId="60739EDD"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62A02A2D" w14:textId="6BF68686" w:rsidR="008D35FD" w:rsidRPr="008D35FD" w:rsidRDefault="008D35FD" w:rsidP="00992AF1">
            <w:pPr>
              <w:spacing w:line="276" w:lineRule="auto"/>
              <w:contextualSpacing w:val="0"/>
              <w:rPr>
                <w:b/>
                <w:color w:val="FFFFFF" w:themeColor="background1"/>
                <w:lang w:val="en-GB"/>
              </w:rPr>
            </w:pPr>
            <w:r w:rsidRPr="008D35FD">
              <w:rPr>
                <w:b/>
                <w:color w:val="FFFFFF" w:themeColor="background1"/>
                <w:lang w:val="en-GB"/>
              </w:rPr>
              <w:t>Purpose of data</w:t>
            </w:r>
          </w:p>
        </w:tc>
        <w:tc>
          <w:tcPr>
            <w:tcW w:w="3456" w:type="pct"/>
            <w:vAlign w:val="center"/>
          </w:tcPr>
          <w:p w14:paraId="357EE713" w14:textId="6C58F026" w:rsidR="008D35FD" w:rsidRDefault="008D35FD" w:rsidP="00992AF1">
            <w:pPr>
              <w:spacing w:line="276" w:lineRule="auto"/>
              <w:contextualSpacing w:val="0"/>
              <w:cnfStyle w:val="000000000000" w:firstRow="0" w:lastRow="0" w:firstColumn="0" w:lastColumn="0" w:oddVBand="0" w:evenVBand="0" w:oddHBand="0" w:evenHBand="0" w:firstRowFirstColumn="0" w:firstRowLastColumn="0" w:lastRowFirstColumn="0" w:lastRowLastColumn="0"/>
              <w:rPr>
                <w:szCs w:val="22"/>
              </w:rPr>
            </w:pPr>
            <w:r>
              <w:rPr>
                <w:szCs w:val="22"/>
              </w:rPr>
              <w:t>Baseline emissions calculation</w:t>
            </w:r>
          </w:p>
        </w:tc>
      </w:tr>
      <w:tr w:rsidR="004D0A8A" w:rsidRPr="00355EF5" w14:paraId="45A32151"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5B4AA223" w14:textId="77777777" w:rsidR="004D0A8A" w:rsidRPr="008D35FD" w:rsidRDefault="004D0A8A" w:rsidP="00992AF1">
            <w:pPr>
              <w:spacing w:after="200" w:line="276" w:lineRule="auto"/>
              <w:contextualSpacing w:val="0"/>
              <w:rPr>
                <w:b/>
                <w:bCs w:val="0"/>
                <w:color w:val="FFFFFF" w:themeColor="background1"/>
                <w:lang w:val="en-GB"/>
              </w:rPr>
            </w:pPr>
            <w:r w:rsidRPr="008D35FD">
              <w:rPr>
                <w:b/>
                <w:bCs w:val="0"/>
                <w:color w:val="FFFFFF" w:themeColor="background1"/>
                <w:lang w:val="en-GB"/>
              </w:rPr>
              <w:t>Additional comment</w:t>
            </w:r>
          </w:p>
        </w:tc>
        <w:tc>
          <w:tcPr>
            <w:tcW w:w="3456" w:type="pct"/>
            <w:vAlign w:val="center"/>
          </w:tcPr>
          <w:p w14:paraId="593AF3AD"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N/A</w:t>
            </w:r>
          </w:p>
        </w:tc>
      </w:tr>
    </w:tbl>
    <w:p w14:paraId="1E4208BA" w14:textId="77777777" w:rsidR="004D0A8A" w:rsidRDefault="004D0A8A" w:rsidP="004D0A8A">
      <w:pPr>
        <w:spacing w:line="276" w:lineRule="auto"/>
        <w:contextualSpacing w:val="0"/>
        <w:rPr>
          <w:b/>
          <w:bCs/>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657"/>
      </w:tblGrid>
      <w:tr w:rsidR="00FD2FEC" w:rsidRPr="00EF53D4" w14:paraId="6B90B60F"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6559B6A" w14:textId="77777777" w:rsidR="00FD2FEC" w:rsidRPr="00EF53D4" w:rsidRDefault="00FD2FEC" w:rsidP="00FD2FEC">
            <w:pPr>
              <w:spacing w:line="276" w:lineRule="auto"/>
              <w:contextualSpacing w:val="0"/>
              <w:rPr>
                <w:b/>
                <w:bCs/>
                <w:color w:val="FFFFFF" w:themeColor="background1"/>
              </w:rPr>
            </w:pPr>
            <w:r w:rsidRPr="00EF53D4">
              <w:rPr>
                <w:b/>
                <w:bCs/>
                <w:color w:val="FFFFFF" w:themeColor="background1"/>
              </w:rPr>
              <w:t>Data/parameter</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D381529" w14:textId="76CB102D" w:rsidR="00FD2FEC" w:rsidRPr="00EF53D4" w:rsidRDefault="008D35FD" w:rsidP="00FD2FEC">
            <w:pPr>
              <w:spacing w:line="276" w:lineRule="auto"/>
              <w:contextualSpacing w:val="0"/>
            </w:pPr>
            <w:r>
              <w:rPr>
                <w:color w:val="4B4B48"/>
              </w:rPr>
              <w:t xml:space="preserve">ICS 9: </w:t>
            </w:r>
            <w:r w:rsidR="00FD2FEC" w:rsidRPr="00EF53D4">
              <w:t>EF</w:t>
            </w:r>
            <w:r w:rsidR="00FD2FEC" w:rsidRPr="00EF53D4">
              <w:rPr>
                <w:vertAlign w:val="subscript"/>
              </w:rPr>
              <w:t>b,f,nonCO2 </w:t>
            </w:r>
          </w:p>
        </w:tc>
      </w:tr>
      <w:tr w:rsidR="00FD2FEC" w:rsidRPr="00EF53D4" w14:paraId="29DDE076"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9A55A82" w14:textId="77777777" w:rsidR="00FD2FEC" w:rsidRPr="00EF53D4" w:rsidRDefault="00FD2FEC" w:rsidP="00FD2FEC">
            <w:pPr>
              <w:spacing w:line="276" w:lineRule="auto"/>
              <w:contextualSpacing w:val="0"/>
              <w:rPr>
                <w:b/>
                <w:bCs/>
                <w:color w:val="FFFFFF" w:themeColor="background1"/>
              </w:rPr>
            </w:pPr>
            <w:r w:rsidRPr="00EF53D4">
              <w:rPr>
                <w:b/>
                <w:bCs/>
                <w:color w:val="FFFFFF" w:themeColor="background1"/>
              </w:rPr>
              <w:t>Unit</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78DE6D9" w14:textId="77777777" w:rsidR="00FD2FEC" w:rsidRPr="00EF53D4" w:rsidRDefault="00FD2FEC" w:rsidP="00FD2FEC">
            <w:pPr>
              <w:spacing w:line="276" w:lineRule="auto"/>
              <w:contextualSpacing w:val="0"/>
            </w:pPr>
            <w:r w:rsidRPr="00EF53D4">
              <w:t>tCO</w:t>
            </w:r>
            <w:r w:rsidRPr="00EF53D4">
              <w:rPr>
                <w:vertAlign w:val="subscript"/>
              </w:rPr>
              <w:t>2</w:t>
            </w:r>
            <w:r w:rsidRPr="00EF53D4">
              <w:t>/TJ</w:t>
            </w:r>
          </w:p>
        </w:tc>
      </w:tr>
      <w:tr w:rsidR="00FD2FEC" w:rsidRPr="00EF53D4" w14:paraId="6BD299F9"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FF8C93D" w14:textId="77777777" w:rsidR="00FD2FEC" w:rsidRPr="00EF53D4" w:rsidRDefault="00FD2FEC" w:rsidP="00FD2FEC">
            <w:pPr>
              <w:spacing w:line="276" w:lineRule="auto"/>
              <w:contextualSpacing w:val="0"/>
              <w:rPr>
                <w:b/>
                <w:bCs/>
                <w:color w:val="FFFFFF" w:themeColor="background1"/>
              </w:rPr>
            </w:pPr>
            <w:r w:rsidRPr="00EF53D4">
              <w:rPr>
                <w:b/>
                <w:bCs/>
                <w:color w:val="FFFFFF" w:themeColor="background1"/>
              </w:rPr>
              <w:t>Description</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64CEFBE" w14:textId="77777777" w:rsidR="00FD2FEC" w:rsidRPr="00EF53D4" w:rsidRDefault="00FD2FEC" w:rsidP="00FD2FEC">
            <w:pPr>
              <w:spacing w:line="276" w:lineRule="auto"/>
              <w:contextualSpacing w:val="0"/>
            </w:pPr>
            <w:r w:rsidRPr="00EF53D4">
              <w:t>Non-CO</w:t>
            </w:r>
            <w:r w:rsidRPr="00E014FE">
              <w:rPr>
                <w:vertAlign w:val="subscript"/>
              </w:rPr>
              <w:t>2</w:t>
            </w:r>
            <w:r w:rsidRPr="00EF53D4">
              <w:t xml:space="preserve"> emission factor arising from use of fuel type </w:t>
            </w:r>
            <w:proofErr w:type="spellStart"/>
            <w:r w:rsidRPr="00EF53D4">
              <w:rPr>
                <w:i/>
                <w:iCs/>
              </w:rPr>
              <w:t>i</w:t>
            </w:r>
            <w:proofErr w:type="spellEnd"/>
            <w:r w:rsidRPr="00EF53D4">
              <w:rPr>
                <w:i/>
                <w:iCs/>
              </w:rPr>
              <w:t xml:space="preserve"> </w:t>
            </w:r>
            <w:r w:rsidRPr="00EF53D4">
              <w:t>in baseline scenario </w:t>
            </w:r>
          </w:p>
          <w:p w14:paraId="109629E9" w14:textId="77777777" w:rsidR="00FD2FEC" w:rsidRPr="00EF53D4" w:rsidRDefault="00FD2FEC" w:rsidP="00FD2FEC">
            <w:pPr>
              <w:spacing w:line="276" w:lineRule="auto"/>
              <w:contextualSpacing w:val="0"/>
            </w:pPr>
          </w:p>
        </w:tc>
      </w:tr>
      <w:tr w:rsidR="00FD2FEC" w:rsidRPr="00EF53D4" w14:paraId="5C3570EB"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969C67E" w14:textId="77777777" w:rsidR="00FD2FEC" w:rsidRPr="00EF53D4" w:rsidRDefault="00FD2FEC" w:rsidP="00FD2FEC">
            <w:pPr>
              <w:spacing w:line="276" w:lineRule="auto"/>
              <w:contextualSpacing w:val="0"/>
              <w:rPr>
                <w:b/>
                <w:bCs/>
                <w:color w:val="FFFFFF" w:themeColor="background1"/>
              </w:rPr>
            </w:pPr>
            <w:r w:rsidRPr="00EF53D4">
              <w:rPr>
                <w:b/>
                <w:bCs/>
                <w:color w:val="FFFFFF" w:themeColor="background1"/>
              </w:rPr>
              <w:t>Source of data</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E3AD18E" w14:textId="77777777" w:rsidR="00FD2FEC" w:rsidRDefault="00FD2FEC" w:rsidP="00FD2FEC">
            <w:pPr>
              <w:spacing w:line="276" w:lineRule="auto"/>
              <w:contextualSpacing w:val="0"/>
            </w:pPr>
            <w:r w:rsidRPr="00EF53D4">
              <w:t>GS TPDDTEC V4.0 default value from IPCC fifth assessment report (AR5)</w:t>
            </w:r>
          </w:p>
          <w:p w14:paraId="39F08BF1" w14:textId="77777777" w:rsidR="00FD2FEC" w:rsidRPr="00EF53D4" w:rsidRDefault="00FD2FEC" w:rsidP="008D35FD">
            <w:pPr>
              <w:spacing w:line="276" w:lineRule="auto"/>
              <w:contextualSpacing w:val="0"/>
            </w:pPr>
          </w:p>
        </w:tc>
      </w:tr>
      <w:tr w:rsidR="008D35FD" w:rsidRPr="00EF53D4" w14:paraId="492B374E" w14:textId="77777777" w:rsidTr="005339C2">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3B14FB7D" w14:textId="347F4AE1" w:rsidR="008D35FD" w:rsidRPr="00EF53D4" w:rsidRDefault="008D35FD" w:rsidP="008D35FD">
            <w:pPr>
              <w:spacing w:line="276" w:lineRule="auto"/>
              <w:contextualSpacing w:val="0"/>
              <w:rPr>
                <w:b/>
                <w:bCs/>
                <w:color w:val="FFFFFF" w:themeColor="background1"/>
              </w:rPr>
            </w:pPr>
            <w:r w:rsidRPr="008D35FD">
              <w:rPr>
                <w:b/>
                <w:bCs/>
                <w:color w:val="FFFFFF" w:themeColor="background1"/>
                <w:lang w:val="en-GB"/>
              </w:rPr>
              <w:t>Value(s) applied</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01DB8DD" w14:textId="77777777" w:rsidR="008D35FD" w:rsidRDefault="008D35FD" w:rsidP="008D35FD">
            <w:pPr>
              <w:spacing w:line="276" w:lineRule="auto"/>
              <w:contextualSpacing w:val="0"/>
            </w:pPr>
            <w:r>
              <w:t>Wood: Methodology default – 9.46 tCO2/TJ</w:t>
            </w:r>
          </w:p>
          <w:p w14:paraId="3F49F9B6" w14:textId="77777777" w:rsidR="008D35FD" w:rsidRDefault="008D35FD" w:rsidP="008D35FD">
            <w:pPr>
              <w:spacing w:line="276" w:lineRule="auto"/>
              <w:contextualSpacing w:val="0"/>
            </w:pPr>
            <w:r>
              <w:t>Charcoal combustion only:  Methodology default – 5.865 tCO2/TJ</w:t>
            </w:r>
          </w:p>
          <w:p w14:paraId="2F00B4F7" w14:textId="13FD85AD" w:rsidR="008D35FD" w:rsidRPr="00EF53D4" w:rsidRDefault="008D35FD" w:rsidP="008D35FD">
            <w:pPr>
              <w:spacing w:line="276" w:lineRule="auto"/>
              <w:contextualSpacing w:val="0"/>
            </w:pPr>
            <w:r>
              <w:t>Charcoal combustion and production:  Methodology default – 44.83 tCO2/TJ</w:t>
            </w:r>
          </w:p>
        </w:tc>
      </w:tr>
      <w:tr w:rsidR="008D35FD" w:rsidRPr="00EF53D4" w14:paraId="4898E7C4" w14:textId="77777777" w:rsidTr="005339C2">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2AEA85AD" w14:textId="12686EA3" w:rsidR="008D35FD" w:rsidRPr="00EF53D4" w:rsidRDefault="008D35FD" w:rsidP="008D35FD">
            <w:pPr>
              <w:spacing w:line="276" w:lineRule="auto"/>
              <w:contextualSpacing w:val="0"/>
              <w:rPr>
                <w:b/>
                <w:bCs/>
                <w:color w:val="FFFFFF" w:themeColor="background1"/>
              </w:rPr>
            </w:pPr>
            <w:r w:rsidRPr="008D35FD">
              <w:rPr>
                <w:b/>
                <w:color w:val="FFFFFF" w:themeColor="background1"/>
                <w:lang w:val="en-GB"/>
              </w:rPr>
              <w:t>Choice of data or Measurement methods and procedures</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021707F5" w14:textId="30CF91E6" w:rsidR="008D35FD" w:rsidRPr="00EF53D4" w:rsidRDefault="008D35FD" w:rsidP="008D35FD">
            <w:pPr>
              <w:spacing w:line="276" w:lineRule="auto"/>
              <w:contextualSpacing w:val="0"/>
            </w:pPr>
            <w:r w:rsidRPr="00EF53D4">
              <w:t>Methodology default values applied.</w:t>
            </w:r>
          </w:p>
        </w:tc>
      </w:tr>
      <w:tr w:rsidR="00FD2FEC" w:rsidRPr="00EF53D4" w14:paraId="716304D1"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F52A5D1" w14:textId="77777777" w:rsidR="00FD2FEC" w:rsidRPr="00EF53D4" w:rsidRDefault="00FD2FEC" w:rsidP="00FD2FEC">
            <w:pPr>
              <w:spacing w:line="276" w:lineRule="auto"/>
              <w:contextualSpacing w:val="0"/>
              <w:rPr>
                <w:b/>
                <w:bCs/>
                <w:color w:val="FFFFFF" w:themeColor="background1"/>
              </w:rPr>
            </w:pPr>
            <w:r w:rsidRPr="00EF53D4">
              <w:rPr>
                <w:b/>
                <w:bCs/>
                <w:color w:val="FFFFFF" w:themeColor="background1"/>
              </w:rPr>
              <w:t>Purpose of data</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0B02AB4" w14:textId="77777777" w:rsidR="00FD2FEC" w:rsidRPr="00EF53D4" w:rsidRDefault="00FD2FEC" w:rsidP="00FD2FEC">
            <w:pPr>
              <w:spacing w:line="276" w:lineRule="auto"/>
              <w:contextualSpacing w:val="0"/>
            </w:pPr>
            <w:r w:rsidRPr="00EF53D4">
              <w:t>To calculate baseline emission</w:t>
            </w:r>
          </w:p>
        </w:tc>
      </w:tr>
      <w:tr w:rsidR="00FD2FEC" w:rsidRPr="00EF53D4" w14:paraId="4E68D35A"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6471B9FA" w14:textId="13DFEA75" w:rsidR="00FD2FEC" w:rsidRPr="00EF53D4" w:rsidRDefault="00FD2FEC" w:rsidP="00FD2FEC">
            <w:pPr>
              <w:spacing w:line="276" w:lineRule="auto"/>
              <w:contextualSpacing w:val="0"/>
              <w:rPr>
                <w:b/>
                <w:bCs/>
                <w:color w:val="FFFFFF" w:themeColor="background1"/>
              </w:rPr>
            </w:pPr>
            <w:r w:rsidRPr="00355EF5">
              <w:rPr>
                <w:color w:val="FFFFFF" w:themeColor="background1"/>
                <w:lang w:val="en-GB"/>
              </w:rPr>
              <w:lastRenderedPageBreak/>
              <w:t>Additional comment</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9F8873B" w14:textId="49448FE9" w:rsidR="00FD2FEC" w:rsidRPr="00EF53D4" w:rsidRDefault="00A77C93" w:rsidP="00FD2FEC">
            <w:pPr>
              <w:spacing w:line="276" w:lineRule="auto"/>
              <w:contextualSpacing w:val="0"/>
            </w:pPr>
            <w:r>
              <w:t>N/A</w:t>
            </w:r>
          </w:p>
        </w:tc>
      </w:tr>
    </w:tbl>
    <w:p w14:paraId="7EBCC66D" w14:textId="77777777" w:rsidR="004D0A8A" w:rsidRDefault="004D0A8A" w:rsidP="000A3FF1">
      <w:pPr>
        <w:spacing w:after="0" w:line="276" w:lineRule="auto"/>
        <w:contextualSpacing w:val="0"/>
        <w:rPr>
          <w:b/>
          <w:bCs/>
        </w:rPr>
      </w:pPr>
    </w:p>
    <w:tbl>
      <w:tblPr>
        <w:tblStyle w:val="TableauGrille5Fonc-Accentuation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68594C" w:rsidRPr="00355EF5" w14:paraId="7DAEE33E" w14:textId="77777777" w:rsidTr="00606F9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DCD3C7F"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Data/parameter</w:t>
            </w:r>
          </w:p>
        </w:tc>
        <w:tc>
          <w:tcPr>
            <w:tcW w:w="3456" w:type="pct"/>
            <w:vAlign w:val="center"/>
          </w:tcPr>
          <w:p w14:paraId="05969A6C" w14:textId="28DF3475" w:rsidR="0068594C" w:rsidRPr="00EA5AA5" w:rsidRDefault="008D35FD"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vertAlign w:val="subscript"/>
                <w:lang w:val="en-GB"/>
              </w:rPr>
            </w:pPr>
            <w:r>
              <w:rPr>
                <w:color w:val="4B4B48"/>
              </w:rPr>
              <w:t xml:space="preserve">ICS 10: </w:t>
            </w:r>
            <w:r w:rsidR="0068594C">
              <w:rPr>
                <w:color w:val="4B4B48"/>
              </w:rPr>
              <w:t>EFp</w:t>
            </w:r>
            <w:r w:rsidR="0068594C">
              <w:rPr>
                <w:color w:val="4B4B48"/>
                <w:vertAlign w:val="subscript"/>
              </w:rPr>
              <w:t>,f,CO2</w:t>
            </w:r>
          </w:p>
        </w:tc>
      </w:tr>
      <w:tr w:rsidR="0068594C" w:rsidRPr="00355EF5" w14:paraId="3A9C5A7E"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950C2B3"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Unit</w:t>
            </w:r>
          </w:p>
        </w:tc>
        <w:tc>
          <w:tcPr>
            <w:tcW w:w="3456" w:type="pct"/>
            <w:vAlign w:val="center"/>
          </w:tcPr>
          <w:p w14:paraId="6A4A2C8F" w14:textId="77777777"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tCO</w:t>
            </w:r>
            <w:r>
              <w:rPr>
                <w:szCs w:val="22"/>
                <w:vertAlign w:val="subscript"/>
              </w:rPr>
              <w:t>2</w:t>
            </w:r>
            <w:r>
              <w:rPr>
                <w:szCs w:val="22"/>
              </w:rPr>
              <w:t>/TJ</w:t>
            </w:r>
          </w:p>
        </w:tc>
      </w:tr>
      <w:tr w:rsidR="0068594C" w:rsidRPr="00355EF5" w14:paraId="4F014BFC" w14:textId="77777777" w:rsidTr="00606F9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B4866DF"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Description</w:t>
            </w:r>
          </w:p>
        </w:tc>
        <w:tc>
          <w:tcPr>
            <w:tcW w:w="3456" w:type="pct"/>
            <w:vAlign w:val="center"/>
          </w:tcPr>
          <w:p w14:paraId="439F3D59" w14:textId="359627B5" w:rsidR="0068594C" w:rsidRPr="00EA5AA5" w:rsidRDefault="0068594C" w:rsidP="0068594C">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color w:val="4D4D4B"/>
              </w:rPr>
              <w:t>CO</w:t>
            </w:r>
            <w:r>
              <w:rPr>
                <w:rFonts w:ascii="Verdana" w:hAnsi="Verdana"/>
                <w:color w:val="4D4D4B"/>
                <w:sz w:val="14"/>
                <w:szCs w:val="14"/>
              </w:rPr>
              <w:t xml:space="preserve">2 </w:t>
            </w:r>
            <w:r>
              <w:rPr>
                <w:rFonts w:ascii="Verdana" w:hAnsi="Verdana"/>
                <w:color w:val="4D4D4B"/>
              </w:rPr>
              <w:t xml:space="preserve">emission factor arising from use of fuel type </w:t>
            </w:r>
            <w:proofErr w:type="spellStart"/>
            <w:r>
              <w:rPr>
                <w:rFonts w:ascii="Verdana" w:hAnsi="Verdana"/>
                <w:i/>
                <w:iCs/>
                <w:color w:val="4D4D4B"/>
              </w:rPr>
              <w:t>i</w:t>
            </w:r>
            <w:proofErr w:type="spellEnd"/>
            <w:r>
              <w:rPr>
                <w:rFonts w:ascii="Verdana" w:hAnsi="Verdana"/>
                <w:i/>
                <w:iCs/>
                <w:color w:val="4D4D4B"/>
              </w:rPr>
              <w:t xml:space="preserve"> </w:t>
            </w:r>
            <w:r>
              <w:rPr>
                <w:rFonts w:ascii="Verdana" w:hAnsi="Verdana"/>
                <w:color w:val="4D4D4B"/>
              </w:rPr>
              <w:t>in project scenario </w:t>
            </w:r>
          </w:p>
        </w:tc>
      </w:tr>
      <w:tr w:rsidR="0068594C" w:rsidRPr="00355EF5" w14:paraId="39AB35D9"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FCCD56A"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Source of data</w:t>
            </w:r>
          </w:p>
        </w:tc>
        <w:tc>
          <w:tcPr>
            <w:tcW w:w="3456" w:type="pct"/>
            <w:vAlign w:val="center"/>
          </w:tcPr>
          <w:p w14:paraId="154D0B32" w14:textId="77777777" w:rsidR="0068594C"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szCs w:val="22"/>
              </w:rPr>
            </w:pPr>
            <w:r>
              <w:rPr>
                <w:szCs w:val="22"/>
              </w:rPr>
              <w:t>GS TPDDTEC V4.0 default value</w:t>
            </w:r>
          </w:p>
          <w:p w14:paraId="70243FA9" w14:textId="028EC795"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8D35FD" w:rsidRPr="00355EF5" w14:paraId="2B822E7B"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B4B2817" w14:textId="61029581" w:rsidR="008D35FD" w:rsidRPr="00355EF5" w:rsidRDefault="008D35FD" w:rsidP="008D35FD">
            <w:pPr>
              <w:spacing w:line="276" w:lineRule="auto"/>
              <w:contextualSpacing w:val="0"/>
              <w:rPr>
                <w:color w:val="FFFFFF" w:themeColor="background1"/>
                <w:lang w:val="en-GB"/>
              </w:rPr>
            </w:pPr>
            <w:r w:rsidRPr="008D35FD">
              <w:rPr>
                <w:b/>
                <w:bCs w:val="0"/>
                <w:color w:val="FFFFFF" w:themeColor="background1"/>
                <w:lang w:val="en-GB"/>
              </w:rPr>
              <w:t>Value(s) applied</w:t>
            </w:r>
          </w:p>
        </w:tc>
        <w:tc>
          <w:tcPr>
            <w:tcW w:w="3456" w:type="pct"/>
            <w:vAlign w:val="center"/>
          </w:tcPr>
          <w:p w14:paraId="1C9B1761" w14:textId="77777777" w:rsidR="008D35FD" w:rsidRDefault="008D35FD" w:rsidP="008D35FD">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b/>
                <w:bCs/>
                <w:szCs w:val="22"/>
              </w:rPr>
              <w:t>Wood</w:t>
            </w:r>
            <w:r>
              <w:rPr>
                <w:rFonts w:ascii="Verdana" w:hAnsi="Verdana"/>
                <w:szCs w:val="22"/>
              </w:rPr>
              <w:t>: Methodology default – 112 tCO</w:t>
            </w:r>
            <w:r>
              <w:rPr>
                <w:rFonts w:ascii="Verdana" w:hAnsi="Verdana"/>
                <w:sz w:val="13"/>
                <w:szCs w:val="13"/>
                <w:vertAlign w:val="subscript"/>
              </w:rPr>
              <w:t>2</w:t>
            </w:r>
            <w:r>
              <w:rPr>
                <w:rFonts w:ascii="Verdana" w:hAnsi="Verdana"/>
                <w:szCs w:val="22"/>
              </w:rPr>
              <w:t>/TJ</w:t>
            </w:r>
          </w:p>
          <w:p w14:paraId="04DC9D1D" w14:textId="77777777" w:rsidR="008D35FD" w:rsidRDefault="008D35FD" w:rsidP="008D35FD">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b/>
                <w:bCs/>
                <w:szCs w:val="22"/>
              </w:rPr>
              <w:t xml:space="preserve">Charcoal combustion only: </w:t>
            </w:r>
            <w:r>
              <w:rPr>
                <w:rFonts w:ascii="Verdana" w:hAnsi="Verdana"/>
                <w:szCs w:val="22"/>
              </w:rPr>
              <w:t> Methodology default – 112 tCO</w:t>
            </w:r>
            <w:r>
              <w:rPr>
                <w:rFonts w:ascii="Verdana" w:hAnsi="Verdana"/>
                <w:sz w:val="13"/>
                <w:szCs w:val="13"/>
                <w:vertAlign w:val="subscript"/>
              </w:rPr>
              <w:t>2</w:t>
            </w:r>
            <w:r>
              <w:rPr>
                <w:rFonts w:ascii="Verdana" w:hAnsi="Verdana"/>
                <w:szCs w:val="22"/>
              </w:rPr>
              <w:t>/TJ</w:t>
            </w:r>
          </w:p>
          <w:p w14:paraId="7D4DC4C1" w14:textId="1E840FD8" w:rsidR="008D35FD" w:rsidRDefault="008D35FD" w:rsidP="008D35FD">
            <w:pPr>
              <w:spacing w:line="276" w:lineRule="auto"/>
              <w:contextualSpacing w:val="0"/>
              <w:cnfStyle w:val="000000000000" w:firstRow="0" w:lastRow="0" w:firstColumn="0" w:lastColumn="0" w:oddVBand="0" w:evenVBand="0" w:oddHBand="0" w:evenHBand="0" w:firstRowFirstColumn="0" w:firstRowLastColumn="0" w:lastRowFirstColumn="0" w:lastRowLastColumn="0"/>
              <w:rPr>
                <w:szCs w:val="22"/>
              </w:rPr>
            </w:pPr>
            <w:r>
              <w:rPr>
                <w:b/>
                <w:bCs/>
                <w:szCs w:val="22"/>
              </w:rPr>
              <w:t xml:space="preserve">Charcoal combustion and production: </w:t>
            </w:r>
            <w:r>
              <w:rPr>
                <w:szCs w:val="22"/>
              </w:rPr>
              <w:t> Methodology default – 165.22 tCO</w:t>
            </w:r>
            <w:r>
              <w:rPr>
                <w:sz w:val="13"/>
                <w:szCs w:val="13"/>
                <w:vertAlign w:val="subscript"/>
              </w:rPr>
              <w:t>2</w:t>
            </w:r>
            <w:r>
              <w:rPr>
                <w:szCs w:val="22"/>
              </w:rPr>
              <w:t>/TJ</w:t>
            </w:r>
          </w:p>
        </w:tc>
      </w:tr>
      <w:tr w:rsidR="008D35FD" w:rsidRPr="00355EF5" w14:paraId="601A1948"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7C263F9" w14:textId="3B2E63C9" w:rsidR="008D35FD" w:rsidRPr="00355EF5" w:rsidRDefault="008D35FD" w:rsidP="008D35FD">
            <w:pPr>
              <w:spacing w:line="276" w:lineRule="auto"/>
              <w:contextualSpacing w:val="0"/>
              <w:rPr>
                <w:color w:val="FFFFFF" w:themeColor="background1"/>
                <w:lang w:val="en-GB"/>
              </w:rPr>
            </w:pPr>
            <w:r w:rsidRPr="008D35FD">
              <w:rPr>
                <w:b/>
                <w:bCs w:val="0"/>
                <w:color w:val="FFFFFF" w:themeColor="background1"/>
                <w:lang w:val="en-GB"/>
              </w:rPr>
              <w:t>Choice of data or Measurement methods and procedures</w:t>
            </w:r>
          </w:p>
        </w:tc>
        <w:tc>
          <w:tcPr>
            <w:tcW w:w="3456" w:type="pct"/>
            <w:vAlign w:val="center"/>
          </w:tcPr>
          <w:p w14:paraId="4781F829" w14:textId="27564BA4" w:rsidR="008D35FD" w:rsidRPr="008D35FD" w:rsidRDefault="008D35FD" w:rsidP="008D35FD">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szCs w:val="22"/>
              </w:rPr>
              <w:t>Methodology default values applied.</w:t>
            </w:r>
          </w:p>
        </w:tc>
      </w:tr>
      <w:tr w:rsidR="008D35FD" w:rsidRPr="00355EF5" w14:paraId="67808C55"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1C92B04" w14:textId="7DB6DB66" w:rsidR="008D35FD" w:rsidRPr="00355EF5" w:rsidRDefault="008D35FD" w:rsidP="008D35FD">
            <w:pPr>
              <w:spacing w:line="276" w:lineRule="auto"/>
              <w:contextualSpacing w:val="0"/>
              <w:rPr>
                <w:color w:val="FFFFFF" w:themeColor="background1"/>
                <w:lang w:val="en-GB"/>
              </w:rPr>
            </w:pPr>
            <w:r w:rsidRPr="008D35FD">
              <w:rPr>
                <w:b/>
                <w:color w:val="FFFFFF" w:themeColor="background1"/>
                <w:lang w:val="en-GB"/>
              </w:rPr>
              <w:t>Purpose of data</w:t>
            </w:r>
          </w:p>
        </w:tc>
        <w:tc>
          <w:tcPr>
            <w:tcW w:w="3456" w:type="pct"/>
            <w:vAlign w:val="center"/>
          </w:tcPr>
          <w:p w14:paraId="1D83E1F7" w14:textId="6F288DDE" w:rsidR="008D35FD" w:rsidRDefault="008D35FD" w:rsidP="008D35FD">
            <w:pPr>
              <w:spacing w:line="276" w:lineRule="auto"/>
              <w:contextualSpacing w:val="0"/>
              <w:cnfStyle w:val="000000000000" w:firstRow="0" w:lastRow="0" w:firstColumn="0" w:lastColumn="0" w:oddVBand="0" w:evenVBand="0" w:oddHBand="0" w:evenHBand="0" w:firstRowFirstColumn="0" w:firstRowLastColumn="0" w:lastRowFirstColumn="0" w:lastRowLastColumn="0"/>
              <w:rPr>
                <w:szCs w:val="22"/>
              </w:rPr>
            </w:pPr>
            <w:r>
              <w:rPr>
                <w:szCs w:val="22"/>
              </w:rPr>
              <w:t>Project emissions calculation</w:t>
            </w:r>
          </w:p>
        </w:tc>
      </w:tr>
      <w:tr w:rsidR="0068594C" w:rsidRPr="00355EF5" w14:paraId="5CDBA4A2" w14:textId="77777777" w:rsidTr="00606F95">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41F37BD"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Additional comment</w:t>
            </w:r>
          </w:p>
        </w:tc>
        <w:tc>
          <w:tcPr>
            <w:tcW w:w="3456" w:type="pct"/>
            <w:vAlign w:val="center"/>
          </w:tcPr>
          <w:p w14:paraId="6CAA5068" w14:textId="77777777"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N/A</w:t>
            </w:r>
          </w:p>
        </w:tc>
      </w:tr>
    </w:tbl>
    <w:p w14:paraId="6D0F20AB" w14:textId="77777777" w:rsidR="008B1EA2" w:rsidRDefault="008B1EA2" w:rsidP="000A3FF1">
      <w:pPr>
        <w:spacing w:after="0" w:line="276" w:lineRule="auto"/>
        <w:contextualSpacing w:val="0"/>
        <w:rPr>
          <w:b/>
          <w:bCs/>
        </w:rPr>
      </w:pPr>
    </w:p>
    <w:tbl>
      <w:tblPr>
        <w:tblStyle w:val="TableauGrille5Fonc-Accentuation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68594C" w:rsidRPr="00355EF5" w14:paraId="3A789822" w14:textId="77777777" w:rsidTr="00606F9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6AABDE05"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Data/parameter</w:t>
            </w:r>
          </w:p>
        </w:tc>
        <w:tc>
          <w:tcPr>
            <w:tcW w:w="3456" w:type="pct"/>
            <w:vAlign w:val="center"/>
          </w:tcPr>
          <w:p w14:paraId="5E714533" w14:textId="686615FF" w:rsidR="0068594C" w:rsidRPr="00EA5AA5" w:rsidRDefault="008D35FD"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vertAlign w:val="subscript"/>
                <w:lang w:val="en-GB"/>
              </w:rPr>
            </w:pPr>
            <w:r>
              <w:rPr>
                <w:color w:val="4B4B48"/>
              </w:rPr>
              <w:t xml:space="preserve">ICS 11: </w:t>
            </w:r>
            <w:r w:rsidR="0068594C">
              <w:rPr>
                <w:color w:val="4B4B48"/>
              </w:rPr>
              <w:t>EFp</w:t>
            </w:r>
            <w:r w:rsidR="0068594C">
              <w:rPr>
                <w:color w:val="4B4B48"/>
                <w:vertAlign w:val="subscript"/>
              </w:rPr>
              <w:t>,f,nonCO2</w:t>
            </w:r>
          </w:p>
        </w:tc>
      </w:tr>
      <w:tr w:rsidR="0068594C" w:rsidRPr="00355EF5" w14:paraId="3EE42029"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F712BB1"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Unit</w:t>
            </w:r>
          </w:p>
        </w:tc>
        <w:tc>
          <w:tcPr>
            <w:tcW w:w="3456" w:type="pct"/>
            <w:vAlign w:val="center"/>
          </w:tcPr>
          <w:p w14:paraId="73A5E8E2" w14:textId="77777777"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tCO</w:t>
            </w:r>
            <w:r>
              <w:rPr>
                <w:szCs w:val="22"/>
                <w:vertAlign w:val="subscript"/>
              </w:rPr>
              <w:t>2</w:t>
            </w:r>
            <w:r>
              <w:rPr>
                <w:szCs w:val="22"/>
              </w:rPr>
              <w:t>/TJ</w:t>
            </w:r>
          </w:p>
        </w:tc>
      </w:tr>
      <w:tr w:rsidR="0068594C" w:rsidRPr="00355EF5" w14:paraId="68ADA463" w14:textId="77777777" w:rsidTr="00606F9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0B29AB0"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Description</w:t>
            </w:r>
          </w:p>
        </w:tc>
        <w:tc>
          <w:tcPr>
            <w:tcW w:w="3456" w:type="pct"/>
            <w:vAlign w:val="center"/>
          </w:tcPr>
          <w:p w14:paraId="6EE52AF3" w14:textId="443D3F8A" w:rsidR="0068594C" w:rsidRPr="00EA5AA5" w:rsidRDefault="0068594C" w:rsidP="0068594C">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color w:val="4D4D4B"/>
              </w:rPr>
              <w:t>CO</w:t>
            </w:r>
            <w:r>
              <w:rPr>
                <w:rFonts w:ascii="Verdana" w:hAnsi="Verdana"/>
                <w:color w:val="4D4D4B"/>
                <w:sz w:val="14"/>
                <w:szCs w:val="14"/>
              </w:rPr>
              <w:t xml:space="preserve">2 </w:t>
            </w:r>
            <w:r>
              <w:rPr>
                <w:rFonts w:ascii="Verdana" w:hAnsi="Verdana"/>
                <w:color w:val="4D4D4B"/>
              </w:rPr>
              <w:t xml:space="preserve">emission factor arising from use of fuel type </w:t>
            </w:r>
            <w:proofErr w:type="spellStart"/>
            <w:r>
              <w:rPr>
                <w:rFonts w:ascii="Verdana" w:hAnsi="Verdana"/>
                <w:i/>
                <w:iCs/>
                <w:color w:val="4D4D4B"/>
              </w:rPr>
              <w:t>i</w:t>
            </w:r>
            <w:proofErr w:type="spellEnd"/>
            <w:r>
              <w:rPr>
                <w:rFonts w:ascii="Verdana" w:hAnsi="Verdana"/>
                <w:i/>
                <w:iCs/>
                <w:color w:val="4D4D4B"/>
              </w:rPr>
              <w:t xml:space="preserve"> </w:t>
            </w:r>
            <w:r>
              <w:rPr>
                <w:rFonts w:ascii="Verdana" w:hAnsi="Verdana"/>
                <w:color w:val="4D4D4B"/>
              </w:rPr>
              <w:t>in project scenario </w:t>
            </w:r>
          </w:p>
        </w:tc>
      </w:tr>
      <w:tr w:rsidR="0068594C" w:rsidRPr="00355EF5" w14:paraId="07C74600"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8884A65"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Source of data</w:t>
            </w:r>
          </w:p>
        </w:tc>
        <w:tc>
          <w:tcPr>
            <w:tcW w:w="3456" w:type="pct"/>
            <w:vAlign w:val="center"/>
          </w:tcPr>
          <w:p w14:paraId="4F9AFC20" w14:textId="77777777"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GS TPDDTEC V4.0 default value</w:t>
            </w:r>
          </w:p>
        </w:tc>
      </w:tr>
      <w:tr w:rsidR="0068594C" w:rsidRPr="00355EF5" w14:paraId="47F1339F" w14:textId="77777777" w:rsidTr="00606F95">
        <w:trPr>
          <w:trHeight w:val="2540"/>
        </w:trPr>
        <w:tc>
          <w:tcPr>
            <w:cnfStyle w:val="001000000000" w:firstRow="0" w:lastRow="0" w:firstColumn="1" w:lastColumn="0" w:oddVBand="0" w:evenVBand="0" w:oddHBand="0" w:evenHBand="0" w:firstRowFirstColumn="0" w:firstRowLastColumn="0" w:lastRowFirstColumn="0" w:lastRowLastColumn="0"/>
            <w:tcW w:w="1544" w:type="pct"/>
          </w:tcPr>
          <w:p w14:paraId="02D51079"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lastRenderedPageBreak/>
              <w:t>Value(s) applied</w:t>
            </w:r>
          </w:p>
        </w:tc>
        <w:tc>
          <w:tcPr>
            <w:tcW w:w="3456" w:type="pct"/>
            <w:vAlign w:val="center"/>
          </w:tcPr>
          <w:p w14:paraId="5D982A61" w14:textId="77777777" w:rsidR="00B9022C" w:rsidRDefault="0068594C" w:rsidP="0068594C">
            <w:pPr>
              <w:pStyle w:val="NormalWeb"/>
              <w:cnfStyle w:val="000000000000" w:firstRow="0" w:lastRow="0" w:firstColumn="0" w:lastColumn="0" w:oddVBand="0" w:evenVBand="0" w:oddHBand="0" w:evenHBand="0" w:firstRowFirstColumn="0" w:firstRowLastColumn="0" w:lastRowFirstColumn="0" w:lastRowLastColumn="0"/>
              <w:rPr>
                <w:rFonts w:ascii="Verdana" w:hAnsi="Verdana"/>
                <w:szCs w:val="22"/>
              </w:rPr>
            </w:pPr>
            <w:r>
              <w:rPr>
                <w:rFonts w:ascii="Verdana" w:hAnsi="Verdana"/>
                <w:b/>
                <w:bCs/>
                <w:szCs w:val="22"/>
              </w:rPr>
              <w:t>Wood</w:t>
            </w:r>
            <w:r>
              <w:rPr>
                <w:rFonts w:ascii="Verdana" w:hAnsi="Verdana"/>
                <w:szCs w:val="22"/>
              </w:rPr>
              <w:t xml:space="preserve">: Methodology default – </w:t>
            </w:r>
          </w:p>
          <w:p w14:paraId="7C79027B" w14:textId="6D543337" w:rsidR="0068594C" w:rsidRPr="00B9022C" w:rsidRDefault="00B9022C">
            <w:pPr>
              <w:pStyle w:val="NormalWeb"/>
              <w:numPr>
                <w:ilvl w:val="0"/>
                <w:numId w:val="41"/>
              </w:numPr>
              <w:cnfStyle w:val="000000000000" w:firstRow="0" w:lastRow="0" w:firstColumn="0" w:lastColumn="0" w:oddVBand="0" w:evenVBand="0" w:oddHBand="0" w:evenHBand="0" w:firstRowFirstColumn="0" w:firstRowLastColumn="0" w:lastRowFirstColumn="0" w:lastRowLastColumn="0"/>
            </w:pPr>
            <w:r>
              <w:rPr>
                <w:rFonts w:ascii="Verdana" w:hAnsi="Verdana"/>
                <w:szCs w:val="22"/>
              </w:rPr>
              <w:t xml:space="preserve">9.46 </w:t>
            </w:r>
            <w:r w:rsidR="0068594C">
              <w:rPr>
                <w:rFonts w:ascii="Verdana" w:hAnsi="Verdana"/>
                <w:szCs w:val="22"/>
              </w:rPr>
              <w:t>tCO</w:t>
            </w:r>
            <w:r>
              <w:rPr>
                <w:rFonts w:ascii="Verdana" w:hAnsi="Verdana"/>
                <w:szCs w:val="22"/>
              </w:rPr>
              <w:t>2e</w:t>
            </w:r>
            <w:r w:rsidR="0068594C">
              <w:rPr>
                <w:rFonts w:ascii="Verdana" w:hAnsi="Verdana"/>
                <w:szCs w:val="22"/>
              </w:rPr>
              <w:t>/TJ</w:t>
            </w:r>
            <w:r>
              <w:rPr>
                <w:rFonts w:ascii="Verdana" w:hAnsi="Verdana"/>
                <w:szCs w:val="22"/>
              </w:rPr>
              <w:t xml:space="preserve"> </w:t>
            </w:r>
            <w:r w:rsidRPr="00B9022C">
              <w:rPr>
                <w:rFonts w:ascii="Verdana" w:hAnsi="Verdana"/>
                <w:szCs w:val="22"/>
              </w:rPr>
              <w:t>(AR5 GWP)</w:t>
            </w:r>
            <w:r>
              <w:rPr>
                <w:rFonts w:ascii="Verdana" w:hAnsi="Verdana"/>
                <w:szCs w:val="22"/>
              </w:rPr>
              <w:t xml:space="preserve"> or</w:t>
            </w:r>
          </w:p>
          <w:p w14:paraId="116B4980" w14:textId="166C1F10" w:rsidR="00B9022C" w:rsidRDefault="00B9022C">
            <w:pPr>
              <w:pStyle w:val="NormalWeb"/>
              <w:numPr>
                <w:ilvl w:val="0"/>
                <w:numId w:val="41"/>
              </w:numPr>
              <w:cnfStyle w:val="000000000000" w:firstRow="0" w:lastRow="0" w:firstColumn="0" w:lastColumn="0" w:oddVBand="0" w:evenVBand="0" w:oddHBand="0" w:evenHBand="0" w:firstRowFirstColumn="0" w:firstRowLastColumn="0" w:lastRowFirstColumn="0" w:lastRowLastColumn="0"/>
            </w:pPr>
            <w:r w:rsidRPr="00B9022C">
              <w:t>8.692 tCO2e/TJ (AR4 GWP)</w:t>
            </w:r>
          </w:p>
          <w:p w14:paraId="4B182C6C" w14:textId="77777777" w:rsidR="00B9022C" w:rsidRDefault="0068594C" w:rsidP="00B9022C">
            <w:pPr>
              <w:pStyle w:val="NormalWeb"/>
              <w:cnfStyle w:val="000000000000" w:firstRow="0" w:lastRow="0" w:firstColumn="0" w:lastColumn="0" w:oddVBand="0" w:evenVBand="0" w:oddHBand="0" w:evenHBand="0" w:firstRowFirstColumn="0" w:firstRowLastColumn="0" w:lastRowFirstColumn="0" w:lastRowLastColumn="0"/>
              <w:rPr>
                <w:rFonts w:ascii="Verdana" w:hAnsi="Verdana"/>
                <w:b/>
                <w:bCs/>
                <w:szCs w:val="22"/>
              </w:rPr>
            </w:pPr>
            <w:r>
              <w:rPr>
                <w:rFonts w:ascii="Verdana" w:hAnsi="Verdana"/>
                <w:b/>
                <w:bCs/>
                <w:szCs w:val="22"/>
              </w:rPr>
              <w:t xml:space="preserve">Charcoal </w:t>
            </w:r>
            <w:r w:rsidR="00B9022C">
              <w:rPr>
                <w:rFonts w:ascii="Verdana" w:hAnsi="Verdana"/>
                <w:b/>
                <w:bCs/>
                <w:szCs w:val="22"/>
              </w:rPr>
              <w:t>:</w:t>
            </w:r>
          </w:p>
          <w:p w14:paraId="66FF2935" w14:textId="647A0958" w:rsidR="00B9022C" w:rsidRPr="003D053B" w:rsidRDefault="00B9022C">
            <w:pPr>
              <w:pStyle w:val="NormalWeb"/>
              <w:numPr>
                <w:ilvl w:val="0"/>
                <w:numId w:val="42"/>
              </w:numPr>
              <w:cnfStyle w:val="000000000000" w:firstRow="0" w:lastRow="0" w:firstColumn="0" w:lastColumn="0" w:oddVBand="0" w:evenVBand="0" w:oddHBand="0" w:evenHBand="0" w:firstRowFirstColumn="0" w:firstRowLastColumn="0" w:lastRowFirstColumn="0" w:lastRowLastColumn="0"/>
              <w:rPr>
                <w:rFonts w:ascii="Verdana" w:hAnsi="Verdana"/>
                <w:szCs w:val="22"/>
              </w:rPr>
            </w:pPr>
            <w:r w:rsidRPr="003D053B">
              <w:rPr>
                <w:rFonts w:ascii="Verdana" w:hAnsi="Verdana"/>
                <w:szCs w:val="22"/>
              </w:rPr>
              <w:t>5.865 tCO2e/TJ (AR5 GWP) (combustion only)</w:t>
            </w:r>
          </w:p>
          <w:p w14:paraId="2EA5BB09" w14:textId="08B62C81" w:rsidR="00B9022C" w:rsidRPr="003D053B" w:rsidRDefault="00B9022C">
            <w:pPr>
              <w:pStyle w:val="NormalWeb"/>
              <w:numPr>
                <w:ilvl w:val="0"/>
                <w:numId w:val="42"/>
              </w:numPr>
              <w:cnfStyle w:val="000000000000" w:firstRow="0" w:lastRow="0" w:firstColumn="0" w:lastColumn="0" w:oddVBand="0" w:evenVBand="0" w:oddHBand="0" w:evenHBand="0" w:firstRowFirstColumn="0" w:firstRowLastColumn="0" w:lastRowFirstColumn="0" w:lastRowLastColumn="0"/>
              <w:rPr>
                <w:rFonts w:ascii="Verdana" w:hAnsi="Verdana"/>
                <w:szCs w:val="22"/>
              </w:rPr>
            </w:pPr>
            <w:r w:rsidRPr="003D053B">
              <w:rPr>
                <w:rFonts w:ascii="Verdana" w:hAnsi="Verdana"/>
                <w:szCs w:val="22"/>
              </w:rPr>
              <w:t>44.83 tCO2e/TJ (AR5 GWP) (includes charcoal production emissions),</w:t>
            </w:r>
          </w:p>
          <w:p w14:paraId="1DF31EBF" w14:textId="5152604D" w:rsidR="00B9022C" w:rsidRPr="003D053B" w:rsidRDefault="00B9022C">
            <w:pPr>
              <w:pStyle w:val="NormalWeb"/>
              <w:numPr>
                <w:ilvl w:val="0"/>
                <w:numId w:val="42"/>
              </w:numPr>
              <w:cnfStyle w:val="000000000000" w:firstRow="0" w:lastRow="0" w:firstColumn="0" w:lastColumn="0" w:oddVBand="0" w:evenVBand="0" w:oddHBand="0" w:evenHBand="0" w:firstRowFirstColumn="0" w:firstRowLastColumn="0" w:lastRowFirstColumn="0" w:lastRowLastColumn="0"/>
              <w:rPr>
                <w:rFonts w:ascii="Verdana" w:hAnsi="Verdana"/>
                <w:szCs w:val="22"/>
              </w:rPr>
            </w:pPr>
            <w:r w:rsidRPr="003D053B">
              <w:rPr>
                <w:rFonts w:ascii="Verdana" w:hAnsi="Verdana"/>
                <w:b/>
                <w:bCs/>
                <w:szCs w:val="22"/>
              </w:rPr>
              <w:t>Methodology cap:</w:t>
            </w:r>
            <w:r w:rsidRPr="003D053B">
              <w:rPr>
                <w:rFonts w:ascii="Verdana" w:hAnsi="Verdana"/>
                <w:szCs w:val="22"/>
              </w:rPr>
              <w:t xml:space="preserve"> 92.29 tCO2e/TJ (AR5 GWP) (includes charcoal production emissions) or </w:t>
            </w:r>
          </w:p>
          <w:p w14:paraId="6E7972DF" w14:textId="4631010A" w:rsidR="00B9022C" w:rsidRPr="003D053B" w:rsidRDefault="00B9022C">
            <w:pPr>
              <w:pStyle w:val="NormalWeb"/>
              <w:numPr>
                <w:ilvl w:val="0"/>
                <w:numId w:val="42"/>
              </w:numPr>
              <w:cnfStyle w:val="000000000000" w:firstRow="0" w:lastRow="0" w:firstColumn="0" w:lastColumn="0" w:oddVBand="0" w:evenVBand="0" w:oddHBand="0" w:evenHBand="0" w:firstRowFirstColumn="0" w:firstRowLastColumn="0" w:lastRowFirstColumn="0" w:lastRowLastColumn="0"/>
              <w:rPr>
                <w:rFonts w:ascii="Verdana" w:hAnsi="Verdana"/>
                <w:szCs w:val="22"/>
              </w:rPr>
            </w:pPr>
            <w:r w:rsidRPr="003D053B">
              <w:rPr>
                <w:rFonts w:ascii="Verdana" w:hAnsi="Verdana"/>
                <w:szCs w:val="22"/>
              </w:rPr>
              <w:t>5.298 tCO2e/TJ (AR4 GWP) (combustion only)</w:t>
            </w:r>
          </w:p>
          <w:p w14:paraId="5D720905" w14:textId="08595350" w:rsidR="00B9022C" w:rsidRPr="003D053B" w:rsidRDefault="00B9022C">
            <w:pPr>
              <w:pStyle w:val="NormalWeb"/>
              <w:numPr>
                <w:ilvl w:val="0"/>
                <w:numId w:val="42"/>
              </w:numPr>
              <w:cnfStyle w:val="000000000000" w:firstRow="0" w:lastRow="0" w:firstColumn="0" w:lastColumn="0" w:oddVBand="0" w:evenVBand="0" w:oddHBand="0" w:evenHBand="0" w:firstRowFirstColumn="0" w:firstRowLastColumn="0" w:lastRowFirstColumn="0" w:lastRowLastColumn="0"/>
              <w:rPr>
                <w:rFonts w:ascii="Verdana" w:hAnsi="Verdana"/>
                <w:szCs w:val="22"/>
              </w:rPr>
            </w:pPr>
            <w:r w:rsidRPr="003D053B">
              <w:rPr>
                <w:rFonts w:ascii="Verdana" w:hAnsi="Verdana"/>
                <w:szCs w:val="22"/>
              </w:rPr>
              <w:t>40.26 tCO2e/TJ (AR4 GWP) (includes charcoal production emissions)</w:t>
            </w:r>
          </w:p>
          <w:p w14:paraId="1ECFE3E2" w14:textId="77777777" w:rsidR="00B9022C" w:rsidRPr="003D053B" w:rsidRDefault="00B9022C">
            <w:pPr>
              <w:pStyle w:val="NormalWeb"/>
              <w:numPr>
                <w:ilvl w:val="0"/>
                <w:numId w:val="42"/>
              </w:numPr>
              <w:cnfStyle w:val="000000000000" w:firstRow="0" w:lastRow="0" w:firstColumn="0" w:lastColumn="0" w:oddVBand="0" w:evenVBand="0" w:oddHBand="0" w:evenHBand="0" w:firstRowFirstColumn="0" w:firstRowLastColumn="0" w:lastRowFirstColumn="0" w:lastRowLastColumn="0"/>
              <w:rPr>
                <w:rFonts w:ascii="Verdana" w:hAnsi="Verdana"/>
                <w:szCs w:val="22"/>
              </w:rPr>
            </w:pPr>
            <w:r w:rsidRPr="003D053B">
              <w:rPr>
                <w:rFonts w:ascii="Verdana" w:hAnsi="Verdana"/>
                <w:b/>
                <w:bCs/>
                <w:szCs w:val="22"/>
              </w:rPr>
              <w:t>Methodology cap:</w:t>
            </w:r>
            <w:r w:rsidRPr="003D053B">
              <w:rPr>
                <w:rFonts w:ascii="Verdana" w:hAnsi="Verdana"/>
                <w:szCs w:val="22"/>
              </w:rPr>
              <w:t xml:space="preserve"> 82.90 tCO2e/TJ (AR4 GWP)</w:t>
            </w:r>
          </w:p>
          <w:p w14:paraId="2FE038D6" w14:textId="630AC8A7" w:rsidR="0068594C" w:rsidRPr="00EA5AA5" w:rsidRDefault="00B9022C" w:rsidP="00B9022C">
            <w:pPr>
              <w:pStyle w:val="NormalWeb"/>
              <w:numPr>
                <w:ilvl w:val="0"/>
                <w:numId w:val="42"/>
              </w:numPr>
              <w:cnfStyle w:val="000000000000" w:firstRow="0" w:lastRow="0" w:firstColumn="0" w:lastColumn="0" w:oddVBand="0" w:evenVBand="0" w:oddHBand="0" w:evenHBand="0" w:firstRowFirstColumn="0" w:firstRowLastColumn="0" w:lastRowFirstColumn="0" w:lastRowLastColumn="0"/>
            </w:pPr>
            <w:r w:rsidRPr="003D053B">
              <w:rPr>
                <w:rFonts w:ascii="Verdana" w:hAnsi="Verdana"/>
                <w:szCs w:val="22"/>
              </w:rPr>
              <w:t>(includes charcoal production emissions).</w:t>
            </w:r>
          </w:p>
        </w:tc>
      </w:tr>
      <w:tr w:rsidR="00B06AFC" w:rsidRPr="00355EF5" w14:paraId="0BB8DD34" w14:textId="77777777" w:rsidTr="001A088E">
        <w:trPr>
          <w:trHeight w:val="1228"/>
        </w:trPr>
        <w:tc>
          <w:tcPr>
            <w:cnfStyle w:val="001000000000" w:firstRow="0" w:lastRow="0" w:firstColumn="1" w:lastColumn="0" w:oddVBand="0" w:evenVBand="0" w:oddHBand="0" w:evenHBand="0" w:firstRowFirstColumn="0" w:firstRowLastColumn="0" w:lastRowFirstColumn="0" w:lastRowLastColumn="0"/>
            <w:tcW w:w="1544" w:type="pct"/>
          </w:tcPr>
          <w:p w14:paraId="2D8094CF" w14:textId="4465C3DD" w:rsidR="00B06AFC" w:rsidRPr="00B06AFC" w:rsidRDefault="00B06AFC" w:rsidP="0068594C">
            <w:pPr>
              <w:spacing w:line="276" w:lineRule="auto"/>
              <w:contextualSpacing w:val="0"/>
              <w:rPr>
                <w:b/>
                <w:bCs w:val="0"/>
                <w:color w:val="FFFFFF" w:themeColor="background1"/>
                <w:lang w:val="en-GB"/>
              </w:rPr>
            </w:pPr>
            <w:r w:rsidRPr="00B06AFC">
              <w:rPr>
                <w:b/>
                <w:bCs w:val="0"/>
                <w:color w:val="FFFFFF" w:themeColor="background1"/>
                <w:lang w:val="en-GB"/>
              </w:rPr>
              <w:t>Choice of data or Measurement methods and procedures</w:t>
            </w:r>
          </w:p>
        </w:tc>
        <w:tc>
          <w:tcPr>
            <w:tcW w:w="3456" w:type="pct"/>
            <w:vAlign w:val="center"/>
          </w:tcPr>
          <w:p w14:paraId="38D98465" w14:textId="25762066" w:rsidR="00B06AFC" w:rsidRDefault="00B06AFC" w:rsidP="0068594C">
            <w:pPr>
              <w:pStyle w:val="NormalWeb"/>
              <w:cnfStyle w:val="000000000000" w:firstRow="0" w:lastRow="0" w:firstColumn="0" w:lastColumn="0" w:oddVBand="0" w:evenVBand="0" w:oddHBand="0" w:evenHBand="0" w:firstRowFirstColumn="0" w:firstRowLastColumn="0" w:lastRowFirstColumn="0" w:lastRowLastColumn="0"/>
              <w:rPr>
                <w:rFonts w:ascii="Verdana" w:hAnsi="Verdana"/>
                <w:szCs w:val="22"/>
              </w:rPr>
            </w:pPr>
            <w:r w:rsidRPr="00B06AFC">
              <w:rPr>
                <w:rFonts w:ascii="Verdana" w:hAnsi="Verdana"/>
                <w:szCs w:val="22"/>
              </w:rPr>
              <w:t>Methodology default values applied.</w:t>
            </w:r>
          </w:p>
        </w:tc>
      </w:tr>
      <w:tr w:rsidR="00B06AFC" w:rsidRPr="00355EF5" w14:paraId="7762ED6D" w14:textId="77777777" w:rsidTr="001A088E">
        <w:trPr>
          <w:trHeight w:val="353"/>
        </w:trPr>
        <w:tc>
          <w:tcPr>
            <w:cnfStyle w:val="001000000000" w:firstRow="0" w:lastRow="0" w:firstColumn="1" w:lastColumn="0" w:oddVBand="0" w:evenVBand="0" w:oddHBand="0" w:evenHBand="0" w:firstRowFirstColumn="0" w:firstRowLastColumn="0" w:lastRowFirstColumn="0" w:lastRowLastColumn="0"/>
            <w:tcW w:w="1544" w:type="pct"/>
          </w:tcPr>
          <w:p w14:paraId="21D771FE" w14:textId="4CD4184E" w:rsidR="00B06AFC" w:rsidRPr="00B06AFC" w:rsidRDefault="00B06AFC" w:rsidP="0068594C">
            <w:pPr>
              <w:spacing w:line="276" w:lineRule="auto"/>
              <w:contextualSpacing w:val="0"/>
              <w:rPr>
                <w:b/>
                <w:bCs w:val="0"/>
                <w:color w:val="FFFFFF" w:themeColor="background1"/>
                <w:lang w:val="en-GB"/>
              </w:rPr>
            </w:pPr>
            <w:r w:rsidRPr="00B06AFC">
              <w:rPr>
                <w:b/>
                <w:bCs w:val="0"/>
                <w:color w:val="FFFFFF" w:themeColor="background1"/>
                <w:lang w:val="en-GB"/>
              </w:rPr>
              <w:t>Purpose of data</w:t>
            </w:r>
          </w:p>
        </w:tc>
        <w:tc>
          <w:tcPr>
            <w:tcW w:w="3456" w:type="pct"/>
            <w:vAlign w:val="center"/>
          </w:tcPr>
          <w:p w14:paraId="613CDFCF" w14:textId="2516A0AF" w:rsidR="00B06AFC" w:rsidRDefault="00B06AFC" w:rsidP="0068594C">
            <w:pPr>
              <w:pStyle w:val="NormalWeb"/>
              <w:cnfStyle w:val="000000000000" w:firstRow="0" w:lastRow="0" w:firstColumn="0" w:lastColumn="0" w:oddVBand="0" w:evenVBand="0" w:oddHBand="0" w:evenHBand="0" w:firstRowFirstColumn="0" w:firstRowLastColumn="0" w:lastRowFirstColumn="0" w:lastRowLastColumn="0"/>
              <w:rPr>
                <w:rFonts w:ascii="Verdana" w:hAnsi="Verdana"/>
                <w:szCs w:val="22"/>
              </w:rPr>
            </w:pPr>
            <w:r>
              <w:rPr>
                <w:rFonts w:ascii="Verdana" w:hAnsi="Verdana"/>
                <w:szCs w:val="22"/>
              </w:rPr>
              <w:t xml:space="preserve">Project emissions calculation </w:t>
            </w:r>
          </w:p>
        </w:tc>
      </w:tr>
      <w:tr w:rsidR="0068594C" w:rsidRPr="00355EF5" w14:paraId="7D52AB2A" w14:textId="77777777" w:rsidTr="00606F95">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680AD301"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Additional comment</w:t>
            </w:r>
          </w:p>
        </w:tc>
        <w:tc>
          <w:tcPr>
            <w:tcW w:w="3456" w:type="pct"/>
            <w:vAlign w:val="center"/>
          </w:tcPr>
          <w:p w14:paraId="024DCA33" w14:textId="77777777"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N/A</w:t>
            </w:r>
          </w:p>
        </w:tc>
      </w:tr>
    </w:tbl>
    <w:p w14:paraId="29EDECE3" w14:textId="77777777" w:rsidR="008B1EA2" w:rsidRDefault="008B1EA2" w:rsidP="004D0A8A">
      <w:pPr>
        <w:spacing w:line="276" w:lineRule="auto"/>
        <w:contextualSpacing w:val="0"/>
        <w:rPr>
          <w:b/>
          <w:bCs/>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442"/>
      </w:tblGrid>
      <w:tr w:rsidR="0068594C" w:rsidRPr="00EF53D4" w14:paraId="1F546CD2"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B153138"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Data/parameter</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70E014A" w14:textId="044EB302" w:rsidR="0068594C" w:rsidRPr="00EF53D4" w:rsidRDefault="00B06AFC" w:rsidP="0068594C">
            <w:pPr>
              <w:spacing w:line="276" w:lineRule="auto"/>
              <w:contextualSpacing w:val="0"/>
              <w:rPr>
                <w:vertAlign w:val="subscript"/>
              </w:rPr>
            </w:pPr>
            <w:r>
              <w:rPr>
                <w:color w:val="4B4B48"/>
              </w:rPr>
              <w:t xml:space="preserve">ICS 12: </w:t>
            </w:r>
            <w:proofErr w:type="spellStart"/>
            <w:r w:rsidR="0068594C" w:rsidRPr="00EF53D4">
              <w:t>NCVb</w:t>
            </w:r>
            <w:r w:rsidR="0068594C">
              <w:rPr>
                <w:vertAlign w:val="subscript"/>
              </w:rPr>
              <w:t>fuel</w:t>
            </w:r>
            <w:proofErr w:type="spellEnd"/>
          </w:p>
        </w:tc>
      </w:tr>
      <w:tr w:rsidR="0068594C" w:rsidRPr="00EF53D4" w14:paraId="63BC4C5C"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4DF6E36"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Unit</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A93D0C2" w14:textId="77777777" w:rsidR="0068594C" w:rsidRPr="00EF53D4" w:rsidRDefault="0068594C" w:rsidP="0068594C">
            <w:pPr>
              <w:spacing w:line="276" w:lineRule="auto"/>
              <w:contextualSpacing w:val="0"/>
            </w:pPr>
            <w:r w:rsidRPr="00EF53D4">
              <w:t>TJ/ton</w:t>
            </w:r>
          </w:p>
        </w:tc>
      </w:tr>
      <w:tr w:rsidR="0068594C" w:rsidRPr="00EF53D4" w14:paraId="1BBFF7AC"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9CA53DE"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Description</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2003B72" w14:textId="77777777" w:rsidR="0068594C" w:rsidRPr="00EF53D4" w:rsidRDefault="0068594C" w:rsidP="0068594C">
            <w:pPr>
              <w:spacing w:line="276" w:lineRule="auto"/>
              <w:contextualSpacing w:val="0"/>
            </w:pPr>
            <w:r w:rsidRPr="00EF53D4">
              <w:t>Net calorific value of the fuel type I used in the baseline</w:t>
            </w:r>
          </w:p>
          <w:p w14:paraId="0DF56F6A" w14:textId="77777777" w:rsidR="0068594C" w:rsidRPr="00EF53D4" w:rsidRDefault="0068594C" w:rsidP="0068594C">
            <w:pPr>
              <w:spacing w:line="276" w:lineRule="auto"/>
              <w:contextualSpacing w:val="0"/>
            </w:pPr>
          </w:p>
        </w:tc>
      </w:tr>
      <w:tr w:rsidR="0068594C" w:rsidRPr="00EF53D4" w14:paraId="2D131044"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E8D43DF"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Source of data</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D35DFE0" w14:textId="77777777" w:rsidR="0068594C" w:rsidRDefault="0068594C" w:rsidP="0068594C">
            <w:pPr>
              <w:spacing w:line="276" w:lineRule="auto"/>
              <w:contextualSpacing w:val="0"/>
            </w:pPr>
            <w:r w:rsidRPr="00EF53D4">
              <w:t>GS TPDDTEC V4.0 default value</w:t>
            </w:r>
          </w:p>
          <w:p w14:paraId="7C71994D" w14:textId="2E75D84B" w:rsidR="0068594C" w:rsidRPr="00EF53D4" w:rsidRDefault="0068594C" w:rsidP="0068594C">
            <w:pPr>
              <w:spacing w:line="276" w:lineRule="auto"/>
              <w:contextualSpacing w:val="0"/>
            </w:pPr>
          </w:p>
        </w:tc>
      </w:tr>
      <w:tr w:rsidR="00B06AFC" w:rsidRPr="00EF53D4" w14:paraId="3E7DCB3A" w14:textId="77777777" w:rsidTr="001A088E">
        <w:trPr>
          <w:trHeight w:val="63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32B8F390" w14:textId="25E37EA3" w:rsidR="00B06AFC" w:rsidRPr="003D053B" w:rsidRDefault="00B06AFC" w:rsidP="00B06AFC">
            <w:pPr>
              <w:spacing w:line="276" w:lineRule="auto"/>
              <w:contextualSpacing w:val="0"/>
              <w:rPr>
                <w:b/>
                <w:bCs/>
                <w:color w:val="FFFFFF" w:themeColor="background1"/>
              </w:rPr>
            </w:pPr>
            <w:r w:rsidRPr="003D053B">
              <w:rPr>
                <w:b/>
                <w:bCs/>
                <w:color w:val="FFFFFF" w:themeColor="background1"/>
              </w:rPr>
              <w:t>Value(s) applied</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6AA6DF48" w14:textId="77777777" w:rsidR="00B06AFC" w:rsidRDefault="00B06AFC" w:rsidP="001A088E">
            <w:pPr>
              <w:spacing w:after="0" w:line="240" w:lineRule="auto"/>
              <w:contextualSpacing w:val="0"/>
            </w:pPr>
            <w:r>
              <w:t>Wood: Methodology default – 0.0156 TJ/ton</w:t>
            </w:r>
          </w:p>
          <w:p w14:paraId="7C64B4EC" w14:textId="1ED0AF2B" w:rsidR="00B06AFC" w:rsidRPr="00EF53D4" w:rsidRDefault="00B06AFC" w:rsidP="001A088E">
            <w:pPr>
              <w:spacing w:after="0" w:line="240" w:lineRule="auto"/>
              <w:contextualSpacing w:val="0"/>
            </w:pPr>
            <w:r>
              <w:t>Charcoal:  Methodology default – 0.0295 TJ/ton</w:t>
            </w:r>
          </w:p>
        </w:tc>
      </w:tr>
      <w:tr w:rsidR="00B06AFC" w:rsidRPr="00EF53D4" w14:paraId="39B4D17B" w14:textId="77777777" w:rsidTr="005339C2">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57FCD615" w14:textId="237DECB0" w:rsidR="00B06AFC" w:rsidRPr="003D053B" w:rsidRDefault="00B06AFC" w:rsidP="00B06AFC">
            <w:pPr>
              <w:spacing w:line="276" w:lineRule="auto"/>
              <w:contextualSpacing w:val="0"/>
              <w:rPr>
                <w:b/>
                <w:bCs/>
                <w:color w:val="FFFFFF" w:themeColor="background1"/>
              </w:rPr>
            </w:pPr>
            <w:r w:rsidRPr="003D053B">
              <w:rPr>
                <w:b/>
                <w:bCs/>
                <w:color w:val="FFFFFF" w:themeColor="background1"/>
              </w:rPr>
              <w:t xml:space="preserve">Choice of data or Measurement methods and procedures </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19ADC03E" w14:textId="50E6E151" w:rsidR="00B06AFC" w:rsidRPr="00EF53D4" w:rsidRDefault="00B06AFC" w:rsidP="00B06AFC">
            <w:pPr>
              <w:spacing w:line="276" w:lineRule="auto"/>
              <w:contextualSpacing w:val="0"/>
            </w:pPr>
            <w:r w:rsidRPr="00EF53D4">
              <w:t>Methodology default values applied.</w:t>
            </w:r>
          </w:p>
        </w:tc>
      </w:tr>
      <w:tr w:rsidR="00B06AFC" w:rsidRPr="00EF53D4" w14:paraId="33377EF2" w14:textId="77777777" w:rsidTr="005339C2">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585CB56F" w14:textId="30EDDBA1" w:rsidR="00B06AFC" w:rsidRPr="003D053B" w:rsidRDefault="00B06AFC" w:rsidP="00B06AFC">
            <w:pPr>
              <w:spacing w:line="276" w:lineRule="auto"/>
              <w:contextualSpacing w:val="0"/>
              <w:rPr>
                <w:b/>
                <w:bCs/>
                <w:color w:val="FFFFFF" w:themeColor="background1"/>
              </w:rPr>
            </w:pPr>
            <w:r w:rsidRPr="003D053B">
              <w:rPr>
                <w:b/>
                <w:bCs/>
                <w:color w:val="FFFFFF" w:themeColor="background1"/>
              </w:rPr>
              <w:t>Purpose of data</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7A94135" w14:textId="572FEE0F" w:rsidR="00B06AFC" w:rsidRPr="00EF53D4" w:rsidRDefault="00B06AFC" w:rsidP="00B06AFC">
            <w:pPr>
              <w:spacing w:line="276" w:lineRule="auto"/>
              <w:contextualSpacing w:val="0"/>
            </w:pPr>
            <w:r>
              <w:t>Baseline emissions calculation.</w:t>
            </w:r>
          </w:p>
        </w:tc>
      </w:tr>
      <w:tr w:rsidR="0068594C" w:rsidRPr="00EF53D4" w14:paraId="4178B9B3"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2F3CBF2C" w14:textId="4268644C" w:rsidR="0068594C" w:rsidRPr="003D053B" w:rsidRDefault="0068594C" w:rsidP="0068594C">
            <w:pPr>
              <w:spacing w:line="276" w:lineRule="auto"/>
              <w:contextualSpacing w:val="0"/>
              <w:rPr>
                <w:b/>
                <w:bCs/>
                <w:color w:val="FFFFFF" w:themeColor="background1"/>
              </w:rPr>
            </w:pPr>
            <w:r w:rsidRPr="003D053B">
              <w:rPr>
                <w:b/>
                <w:bCs/>
                <w:color w:val="FFFFFF" w:themeColor="background1"/>
                <w:lang w:val="en-GB"/>
              </w:rPr>
              <w:lastRenderedPageBreak/>
              <w:t>Additional comment</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487EBF2B" w14:textId="40DFA612" w:rsidR="0068594C" w:rsidRPr="00EF53D4" w:rsidRDefault="00A77C93" w:rsidP="0068594C">
            <w:pPr>
              <w:spacing w:line="276" w:lineRule="auto"/>
              <w:contextualSpacing w:val="0"/>
            </w:pPr>
            <w:r>
              <w:t>N/A</w:t>
            </w:r>
          </w:p>
        </w:tc>
      </w:tr>
    </w:tbl>
    <w:p w14:paraId="240C412A" w14:textId="77777777" w:rsidR="004D0A8A" w:rsidRDefault="004D0A8A" w:rsidP="004D0A8A">
      <w:pPr>
        <w:spacing w:line="276" w:lineRule="auto"/>
        <w:contextualSpacing w:val="0"/>
        <w:rPr>
          <w:b/>
          <w:bCs/>
        </w:rPr>
      </w:pPr>
    </w:p>
    <w:tbl>
      <w:tblPr>
        <w:tblW w:w="9355" w:type="dxa"/>
        <w:tblCellMar>
          <w:top w:w="15" w:type="dxa"/>
          <w:left w:w="15" w:type="dxa"/>
          <w:bottom w:w="15" w:type="dxa"/>
          <w:right w:w="15" w:type="dxa"/>
        </w:tblCellMar>
        <w:tblLook w:val="04A0" w:firstRow="1" w:lastRow="0" w:firstColumn="1" w:lastColumn="0" w:noHBand="0" w:noVBand="1"/>
      </w:tblPr>
      <w:tblGrid>
        <w:gridCol w:w="2965"/>
        <w:gridCol w:w="6390"/>
      </w:tblGrid>
      <w:tr w:rsidR="0068594C" w:rsidRPr="00EF53D4" w14:paraId="76D9D9A4"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52CA27B"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Data/parameter</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C620155" w14:textId="4BE49455" w:rsidR="0068594C" w:rsidRPr="00EF53D4" w:rsidRDefault="00B06AFC" w:rsidP="0068594C">
            <w:pPr>
              <w:spacing w:line="276" w:lineRule="auto"/>
              <w:contextualSpacing w:val="0"/>
            </w:pPr>
            <w:r>
              <w:rPr>
                <w:color w:val="4B4B48"/>
              </w:rPr>
              <w:t xml:space="preserve">ICS 13: </w:t>
            </w:r>
            <w:proofErr w:type="spellStart"/>
            <w:r w:rsidR="0068594C" w:rsidRPr="00EF53D4">
              <w:t>NCVp</w:t>
            </w:r>
            <w:r w:rsidR="0068594C" w:rsidRPr="00EF53D4">
              <w:rPr>
                <w:vertAlign w:val="subscript"/>
              </w:rPr>
              <w:t>fuel</w:t>
            </w:r>
            <w:proofErr w:type="spellEnd"/>
            <w:r w:rsidR="0068594C" w:rsidRPr="00EF53D4">
              <w:rPr>
                <w:vertAlign w:val="subscript"/>
              </w:rPr>
              <w:t> </w:t>
            </w:r>
          </w:p>
        </w:tc>
      </w:tr>
      <w:tr w:rsidR="0068594C" w:rsidRPr="00EF53D4" w14:paraId="73C7775F"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E7F5886"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Unit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673CE8B" w14:textId="77777777" w:rsidR="0068594C" w:rsidRPr="00EF53D4" w:rsidRDefault="0068594C" w:rsidP="0068594C">
            <w:pPr>
              <w:spacing w:line="276" w:lineRule="auto"/>
              <w:contextualSpacing w:val="0"/>
            </w:pPr>
            <w:r w:rsidRPr="00EF53D4">
              <w:t>TJ/ton</w:t>
            </w:r>
          </w:p>
        </w:tc>
      </w:tr>
      <w:tr w:rsidR="0068594C" w:rsidRPr="00EF53D4" w14:paraId="25CAD1F7"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63B5F4A"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Description</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EC36363" w14:textId="7E80CBF9" w:rsidR="0068594C" w:rsidRPr="00EF53D4" w:rsidRDefault="0068594C" w:rsidP="0068594C">
            <w:pPr>
              <w:spacing w:line="276" w:lineRule="auto"/>
              <w:contextualSpacing w:val="0"/>
            </w:pPr>
            <w:r w:rsidRPr="00EF53D4">
              <w:t xml:space="preserve">Net calorific value of the fuel type I used in the </w:t>
            </w:r>
            <w:r>
              <w:t>project</w:t>
            </w:r>
          </w:p>
          <w:p w14:paraId="58C8AE12" w14:textId="77777777" w:rsidR="0068594C" w:rsidRPr="00EF53D4" w:rsidRDefault="0068594C" w:rsidP="0068594C">
            <w:pPr>
              <w:spacing w:line="276" w:lineRule="auto"/>
              <w:contextualSpacing w:val="0"/>
            </w:pPr>
          </w:p>
        </w:tc>
      </w:tr>
      <w:tr w:rsidR="0068594C" w:rsidRPr="00EF53D4" w14:paraId="6AF2F9BE"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0E5BA02"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Source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7541752" w14:textId="77777777" w:rsidR="0068594C" w:rsidRDefault="0068594C" w:rsidP="0068594C">
            <w:pPr>
              <w:spacing w:line="276" w:lineRule="auto"/>
              <w:contextualSpacing w:val="0"/>
            </w:pPr>
            <w:r w:rsidRPr="00EF53D4">
              <w:t>GS TPDDTEC V4.0 default value</w:t>
            </w:r>
          </w:p>
          <w:p w14:paraId="381DD14B" w14:textId="77777777" w:rsidR="0068594C" w:rsidRPr="00EF53D4" w:rsidRDefault="0068594C" w:rsidP="00B06AFC">
            <w:pPr>
              <w:spacing w:line="276" w:lineRule="auto"/>
              <w:contextualSpacing w:val="0"/>
            </w:pPr>
          </w:p>
        </w:tc>
      </w:tr>
      <w:tr w:rsidR="00B06AFC" w:rsidRPr="00EF53D4" w14:paraId="7DFBE978" w14:textId="77777777" w:rsidTr="005339C2">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57BA9A05" w14:textId="260B5AEE" w:rsidR="00B06AFC" w:rsidRPr="003D053B" w:rsidRDefault="00B06AFC" w:rsidP="00B06AFC">
            <w:pPr>
              <w:spacing w:line="276" w:lineRule="auto"/>
              <w:contextualSpacing w:val="0"/>
              <w:rPr>
                <w:b/>
                <w:bCs/>
                <w:color w:val="FFFFFF" w:themeColor="background1"/>
              </w:rPr>
            </w:pPr>
            <w:r w:rsidRPr="003D053B">
              <w:rPr>
                <w:b/>
                <w:bCs/>
                <w:color w:val="FFFFFF" w:themeColor="background1"/>
              </w:rPr>
              <w:t>Value(s) applied</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38197FF1" w14:textId="77777777" w:rsidR="00B06AFC" w:rsidRDefault="00B06AFC" w:rsidP="001A088E">
            <w:pPr>
              <w:spacing w:after="0" w:line="276" w:lineRule="auto"/>
              <w:contextualSpacing w:val="0"/>
            </w:pPr>
            <w:r>
              <w:t>Wood: Methodology default – 0.0156 TJ/ton</w:t>
            </w:r>
          </w:p>
          <w:p w14:paraId="2CB384D7" w14:textId="454E2448" w:rsidR="00B06AFC" w:rsidRPr="00EF53D4" w:rsidRDefault="00B06AFC" w:rsidP="00B06AFC">
            <w:pPr>
              <w:spacing w:line="276" w:lineRule="auto"/>
              <w:contextualSpacing w:val="0"/>
            </w:pPr>
            <w:r>
              <w:t>Charcoal:  Methodology default – 0.0295 TJ/ton</w:t>
            </w:r>
          </w:p>
        </w:tc>
      </w:tr>
      <w:tr w:rsidR="00B06AFC" w:rsidRPr="00EF53D4" w14:paraId="438DD246" w14:textId="77777777" w:rsidTr="005339C2">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25671C72" w14:textId="1CAC27EB" w:rsidR="00B06AFC" w:rsidRPr="003D053B" w:rsidRDefault="00B06AFC" w:rsidP="00B06AFC">
            <w:pPr>
              <w:spacing w:line="276" w:lineRule="auto"/>
              <w:contextualSpacing w:val="0"/>
              <w:rPr>
                <w:b/>
                <w:bCs/>
                <w:color w:val="FFFFFF" w:themeColor="background1"/>
              </w:rPr>
            </w:pPr>
            <w:r w:rsidRPr="003D053B">
              <w:rPr>
                <w:b/>
                <w:bCs/>
                <w:color w:val="FFFFFF" w:themeColor="background1"/>
              </w:rPr>
              <w:t xml:space="preserve">Choice of data or Measurement methods and procedures </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FBAFD21" w14:textId="59FDB382" w:rsidR="00B06AFC" w:rsidRPr="00EF53D4" w:rsidRDefault="00B06AFC" w:rsidP="00B06AFC">
            <w:pPr>
              <w:spacing w:line="276" w:lineRule="auto"/>
              <w:contextualSpacing w:val="0"/>
            </w:pPr>
            <w:r w:rsidRPr="00EF53D4">
              <w:t>Methodology default values applied.</w:t>
            </w:r>
          </w:p>
        </w:tc>
      </w:tr>
      <w:tr w:rsidR="00B06AFC" w:rsidRPr="00EF53D4" w14:paraId="22A5A166" w14:textId="77777777" w:rsidTr="005339C2">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3A054A5F" w14:textId="1384127A" w:rsidR="00B06AFC" w:rsidRPr="003D053B" w:rsidRDefault="00B06AFC" w:rsidP="00B06AFC">
            <w:pPr>
              <w:spacing w:line="276" w:lineRule="auto"/>
              <w:contextualSpacing w:val="0"/>
              <w:rPr>
                <w:b/>
                <w:bCs/>
                <w:color w:val="FFFFFF" w:themeColor="background1"/>
              </w:rPr>
            </w:pPr>
            <w:r w:rsidRPr="003D053B">
              <w:rPr>
                <w:b/>
                <w:bCs/>
                <w:color w:val="FFFFFF" w:themeColor="background1"/>
              </w:rPr>
              <w:t>Purpose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802E8B0" w14:textId="720D88EF" w:rsidR="00B06AFC" w:rsidRPr="00EF53D4" w:rsidRDefault="00B06AFC" w:rsidP="00B06AFC">
            <w:pPr>
              <w:spacing w:line="276" w:lineRule="auto"/>
              <w:contextualSpacing w:val="0"/>
            </w:pPr>
            <w:r>
              <w:t>Project emissions calculation</w:t>
            </w:r>
          </w:p>
        </w:tc>
      </w:tr>
      <w:tr w:rsidR="0068594C" w:rsidRPr="00EF53D4" w14:paraId="0529781D"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6ECFF9AB" w14:textId="017BAE32" w:rsidR="0068594C" w:rsidRPr="00B06AFC" w:rsidRDefault="0068594C" w:rsidP="0068594C">
            <w:pPr>
              <w:spacing w:line="276" w:lineRule="auto"/>
              <w:contextualSpacing w:val="0"/>
              <w:rPr>
                <w:b/>
                <w:bCs/>
                <w:color w:val="FFFFFF" w:themeColor="background1"/>
              </w:rPr>
            </w:pPr>
            <w:r w:rsidRPr="00B06AFC">
              <w:rPr>
                <w:b/>
                <w:bCs/>
                <w:color w:val="FFFFFF" w:themeColor="background1"/>
                <w:lang w:val="en-GB"/>
              </w:rPr>
              <w:t>Additional comment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3BAA0909" w14:textId="045F2C10" w:rsidR="0068594C" w:rsidRPr="00EF53D4" w:rsidRDefault="00A77C93" w:rsidP="0068594C">
            <w:pPr>
              <w:spacing w:line="276" w:lineRule="auto"/>
              <w:contextualSpacing w:val="0"/>
            </w:pPr>
            <w:r>
              <w:t>N/A</w:t>
            </w:r>
          </w:p>
        </w:tc>
      </w:tr>
    </w:tbl>
    <w:p w14:paraId="4E44A8B5" w14:textId="77777777" w:rsidR="004D0A8A" w:rsidRDefault="004D0A8A" w:rsidP="004D0A8A">
      <w:pPr>
        <w:spacing w:line="276" w:lineRule="auto"/>
        <w:contextualSpacing w:val="0"/>
        <w:rPr>
          <w:b/>
          <w:bCs/>
        </w:rPr>
      </w:pPr>
    </w:p>
    <w:p w14:paraId="5CB06C0E" w14:textId="77777777" w:rsidR="004D0A8A" w:rsidRDefault="004D0A8A" w:rsidP="004D0A8A">
      <w:pPr>
        <w:spacing w:line="276" w:lineRule="auto"/>
        <w:contextualSpacing w:val="0"/>
        <w:rPr>
          <w:b/>
          <w:bCs/>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390"/>
      </w:tblGrid>
      <w:tr w:rsidR="008C6DEE" w:rsidRPr="00EF53D4" w14:paraId="2B05CFEF"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72E40C1"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Data/parameter</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4772CFD" w14:textId="3BC2F988" w:rsidR="008C6DEE" w:rsidRPr="00EF53D4" w:rsidRDefault="00B06AFC" w:rsidP="008C6DEE">
            <w:pPr>
              <w:spacing w:line="276" w:lineRule="auto"/>
              <w:contextualSpacing w:val="0"/>
            </w:pPr>
            <w:r>
              <w:rPr>
                <w:color w:val="4B4B48"/>
              </w:rPr>
              <w:t xml:space="preserve">ICS </w:t>
            </w:r>
            <w:r w:rsidR="001A088E">
              <w:rPr>
                <w:color w:val="4B4B48"/>
              </w:rPr>
              <w:t>18</w:t>
            </w:r>
            <w:r>
              <w:rPr>
                <w:color w:val="4B4B48"/>
              </w:rPr>
              <w:t xml:space="preserve">: </w:t>
            </w:r>
            <w:proofErr w:type="spellStart"/>
            <w:r w:rsidR="008C6DEE" w:rsidRPr="00EF53D4">
              <w:t>P</w:t>
            </w:r>
            <w:r w:rsidR="008C6DEE" w:rsidRPr="00EF53D4">
              <w:rPr>
                <w:vertAlign w:val="subscript"/>
              </w:rPr>
              <w:t>b,y</w:t>
            </w:r>
            <w:proofErr w:type="spellEnd"/>
          </w:p>
        </w:tc>
      </w:tr>
      <w:tr w:rsidR="008C6DEE" w:rsidRPr="00EF53D4" w14:paraId="7EBBA625"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906DE7D"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Unit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7923302" w14:textId="77777777" w:rsidR="008C6DEE" w:rsidRPr="00EF53D4" w:rsidRDefault="008C6DEE" w:rsidP="008C6DEE">
            <w:pPr>
              <w:spacing w:line="276" w:lineRule="auto"/>
              <w:contextualSpacing w:val="0"/>
            </w:pPr>
            <w:r w:rsidRPr="00EF53D4">
              <w:t>Tons/</w:t>
            </w:r>
            <w:proofErr w:type="spellStart"/>
            <w:r w:rsidRPr="00EF53D4">
              <w:t>hh</w:t>
            </w:r>
            <w:proofErr w:type="spellEnd"/>
            <w:r w:rsidRPr="00EF53D4">
              <w:t>/day</w:t>
            </w:r>
          </w:p>
        </w:tc>
      </w:tr>
      <w:tr w:rsidR="008C6DEE" w:rsidRPr="00EF53D4" w14:paraId="0B185950"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FE1D226"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Description</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547EDA0" w14:textId="77777777" w:rsidR="008C6DEE" w:rsidRPr="00EF53D4" w:rsidRDefault="008C6DEE" w:rsidP="008C6DEE">
            <w:pPr>
              <w:spacing w:line="276" w:lineRule="auto"/>
              <w:contextualSpacing w:val="0"/>
            </w:pPr>
            <w:r w:rsidRPr="00EF53D4">
              <w:t>Quantity of fuel that is consumed in baseline scenario b during year y</w:t>
            </w:r>
          </w:p>
          <w:p w14:paraId="0373C34F" w14:textId="77777777" w:rsidR="008C6DEE" w:rsidRPr="00EF53D4" w:rsidRDefault="008C6DEE" w:rsidP="008C6DEE">
            <w:pPr>
              <w:spacing w:line="276" w:lineRule="auto"/>
              <w:contextualSpacing w:val="0"/>
            </w:pPr>
          </w:p>
        </w:tc>
      </w:tr>
      <w:tr w:rsidR="008C6DEE" w:rsidRPr="00EF53D4" w14:paraId="735C6430"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026FA99"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Source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268A3B0" w14:textId="41EBBCAF" w:rsidR="008C6DEE" w:rsidRPr="00EF53D4" w:rsidRDefault="008C6DEE" w:rsidP="008C6DEE">
            <w:pPr>
              <w:spacing w:line="276" w:lineRule="auto"/>
              <w:contextualSpacing w:val="0"/>
            </w:pPr>
            <w:r w:rsidRPr="00EF53D4">
              <w:t xml:space="preserve">Baseline </w:t>
            </w:r>
            <w:r w:rsidR="001A088E">
              <w:t>Kitchen Performance Tests</w:t>
            </w:r>
          </w:p>
        </w:tc>
      </w:tr>
      <w:tr w:rsidR="008C6DEE" w:rsidRPr="00EF53D4" w14:paraId="278BEFF4" w14:textId="77777777" w:rsidTr="00992AF1">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A7C69B1"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Value(s) applied</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D0D0529" w14:textId="0BB25D18" w:rsidR="008C6DEE" w:rsidRPr="00EF53D4" w:rsidRDefault="008C6DEE" w:rsidP="008C6DEE">
            <w:pPr>
              <w:spacing w:line="276" w:lineRule="auto"/>
              <w:contextualSpacing w:val="0"/>
            </w:pPr>
            <w:r w:rsidRPr="00EF53D4">
              <w:t> </w:t>
            </w:r>
            <w:proofErr w:type="spellStart"/>
            <w:r w:rsidRPr="00EF53D4">
              <w:t>P</w:t>
            </w:r>
            <w:r w:rsidRPr="00EF53D4">
              <w:rPr>
                <w:vertAlign w:val="subscript"/>
              </w:rPr>
              <w:t>b,y</w:t>
            </w:r>
            <w:proofErr w:type="spellEnd"/>
            <w:r w:rsidRPr="00EF53D4">
              <w:t xml:space="preserve"> charcoal – </w:t>
            </w:r>
            <w:r>
              <w:t>0.0022</w:t>
            </w:r>
            <w:r w:rsidRPr="00EF53D4">
              <w:t xml:space="preserve"> tons/</w:t>
            </w:r>
            <w:proofErr w:type="spellStart"/>
            <w:r w:rsidRPr="00EF53D4">
              <w:t>hh</w:t>
            </w:r>
            <w:proofErr w:type="spellEnd"/>
            <w:r w:rsidRPr="00EF53D4">
              <w:t>/day</w:t>
            </w:r>
          </w:p>
        </w:tc>
      </w:tr>
      <w:tr w:rsidR="008C6DEE" w:rsidRPr="00EF53D4" w14:paraId="45039C21" w14:textId="77777777" w:rsidTr="00992AF1">
        <w:trPr>
          <w:trHeight w:val="248"/>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E81396F"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Choice of data or Measurement methods and procedures </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E853056" w14:textId="77777777" w:rsidR="008C6DEE" w:rsidRPr="00EF53D4" w:rsidRDefault="008C6DEE" w:rsidP="008C6DEE">
            <w:pPr>
              <w:spacing w:line="276" w:lineRule="auto"/>
              <w:contextualSpacing w:val="0"/>
            </w:pPr>
            <w:r w:rsidRPr="00EF53D4">
              <w:t xml:space="preserve">Baseline survey was conducted prior </w:t>
            </w:r>
            <w:proofErr w:type="gramStart"/>
            <w:r w:rsidRPr="00EF53D4">
              <w:t>project</w:t>
            </w:r>
            <w:proofErr w:type="gramEnd"/>
            <w:r w:rsidRPr="00EF53D4">
              <w:t xml:space="preserve"> implementation to know the average household size, to assess the baseline fuel and its quantity.</w:t>
            </w:r>
          </w:p>
          <w:p w14:paraId="569C4B5A" w14:textId="49372988" w:rsidR="008C6DEE" w:rsidRPr="00EF53D4" w:rsidRDefault="008C6DEE" w:rsidP="008C6DEE">
            <w:pPr>
              <w:spacing w:line="276" w:lineRule="auto"/>
              <w:contextualSpacing w:val="0"/>
            </w:pPr>
            <w:r w:rsidRPr="00EF53D4">
              <w:t xml:space="preserve">From the survey results, it was concluded that average household size </w:t>
            </w:r>
            <w:r w:rsidRPr="00F23AFF">
              <w:t xml:space="preserve">is </w:t>
            </w:r>
            <w:r>
              <w:t>5.2</w:t>
            </w:r>
            <w:r w:rsidRPr="00F23AFF">
              <w:t xml:space="preserve"> (4 Adult equivalent) charcoal is the baseline fuel.</w:t>
            </w:r>
          </w:p>
        </w:tc>
      </w:tr>
      <w:tr w:rsidR="008C6DEE" w:rsidRPr="00EF53D4" w14:paraId="4A38C11E"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6896F10"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lastRenderedPageBreak/>
              <w:t>Purpose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17680D1" w14:textId="77777777" w:rsidR="008C6DEE" w:rsidRPr="00EF53D4" w:rsidRDefault="008C6DEE" w:rsidP="008C6DEE">
            <w:pPr>
              <w:spacing w:line="276" w:lineRule="auto"/>
              <w:contextualSpacing w:val="0"/>
            </w:pPr>
            <w:r w:rsidRPr="00EF53D4">
              <w:t>To calculate baseline emission</w:t>
            </w:r>
          </w:p>
        </w:tc>
      </w:tr>
      <w:tr w:rsidR="008C6DEE" w:rsidRPr="00EF53D4" w14:paraId="50B401C6"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7086C4D9" w14:textId="4266CA04" w:rsidR="008C6DEE" w:rsidRPr="003D053B" w:rsidRDefault="008C6DEE" w:rsidP="008C6DEE">
            <w:pPr>
              <w:spacing w:line="276" w:lineRule="auto"/>
              <w:contextualSpacing w:val="0"/>
              <w:rPr>
                <w:b/>
                <w:bCs/>
                <w:color w:val="FFFFFF" w:themeColor="background1"/>
              </w:rPr>
            </w:pPr>
            <w:r w:rsidRPr="003D053B">
              <w:rPr>
                <w:b/>
                <w:bCs/>
                <w:color w:val="FFFFFF" w:themeColor="background1"/>
                <w:lang w:val="en-GB"/>
              </w:rPr>
              <w:t>Additional comment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D3AB80F" w14:textId="1CE1E67E" w:rsidR="008C6DEE" w:rsidRPr="00EF53D4" w:rsidRDefault="001A088E" w:rsidP="008C6DEE">
            <w:pPr>
              <w:spacing w:line="276" w:lineRule="auto"/>
              <w:contextualSpacing w:val="0"/>
            </w:pPr>
            <w:r>
              <w:t>V</w:t>
            </w:r>
            <w:r w:rsidR="002C0972">
              <w:t xml:space="preserve">alue is derived from 2.2116 kg/day divided per 1000 </w:t>
            </w:r>
            <w:r>
              <w:t>for conversion to</w:t>
            </w:r>
            <w:r w:rsidR="002C0972">
              <w:t xml:space="preserve"> </w:t>
            </w:r>
            <w:proofErr w:type="spellStart"/>
            <w:r w:rsidR="002C0972">
              <w:t>tonnes</w:t>
            </w:r>
            <w:proofErr w:type="spellEnd"/>
          </w:p>
        </w:tc>
      </w:tr>
    </w:tbl>
    <w:p w14:paraId="7E558B03" w14:textId="77777777" w:rsidR="004D0A8A" w:rsidRDefault="004D0A8A" w:rsidP="004D0A8A">
      <w:pPr>
        <w:spacing w:line="276" w:lineRule="auto"/>
        <w:contextualSpacing w:val="0"/>
        <w:rPr>
          <w:b/>
          <w:bCs/>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390"/>
      </w:tblGrid>
      <w:tr w:rsidR="00344056" w:rsidRPr="00EF53D4" w14:paraId="2149E99F"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2C3009B"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Data/parameter</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DFB005D" w14:textId="148C8FA5" w:rsidR="00344056" w:rsidRPr="00EF53D4" w:rsidRDefault="009E2E68" w:rsidP="00344056">
            <w:pPr>
              <w:spacing w:line="276" w:lineRule="auto"/>
              <w:contextualSpacing w:val="0"/>
            </w:pPr>
            <w:r>
              <w:rPr>
                <w:color w:val="4B4B48"/>
              </w:rPr>
              <w:t xml:space="preserve">ICS 28: </w:t>
            </w:r>
            <w:proofErr w:type="spellStart"/>
            <w:r w:rsidR="00344056" w:rsidRPr="00EF53D4">
              <w:t>LE</w:t>
            </w:r>
            <w:r w:rsidR="00344056" w:rsidRPr="00EF53D4">
              <w:rPr>
                <w:vertAlign w:val="subscript"/>
              </w:rPr>
              <w:t>p</w:t>
            </w:r>
            <w:proofErr w:type="spellEnd"/>
            <w:r w:rsidR="00344056" w:rsidRPr="00EF53D4">
              <w:rPr>
                <w:vertAlign w:val="subscript"/>
              </w:rPr>
              <w:t>, y</w:t>
            </w:r>
          </w:p>
        </w:tc>
      </w:tr>
      <w:tr w:rsidR="00344056" w:rsidRPr="00EF53D4" w14:paraId="2DD9C617"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B9439BA"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Unit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0775A8D" w14:textId="77777777" w:rsidR="00344056" w:rsidRPr="00EF53D4" w:rsidRDefault="00344056" w:rsidP="00344056">
            <w:pPr>
              <w:spacing w:line="276" w:lineRule="auto"/>
              <w:contextualSpacing w:val="0"/>
            </w:pPr>
            <w:r w:rsidRPr="00EF53D4">
              <w:t>tCO</w:t>
            </w:r>
            <w:r w:rsidRPr="00EF53D4">
              <w:rPr>
                <w:vertAlign w:val="subscript"/>
              </w:rPr>
              <w:t>2</w:t>
            </w:r>
            <w:r w:rsidRPr="00EF53D4">
              <w:t>e per year </w:t>
            </w:r>
          </w:p>
        </w:tc>
      </w:tr>
      <w:tr w:rsidR="00344056" w:rsidRPr="00EF53D4" w14:paraId="76D15634"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691255E"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Description</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95345CA" w14:textId="77777777" w:rsidR="00344056" w:rsidRPr="00EF53D4" w:rsidRDefault="00344056" w:rsidP="00344056">
            <w:pPr>
              <w:spacing w:line="276" w:lineRule="auto"/>
              <w:contextualSpacing w:val="0"/>
            </w:pPr>
            <w:r w:rsidRPr="00EF53D4">
              <w:t xml:space="preserve">Leakage in </w:t>
            </w:r>
            <w:proofErr w:type="spellStart"/>
            <w:r w:rsidRPr="00EF53D4">
              <w:t>projet</w:t>
            </w:r>
            <w:proofErr w:type="spellEnd"/>
            <w:r w:rsidRPr="00EF53D4">
              <w:t xml:space="preserve"> scenario p during year y</w:t>
            </w:r>
          </w:p>
          <w:p w14:paraId="6AA92A86" w14:textId="77777777" w:rsidR="00344056" w:rsidRPr="00EF53D4" w:rsidRDefault="00344056" w:rsidP="00344056">
            <w:pPr>
              <w:spacing w:line="276" w:lineRule="auto"/>
              <w:contextualSpacing w:val="0"/>
            </w:pPr>
          </w:p>
        </w:tc>
      </w:tr>
      <w:tr w:rsidR="00344056" w:rsidRPr="00EF53D4" w14:paraId="4ABE8C0F"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57E50EF0"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Source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97AE562" w14:textId="77777777" w:rsidR="00344056" w:rsidRPr="00EF53D4" w:rsidRDefault="00344056" w:rsidP="00344056">
            <w:pPr>
              <w:spacing w:line="276" w:lineRule="auto"/>
              <w:contextualSpacing w:val="0"/>
            </w:pPr>
            <w:r w:rsidRPr="00EF53D4">
              <w:t>Applied methodology</w:t>
            </w:r>
          </w:p>
        </w:tc>
      </w:tr>
      <w:tr w:rsidR="00344056" w:rsidRPr="00EF53D4" w14:paraId="4B2C3A4B" w14:textId="77777777" w:rsidTr="00992AF1">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B1002C7"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Value(s) applied</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0475248" w14:textId="77777777" w:rsidR="00344056" w:rsidRPr="00EF53D4" w:rsidRDefault="00344056" w:rsidP="00344056">
            <w:pPr>
              <w:spacing w:line="276" w:lineRule="auto"/>
              <w:contextualSpacing w:val="0"/>
            </w:pPr>
            <w:r w:rsidRPr="00EF53D4">
              <w:t xml:space="preserve"> 0.95</w:t>
            </w:r>
          </w:p>
        </w:tc>
      </w:tr>
      <w:tr w:rsidR="00344056" w:rsidRPr="00EF53D4" w14:paraId="3F9F54EB" w14:textId="77777777" w:rsidTr="00992AF1">
        <w:trPr>
          <w:trHeight w:val="248"/>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AC53A8B"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Choice of data or Measurement methods and procedures </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B63D2EA" w14:textId="77777777" w:rsidR="00344056" w:rsidRPr="00EF53D4" w:rsidRDefault="00344056" w:rsidP="00344056">
            <w:pPr>
              <w:spacing w:line="276" w:lineRule="auto"/>
              <w:contextualSpacing w:val="0"/>
            </w:pPr>
            <w:r w:rsidRPr="00EF53D4">
              <w:t>Default value </w:t>
            </w:r>
          </w:p>
        </w:tc>
      </w:tr>
      <w:tr w:rsidR="00344056" w:rsidRPr="00EF53D4" w14:paraId="224A4C84"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5E89833A"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Purpose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C7C2953" w14:textId="77777777" w:rsidR="00344056" w:rsidRPr="00EF53D4" w:rsidRDefault="00344056" w:rsidP="00344056">
            <w:pPr>
              <w:spacing w:line="276" w:lineRule="auto"/>
              <w:contextualSpacing w:val="0"/>
            </w:pPr>
            <w:r w:rsidRPr="00EF53D4">
              <w:t>To calculate baseline emission</w:t>
            </w:r>
          </w:p>
        </w:tc>
      </w:tr>
      <w:tr w:rsidR="00344056" w:rsidRPr="00EF53D4" w14:paraId="072DB8E2"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12FA4172" w14:textId="6C73D354" w:rsidR="00344056" w:rsidRPr="003D053B" w:rsidRDefault="00344056" w:rsidP="00344056">
            <w:pPr>
              <w:spacing w:line="276" w:lineRule="auto"/>
              <w:contextualSpacing w:val="0"/>
              <w:rPr>
                <w:b/>
                <w:bCs/>
                <w:color w:val="FFFFFF" w:themeColor="background1"/>
              </w:rPr>
            </w:pPr>
            <w:r w:rsidRPr="003D053B">
              <w:rPr>
                <w:b/>
                <w:bCs/>
                <w:color w:val="FFFFFF" w:themeColor="background1"/>
                <w:lang w:val="en-GB"/>
              </w:rPr>
              <w:t>Additional comment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25AD5F4C" w14:textId="6C90FDFE" w:rsidR="00344056" w:rsidRPr="00EF53D4" w:rsidRDefault="00A77C93" w:rsidP="00344056">
            <w:pPr>
              <w:spacing w:line="276" w:lineRule="auto"/>
              <w:contextualSpacing w:val="0"/>
            </w:pPr>
            <w:r>
              <w:t>N/A</w:t>
            </w:r>
          </w:p>
        </w:tc>
      </w:tr>
    </w:tbl>
    <w:p w14:paraId="176624FE" w14:textId="77777777" w:rsidR="004D0A8A" w:rsidRPr="00301718" w:rsidRDefault="004D0A8A" w:rsidP="004D0A8A">
      <w:pPr>
        <w:spacing w:line="276" w:lineRule="auto"/>
        <w:contextualSpacing w:val="0"/>
        <w:rPr>
          <w:b/>
          <w:bCs/>
          <w:sz w:val="14"/>
          <w:szCs w:val="14"/>
        </w:rPr>
      </w:pPr>
    </w:p>
    <w:p w14:paraId="4FAE1110" w14:textId="77777777" w:rsidR="004D0A8A" w:rsidRDefault="004D0A8A" w:rsidP="00922B9B">
      <w:pPr>
        <w:pStyle w:val="Corpsdetexte"/>
      </w:pPr>
    </w:p>
    <w:p w14:paraId="7BA10178" w14:textId="21FB6A04" w:rsidR="004D0A8A" w:rsidRDefault="002B588F" w:rsidP="004D0A8A">
      <w:pPr>
        <w:pStyle w:val="SectionList2nd"/>
      </w:pPr>
      <w:r>
        <w:t xml:space="preserve">B.6.3.  </w:t>
      </w:r>
      <w:r w:rsidR="004D0A8A">
        <w:t xml:space="preserve">Ex ante estimation of SDG Impact </w:t>
      </w:r>
    </w:p>
    <w:p w14:paraId="52E89026" w14:textId="619957DF" w:rsidR="004D0A8A" w:rsidRDefault="00CC0F78" w:rsidP="004D0A8A">
      <w:pPr>
        <w:spacing w:line="276" w:lineRule="auto"/>
        <w:contextualSpacing w:val="0"/>
        <w:rPr>
          <w:b/>
          <w:bCs/>
        </w:rPr>
      </w:pPr>
      <w:r>
        <w:rPr>
          <w:b/>
          <w:bCs/>
        </w:rPr>
        <w:t>SDG 1</w:t>
      </w:r>
      <w:r w:rsidR="009358C6">
        <w:rPr>
          <w:b/>
          <w:bCs/>
        </w:rPr>
        <w:t>,</w:t>
      </w:r>
      <w:r>
        <w:rPr>
          <w:b/>
          <w:bCs/>
        </w:rPr>
        <w:t xml:space="preserve"> 7, 8, </w:t>
      </w:r>
      <w:r w:rsidR="008B0041">
        <w:rPr>
          <w:b/>
          <w:bCs/>
        </w:rPr>
        <w:t xml:space="preserve">13, </w:t>
      </w:r>
      <w:r>
        <w:rPr>
          <w:b/>
          <w:bCs/>
        </w:rPr>
        <w:t>15</w:t>
      </w:r>
    </w:p>
    <w:tbl>
      <w:tblPr>
        <w:tblW w:w="48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tblCellMar>
        <w:tblLook w:val="0620" w:firstRow="1" w:lastRow="0" w:firstColumn="0" w:lastColumn="0" w:noHBand="1" w:noVBand="1"/>
      </w:tblPr>
      <w:tblGrid>
        <w:gridCol w:w="2120"/>
        <w:gridCol w:w="3964"/>
        <w:gridCol w:w="2123"/>
        <w:gridCol w:w="1219"/>
      </w:tblGrid>
      <w:tr w:rsidR="00CC0F78" w:rsidRPr="00B747C5" w14:paraId="7926637F" w14:textId="77777777" w:rsidTr="008B0041">
        <w:trPr>
          <w:trHeight w:val="20"/>
        </w:trPr>
        <w:tc>
          <w:tcPr>
            <w:tcW w:w="1125" w:type="pct"/>
            <w:tcBorders>
              <w:top w:val="single" w:sz="4" w:space="0" w:color="auto"/>
              <w:left w:val="single" w:sz="4" w:space="0" w:color="auto"/>
              <w:bottom w:val="single" w:sz="4" w:space="0" w:color="auto"/>
              <w:right w:val="single" w:sz="4" w:space="0" w:color="auto"/>
            </w:tcBorders>
            <w:hideMark/>
          </w:tcPr>
          <w:p w14:paraId="4B513F12" w14:textId="77777777" w:rsidR="00CC0F78" w:rsidRPr="00B747C5" w:rsidRDefault="00CC0F78" w:rsidP="000D68DF">
            <w:pPr>
              <w:spacing w:line="276" w:lineRule="auto"/>
              <w:contextualSpacing w:val="0"/>
              <w:rPr>
                <w:b/>
                <w:lang w:val="en-GB"/>
              </w:rPr>
            </w:pPr>
            <w:r w:rsidRPr="00B747C5">
              <w:rPr>
                <w:b/>
              </w:rPr>
              <w:t>Sustainable Development Goals Targeted</w:t>
            </w:r>
          </w:p>
        </w:tc>
        <w:tc>
          <w:tcPr>
            <w:tcW w:w="2103" w:type="pct"/>
            <w:tcBorders>
              <w:top w:val="single" w:sz="4" w:space="0" w:color="auto"/>
              <w:left w:val="single" w:sz="4" w:space="0" w:color="auto"/>
              <w:bottom w:val="single" w:sz="4" w:space="0" w:color="auto"/>
              <w:right w:val="single" w:sz="4" w:space="0" w:color="auto"/>
            </w:tcBorders>
            <w:hideMark/>
          </w:tcPr>
          <w:p w14:paraId="06ED64AB" w14:textId="77777777" w:rsidR="00CC0F78" w:rsidRPr="00B747C5" w:rsidRDefault="00CC0F78" w:rsidP="000D68DF">
            <w:pPr>
              <w:spacing w:line="276" w:lineRule="auto"/>
              <w:contextualSpacing w:val="0"/>
              <w:rPr>
                <w:b/>
                <w:lang w:val="en-GB"/>
              </w:rPr>
            </w:pPr>
            <w:r w:rsidRPr="00B747C5">
              <w:rPr>
                <w:b/>
              </w:rPr>
              <w:t>SDG Impact Indicator</w:t>
            </w:r>
          </w:p>
        </w:tc>
        <w:tc>
          <w:tcPr>
            <w:tcW w:w="1126" w:type="pct"/>
            <w:tcBorders>
              <w:top w:val="single" w:sz="4" w:space="0" w:color="auto"/>
              <w:left w:val="single" w:sz="4" w:space="0" w:color="auto"/>
              <w:bottom w:val="single" w:sz="4" w:space="0" w:color="auto"/>
              <w:right w:val="single" w:sz="4" w:space="0" w:color="auto"/>
            </w:tcBorders>
            <w:hideMark/>
          </w:tcPr>
          <w:p w14:paraId="5C3BA067" w14:textId="77777777" w:rsidR="00CC0F78" w:rsidRPr="00B747C5" w:rsidRDefault="00CC0F78" w:rsidP="000D68DF">
            <w:pPr>
              <w:spacing w:line="276" w:lineRule="auto"/>
              <w:contextualSpacing w:val="0"/>
              <w:rPr>
                <w:b/>
                <w:lang w:val="en-GB"/>
              </w:rPr>
            </w:pPr>
            <w:r w:rsidRPr="00B747C5">
              <w:rPr>
                <w:b/>
              </w:rPr>
              <w:t>Calculation</w:t>
            </w:r>
          </w:p>
        </w:tc>
        <w:tc>
          <w:tcPr>
            <w:tcW w:w="647" w:type="pct"/>
            <w:tcBorders>
              <w:top w:val="single" w:sz="4" w:space="0" w:color="auto"/>
              <w:left w:val="single" w:sz="4" w:space="0" w:color="auto"/>
              <w:bottom w:val="single" w:sz="4" w:space="0" w:color="auto"/>
              <w:right w:val="single" w:sz="4" w:space="0" w:color="auto"/>
            </w:tcBorders>
            <w:hideMark/>
          </w:tcPr>
          <w:p w14:paraId="768576AB" w14:textId="77777777" w:rsidR="00CC0F78" w:rsidRPr="00B747C5" w:rsidRDefault="00CC0F78" w:rsidP="000D68DF">
            <w:pPr>
              <w:spacing w:line="276" w:lineRule="auto"/>
              <w:contextualSpacing w:val="0"/>
              <w:rPr>
                <w:b/>
                <w:lang w:val="en-GB"/>
              </w:rPr>
            </w:pPr>
            <w:r w:rsidRPr="00B747C5">
              <w:rPr>
                <w:b/>
                <w:lang w:val="en-GB"/>
              </w:rPr>
              <w:t>Ex-ante Estimate</w:t>
            </w:r>
          </w:p>
        </w:tc>
      </w:tr>
      <w:tr w:rsidR="00CC0F78" w:rsidRPr="00B747C5" w14:paraId="051972EA" w14:textId="77777777" w:rsidTr="008B0041">
        <w:trPr>
          <w:trHeight w:val="20"/>
        </w:trPr>
        <w:tc>
          <w:tcPr>
            <w:tcW w:w="1125" w:type="pct"/>
            <w:tcBorders>
              <w:top w:val="single" w:sz="4" w:space="0" w:color="auto"/>
              <w:left w:val="single" w:sz="4" w:space="0" w:color="auto"/>
              <w:bottom w:val="single" w:sz="4" w:space="0" w:color="auto"/>
              <w:right w:val="single" w:sz="4" w:space="0" w:color="auto"/>
            </w:tcBorders>
            <w:hideMark/>
          </w:tcPr>
          <w:p w14:paraId="50C3F632" w14:textId="77777777" w:rsidR="00CC0F78" w:rsidRPr="00B747C5" w:rsidRDefault="00CC0F78" w:rsidP="000D68DF">
            <w:pPr>
              <w:spacing w:line="276" w:lineRule="auto"/>
              <w:contextualSpacing w:val="0"/>
              <w:rPr>
                <w:lang w:val="en-GB"/>
              </w:rPr>
            </w:pPr>
            <w:r w:rsidRPr="00B747C5">
              <w:rPr>
                <w:lang w:val="en-GB"/>
              </w:rPr>
              <w:t>1 No Poverty</w:t>
            </w:r>
          </w:p>
        </w:tc>
        <w:tc>
          <w:tcPr>
            <w:tcW w:w="2103" w:type="pct"/>
            <w:tcBorders>
              <w:top w:val="single" w:sz="4" w:space="0" w:color="auto"/>
              <w:left w:val="single" w:sz="4" w:space="0" w:color="auto"/>
              <w:bottom w:val="single" w:sz="4" w:space="0" w:color="auto"/>
              <w:right w:val="single" w:sz="4" w:space="0" w:color="auto"/>
            </w:tcBorders>
            <w:hideMark/>
          </w:tcPr>
          <w:p w14:paraId="08C8CE22" w14:textId="77777777" w:rsidR="00CC0F78" w:rsidRPr="00B747C5" w:rsidRDefault="00CC0F78" w:rsidP="000D68DF">
            <w:pPr>
              <w:spacing w:line="276" w:lineRule="auto"/>
              <w:contextualSpacing w:val="0"/>
            </w:pPr>
            <w:r w:rsidRPr="00B747C5">
              <w:rPr>
                <w:b/>
                <w:bCs/>
                <w:lang w:val="en-GB"/>
              </w:rPr>
              <w:t>Indicator:</w:t>
            </w:r>
            <w:r w:rsidRPr="00B747C5">
              <w:rPr>
                <w:lang w:val="en-GB"/>
              </w:rPr>
              <w:t xml:space="preserve"> </w:t>
            </w:r>
            <w:r>
              <w:rPr>
                <w:lang w:val="en-GB" w:eastAsia="en-GB"/>
              </w:rPr>
              <w:t>Average household savings i.e., decrease in expenditure on basic service such cooking, lighting, drinking</w:t>
            </w:r>
          </w:p>
        </w:tc>
        <w:tc>
          <w:tcPr>
            <w:tcW w:w="1126" w:type="pct"/>
            <w:tcBorders>
              <w:top w:val="single" w:sz="4" w:space="0" w:color="auto"/>
              <w:left w:val="single" w:sz="4" w:space="0" w:color="auto"/>
              <w:bottom w:val="single" w:sz="4" w:space="0" w:color="auto"/>
              <w:right w:val="single" w:sz="4" w:space="0" w:color="auto"/>
            </w:tcBorders>
            <w:hideMark/>
          </w:tcPr>
          <w:p w14:paraId="1A98AC65" w14:textId="77777777" w:rsidR="00CC0F78" w:rsidRPr="00B747C5" w:rsidRDefault="00CC0F78" w:rsidP="000D68DF">
            <w:pPr>
              <w:spacing w:line="276" w:lineRule="auto"/>
              <w:contextualSpacing w:val="0"/>
              <w:rPr>
                <w:lang w:val="en-GB"/>
              </w:rPr>
            </w:pPr>
            <w:proofErr w:type="spellStart"/>
            <w:r>
              <w:rPr>
                <w:rFonts w:asciiTheme="majorHAnsi" w:eastAsia="MS Mincho" w:hAnsiTheme="majorHAnsi"/>
                <w:szCs w:val="22"/>
              </w:rPr>
              <w:t>HH</w:t>
            </w:r>
            <w:r>
              <w:rPr>
                <w:rFonts w:asciiTheme="majorHAnsi" w:hAnsiTheme="majorHAnsi" w:cs="Arial"/>
                <w:bCs/>
                <w:szCs w:val="22"/>
                <w:vertAlign w:val="subscript"/>
              </w:rPr>
              <w:t>Project</w:t>
            </w:r>
            <w:proofErr w:type="spellEnd"/>
            <w:r>
              <w:rPr>
                <w:rFonts w:asciiTheme="majorHAnsi" w:eastAsia="MS Mincho" w:hAnsiTheme="majorHAnsi"/>
                <w:szCs w:val="22"/>
              </w:rPr>
              <w:t xml:space="preserve"> -</w:t>
            </w:r>
            <w:proofErr w:type="spellStart"/>
            <w:r>
              <w:rPr>
                <w:rFonts w:asciiTheme="majorHAnsi" w:eastAsia="MS Mincho" w:hAnsiTheme="majorHAnsi"/>
                <w:szCs w:val="22"/>
              </w:rPr>
              <w:t>HH</w:t>
            </w:r>
            <w:r>
              <w:rPr>
                <w:rFonts w:asciiTheme="majorHAnsi" w:hAnsiTheme="majorHAnsi" w:cs="Arial"/>
                <w:bCs/>
                <w:szCs w:val="22"/>
                <w:vertAlign w:val="subscript"/>
              </w:rPr>
              <w:t>Baseline</w:t>
            </w:r>
            <w:proofErr w:type="spellEnd"/>
            <w:r w:rsidRPr="00665660">
              <w:rPr>
                <w:rFonts w:asciiTheme="majorHAnsi" w:hAnsiTheme="majorHAnsi" w:cs="Arial"/>
                <w:bCs/>
                <w:szCs w:val="22"/>
              </w:rPr>
              <w:t xml:space="preserve"> </w:t>
            </w:r>
          </w:p>
        </w:tc>
        <w:tc>
          <w:tcPr>
            <w:tcW w:w="647" w:type="pct"/>
            <w:tcBorders>
              <w:top w:val="single" w:sz="4" w:space="0" w:color="auto"/>
              <w:left w:val="single" w:sz="4" w:space="0" w:color="auto"/>
              <w:bottom w:val="single" w:sz="4" w:space="0" w:color="auto"/>
              <w:right w:val="single" w:sz="4" w:space="0" w:color="auto"/>
            </w:tcBorders>
            <w:hideMark/>
          </w:tcPr>
          <w:p w14:paraId="6E1A6173" w14:textId="35A876E9" w:rsidR="00CC0F78" w:rsidRPr="00B747C5" w:rsidRDefault="009358C6" w:rsidP="000D68DF">
            <w:pPr>
              <w:spacing w:line="276" w:lineRule="auto"/>
              <w:contextualSpacing w:val="0"/>
              <w:rPr>
                <w:lang w:val="en-GB"/>
              </w:rPr>
            </w:pPr>
            <w:r>
              <w:rPr>
                <w:lang w:val="en-GB"/>
              </w:rPr>
              <w:t>36.82$</w:t>
            </w:r>
          </w:p>
        </w:tc>
      </w:tr>
      <w:tr w:rsidR="00CC0F78" w:rsidRPr="00B747C5" w14:paraId="6075A4DD" w14:textId="77777777" w:rsidTr="008B0041">
        <w:trPr>
          <w:trHeight w:val="20"/>
        </w:trPr>
        <w:tc>
          <w:tcPr>
            <w:tcW w:w="1125" w:type="pct"/>
            <w:tcBorders>
              <w:top w:val="single" w:sz="4" w:space="0" w:color="auto"/>
              <w:left w:val="single" w:sz="4" w:space="0" w:color="auto"/>
              <w:bottom w:val="single" w:sz="4" w:space="0" w:color="auto"/>
              <w:right w:val="single" w:sz="4" w:space="0" w:color="auto"/>
            </w:tcBorders>
            <w:hideMark/>
          </w:tcPr>
          <w:p w14:paraId="4984EBF3" w14:textId="77777777" w:rsidR="00CC0F78" w:rsidRPr="00B747C5" w:rsidRDefault="00CC0F78" w:rsidP="000D68DF">
            <w:pPr>
              <w:spacing w:line="276" w:lineRule="auto"/>
              <w:contextualSpacing w:val="0"/>
              <w:rPr>
                <w:lang w:val="en-GB"/>
              </w:rPr>
            </w:pPr>
            <w:r w:rsidRPr="00B747C5">
              <w:rPr>
                <w:lang w:val="en-GB"/>
              </w:rPr>
              <w:t>7 Affordable and Clean Energy</w:t>
            </w:r>
          </w:p>
        </w:tc>
        <w:tc>
          <w:tcPr>
            <w:tcW w:w="2103" w:type="pct"/>
            <w:tcBorders>
              <w:top w:val="single" w:sz="4" w:space="0" w:color="auto"/>
              <w:left w:val="single" w:sz="4" w:space="0" w:color="auto"/>
              <w:bottom w:val="single" w:sz="4" w:space="0" w:color="auto"/>
              <w:right w:val="single" w:sz="4" w:space="0" w:color="auto"/>
            </w:tcBorders>
            <w:hideMark/>
          </w:tcPr>
          <w:p w14:paraId="0B5CA8BD" w14:textId="77777777" w:rsidR="00CC0F78" w:rsidRPr="00B747C5" w:rsidRDefault="00CC0F78" w:rsidP="000D68DF">
            <w:pPr>
              <w:spacing w:line="276" w:lineRule="auto"/>
              <w:contextualSpacing w:val="0"/>
            </w:pPr>
            <w:r w:rsidRPr="00B747C5">
              <w:rPr>
                <w:b/>
                <w:bCs/>
                <w:lang w:val="en-GB"/>
              </w:rPr>
              <w:t>Indicator:</w:t>
            </w:r>
            <w:r w:rsidRPr="00B747C5">
              <w:rPr>
                <w:lang w:val="en-GB"/>
              </w:rPr>
              <w:t xml:space="preserve"> </w:t>
            </w:r>
            <w:r w:rsidRPr="00026E30">
              <w:rPr>
                <w:rFonts w:asciiTheme="minorHAnsi" w:hAnsiTheme="minorHAnsi"/>
                <w:szCs w:val="22"/>
                <w:lang w:val="en-GB" w:eastAsia="de-DE"/>
              </w:rPr>
              <w:t>Number of beneficiaries: Households</w:t>
            </w:r>
          </w:p>
        </w:tc>
        <w:tc>
          <w:tcPr>
            <w:tcW w:w="1126" w:type="pct"/>
            <w:tcBorders>
              <w:top w:val="single" w:sz="4" w:space="0" w:color="auto"/>
              <w:left w:val="single" w:sz="4" w:space="0" w:color="auto"/>
              <w:bottom w:val="single" w:sz="4" w:space="0" w:color="auto"/>
              <w:right w:val="single" w:sz="4" w:space="0" w:color="auto"/>
            </w:tcBorders>
            <w:hideMark/>
          </w:tcPr>
          <w:p w14:paraId="7CC21DDE" w14:textId="77777777" w:rsidR="00CC0F78" w:rsidRPr="00665660" w:rsidRDefault="00CC0F78" w:rsidP="000D68DF">
            <w:pPr>
              <w:spacing w:after="0" w:line="240" w:lineRule="auto"/>
              <w:jc w:val="both"/>
              <w:rPr>
                <w:rFonts w:asciiTheme="majorHAnsi" w:hAnsiTheme="majorHAnsi"/>
                <w:szCs w:val="22"/>
                <w:vertAlign w:val="subscript"/>
              </w:rPr>
            </w:pPr>
            <w:proofErr w:type="spellStart"/>
            <w:r>
              <w:rPr>
                <w:rFonts w:asciiTheme="majorHAnsi" w:hAnsiTheme="majorHAnsi"/>
                <w:szCs w:val="22"/>
              </w:rPr>
              <w:t>N</w:t>
            </w:r>
            <w:r w:rsidRPr="00056AC4">
              <w:rPr>
                <w:rFonts w:asciiTheme="majorHAnsi" w:hAnsiTheme="majorHAnsi"/>
                <w:szCs w:val="22"/>
                <w:vertAlign w:val="subscript"/>
              </w:rPr>
              <w:t>o,i,j</w:t>
            </w:r>
            <w:proofErr w:type="spellEnd"/>
            <w:r>
              <w:rPr>
                <w:rFonts w:asciiTheme="majorHAnsi" w:hAnsiTheme="majorHAnsi"/>
                <w:szCs w:val="22"/>
              </w:rPr>
              <w:t>*</w:t>
            </w:r>
            <w:proofErr w:type="spellStart"/>
            <w:r w:rsidRPr="006D6876">
              <w:rPr>
                <w:rFonts w:asciiTheme="majorHAnsi" w:hAnsiTheme="majorHAnsi"/>
                <w:szCs w:val="22"/>
              </w:rPr>
              <w:t>n</w:t>
            </w:r>
            <w:r w:rsidRPr="006D6876">
              <w:rPr>
                <w:rFonts w:asciiTheme="majorHAnsi" w:hAnsiTheme="majorHAnsi"/>
                <w:szCs w:val="22"/>
                <w:vertAlign w:val="subscript"/>
              </w:rPr>
              <w:t>y,i,j</w:t>
            </w:r>
            <w:proofErr w:type="spellEnd"/>
          </w:p>
          <w:p w14:paraId="3E00CB3B" w14:textId="77777777" w:rsidR="00CC0F78" w:rsidRPr="00B747C5" w:rsidRDefault="00CC0F78" w:rsidP="000D68DF">
            <w:pPr>
              <w:spacing w:line="276" w:lineRule="auto"/>
              <w:contextualSpacing w:val="0"/>
              <w:rPr>
                <w:vertAlign w:val="subscript"/>
              </w:rPr>
            </w:pPr>
          </w:p>
        </w:tc>
        <w:tc>
          <w:tcPr>
            <w:tcW w:w="647" w:type="pct"/>
            <w:tcBorders>
              <w:top w:val="single" w:sz="4" w:space="0" w:color="auto"/>
              <w:left w:val="single" w:sz="4" w:space="0" w:color="auto"/>
              <w:bottom w:val="single" w:sz="4" w:space="0" w:color="auto"/>
              <w:right w:val="single" w:sz="4" w:space="0" w:color="auto"/>
            </w:tcBorders>
            <w:hideMark/>
          </w:tcPr>
          <w:p w14:paraId="3F815A65" w14:textId="4A4D3E04" w:rsidR="00CC0F78" w:rsidRPr="009358C6" w:rsidRDefault="009358C6" w:rsidP="000D68DF">
            <w:pPr>
              <w:spacing w:line="276" w:lineRule="auto"/>
              <w:contextualSpacing w:val="0"/>
              <w:rPr>
                <w:lang w:val="en-GB"/>
              </w:rPr>
            </w:pPr>
            <w:r w:rsidRPr="009358C6">
              <w:rPr>
                <w:lang w:val="en-GB"/>
              </w:rPr>
              <w:t>9</w:t>
            </w:r>
            <w:r w:rsidR="00CC0F78" w:rsidRPr="009358C6">
              <w:rPr>
                <w:lang w:val="en-GB"/>
              </w:rPr>
              <w:t>0,000 in total</w:t>
            </w:r>
          </w:p>
        </w:tc>
      </w:tr>
      <w:tr w:rsidR="00CC0F78" w:rsidRPr="00B747C5" w14:paraId="4362B1FB" w14:textId="77777777" w:rsidTr="008B0041">
        <w:trPr>
          <w:trHeight w:val="20"/>
        </w:trPr>
        <w:tc>
          <w:tcPr>
            <w:tcW w:w="1125" w:type="pct"/>
            <w:tcBorders>
              <w:top w:val="single" w:sz="4" w:space="0" w:color="auto"/>
              <w:left w:val="single" w:sz="4" w:space="0" w:color="auto"/>
              <w:bottom w:val="single" w:sz="4" w:space="0" w:color="auto"/>
              <w:right w:val="single" w:sz="4" w:space="0" w:color="auto"/>
            </w:tcBorders>
            <w:hideMark/>
          </w:tcPr>
          <w:p w14:paraId="1C4299C3" w14:textId="77777777" w:rsidR="00CC0F78" w:rsidRPr="00B747C5" w:rsidRDefault="00CC0F78" w:rsidP="000D68DF">
            <w:pPr>
              <w:spacing w:line="276" w:lineRule="auto"/>
              <w:contextualSpacing w:val="0"/>
              <w:rPr>
                <w:lang w:val="en-GB"/>
              </w:rPr>
            </w:pPr>
            <w:r w:rsidRPr="00B747C5">
              <w:rPr>
                <w:lang w:val="en-GB"/>
              </w:rPr>
              <w:lastRenderedPageBreak/>
              <w:t>8 Decent Work and Economic Growth</w:t>
            </w:r>
          </w:p>
        </w:tc>
        <w:tc>
          <w:tcPr>
            <w:tcW w:w="2103" w:type="pct"/>
            <w:tcBorders>
              <w:top w:val="single" w:sz="4" w:space="0" w:color="auto"/>
              <w:left w:val="single" w:sz="4" w:space="0" w:color="auto"/>
              <w:bottom w:val="single" w:sz="4" w:space="0" w:color="auto"/>
              <w:right w:val="single" w:sz="4" w:space="0" w:color="auto"/>
            </w:tcBorders>
            <w:hideMark/>
          </w:tcPr>
          <w:p w14:paraId="4211A1C2" w14:textId="77777777" w:rsidR="00CC0F78" w:rsidRPr="00B747C5" w:rsidRDefault="00CC0F78" w:rsidP="000D68DF">
            <w:pPr>
              <w:spacing w:line="276" w:lineRule="auto"/>
              <w:contextualSpacing w:val="0"/>
            </w:pPr>
            <w:r w:rsidRPr="00B747C5">
              <w:rPr>
                <w:b/>
                <w:bCs/>
                <w:lang w:val="en-GB"/>
              </w:rPr>
              <w:t>Indicator:</w:t>
            </w:r>
            <w:r w:rsidRPr="00B747C5">
              <w:rPr>
                <w:lang w:val="en-GB"/>
              </w:rPr>
              <w:t xml:space="preserve"> </w:t>
            </w:r>
            <w:r>
              <w:rPr>
                <w:lang w:val="en-GB" w:eastAsia="en-GB"/>
              </w:rPr>
              <w:t>Total number of jobs created</w:t>
            </w:r>
          </w:p>
        </w:tc>
        <w:tc>
          <w:tcPr>
            <w:tcW w:w="1126" w:type="pct"/>
            <w:tcBorders>
              <w:top w:val="single" w:sz="4" w:space="0" w:color="auto"/>
              <w:left w:val="single" w:sz="4" w:space="0" w:color="auto"/>
              <w:bottom w:val="single" w:sz="4" w:space="0" w:color="auto"/>
              <w:right w:val="single" w:sz="4" w:space="0" w:color="auto"/>
            </w:tcBorders>
            <w:hideMark/>
          </w:tcPr>
          <w:p w14:paraId="39777A1A" w14:textId="77777777" w:rsidR="00CC0F78" w:rsidRPr="00B747C5" w:rsidRDefault="00CC0F78" w:rsidP="000D68DF">
            <w:pPr>
              <w:spacing w:line="276" w:lineRule="auto"/>
              <w:contextualSpacing w:val="0"/>
              <w:rPr>
                <w:vertAlign w:val="subscript"/>
              </w:rPr>
            </w:pPr>
            <w:r w:rsidRPr="00B747C5">
              <w:rPr>
                <w:bCs/>
              </w:rPr>
              <w:t xml:space="preserve">QE </w:t>
            </w:r>
            <w:proofErr w:type="spellStart"/>
            <w:r w:rsidRPr="00B747C5">
              <w:rPr>
                <w:bCs/>
              </w:rPr>
              <w:t>IG</w:t>
            </w:r>
            <w:r w:rsidRPr="00B747C5">
              <w:rPr>
                <w:bCs/>
                <w:vertAlign w:val="subscript"/>
              </w:rPr>
              <w:t>Project</w:t>
            </w:r>
            <w:proofErr w:type="spellEnd"/>
            <w:r w:rsidRPr="00B747C5">
              <w:rPr>
                <w:bCs/>
              </w:rPr>
              <w:t xml:space="preserve"> - QE </w:t>
            </w:r>
            <w:proofErr w:type="spellStart"/>
            <w:r w:rsidRPr="00B747C5">
              <w:rPr>
                <w:bCs/>
              </w:rPr>
              <w:t>IG</w:t>
            </w:r>
            <w:r w:rsidRPr="00B747C5">
              <w:rPr>
                <w:bCs/>
                <w:vertAlign w:val="subscript"/>
              </w:rPr>
              <w:t>Baseline</w:t>
            </w:r>
            <w:proofErr w:type="spellEnd"/>
          </w:p>
        </w:tc>
        <w:tc>
          <w:tcPr>
            <w:tcW w:w="647" w:type="pct"/>
            <w:tcBorders>
              <w:top w:val="single" w:sz="4" w:space="0" w:color="auto"/>
              <w:left w:val="single" w:sz="4" w:space="0" w:color="auto"/>
              <w:bottom w:val="single" w:sz="4" w:space="0" w:color="auto"/>
              <w:right w:val="single" w:sz="4" w:space="0" w:color="auto"/>
            </w:tcBorders>
            <w:hideMark/>
          </w:tcPr>
          <w:p w14:paraId="3793FD21" w14:textId="5EE048CD" w:rsidR="00CC0F78" w:rsidRPr="009358C6" w:rsidRDefault="009358C6" w:rsidP="000D68DF">
            <w:pPr>
              <w:spacing w:line="276" w:lineRule="auto"/>
              <w:contextualSpacing w:val="0"/>
              <w:rPr>
                <w:lang w:val="en-GB"/>
              </w:rPr>
            </w:pPr>
            <w:r w:rsidRPr="009358C6">
              <w:rPr>
                <w:lang w:val="en-GB"/>
              </w:rPr>
              <w:t>10</w:t>
            </w:r>
          </w:p>
        </w:tc>
      </w:tr>
      <w:tr w:rsidR="00CC0F78" w:rsidRPr="00CC0F78" w14:paraId="04F8DC7B" w14:textId="77777777" w:rsidTr="008B0041">
        <w:trPr>
          <w:trHeight w:val="20"/>
        </w:trPr>
        <w:tc>
          <w:tcPr>
            <w:tcW w:w="1125" w:type="pct"/>
            <w:tcBorders>
              <w:top w:val="single" w:sz="4" w:space="0" w:color="auto"/>
              <w:left w:val="single" w:sz="4" w:space="0" w:color="auto"/>
              <w:bottom w:val="single" w:sz="4" w:space="0" w:color="auto"/>
              <w:right w:val="single" w:sz="4" w:space="0" w:color="auto"/>
            </w:tcBorders>
          </w:tcPr>
          <w:p w14:paraId="6E0226C7" w14:textId="3725E21F" w:rsidR="00CC0F78" w:rsidRPr="00B747C5" w:rsidRDefault="00CC0F78" w:rsidP="000D68DF">
            <w:pPr>
              <w:spacing w:line="276" w:lineRule="auto"/>
              <w:contextualSpacing w:val="0"/>
              <w:rPr>
                <w:lang w:val="en-GB"/>
              </w:rPr>
            </w:pPr>
            <w:r>
              <w:rPr>
                <w:lang w:val="en-GB"/>
              </w:rPr>
              <w:t>15 Life on Land</w:t>
            </w:r>
          </w:p>
        </w:tc>
        <w:tc>
          <w:tcPr>
            <w:tcW w:w="2103" w:type="pct"/>
            <w:tcBorders>
              <w:top w:val="single" w:sz="4" w:space="0" w:color="auto"/>
              <w:left w:val="single" w:sz="4" w:space="0" w:color="auto"/>
              <w:bottom w:val="single" w:sz="4" w:space="0" w:color="auto"/>
              <w:right w:val="single" w:sz="4" w:space="0" w:color="auto"/>
            </w:tcBorders>
          </w:tcPr>
          <w:p w14:paraId="6396854B" w14:textId="006FCD04" w:rsidR="00CC0F78" w:rsidRPr="00B747C5" w:rsidRDefault="00CC0F78" w:rsidP="000D68DF">
            <w:pPr>
              <w:spacing w:line="276" w:lineRule="auto"/>
              <w:contextualSpacing w:val="0"/>
              <w:rPr>
                <w:b/>
                <w:bCs/>
                <w:lang w:val="en-GB"/>
              </w:rPr>
            </w:pPr>
            <w:r w:rsidRPr="00CC0F78">
              <w:rPr>
                <w:b/>
                <w:bCs/>
              </w:rPr>
              <w:t>Indicator:</w:t>
            </w:r>
            <w:r>
              <w:t xml:space="preserve"> </w:t>
            </w:r>
            <w:r w:rsidRPr="009D32C1">
              <w:t>Total non-renewable wood fuel saved</w:t>
            </w:r>
            <w:r>
              <w:t xml:space="preserve"> per device</w:t>
            </w:r>
            <w:r w:rsidR="002479EE">
              <w:t xml:space="preserve"> per year</w:t>
            </w:r>
          </w:p>
        </w:tc>
        <w:tc>
          <w:tcPr>
            <w:tcW w:w="1126" w:type="pct"/>
            <w:tcBorders>
              <w:top w:val="single" w:sz="4" w:space="0" w:color="auto"/>
              <w:left w:val="single" w:sz="4" w:space="0" w:color="auto"/>
              <w:bottom w:val="single" w:sz="4" w:space="0" w:color="auto"/>
              <w:right w:val="single" w:sz="4" w:space="0" w:color="auto"/>
            </w:tcBorders>
          </w:tcPr>
          <w:p w14:paraId="208488C2" w14:textId="566809F5" w:rsidR="00CC0F78" w:rsidRPr="00F35697" w:rsidRDefault="00CC0F78" w:rsidP="000D68DF">
            <w:pPr>
              <w:spacing w:line="276" w:lineRule="auto"/>
              <w:contextualSpacing w:val="0"/>
              <w:rPr>
                <w:bCs/>
              </w:rPr>
            </w:pPr>
            <w:r w:rsidRPr="00F35697">
              <w:rPr>
                <w:color w:val="4D4D4B"/>
              </w:rPr>
              <w:t>SFS(</w:t>
            </w:r>
            <w:proofErr w:type="spellStart"/>
            <w:proofErr w:type="gramStart"/>
            <w:r w:rsidRPr="00F35697">
              <w:rPr>
                <w:color w:val="4D4D4B"/>
              </w:rPr>
              <w:t>p,b</w:t>
            </w:r>
            <w:proofErr w:type="gramEnd"/>
            <w:r w:rsidRPr="00F35697">
              <w:rPr>
                <w:color w:val="4D4D4B"/>
              </w:rPr>
              <w:t>,y</w:t>
            </w:r>
            <w:proofErr w:type="spellEnd"/>
            <w:r w:rsidRPr="00F35697">
              <w:rPr>
                <w:color w:val="4D4D4B"/>
              </w:rPr>
              <w:t xml:space="preserve">) * </w:t>
            </w:r>
            <w:proofErr w:type="spellStart"/>
            <w:r w:rsidRPr="00F35697">
              <w:rPr>
                <w:color w:val="4D4D4B"/>
              </w:rPr>
              <w:t>fNRB</w:t>
            </w:r>
            <w:proofErr w:type="spellEnd"/>
            <w:r w:rsidRPr="00F35697">
              <w:rPr>
                <w:color w:val="4D4D4B"/>
              </w:rPr>
              <w:t>(</w:t>
            </w:r>
            <w:proofErr w:type="spellStart"/>
            <w:proofErr w:type="gramStart"/>
            <w:r w:rsidRPr="00F35697">
              <w:rPr>
                <w:color w:val="4D4D4B"/>
              </w:rPr>
              <w:t>b,y</w:t>
            </w:r>
            <w:proofErr w:type="spellEnd"/>
            <w:proofErr w:type="gramEnd"/>
            <w:r w:rsidRPr="00F35697">
              <w:rPr>
                <w:color w:val="4D4D4B"/>
              </w:rPr>
              <w:t>)</w:t>
            </w:r>
            <w:r w:rsidR="009358C6" w:rsidRPr="00F35697">
              <w:rPr>
                <w:color w:val="4D4D4B"/>
              </w:rPr>
              <w:t>*</w:t>
            </w:r>
            <w:r w:rsidR="002479EE" w:rsidRPr="00F35697">
              <w:rPr>
                <w:color w:val="4D4D4B"/>
              </w:rPr>
              <w:t>Wood-to charcoal factor</w:t>
            </w:r>
          </w:p>
        </w:tc>
        <w:tc>
          <w:tcPr>
            <w:tcW w:w="647" w:type="pct"/>
            <w:tcBorders>
              <w:top w:val="single" w:sz="4" w:space="0" w:color="auto"/>
              <w:left w:val="single" w:sz="4" w:space="0" w:color="auto"/>
              <w:bottom w:val="single" w:sz="4" w:space="0" w:color="auto"/>
              <w:right w:val="single" w:sz="4" w:space="0" w:color="auto"/>
            </w:tcBorders>
          </w:tcPr>
          <w:p w14:paraId="177F2D48" w14:textId="1F7B24EA" w:rsidR="00CC0F78" w:rsidRPr="009358C6" w:rsidRDefault="002479EE" w:rsidP="000D68DF">
            <w:pPr>
              <w:spacing w:line="276" w:lineRule="auto"/>
              <w:contextualSpacing w:val="0"/>
              <w:rPr>
                <w:lang w:val="es-ES"/>
              </w:rPr>
            </w:pPr>
            <w:r>
              <w:rPr>
                <w:lang w:val="es-ES"/>
              </w:rPr>
              <w:t>0.4</w:t>
            </w:r>
            <w:r w:rsidR="0014168E">
              <w:rPr>
                <w:lang w:val="es-ES"/>
              </w:rPr>
              <w:t>7</w:t>
            </w:r>
            <w:r w:rsidR="009358C6" w:rsidRPr="009358C6">
              <w:rPr>
                <w:lang w:val="es-ES"/>
              </w:rPr>
              <w:t xml:space="preserve"> </w:t>
            </w:r>
            <w:proofErr w:type="spellStart"/>
            <w:r w:rsidR="009358C6" w:rsidRPr="009358C6">
              <w:rPr>
                <w:lang w:val="es-ES"/>
              </w:rPr>
              <w:t>tons</w:t>
            </w:r>
            <w:proofErr w:type="spellEnd"/>
          </w:p>
        </w:tc>
      </w:tr>
    </w:tbl>
    <w:p w14:paraId="3B138983" w14:textId="77777777" w:rsidR="004D0A8A" w:rsidRPr="00CC0F78" w:rsidRDefault="004D0A8A" w:rsidP="005266E7">
      <w:pPr>
        <w:spacing w:line="276" w:lineRule="auto"/>
        <w:contextualSpacing w:val="0"/>
        <w:rPr>
          <w:lang w:val="es-ES"/>
        </w:rPr>
      </w:pPr>
    </w:p>
    <w:p w14:paraId="778F39C2" w14:textId="77777777" w:rsidR="004D0A8A" w:rsidRPr="00DA3767" w:rsidRDefault="004D0A8A" w:rsidP="004D0A8A">
      <w:pPr>
        <w:spacing w:line="276" w:lineRule="auto"/>
        <w:contextualSpacing w:val="0"/>
      </w:pPr>
      <w:r w:rsidRPr="00DA3767">
        <w:rPr>
          <w:b/>
          <w:bCs/>
        </w:rPr>
        <w:t>SDG13: Climate Action</w:t>
      </w:r>
    </w:p>
    <w:p w14:paraId="4CA7B924" w14:textId="2F3A080A" w:rsidR="004D0A8A" w:rsidRPr="00DA3767" w:rsidRDefault="004D0A8A" w:rsidP="004D0A8A">
      <w:pPr>
        <w:spacing w:line="276" w:lineRule="auto"/>
        <w:contextualSpacing w:val="0"/>
        <w:jc w:val="both"/>
      </w:pPr>
      <w:r w:rsidRPr="00DA3767">
        <w:rPr>
          <w:color w:val="515151" w:themeColor="text1"/>
        </w:rPr>
        <w:t xml:space="preserve">The emission reductions as calculated as per the Method 1 for the project scenario that there is no switch on the fuel applied, in this case the baseline and the project scenario </w:t>
      </w:r>
      <w:proofErr w:type="gramStart"/>
      <w:r w:rsidRPr="00DA3767">
        <w:rPr>
          <w:color w:val="515151" w:themeColor="text1"/>
        </w:rPr>
        <w:t>operates</w:t>
      </w:r>
      <w:proofErr w:type="gramEnd"/>
      <w:r w:rsidRPr="00DA3767">
        <w:rPr>
          <w:color w:val="515151" w:themeColor="text1"/>
        </w:rPr>
        <w:t xml:space="preserve"> with charcoal as a fuel where the emission reductions are exclusive from improved efficiency</w:t>
      </w:r>
      <w:r w:rsidR="009C64E3">
        <w:rPr>
          <w:color w:val="515151" w:themeColor="text1"/>
        </w:rPr>
        <w:t>.</w:t>
      </w:r>
      <w:r w:rsidRPr="00DA3767">
        <w:t xml:space="preserve"> </w:t>
      </w:r>
      <w:r w:rsidR="009C64E3">
        <w:t>A</w:t>
      </w:r>
      <w:r w:rsidRPr="00DA3767">
        <w:t>s per Gold Standard Methodology Reduced Emissions from Cooking and Heating: Technologies and Practices to Displace Decentralized Thermal Energy Consumption (TPDDTEC) version 4.0 dated on 07/10/2021.</w:t>
      </w:r>
    </w:p>
    <w:p w14:paraId="5976890C" w14:textId="77777777" w:rsidR="004D0A8A" w:rsidRPr="00DA3767" w:rsidRDefault="004D0A8A" w:rsidP="004D0A8A">
      <w:pPr>
        <w:spacing w:line="276" w:lineRule="auto"/>
        <w:contextualSpacing w:val="0"/>
      </w:pPr>
      <w:r w:rsidRPr="00DA3767">
        <w:t>Ex-ant calculation was done using the parameters values fixed ex-ante and the preliminary values defined for monitored parameters, applied on the following equations from the methodology:</w:t>
      </w:r>
    </w:p>
    <w:p w14:paraId="33746B93" w14:textId="77777777" w:rsidR="004D0A8A" w:rsidRDefault="004D0A8A" w:rsidP="004D0A8A">
      <w:pPr>
        <w:spacing w:line="276" w:lineRule="auto"/>
        <w:contextualSpacing w:val="0"/>
      </w:pPr>
      <w:r w:rsidRPr="00DA3767">
        <w:t>For Method 1: </w:t>
      </w:r>
    </w:p>
    <w:p w14:paraId="144FB48E" w14:textId="77777777" w:rsidR="004D0A8A" w:rsidRDefault="004D0A8A" w:rsidP="004D0A8A">
      <w:pPr>
        <w:spacing w:line="276" w:lineRule="auto"/>
        <w:contextualSpacing w:val="0"/>
        <w:jc w:val="center"/>
      </w:pPr>
      <w:r>
        <w:rPr>
          <w:noProof/>
          <w:szCs w:val="22"/>
          <w:bdr w:val="none" w:sz="0" w:space="0" w:color="auto" w:frame="1"/>
        </w:rPr>
        <w:drawing>
          <wp:inline distT="0" distB="0" distL="0" distR="0" wp14:anchorId="71F58BCE" wp14:editId="740163F4">
            <wp:extent cx="4199077" cy="640080"/>
            <wp:effectExtent l="0" t="0" r="0" b="7620"/>
            <wp:docPr id="1933808901" name="Picture 7"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close-up of a numb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99077" cy="640080"/>
                    </a:xfrm>
                    <a:prstGeom prst="rect">
                      <a:avLst/>
                    </a:prstGeom>
                    <a:noFill/>
                    <a:ln>
                      <a:noFill/>
                    </a:ln>
                  </pic:spPr>
                </pic:pic>
              </a:graphicData>
            </a:graphic>
          </wp:inline>
        </w:drawing>
      </w:r>
    </w:p>
    <w:p w14:paraId="3885F5C1" w14:textId="77777777" w:rsidR="004D0A8A" w:rsidRDefault="004D0A8A" w:rsidP="004D0A8A">
      <w:pPr>
        <w:spacing w:line="276" w:lineRule="auto"/>
        <w:contextualSpacing w:val="0"/>
        <w:jc w:val="both"/>
      </w:pPr>
    </w:p>
    <w:p w14:paraId="0631B101" w14:textId="77777777" w:rsidR="004D0A8A" w:rsidRPr="00DA3767" w:rsidRDefault="004D0A8A" w:rsidP="004D0A8A">
      <w:pPr>
        <w:spacing w:line="276" w:lineRule="auto"/>
        <w:contextualSpacing w:val="0"/>
        <w:jc w:val="both"/>
      </w:pPr>
      <w:r>
        <w:t>F</w:t>
      </w:r>
      <w:r w:rsidRPr="00DA3767">
        <w:t>or a detailed GHG reduction achieved by the project activity ex-ante calculation, please refer to the Emissions Reduction Calculation Sheet.</w:t>
      </w:r>
    </w:p>
    <w:p w14:paraId="3B601635" w14:textId="77777777" w:rsidR="004D0A8A" w:rsidRPr="00DA3767" w:rsidRDefault="004D0A8A" w:rsidP="004D0A8A">
      <w:pPr>
        <w:spacing w:line="276" w:lineRule="auto"/>
        <w:contextualSpacing w:val="0"/>
        <w:rPr>
          <w:sz w:val="16"/>
          <w:szCs w:val="16"/>
        </w:rPr>
      </w:pPr>
    </w:p>
    <w:p w14:paraId="7040B47C" w14:textId="0DDFC2CC" w:rsidR="004D0A8A" w:rsidRDefault="002B588F" w:rsidP="004D0A8A">
      <w:pPr>
        <w:pStyle w:val="SectionList2nd"/>
      </w:pPr>
      <w:r>
        <w:t xml:space="preserve">B.6.4.  </w:t>
      </w:r>
      <w:r w:rsidR="004D0A8A">
        <w:t>Summary of ex ante estimates of each SDG outcome</w:t>
      </w:r>
    </w:p>
    <w:p w14:paraId="586D68DC" w14:textId="27116D06" w:rsidR="004D0A8A" w:rsidRPr="000A3FF1" w:rsidRDefault="00B53840" w:rsidP="004D0A8A">
      <w:pPr>
        <w:pStyle w:val="SectionList2nd"/>
        <w:rPr>
          <w:b/>
          <w:bCs w:val="0"/>
          <w:color w:val="515151" w:themeColor="text1"/>
        </w:rPr>
      </w:pPr>
      <w:r w:rsidRPr="00B53840">
        <w:rPr>
          <w:b/>
          <w:bCs w:val="0"/>
          <w:color w:val="515151" w:themeColor="text1"/>
        </w:rPr>
        <w:t xml:space="preserve">SDG </w:t>
      </w:r>
      <w:proofErr w:type="gramStart"/>
      <w:r w:rsidRPr="00B53840">
        <w:rPr>
          <w:b/>
          <w:bCs w:val="0"/>
          <w:color w:val="515151" w:themeColor="text1"/>
        </w:rPr>
        <w:t>1 :</w:t>
      </w:r>
      <w:proofErr w:type="gramEnd"/>
      <w:r w:rsidRPr="00B53840">
        <w:rPr>
          <w:b/>
          <w:bCs w:val="0"/>
          <w:color w:val="515151" w:themeColor="text1"/>
        </w:rPr>
        <w:t xml:space="preserve"> No poverty</w:t>
      </w:r>
    </w:p>
    <w:tbl>
      <w:tblPr>
        <w:tblStyle w:val="GSTableSimple"/>
        <w:tblW w:w="9632" w:type="dxa"/>
        <w:tblLook w:val="0660" w:firstRow="1" w:lastRow="1" w:firstColumn="0" w:lastColumn="0" w:noHBand="1" w:noVBand="1"/>
      </w:tblPr>
      <w:tblGrid>
        <w:gridCol w:w="4328"/>
        <w:gridCol w:w="2037"/>
        <w:gridCol w:w="1936"/>
        <w:gridCol w:w="1331"/>
      </w:tblGrid>
      <w:tr w:rsidR="00B53840" w:rsidRPr="009C2B79" w14:paraId="7A39EE59" w14:textId="77777777" w:rsidTr="000D68DF">
        <w:trPr>
          <w:cnfStyle w:val="100000000000" w:firstRow="1" w:lastRow="0" w:firstColumn="0" w:lastColumn="0" w:oddVBand="0" w:evenVBand="0" w:oddHBand="0" w:evenHBand="0" w:firstRowFirstColumn="0" w:firstRowLastColumn="0" w:lastRowFirstColumn="0" w:lastRowLastColumn="0"/>
        </w:trPr>
        <w:tc>
          <w:tcPr>
            <w:tcW w:w="2247" w:type="pct"/>
          </w:tcPr>
          <w:p w14:paraId="1FA4FC1B" w14:textId="77777777" w:rsidR="00B53840" w:rsidRPr="009C2B79" w:rsidRDefault="00B53840" w:rsidP="000D68DF">
            <w:pPr>
              <w:spacing w:line="240" w:lineRule="auto"/>
              <w:jc w:val="center"/>
              <w:rPr>
                <w:color w:val="00BABE"/>
                <w:lang w:val="en-GB"/>
              </w:rPr>
            </w:pPr>
            <w:r w:rsidRPr="009C2B79">
              <w:rPr>
                <w:color w:val="00BABE"/>
                <w:lang w:val="en-GB"/>
              </w:rPr>
              <w:t>YEAR</w:t>
            </w:r>
          </w:p>
        </w:tc>
        <w:tc>
          <w:tcPr>
            <w:tcW w:w="1057" w:type="pct"/>
          </w:tcPr>
          <w:p w14:paraId="176869B5" w14:textId="77777777" w:rsidR="00B53840" w:rsidRPr="009C2B79" w:rsidRDefault="00B53840" w:rsidP="000D68DF">
            <w:pPr>
              <w:spacing w:line="240" w:lineRule="auto"/>
              <w:jc w:val="center"/>
              <w:rPr>
                <w:color w:val="00BABE"/>
                <w:lang w:val="en-GB"/>
              </w:rPr>
            </w:pPr>
            <w:r w:rsidRPr="009C2B79">
              <w:rPr>
                <w:color w:val="00BABE"/>
                <w:lang w:val="en-GB"/>
              </w:rPr>
              <w:t>BASELINE ESTIMATE</w:t>
            </w:r>
          </w:p>
        </w:tc>
        <w:tc>
          <w:tcPr>
            <w:tcW w:w="1005" w:type="pct"/>
          </w:tcPr>
          <w:p w14:paraId="1BAC0CB0" w14:textId="77777777" w:rsidR="00B53840" w:rsidRPr="009C2B79" w:rsidRDefault="00B53840" w:rsidP="000D68DF">
            <w:pPr>
              <w:spacing w:line="240" w:lineRule="auto"/>
              <w:jc w:val="center"/>
              <w:rPr>
                <w:color w:val="00BABE"/>
                <w:lang w:val="en-GB"/>
              </w:rPr>
            </w:pPr>
            <w:r w:rsidRPr="009C2B79">
              <w:rPr>
                <w:color w:val="00BABE"/>
                <w:lang w:val="en-GB"/>
              </w:rPr>
              <w:t>PROJECT ESTIMATE</w:t>
            </w:r>
          </w:p>
        </w:tc>
        <w:tc>
          <w:tcPr>
            <w:tcW w:w="691" w:type="pct"/>
          </w:tcPr>
          <w:p w14:paraId="326F7DCD" w14:textId="77777777" w:rsidR="00B53840" w:rsidRPr="009C2B79" w:rsidRDefault="00B53840" w:rsidP="000D68DF">
            <w:pPr>
              <w:spacing w:line="240" w:lineRule="auto"/>
              <w:jc w:val="center"/>
              <w:rPr>
                <w:color w:val="00BABE"/>
                <w:lang w:val="en-GB"/>
              </w:rPr>
            </w:pPr>
            <w:r w:rsidRPr="009C2B79">
              <w:rPr>
                <w:color w:val="00BABE"/>
                <w:lang w:val="en-GB"/>
              </w:rPr>
              <w:t>NET BENEFIT</w:t>
            </w:r>
          </w:p>
        </w:tc>
      </w:tr>
      <w:tr w:rsidR="00B53840" w:rsidRPr="003A6007" w14:paraId="50297774" w14:textId="77777777" w:rsidTr="000D68DF">
        <w:tc>
          <w:tcPr>
            <w:tcW w:w="2247" w:type="pct"/>
          </w:tcPr>
          <w:p w14:paraId="1B79B41C" w14:textId="77777777" w:rsidR="00B53840" w:rsidRPr="0031123E" w:rsidRDefault="00B53840" w:rsidP="000D68DF">
            <w:pPr>
              <w:pStyle w:val="Default"/>
              <w:rPr>
                <w:color w:val="515151" w:themeColor="text1"/>
                <w:szCs w:val="22"/>
              </w:rPr>
            </w:pPr>
            <w:r w:rsidRPr="00DF24BC">
              <w:rPr>
                <w:rFonts w:cs="Times New Roman (Body CS)"/>
                <w:color w:val="4D4D4C"/>
                <w:sz w:val="22"/>
                <w14:cntxtAlts/>
              </w:rPr>
              <w:t>02/09/2027 to 01/09/2028</w:t>
            </w:r>
          </w:p>
        </w:tc>
        <w:tc>
          <w:tcPr>
            <w:tcW w:w="1057" w:type="pct"/>
          </w:tcPr>
          <w:p w14:paraId="26FF5FAE" w14:textId="0C6BF101" w:rsidR="00B53840" w:rsidRPr="003A6007" w:rsidRDefault="00C448A5" w:rsidP="000D68DF">
            <w:pPr>
              <w:spacing w:line="240" w:lineRule="auto"/>
              <w:jc w:val="center"/>
              <w:rPr>
                <w:lang w:val="en-GB"/>
              </w:rPr>
            </w:pPr>
            <w:r>
              <w:rPr>
                <w:lang w:val="en-GB"/>
              </w:rPr>
              <w:t>88.80$</w:t>
            </w:r>
          </w:p>
        </w:tc>
        <w:tc>
          <w:tcPr>
            <w:tcW w:w="1005" w:type="pct"/>
          </w:tcPr>
          <w:p w14:paraId="2E0650F5" w14:textId="5CFB249F" w:rsidR="00B53840" w:rsidRPr="00C448A5" w:rsidRDefault="00C448A5" w:rsidP="000D68DF">
            <w:pPr>
              <w:spacing w:line="240" w:lineRule="auto"/>
              <w:jc w:val="center"/>
              <w:rPr>
                <w:lang w:val="en-GB"/>
              </w:rPr>
            </w:pPr>
            <w:r>
              <w:rPr>
                <w:lang w:val="en-GB"/>
              </w:rPr>
              <w:t>51.97$</w:t>
            </w:r>
          </w:p>
        </w:tc>
        <w:tc>
          <w:tcPr>
            <w:tcW w:w="691" w:type="pct"/>
          </w:tcPr>
          <w:p w14:paraId="435C8A11" w14:textId="32ACB1D7" w:rsidR="00B53840" w:rsidRPr="00C448A5" w:rsidRDefault="00C448A5" w:rsidP="000D68DF">
            <w:pPr>
              <w:spacing w:line="240" w:lineRule="auto"/>
              <w:jc w:val="center"/>
              <w:rPr>
                <w:lang w:val="en-GB"/>
              </w:rPr>
            </w:pPr>
            <w:r>
              <w:rPr>
                <w:lang w:val="en-GB"/>
              </w:rPr>
              <w:t>36.82$</w:t>
            </w:r>
          </w:p>
        </w:tc>
      </w:tr>
      <w:tr w:rsidR="00C448A5" w:rsidRPr="003A6007" w14:paraId="0A220E63" w14:textId="77777777" w:rsidTr="000628AE">
        <w:tc>
          <w:tcPr>
            <w:tcW w:w="2247" w:type="pct"/>
          </w:tcPr>
          <w:p w14:paraId="61D88FB4" w14:textId="77777777" w:rsidR="00C448A5" w:rsidRPr="0031123E" w:rsidRDefault="00C448A5" w:rsidP="00C448A5">
            <w:pPr>
              <w:spacing w:line="240" w:lineRule="auto"/>
              <w:rPr>
                <w:color w:val="515151" w:themeColor="text1"/>
                <w:lang w:val="en-GB"/>
              </w:rPr>
            </w:pPr>
            <w:r>
              <w:rPr>
                <w:lang w:val="en-GB"/>
              </w:rPr>
              <w:t>02/09/2028 to 01/09/2029</w:t>
            </w:r>
          </w:p>
        </w:tc>
        <w:tc>
          <w:tcPr>
            <w:tcW w:w="1057" w:type="pct"/>
            <w:vAlign w:val="top"/>
          </w:tcPr>
          <w:p w14:paraId="4C0DE22D" w14:textId="6F9FFBFB" w:rsidR="00C448A5" w:rsidRPr="003A6007" w:rsidRDefault="00C448A5" w:rsidP="00C448A5">
            <w:pPr>
              <w:spacing w:line="240" w:lineRule="auto"/>
              <w:jc w:val="center"/>
              <w:rPr>
                <w:lang w:val="en-GB"/>
              </w:rPr>
            </w:pPr>
            <w:r w:rsidRPr="007A65FB">
              <w:rPr>
                <w:lang w:val="en-GB"/>
              </w:rPr>
              <w:t>88.80$</w:t>
            </w:r>
          </w:p>
        </w:tc>
        <w:tc>
          <w:tcPr>
            <w:tcW w:w="1005" w:type="pct"/>
            <w:vAlign w:val="top"/>
          </w:tcPr>
          <w:p w14:paraId="4BAAC6DE" w14:textId="42ED82DC"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719C096A" w14:textId="43438BE4" w:rsidR="00C448A5" w:rsidRPr="00C448A5" w:rsidRDefault="00C448A5" w:rsidP="00C448A5">
            <w:pPr>
              <w:spacing w:line="240" w:lineRule="auto"/>
              <w:jc w:val="center"/>
              <w:rPr>
                <w:lang w:val="en-GB"/>
              </w:rPr>
            </w:pPr>
            <w:r w:rsidRPr="00FA5D43">
              <w:rPr>
                <w:lang w:val="en-GB"/>
              </w:rPr>
              <w:t>36.82$</w:t>
            </w:r>
          </w:p>
        </w:tc>
      </w:tr>
      <w:tr w:rsidR="00C448A5" w:rsidRPr="003A6007" w14:paraId="7774E17C" w14:textId="77777777" w:rsidTr="000628AE">
        <w:tc>
          <w:tcPr>
            <w:tcW w:w="2247" w:type="pct"/>
          </w:tcPr>
          <w:p w14:paraId="578EAE93" w14:textId="77777777" w:rsidR="00C448A5" w:rsidRPr="0031123E" w:rsidRDefault="00C448A5" w:rsidP="00C448A5">
            <w:pPr>
              <w:spacing w:line="240" w:lineRule="auto"/>
              <w:rPr>
                <w:color w:val="515151" w:themeColor="text1"/>
                <w:lang w:val="en-GB"/>
              </w:rPr>
            </w:pPr>
            <w:r>
              <w:rPr>
                <w:lang w:val="en-GB"/>
              </w:rPr>
              <w:t>02/09/2029 to 01/09/2030</w:t>
            </w:r>
          </w:p>
        </w:tc>
        <w:tc>
          <w:tcPr>
            <w:tcW w:w="1057" w:type="pct"/>
            <w:vAlign w:val="top"/>
          </w:tcPr>
          <w:p w14:paraId="17CC299A" w14:textId="01AFD212" w:rsidR="00C448A5" w:rsidRPr="003A6007" w:rsidRDefault="00C448A5" w:rsidP="00C448A5">
            <w:pPr>
              <w:spacing w:line="240" w:lineRule="auto"/>
              <w:jc w:val="center"/>
              <w:rPr>
                <w:lang w:val="en-GB"/>
              </w:rPr>
            </w:pPr>
            <w:r w:rsidRPr="007A65FB">
              <w:rPr>
                <w:lang w:val="en-GB"/>
              </w:rPr>
              <w:t>88.80$</w:t>
            </w:r>
          </w:p>
        </w:tc>
        <w:tc>
          <w:tcPr>
            <w:tcW w:w="1005" w:type="pct"/>
            <w:vAlign w:val="top"/>
          </w:tcPr>
          <w:p w14:paraId="0E64B784" w14:textId="2D01D5BA"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48E0E9C4" w14:textId="58A246FB" w:rsidR="00C448A5" w:rsidRPr="00C448A5" w:rsidRDefault="00C448A5" w:rsidP="00C448A5">
            <w:pPr>
              <w:spacing w:line="240" w:lineRule="auto"/>
              <w:jc w:val="center"/>
              <w:rPr>
                <w:lang w:val="en-GB"/>
              </w:rPr>
            </w:pPr>
            <w:r w:rsidRPr="00FA5D43">
              <w:rPr>
                <w:lang w:val="en-GB"/>
              </w:rPr>
              <w:t>36.82$</w:t>
            </w:r>
          </w:p>
        </w:tc>
      </w:tr>
      <w:tr w:rsidR="00C448A5" w:rsidRPr="003A6007" w14:paraId="00779EE4" w14:textId="77777777" w:rsidTr="000628AE">
        <w:tc>
          <w:tcPr>
            <w:tcW w:w="2247" w:type="pct"/>
          </w:tcPr>
          <w:p w14:paraId="59FB57B8" w14:textId="77777777" w:rsidR="00C448A5" w:rsidRPr="0031123E" w:rsidRDefault="00C448A5" w:rsidP="00C448A5">
            <w:pPr>
              <w:spacing w:line="240" w:lineRule="auto"/>
              <w:rPr>
                <w:color w:val="515151" w:themeColor="text1"/>
                <w:lang w:val="en-GB"/>
              </w:rPr>
            </w:pPr>
            <w:r>
              <w:rPr>
                <w:lang w:val="en-GB"/>
              </w:rPr>
              <w:t>02/09/2030 to 01/09/2031</w:t>
            </w:r>
          </w:p>
        </w:tc>
        <w:tc>
          <w:tcPr>
            <w:tcW w:w="1057" w:type="pct"/>
            <w:vAlign w:val="top"/>
          </w:tcPr>
          <w:p w14:paraId="1A61097C" w14:textId="054D18BF" w:rsidR="00C448A5" w:rsidRPr="003A6007" w:rsidRDefault="00C448A5" w:rsidP="00C448A5">
            <w:pPr>
              <w:spacing w:line="240" w:lineRule="auto"/>
              <w:jc w:val="center"/>
              <w:rPr>
                <w:lang w:val="en-GB"/>
              </w:rPr>
            </w:pPr>
            <w:r w:rsidRPr="007A65FB">
              <w:rPr>
                <w:lang w:val="en-GB"/>
              </w:rPr>
              <w:t>88.80$</w:t>
            </w:r>
          </w:p>
        </w:tc>
        <w:tc>
          <w:tcPr>
            <w:tcW w:w="1005" w:type="pct"/>
            <w:vAlign w:val="top"/>
          </w:tcPr>
          <w:p w14:paraId="17B59325" w14:textId="1D7CBD6F"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2BDAB5A7" w14:textId="1BECC8C8" w:rsidR="00C448A5" w:rsidRPr="00C448A5" w:rsidRDefault="00C448A5" w:rsidP="00C448A5">
            <w:pPr>
              <w:spacing w:line="240" w:lineRule="auto"/>
              <w:jc w:val="center"/>
              <w:rPr>
                <w:lang w:val="en-GB"/>
              </w:rPr>
            </w:pPr>
            <w:r w:rsidRPr="00FA5D43">
              <w:rPr>
                <w:lang w:val="en-GB"/>
              </w:rPr>
              <w:t>36.82$</w:t>
            </w:r>
          </w:p>
        </w:tc>
      </w:tr>
      <w:tr w:rsidR="00C448A5" w:rsidRPr="003A6007" w14:paraId="28559AA8" w14:textId="77777777" w:rsidTr="000628AE">
        <w:tc>
          <w:tcPr>
            <w:tcW w:w="2247" w:type="pct"/>
          </w:tcPr>
          <w:p w14:paraId="08172E6E" w14:textId="77777777" w:rsidR="00C448A5" w:rsidRPr="0031123E" w:rsidRDefault="00C448A5" w:rsidP="00C448A5">
            <w:pPr>
              <w:spacing w:line="240" w:lineRule="auto"/>
              <w:rPr>
                <w:color w:val="515151" w:themeColor="text1"/>
                <w:lang w:val="en-GB"/>
              </w:rPr>
            </w:pPr>
            <w:r>
              <w:rPr>
                <w:lang w:val="en-GB"/>
              </w:rPr>
              <w:t>02/09/2031 to 01/09/2032</w:t>
            </w:r>
          </w:p>
        </w:tc>
        <w:tc>
          <w:tcPr>
            <w:tcW w:w="1057" w:type="pct"/>
            <w:vAlign w:val="top"/>
          </w:tcPr>
          <w:p w14:paraId="7C5CDBC5" w14:textId="18B0858B" w:rsidR="00C448A5" w:rsidRPr="003A6007" w:rsidRDefault="00C448A5" w:rsidP="00C448A5">
            <w:pPr>
              <w:spacing w:line="240" w:lineRule="auto"/>
              <w:jc w:val="center"/>
              <w:rPr>
                <w:lang w:val="en-GB"/>
              </w:rPr>
            </w:pPr>
            <w:r w:rsidRPr="007A65FB">
              <w:rPr>
                <w:lang w:val="en-GB"/>
              </w:rPr>
              <w:t>88.80$</w:t>
            </w:r>
          </w:p>
        </w:tc>
        <w:tc>
          <w:tcPr>
            <w:tcW w:w="1005" w:type="pct"/>
            <w:vAlign w:val="top"/>
          </w:tcPr>
          <w:p w14:paraId="1168078C" w14:textId="144C0938"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5EF6422D" w14:textId="45AB1701" w:rsidR="00C448A5" w:rsidRPr="00C448A5" w:rsidRDefault="00C448A5" w:rsidP="00C448A5">
            <w:pPr>
              <w:spacing w:line="240" w:lineRule="auto"/>
              <w:jc w:val="center"/>
              <w:rPr>
                <w:lang w:val="en-GB"/>
              </w:rPr>
            </w:pPr>
            <w:r w:rsidRPr="00FA5D43">
              <w:rPr>
                <w:lang w:val="en-GB"/>
              </w:rPr>
              <w:t>36.82$</w:t>
            </w:r>
          </w:p>
        </w:tc>
      </w:tr>
      <w:tr w:rsidR="00C448A5" w:rsidRPr="003A6007" w14:paraId="6A3FE7A6" w14:textId="77777777" w:rsidTr="000628AE">
        <w:tc>
          <w:tcPr>
            <w:tcW w:w="2247" w:type="pct"/>
          </w:tcPr>
          <w:p w14:paraId="771ADE7E" w14:textId="77777777" w:rsidR="00C448A5" w:rsidRDefault="00C448A5" w:rsidP="00C448A5">
            <w:pPr>
              <w:spacing w:line="240" w:lineRule="auto"/>
              <w:rPr>
                <w:lang w:val="en-GB"/>
              </w:rPr>
            </w:pPr>
            <w:r>
              <w:rPr>
                <w:lang w:val="en-GB"/>
              </w:rPr>
              <w:t>02/09/2032 to 01/09/2033</w:t>
            </w:r>
          </w:p>
        </w:tc>
        <w:tc>
          <w:tcPr>
            <w:tcW w:w="1057" w:type="pct"/>
            <w:vAlign w:val="top"/>
          </w:tcPr>
          <w:p w14:paraId="5CD68234" w14:textId="641BED1F" w:rsidR="00C448A5" w:rsidRDefault="00C448A5" w:rsidP="00C448A5">
            <w:pPr>
              <w:spacing w:line="240" w:lineRule="auto"/>
              <w:jc w:val="center"/>
              <w:rPr>
                <w:lang w:val="en-GB"/>
              </w:rPr>
            </w:pPr>
            <w:r w:rsidRPr="007A65FB">
              <w:rPr>
                <w:lang w:val="en-GB"/>
              </w:rPr>
              <w:t>88.80$</w:t>
            </w:r>
          </w:p>
        </w:tc>
        <w:tc>
          <w:tcPr>
            <w:tcW w:w="1005" w:type="pct"/>
            <w:vAlign w:val="top"/>
          </w:tcPr>
          <w:p w14:paraId="2C4DFD9A" w14:textId="605AAAA3"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4706C853" w14:textId="085A345C" w:rsidR="00C448A5" w:rsidRPr="00C448A5" w:rsidRDefault="00C448A5" w:rsidP="00C448A5">
            <w:pPr>
              <w:spacing w:line="240" w:lineRule="auto"/>
              <w:jc w:val="center"/>
              <w:rPr>
                <w:lang w:val="en-GB"/>
              </w:rPr>
            </w:pPr>
            <w:r w:rsidRPr="00FA5D43">
              <w:rPr>
                <w:lang w:val="en-GB"/>
              </w:rPr>
              <w:t>36.82$</w:t>
            </w:r>
          </w:p>
        </w:tc>
      </w:tr>
      <w:tr w:rsidR="00C448A5" w:rsidRPr="003A6007" w14:paraId="21C97424" w14:textId="77777777" w:rsidTr="000628AE">
        <w:tc>
          <w:tcPr>
            <w:tcW w:w="2247" w:type="pct"/>
          </w:tcPr>
          <w:p w14:paraId="30A6C0CB" w14:textId="77777777" w:rsidR="00C448A5" w:rsidRDefault="00C448A5" w:rsidP="00C448A5">
            <w:pPr>
              <w:spacing w:line="240" w:lineRule="auto"/>
              <w:rPr>
                <w:lang w:val="en-GB"/>
              </w:rPr>
            </w:pPr>
            <w:r>
              <w:rPr>
                <w:lang w:val="en-GB"/>
              </w:rPr>
              <w:lastRenderedPageBreak/>
              <w:t>02/09/2033 to 01/09/2034</w:t>
            </w:r>
          </w:p>
        </w:tc>
        <w:tc>
          <w:tcPr>
            <w:tcW w:w="1057" w:type="pct"/>
            <w:vAlign w:val="top"/>
          </w:tcPr>
          <w:p w14:paraId="083EFE65" w14:textId="17A70707" w:rsidR="00C448A5" w:rsidRDefault="00C448A5" w:rsidP="00C448A5">
            <w:pPr>
              <w:spacing w:line="240" w:lineRule="auto"/>
              <w:jc w:val="center"/>
              <w:rPr>
                <w:lang w:val="en-GB"/>
              </w:rPr>
            </w:pPr>
            <w:r w:rsidRPr="007A65FB">
              <w:rPr>
                <w:lang w:val="en-GB"/>
              </w:rPr>
              <w:t>88.80$</w:t>
            </w:r>
          </w:p>
        </w:tc>
        <w:tc>
          <w:tcPr>
            <w:tcW w:w="1005" w:type="pct"/>
            <w:vAlign w:val="top"/>
          </w:tcPr>
          <w:p w14:paraId="73B22994" w14:textId="6CD80FA0"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14F1F826" w14:textId="571C55D4" w:rsidR="00C448A5" w:rsidRPr="00C448A5" w:rsidRDefault="00C448A5" w:rsidP="00C448A5">
            <w:pPr>
              <w:spacing w:line="240" w:lineRule="auto"/>
              <w:jc w:val="center"/>
              <w:rPr>
                <w:lang w:val="en-GB"/>
              </w:rPr>
            </w:pPr>
            <w:r w:rsidRPr="00FA5D43">
              <w:rPr>
                <w:lang w:val="en-GB"/>
              </w:rPr>
              <w:t>36.82$</w:t>
            </w:r>
          </w:p>
        </w:tc>
      </w:tr>
      <w:tr w:rsidR="00B53840" w:rsidRPr="003A6007" w14:paraId="0B1FADE5" w14:textId="77777777" w:rsidTr="000D68DF">
        <w:trPr>
          <w:trHeight w:val="594"/>
        </w:trPr>
        <w:tc>
          <w:tcPr>
            <w:tcW w:w="2247" w:type="pct"/>
          </w:tcPr>
          <w:p w14:paraId="4879549B" w14:textId="77777777" w:rsidR="00B53840" w:rsidRPr="003A6007" w:rsidRDefault="00B53840" w:rsidP="000D68DF">
            <w:pPr>
              <w:spacing w:line="240" w:lineRule="auto"/>
              <w:rPr>
                <w:lang w:val="en-GB"/>
              </w:rPr>
            </w:pPr>
            <w:r w:rsidRPr="003A6007">
              <w:rPr>
                <w:lang w:val="en-GB"/>
              </w:rPr>
              <w:t>Total</w:t>
            </w:r>
          </w:p>
        </w:tc>
        <w:tc>
          <w:tcPr>
            <w:tcW w:w="1057" w:type="pct"/>
          </w:tcPr>
          <w:p w14:paraId="71AF9BBE" w14:textId="4BA7197D" w:rsidR="00B53840" w:rsidRPr="003A6007" w:rsidRDefault="00C448A5" w:rsidP="000D68DF">
            <w:pPr>
              <w:spacing w:line="240" w:lineRule="auto"/>
              <w:rPr>
                <w:lang w:val="en-GB"/>
              </w:rPr>
            </w:pPr>
            <w:r>
              <w:rPr>
                <w:lang w:val="en-GB"/>
              </w:rPr>
              <w:t>621.57$</w:t>
            </w:r>
          </w:p>
        </w:tc>
        <w:tc>
          <w:tcPr>
            <w:tcW w:w="1005" w:type="pct"/>
          </w:tcPr>
          <w:p w14:paraId="78F6B544" w14:textId="22F515A7" w:rsidR="00B53840" w:rsidRPr="00C448A5" w:rsidRDefault="00C448A5" w:rsidP="000D68DF">
            <w:pPr>
              <w:spacing w:line="240" w:lineRule="auto"/>
              <w:rPr>
                <w:lang w:val="en-GB"/>
              </w:rPr>
            </w:pPr>
            <w:r>
              <w:rPr>
                <w:lang w:val="en-GB"/>
              </w:rPr>
              <w:t>363.82$</w:t>
            </w:r>
          </w:p>
        </w:tc>
        <w:tc>
          <w:tcPr>
            <w:tcW w:w="691" w:type="pct"/>
          </w:tcPr>
          <w:p w14:paraId="2B94EB9D" w14:textId="62240287" w:rsidR="00B53840" w:rsidRPr="00C448A5" w:rsidRDefault="00C448A5" w:rsidP="00E542E2">
            <w:pPr>
              <w:spacing w:line="240" w:lineRule="auto"/>
              <w:jc w:val="center"/>
              <w:rPr>
                <w:lang w:val="en-GB"/>
              </w:rPr>
            </w:pPr>
            <w:r>
              <w:rPr>
                <w:lang w:val="en-GB"/>
              </w:rPr>
              <w:t>257.75</w:t>
            </w:r>
            <w:r w:rsidR="008E6A6B" w:rsidRPr="00FA5D43">
              <w:rPr>
                <w:lang w:val="en-GB"/>
              </w:rPr>
              <w:t>$</w:t>
            </w:r>
          </w:p>
        </w:tc>
      </w:tr>
      <w:tr w:rsidR="00B53840" w:rsidRPr="003A6007" w14:paraId="69C7CA4F" w14:textId="77777777" w:rsidTr="000D68DF">
        <w:trPr>
          <w:trHeight w:val="594"/>
        </w:trPr>
        <w:tc>
          <w:tcPr>
            <w:tcW w:w="2247" w:type="pct"/>
          </w:tcPr>
          <w:p w14:paraId="595EE515" w14:textId="77777777" w:rsidR="00B53840" w:rsidRPr="003A6007" w:rsidRDefault="00B53840" w:rsidP="000D68DF">
            <w:pPr>
              <w:spacing w:line="240" w:lineRule="auto"/>
              <w:rPr>
                <w:lang w:val="en-GB"/>
              </w:rPr>
            </w:pPr>
            <w:r w:rsidRPr="003A6007">
              <w:rPr>
                <w:b/>
                <w:lang w:val="en-GB"/>
              </w:rPr>
              <w:t>Total number of crediting years</w:t>
            </w:r>
          </w:p>
        </w:tc>
        <w:tc>
          <w:tcPr>
            <w:tcW w:w="2753" w:type="pct"/>
            <w:gridSpan w:val="3"/>
          </w:tcPr>
          <w:p w14:paraId="28874DFE" w14:textId="77777777" w:rsidR="00B53840" w:rsidRPr="003A6007" w:rsidRDefault="00B53840" w:rsidP="000D68DF">
            <w:pPr>
              <w:spacing w:line="240" w:lineRule="auto"/>
              <w:jc w:val="right"/>
              <w:rPr>
                <w:lang w:val="en-GB"/>
              </w:rPr>
            </w:pPr>
            <w:r>
              <w:rPr>
                <w:lang w:val="en-GB"/>
              </w:rPr>
              <w:t xml:space="preserve">7       </w:t>
            </w:r>
          </w:p>
        </w:tc>
      </w:tr>
      <w:tr w:rsidR="00B53840" w:rsidRPr="003A6007" w14:paraId="34B000D2" w14:textId="77777777" w:rsidTr="000D68DF">
        <w:trPr>
          <w:trHeight w:val="594"/>
        </w:trPr>
        <w:tc>
          <w:tcPr>
            <w:tcW w:w="2247" w:type="pct"/>
          </w:tcPr>
          <w:p w14:paraId="30A92C04" w14:textId="77777777" w:rsidR="00B53840" w:rsidRPr="003A6007" w:rsidRDefault="00B53840" w:rsidP="000D68DF">
            <w:pPr>
              <w:spacing w:line="240" w:lineRule="auto"/>
              <w:rPr>
                <w:lang w:val="en-GB"/>
              </w:rPr>
            </w:pPr>
            <w:r w:rsidRPr="003A6007">
              <w:rPr>
                <w:b/>
                <w:lang w:val="en-GB"/>
              </w:rPr>
              <w:t>Annual average over the crediting period</w:t>
            </w:r>
          </w:p>
        </w:tc>
        <w:tc>
          <w:tcPr>
            <w:tcW w:w="1057" w:type="pct"/>
          </w:tcPr>
          <w:p w14:paraId="650A5DD5" w14:textId="314B63EF" w:rsidR="00B53840" w:rsidRPr="003A6007" w:rsidRDefault="00C448A5" w:rsidP="000D68DF">
            <w:pPr>
              <w:spacing w:line="240" w:lineRule="auto"/>
              <w:rPr>
                <w:lang w:val="en-GB"/>
              </w:rPr>
            </w:pPr>
            <w:r>
              <w:rPr>
                <w:lang w:val="en-GB"/>
              </w:rPr>
              <w:t>88.80$</w:t>
            </w:r>
          </w:p>
        </w:tc>
        <w:tc>
          <w:tcPr>
            <w:tcW w:w="1005" w:type="pct"/>
          </w:tcPr>
          <w:p w14:paraId="59BEA00D" w14:textId="4C19964B" w:rsidR="00B53840" w:rsidRPr="003A6007" w:rsidRDefault="00C448A5" w:rsidP="000D68DF">
            <w:pPr>
              <w:spacing w:line="240" w:lineRule="auto"/>
              <w:rPr>
                <w:lang w:val="en-GB"/>
              </w:rPr>
            </w:pPr>
            <w:r>
              <w:rPr>
                <w:lang w:val="en-GB"/>
              </w:rPr>
              <w:t>51.97$</w:t>
            </w:r>
          </w:p>
        </w:tc>
        <w:tc>
          <w:tcPr>
            <w:tcW w:w="691" w:type="pct"/>
          </w:tcPr>
          <w:p w14:paraId="010EED3D" w14:textId="3B72B0FC" w:rsidR="00B53840" w:rsidRPr="003A6007" w:rsidRDefault="00C448A5" w:rsidP="00E542E2">
            <w:pPr>
              <w:spacing w:line="240" w:lineRule="auto"/>
              <w:jc w:val="center"/>
              <w:rPr>
                <w:lang w:val="en-GB"/>
              </w:rPr>
            </w:pPr>
            <w:r>
              <w:rPr>
                <w:lang w:val="en-GB"/>
              </w:rPr>
              <w:t>36.82$</w:t>
            </w:r>
          </w:p>
        </w:tc>
      </w:tr>
    </w:tbl>
    <w:p w14:paraId="3BFD76C3" w14:textId="77777777" w:rsidR="004D0A8A" w:rsidRDefault="004D0A8A" w:rsidP="004D0A8A">
      <w:pPr>
        <w:rPr>
          <w:b/>
          <w:lang w:val="en-GB"/>
        </w:rPr>
      </w:pPr>
    </w:p>
    <w:p w14:paraId="05C1E55E" w14:textId="77777777" w:rsidR="004D0A8A" w:rsidRDefault="004D0A8A" w:rsidP="004D0A8A">
      <w:pPr>
        <w:rPr>
          <w:b/>
          <w:lang w:val="en-GB"/>
        </w:rPr>
      </w:pPr>
    </w:p>
    <w:p w14:paraId="7A890868" w14:textId="2582F9F6" w:rsidR="004D0A8A" w:rsidRPr="0031123E" w:rsidRDefault="004D0A8A" w:rsidP="004D0A8A">
      <w:pPr>
        <w:rPr>
          <w:b/>
        </w:rPr>
      </w:pPr>
      <w:r w:rsidRPr="0031123E">
        <w:rPr>
          <w:b/>
          <w:bCs/>
        </w:rPr>
        <w:t>SDG7: Affordable and Clean Energy</w:t>
      </w:r>
      <w:ins w:id="10" w:author="Jokhanan TOE" w:date="2026-02-26T08:03:00Z" w16du:dateUtc="2026-02-26T07:03:00Z">
        <w:r w:rsidR="008451F3">
          <w:rPr>
            <w:rStyle w:val="Appelnotedebasdep"/>
            <w:b/>
            <w:bCs/>
          </w:rPr>
          <w:footnoteReference w:id="21"/>
        </w:r>
      </w:ins>
    </w:p>
    <w:tbl>
      <w:tblPr>
        <w:tblStyle w:val="GSTableSimple"/>
        <w:tblW w:w="9632" w:type="dxa"/>
        <w:tblLook w:val="0660" w:firstRow="1" w:lastRow="1" w:firstColumn="0" w:lastColumn="0" w:noHBand="1" w:noVBand="1"/>
      </w:tblPr>
      <w:tblGrid>
        <w:gridCol w:w="4328"/>
        <w:gridCol w:w="2037"/>
        <w:gridCol w:w="1936"/>
        <w:gridCol w:w="1331"/>
      </w:tblGrid>
      <w:tr w:rsidR="004D0A8A" w:rsidRPr="009C2B79" w14:paraId="5D589C36" w14:textId="77777777" w:rsidTr="00992AF1">
        <w:trPr>
          <w:cnfStyle w:val="100000000000" w:firstRow="1" w:lastRow="0" w:firstColumn="0" w:lastColumn="0" w:oddVBand="0" w:evenVBand="0" w:oddHBand="0" w:evenHBand="0" w:firstRowFirstColumn="0" w:firstRowLastColumn="0" w:lastRowFirstColumn="0" w:lastRowLastColumn="0"/>
        </w:trPr>
        <w:tc>
          <w:tcPr>
            <w:tcW w:w="2247" w:type="pct"/>
          </w:tcPr>
          <w:p w14:paraId="761485FF" w14:textId="77777777" w:rsidR="004D0A8A" w:rsidRPr="009C2B79" w:rsidRDefault="004D0A8A" w:rsidP="00992AF1">
            <w:pPr>
              <w:spacing w:line="240" w:lineRule="auto"/>
              <w:jc w:val="center"/>
              <w:rPr>
                <w:color w:val="00BABE"/>
                <w:lang w:val="en-GB"/>
              </w:rPr>
            </w:pPr>
            <w:r w:rsidRPr="009C2B79">
              <w:rPr>
                <w:color w:val="00BABE"/>
                <w:lang w:val="en-GB"/>
              </w:rPr>
              <w:t>YEAR</w:t>
            </w:r>
          </w:p>
        </w:tc>
        <w:tc>
          <w:tcPr>
            <w:tcW w:w="1057" w:type="pct"/>
          </w:tcPr>
          <w:p w14:paraId="0C659089" w14:textId="77777777" w:rsidR="004D0A8A" w:rsidRPr="009C2B79" w:rsidRDefault="004D0A8A" w:rsidP="00992AF1">
            <w:pPr>
              <w:spacing w:line="240" w:lineRule="auto"/>
              <w:jc w:val="center"/>
              <w:rPr>
                <w:color w:val="00BABE"/>
                <w:lang w:val="en-GB"/>
              </w:rPr>
            </w:pPr>
            <w:r w:rsidRPr="009C2B79">
              <w:rPr>
                <w:color w:val="00BABE"/>
                <w:lang w:val="en-GB"/>
              </w:rPr>
              <w:t>BASELINE ESTIMATE</w:t>
            </w:r>
          </w:p>
        </w:tc>
        <w:tc>
          <w:tcPr>
            <w:tcW w:w="1005" w:type="pct"/>
          </w:tcPr>
          <w:p w14:paraId="2F6685DA" w14:textId="77777777" w:rsidR="004D0A8A" w:rsidRPr="009C2B79" w:rsidRDefault="004D0A8A" w:rsidP="00992AF1">
            <w:pPr>
              <w:spacing w:line="240" w:lineRule="auto"/>
              <w:jc w:val="center"/>
              <w:rPr>
                <w:color w:val="00BABE"/>
                <w:lang w:val="en-GB"/>
              </w:rPr>
            </w:pPr>
            <w:r w:rsidRPr="009C2B79">
              <w:rPr>
                <w:color w:val="00BABE"/>
                <w:lang w:val="en-GB"/>
              </w:rPr>
              <w:t>PROJECT ESTIMATE</w:t>
            </w:r>
          </w:p>
        </w:tc>
        <w:tc>
          <w:tcPr>
            <w:tcW w:w="691" w:type="pct"/>
          </w:tcPr>
          <w:p w14:paraId="0B29CAE0" w14:textId="77777777" w:rsidR="004D0A8A" w:rsidRPr="009C2B79" w:rsidRDefault="004D0A8A" w:rsidP="00992AF1">
            <w:pPr>
              <w:spacing w:line="240" w:lineRule="auto"/>
              <w:jc w:val="center"/>
              <w:rPr>
                <w:color w:val="00BABE"/>
                <w:lang w:val="en-GB"/>
              </w:rPr>
            </w:pPr>
            <w:r w:rsidRPr="009C2B79">
              <w:rPr>
                <w:color w:val="00BABE"/>
                <w:lang w:val="en-GB"/>
              </w:rPr>
              <w:t>NET BENEFIT</w:t>
            </w:r>
          </w:p>
        </w:tc>
      </w:tr>
      <w:tr w:rsidR="00DF24BC" w:rsidRPr="003A6007" w14:paraId="7C69681B" w14:textId="77777777" w:rsidTr="00992AF1">
        <w:tc>
          <w:tcPr>
            <w:tcW w:w="2247" w:type="pct"/>
          </w:tcPr>
          <w:p w14:paraId="2B6D9D3C" w14:textId="627CC8B8" w:rsidR="00DF24BC" w:rsidRPr="0031123E" w:rsidRDefault="00DF24BC" w:rsidP="00DF24BC">
            <w:pPr>
              <w:pStyle w:val="Default"/>
              <w:rPr>
                <w:color w:val="515151" w:themeColor="text1"/>
                <w:szCs w:val="22"/>
              </w:rPr>
            </w:pPr>
            <w:r w:rsidRPr="00DF24BC">
              <w:rPr>
                <w:rFonts w:cs="Times New Roman (Body CS)"/>
                <w:color w:val="4D4D4C"/>
                <w:sz w:val="22"/>
                <w14:cntxtAlts/>
              </w:rPr>
              <w:t>02/09/2027 to 01/09/2028</w:t>
            </w:r>
          </w:p>
        </w:tc>
        <w:tc>
          <w:tcPr>
            <w:tcW w:w="1057" w:type="pct"/>
          </w:tcPr>
          <w:p w14:paraId="2735C391" w14:textId="77777777" w:rsidR="00DF24BC" w:rsidRPr="003A6007" w:rsidRDefault="00DF24BC" w:rsidP="00DF24BC">
            <w:pPr>
              <w:spacing w:line="240" w:lineRule="auto"/>
              <w:jc w:val="center"/>
              <w:rPr>
                <w:lang w:val="en-GB"/>
              </w:rPr>
            </w:pPr>
            <w:r>
              <w:rPr>
                <w:lang w:val="en-GB"/>
              </w:rPr>
              <w:t>0</w:t>
            </w:r>
          </w:p>
        </w:tc>
        <w:tc>
          <w:tcPr>
            <w:tcW w:w="1005" w:type="pct"/>
          </w:tcPr>
          <w:p w14:paraId="549C5110" w14:textId="66ABF8FE" w:rsidR="00DF24BC" w:rsidRPr="00C448A5" w:rsidRDefault="00C448A5" w:rsidP="00DF24BC">
            <w:pPr>
              <w:spacing w:line="240" w:lineRule="auto"/>
              <w:jc w:val="center"/>
              <w:rPr>
                <w:lang w:val="en-GB"/>
              </w:rPr>
            </w:pPr>
            <w:r w:rsidRPr="00C448A5">
              <w:rPr>
                <w:lang w:val="en-GB"/>
              </w:rPr>
              <w:t>9</w:t>
            </w:r>
            <w:r w:rsidR="00DF24BC" w:rsidRPr="00C448A5">
              <w:rPr>
                <w:lang w:val="en-GB"/>
              </w:rPr>
              <w:t>0,000</w:t>
            </w:r>
          </w:p>
        </w:tc>
        <w:tc>
          <w:tcPr>
            <w:tcW w:w="691" w:type="pct"/>
          </w:tcPr>
          <w:p w14:paraId="0BDEC648" w14:textId="7E1AEDDC" w:rsidR="00DF24BC" w:rsidRPr="00C448A5" w:rsidRDefault="00C448A5" w:rsidP="00DF24BC">
            <w:pPr>
              <w:spacing w:line="240" w:lineRule="auto"/>
              <w:jc w:val="center"/>
              <w:rPr>
                <w:lang w:val="en-GB"/>
              </w:rPr>
            </w:pPr>
            <w:r w:rsidRPr="00C448A5">
              <w:rPr>
                <w:lang w:val="en-GB"/>
              </w:rPr>
              <w:t>9</w:t>
            </w:r>
            <w:r w:rsidR="00DF24BC" w:rsidRPr="00C448A5">
              <w:rPr>
                <w:lang w:val="en-GB"/>
              </w:rPr>
              <w:t>0,000</w:t>
            </w:r>
          </w:p>
        </w:tc>
      </w:tr>
      <w:tr w:rsidR="00C448A5" w:rsidRPr="003A6007" w14:paraId="66E80378" w14:textId="77777777" w:rsidTr="00992AF1">
        <w:tc>
          <w:tcPr>
            <w:tcW w:w="2247" w:type="pct"/>
          </w:tcPr>
          <w:p w14:paraId="72CBDD99" w14:textId="254E45F0" w:rsidR="00C448A5" w:rsidRPr="0031123E" w:rsidRDefault="00C448A5" w:rsidP="00C448A5">
            <w:pPr>
              <w:spacing w:line="240" w:lineRule="auto"/>
              <w:rPr>
                <w:color w:val="515151" w:themeColor="text1"/>
                <w:lang w:val="en-GB"/>
              </w:rPr>
            </w:pPr>
            <w:r>
              <w:rPr>
                <w:lang w:val="en-GB"/>
              </w:rPr>
              <w:t>02/09/2028 to 01/09/2029</w:t>
            </w:r>
          </w:p>
        </w:tc>
        <w:tc>
          <w:tcPr>
            <w:tcW w:w="1057" w:type="pct"/>
          </w:tcPr>
          <w:p w14:paraId="12013849" w14:textId="77777777" w:rsidR="00C448A5" w:rsidRPr="003A6007" w:rsidRDefault="00C448A5" w:rsidP="00C448A5">
            <w:pPr>
              <w:spacing w:line="240" w:lineRule="auto"/>
              <w:jc w:val="center"/>
              <w:rPr>
                <w:lang w:val="en-GB"/>
              </w:rPr>
            </w:pPr>
            <w:r>
              <w:rPr>
                <w:lang w:val="en-GB"/>
              </w:rPr>
              <w:t>0</w:t>
            </w:r>
          </w:p>
        </w:tc>
        <w:tc>
          <w:tcPr>
            <w:tcW w:w="1005" w:type="pct"/>
          </w:tcPr>
          <w:p w14:paraId="53D90C2E" w14:textId="0F63EE59" w:rsidR="00C448A5" w:rsidRPr="00C448A5" w:rsidRDefault="00C448A5" w:rsidP="00C448A5">
            <w:pPr>
              <w:spacing w:line="240" w:lineRule="auto"/>
              <w:jc w:val="center"/>
              <w:rPr>
                <w:lang w:val="en-GB"/>
              </w:rPr>
            </w:pPr>
            <w:r w:rsidRPr="00C448A5">
              <w:rPr>
                <w:lang w:val="en-GB"/>
              </w:rPr>
              <w:t>90,000</w:t>
            </w:r>
          </w:p>
        </w:tc>
        <w:tc>
          <w:tcPr>
            <w:tcW w:w="691" w:type="pct"/>
          </w:tcPr>
          <w:p w14:paraId="48B51B60" w14:textId="3FFA902C" w:rsidR="00C448A5" w:rsidRPr="00C448A5" w:rsidRDefault="00C448A5" w:rsidP="00C448A5">
            <w:pPr>
              <w:spacing w:line="240" w:lineRule="auto"/>
              <w:jc w:val="center"/>
              <w:rPr>
                <w:lang w:val="en-GB"/>
              </w:rPr>
            </w:pPr>
            <w:r w:rsidRPr="00C448A5">
              <w:rPr>
                <w:lang w:val="en-GB"/>
              </w:rPr>
              <w:t>90,000</w:t>
            </w:r>
          </w:p>
        </w:tc>
      </w:tr>
      <w:tr w:rsidR="00C448A5" w:rsidRPr="003A6007" w14:paraId="4A80DBC1" w14:textId="77777777" w:rsidTr="00992AF1">
        <w:tc>
          <w:tcPr>
            <w:tcW w:w="2247" w:type="pct"/>
          </w:tcPr>
          <w:p w14:paraId="6DDA0B60" w14:textId="44EAE99E" w:rsidR="00C448A5" w:rsidRPr="0031123E" w:rsidRDefault="00C448A5" w:rsidP="00C448A5">
            <w:pPr>
              <w:spacing w:line="240" w:lineRule="auto"/>
              <w:rPr>
                <w:color w:val="515151" w:themeColor="text1"/>
                <w:lang w:val="en-GB"/>
              </w:rPr>
            </w:pPr>
            <w:r>
              <w:rPr>
                <w:lang w:val="en-GB"/>
              </w:rPr>
              <w:t>02/09/2029 to 01/09/2030</w:t>
            </w:r>
          </w:p>
        </w:tc>
        <w:tc>
          <w:tcPr>
            <w:tcW w:w="1057" w:type="pct"/>
          </w:tcPr>
          <w:p w14:paraId="60F35A95" w14:textId="77777777" w:rsidR="00C448A5" w:rsidRPr="003A6007" w:rsidRDefault="00C448A5" w:rsidP="00C448A5">
            <w:pPr>
              <w:spacing w:line="240" w:lineRule="auto"/>
              <w:jc w:val="center"/>
              <w:rPr>
                <w:lang w:val="en-GB"/>
              </w:rPr>
            </w:pPr>
            <w:r>
              <w:rPr>
                <w:lang w:val="en-GB"/>
              </w:rPr>
              <w:t>0</w:t>
            </w:r>
          </w:p>
        </w:tc>
        <w:tc>
          <w:tcPr>
            <w:tcW w:w="1005" w:type="pct"/>
          </w:tcPr>
          <w:p w14:paraId="72E6F7F1" w14:textId="7BA8F1D9" w:rsidR="00C448A5" w:rsidRPr="00C448A5" w:rsidRDefault="00C448A5" w:rsidP="00C448A5">
            <w:pPr>
              <w:spacing w:line="240" w:lineRule="auto"/>
              <w:jc w:val="center"/>
              <w:rPr>
                <w:lang w:val="en-GB"/>
              </w:rPr>
            </w:pPr>
            <w:r w:rsidRPr="00C448A5">
              <w:rPr>
                <w:lang w:val="en-GB"/>
              </w:rPr>
              <w:t>90,000</w:t>
            </w:r>
          </w:p>
        </w:tc>
        <w:tc>
          <w:tcPr>
            <w:tcW w:w="691" w:type="pct"/>
          </w:tcPr>
          <w:p w14:paraId="21C2D562" w14:textId="5B74E5C6" w:rsidR="00C448A5" w:rsidRPr="00C448A5" w:rsidRDefault="00C448A5" w:rsidP="00C448A5">
            <w:pPr>
              <w:spacing w:line="240" w:lineRule="auto"/>
              <w:jc w:val="center"/>
              <w:rPr>
                <w:lang w:val="en-GB"/>
              </w:rPr>
            </w:pPr>
            <w:r w:rsidRPr="00C448A5">
              <w:rPr>
                <w:lang w:val="en-GB"/>
              </w:rPr>
              <w:t>90,000</w:t>
            </w:r>
          </w:p>
        </w:tc>
      </w:tr>
      <w:tr w:rsidR="00C448A5" w:rsidRPr="003A6007" w14:paraId="1E62C1F6" w14:textId="77777777" w:rsidTr="00992AF1">
        <w:tc>
          <w:tcPr>
            <w:tcW w:w="2247" w:type="pct"/>
          </w:tcPr>
          <w:p w14:paraId="4C7B5C12" w14:textId="44FD7048" w:rsidR="00C448A5" w:rsidRPr="0031123E" w:rsidRDefault="00C448A5" w:rsidP="00C448A5">
            <w:pPr>
              <w:spacing w:line="240" w:lineRule="auto"/>
              <w:rPr>
                <w:color w:val="515151" w:themeColor="text1"/>
                <w:lang w:val="en-GB"/>
              </w:rPr>
            </w:pPr>
            <w:r>
              <w:rPr>
                <w:lang w:val="en-GB"/>
              </w:rPr>
              <w:t>02/09/2030 to 01/09/2031</w:t>
            </w:r>
          </w:p>
        </w:tc>
        <w:tc>
          <w:tcPr>
            <w:tcW w:w="1057" w:type="pct"/>
          </w:tcPr>
          <w:p w14:paraId="3387FA07" w14:textId="77777777" w:rsidR="00C448A5" w:rsidRPr="003A6007" w:rsidRDefault="00C448A5" w:rsidP="00C448A5">
            <w:pPr>
              <w:spacing w:line="240" w:lineRule="auto"/>
              <w:jc w:val="center"/>
              <w:rPr>
                <w:lang w:val="en-GB"/>
              </w:rPr>
            </w:pPr>
            <w:r>
              <w:rPr>
                <w:lang w:val="en-GB"/>
              </w:rPr>
              <w:t>0</w:t>
            </w:r>
          </w:p>
        </w:tc>
        <w:tc>
          <w:tcPr>
            <w:tcW w:w="1005" w:type="pct"/>
          </w:tcPr>
          <w:p w14:paraId="028FB012" w14:textId="41670767" w:rsidR="00C448A5" w:rsidRPr="00C448A5" w:rsidRDefault="00C448A5" w:rsidP="00C448A5">
            <w:pPr>
              <w:spacing w:line="240" w:lineRule="auto"/>
              <w:jc w:val="center"/>
              <w:rPr>
                <w:lang w:val="en-GB"/>
              </w:rPr>
            </w:pPr>
            <w:r w:rsidRPr="00C448A5">
              <w:rPr>
                <w:lang w:val="en-GB"/>
              </w:rPr>
              <w:t>90,000</w:t>
            </w:r>
          </w:p>
        </w:tc>
        <w:tc>
          <w:tcPr>
            <w:tcW w:w="691" w:type="pct"/>
          </w:tcPr>
          <w:p w14:paraId="5D6247A1" w14:textId="475A3B25" w:rsidR="00C448A5" w:rsidRPr="00C448A5" w:rsidRDefault="00C448A5" w:rsidP="00C448A5">
            <w:pPr>
              <w:spacing w:line="240" w:lineRule="auto"/>
              <w:jc w:val="center"/>
              <w:rPr>
                <w:lang w:val="en-GB"/>
              </w:rPr>
            </w:pPr>
            <w:r w:rsidRPr="00C448A5">
              <w:rPr>
                <w:lang w:val="en-GB"/>
              </w:rPr>
              <w:t>90,000</w:t>
            </w:r>
          </w:p>
        </w:tc>
      </w:tr>
      <w:tr w:rsidR="00C448A5" w:rsidRPr="003A6007" w14:paraId="33B6D743" w14:textId="77777777" w:rsidTr="00992AF1">
        <w:tc>
          <w:tcPr>
            <w:tcW w:w="2247" w:type="pct"/>
          </w:tcPr>
          <w:p w14:paraId="4DB7B602" w14:textId="49ED9A3A" w:rsidR="00C448A5" w:rsidRPr="0031123E" w:rsidRDefault="00C448A5" w:rsidP="00C448A5">
            <w:pPr>
              <w:spacing w:line="240" w:lineRule="auto"/>
              <w:rPr>
                <w:color w:val="515151" w:themeColor="text1"/>
                <w:lang w:val="en-GB"/>
              </w:rPr>
            </w:pPr>
            <w:r>
              <w:rPr>
                <w:lang w:val="en-GB"/>
              </w:rPr>
              <w:t>02/09/2031 to 01/09/2032</w:t>
            </w:r>
          </w:p>
        </w:tc>
        <w:tc>
          <w:tcPr>
            <w:tcW w:w="1057" w:type="pct"/>
          </w:tcPr>
          <w:p w14:paraId="1BCE5B0C" w14:textId="77777777" w:rsidR="00C448A5" w:rsidRPr="003A6007" w:rsidRDefault="00C448A5" w:rsidP="00C448A5">
            <w:pPr>
              <w:spacing w:line="240" w:lineRule="auto"/>
              <w:jc w:val="center"/>
              <w:rPr>
                <w:lang w:val="en-GB"/>
              </w:rPr>
            </w:pPr>
            <w:r>
              <w:rPr>
                <w:lang w:val="en-GB"/>
              </w:rPr>
              <w:t>0</w:t>
            </w:r>
          </w:p>
        </w:tc>
        <w:tc>
          <w:tcPr>
            <w:tcW w:w="1005" w:type="pct"/>
          </w:tcPr>
          <w:p w14:paraId="5687998C" w14:textId="5314CC5F" w:rsidR="00C448A5" w:rsidRPr="00C448A5" w:rsidRDefault="00C448A5" w:rsidP="00C448A5">
            <w:pPr>
              <w:spacing w:line="240" w:lineRule="auto"/>
              <w:jc w:val="center"/>
              <w:rPr>
                <w:lang w:val="en-GB"/>
              </w:rPr>
            </w:pPr>
            <w:r w:rsidRPr="00C448A5">
              <w:rPr>
                <w:lang w:val="en-GB"/>
              </w:rPr>
              <w:t>90,000</w:t>
            </w:r>
          </w:p>
        </w:tc>
        <w:tc>
          <w:tcPr>
            <w:tcW w:w="691" w:type="pct"/>
          </w:tcPr>
          <w:p w14:paraId="2B1A86EC" w14:textId="45811D35" w:rsidR="00C448A5" w:rsidRPr="00C448A5" w:rsidRDefault="00C448A5" w:rsidP="00C448A5">
            <w:pPr>
              <w:spacing w:line="240" w:lineRule="auto"/>
              <w:jc w:val="center"/>
              <w:rPr>
                <w:lang w:val="en-GB"/>
              </w:rPr>
            </w:pPr>
            <w:r w:rsidRPr="00C448A5">
              <w:rPr>
                <w:lang w:val="en-GB"/>
              </w:rPr>
              <w:t>90,000</w:t>
            </w:r>
          </w:p>
        </w:tc>
      </w:tr>
      <w:tr w:rsidR="00C448A5" w:rsidRPr="003A6007" w14:paraId="4786DB0E" w14:textId="77777777" w:rsidTr="00992AF1">
        <w:tc>
          <w:tcPr>
            <w:tcW w:w="2247" w:type="pct"/>
          </w:tcPr>
          <w:p w14:paraId="6E1090E5" w14:textId="3DA94245" w:rsidR="00C448A5" w:rsidRDefault="00C448A5" w:rsidP="00C448A5">
            <w:pPr>
              <w:spacing w:line="240" w:lineRule="auto"/>
              <w:rPr>
                <w:lang w:val="en-GB"/>
              </w:rPr>
            </w:pPr>
            <w:r>
              <w:rPr>
                <w:lang w:val="en-GB"/>
              </w:rPr>
              <w:t>02/09/2032 to 01/09/2033</w:t>
            </w:r>
          </w:p>
        </w:tc>
        <w:tc>
          <w:tcPr>
            <w:tcW w:w="1057" w:type="pct"/>
          </w:tcPr>
          <w:p w14:paraId="0C938E71" w14:textId="4EF66062" w:rsidR="00C448A5" w:rsidRDefault="00C448A5" w:rsidP="00C448A5">
            <w:pPr>
              <w:spacing w:line="240" w:lineRule="auto"/>
              <w:jc w:val="center"/>
              <w:rPr>
                <w:lang w:val="en-GB"/>
              </w:rPr>
            </w:pPr>
            <w:r>
              <w:rPr>
                <w:lang w:val="en-GB"/>
              </w:rPr>
              <w:t>0</w:t>
            </w:r>
          </w:p>
        </w:tc>
        <w:tc>
          <w:tcPr>
            <w:tcW w:w="1005" w:type="pct"/>
          </w:tcPr>
          <w:p w14:paraId="13CC323C" w14:textId="120151F1" w:rsidR="00C448A5" w:rsidRPr="00C448A5" w:rsidRDefault="00C448A5" w:rsidP="00C448A5">
            <w:pPr>
              <w:spacing w:line="240" w:lineRule="auto"/>
              <w:jc w:val="center"/>
              <w:rPr>
                <w:lang w:val="en-GB"/>
              </w:rPr>
            </w:pPr>
            <w:r w:rsidRPr="00C448A5">
              <w:rPr>
                <w:lang w:val="en-GB"/>
              </w:rPr>
              <w:t>90,000</w:t>
            </w:r>
          </w:p>
        </w:tc>
        <w:tc>
          <w:tcPr>
            <w:tcW w:w="691" w:type="pct"/>
          </w:tcPr>
          <w:p w14:paraId="1BAFEF95" w14:textId="47B08CAD" w:rsidR="00C448A5" w:rsidRPr="00C448A5" w:rsidRDefault="00C448A5" w:rsidP="00C448A5">
            <w:pPr>
              <w:spacing w:line="240" w:lineRule="auto"/>
              <w:jc w:val="center"/>
              <w:rPr>
                <w:lang w:val="en-GB"/>
              </w:rPr>
            </w:pPr>
            <w:r w:rsidRPr="00C448A5">
              <w:rPr>
                <w:lang w:val="en-GB"/>
              </w:rPr>
              <w:t>90,000</w:t>
            </w:r>
          </w:p>
        </w:tc>
      </w:tr>
      <w:tr w:rsidR="00C448A5" w:rsidRPr="003A6007" w14:paraId="0ED20AF1" w14:textId="77777777" w:rsidTr="00992AF1">
        <w:tc>
          <w:tcPr>
            <w:tcW w:w="2247" w:type="pct"/>
          </w:tcPr>
          <w:p w14:paraId="3E0F7F1F" w14:textId="16D01F96" w:rsidR="00C448A5" w:rsidRDefault="00C448A5" w:rsidP="00C448A5">
            <w:pPr>
              <w:spacing w:line="240" w:lineRule="auto"/>
              <w:rPr>
                <w:lang w:val="en-GB"/>
              </w:rPr>
            </w:pPr>
            <w:r>
              <w:rPr>
                <w:lang w:val="en-GB"/>
              </w:rPr>
              <w:t>02/09/2033 to 01/09/2034</w:t>
            </w:r>
          </w:p>
        </w:tc>
        <w:tc>
          <w:tcPr>
            <w:tcW w:w="1057" w:type="pct"/>
          </w:tcPr>
          <w:p w14:paraId="738C9237" w14:textId="1ACD3447" w:rsidR="00C448A5" w:rsidRDefault="001A088E" w:rsidP="00C448A5">
            <w:pPr>
              <w:spacing w:line="240" w:lineRule="auto"/>
              <w:jc w:val="center"/>
              <w:rPr>
                <w:lang w:val="en-GB"/>
              </w:rPr>
            </w:pPr>
            <w:r>
              <w:rPr>
                <w:lang w:val="en-GB"/>
              </w:rPr>
              <w:t>0</w:t>
            </w:r>
          </w:p>
        </w:tc>
        <w:tc>
          <w:tcPr>
            <w:tcW w:w="1005" w:type="pct"/>
          </w:tcPr>
          <w:p w14:paraId="72D22C88" w14:textId="511EEEA4" w:rsidR="00C448A5" w:rsidRPr="00C448A5" w:rsidRDefault="00C448A5" w:rsidP="00C448A5">
            <w:pPr>
              <w:spacing w:line="240" w:lineRule="auto"/>
              <w:jc w:val="center"/>
              <w:rPr>
                <w:lang w:val="en-GB"/>
              </w:rPr>
            </w:pPr>
            <w:r w:rsidRPr="00C448A5">
              <w:rPr>
                <w:lang w:val="en-GB"/>
              </w:rPr>
              <w:t>90,000</w:t>
            </w:r>
          </w:p>
        </w:tc>
        <w:tc>
          <w:tcPr>
            <w:tcW w:w="691" w:type="pct"/>
          </w:tcPr>
          <w:p w14:paraId="0403549F" w14:textId="1E751676" w:rsidR="00C448A5" w:rsidRPr="00C448A5" w:rsidRDefault="00C448A5" w:rsidP="00C448A5">
            <w:pPr>
              <w:spacing w:line="240" w:lineRule="auto"/>
              <w:jc w:val="center"/>
              <w:rPr>
                <w:lang w:val="en-GB"/>
              </w:rPr>
            </w:pPr>
            <w:r w:rsidRPr="00C448A5">
              <w:rPr>
                <w:lang w:val="en-GB"/>
              </w:rPr>
              <w:t>90,000</w:t>
            </w:r>
          </w:p>
        </w:tc>
      </w:tr>
      <w:tr w:rsidR="00575550" w:rsidRPr="003A6007" w14:paraId="66E486F6" w14:textId="77777777" w:rsidTr="00992AF1">
        <w:trPr>
          <w:trHeight w:val="594"/>
        </w:trPr>
        <w:tc>
          <w:tcPr>
            <w:tcW w:w="2247" w:type="pct"/>
          </w:tcPr>
          <w:p w14:paraId="086D02C7" w14:textId="77777777" w:rsidR="00575550" w:rsidRPr="003A6007" w:rsidRDefault="00575550" w:rsidP="00575550">
            <w:pPr>
              <w:spacing w:line="240" w:lineRule="auto"/>
              <w:rPr>
                <w:lang w:val="en-GB"/>
              </w:rPr>
            </w:pPr>
            <w:r w:rsidRPr="003A6007">
              <w:rPr>
                <w:lang w:val="en-GB"/>
              </w:rPr>
              <w:t>Total</w:t>
            </w:r>
          </w:p>
        </w:tc>
        <w:tc>
          <w:tcPr>
            <w:tcW w:w="1057" w:type="pct"/>
          </w:tcPr>
          <w:p w14:paraId="5910532D" w14:textId="77777777" w:rsidR="00575550" w:rsidRPr="003A6007" w:rsidRDefault="00575550" w:rsidP="00575550">
            <w:pPr>
              <w:spacing w:line="240" w:lineRule="auto"/>
              <w:rPr>
                <w:lang w:val="en-GB"/>
              </w:rPr>
            </w:pPr>
          </w:p>
        </w:tc>
        <w:tc>
          <w:tcPr>
            <w:tcW w:w="1005" w:type="pct"/>
          </w:tcPr>
          <w:p w14:paraId="6253B8BE" w14:textId="77777777" w:rsidR="00575550" w:rsidRPr="003A6007" w:rsidRDefault="00575550" w:rsidP="00575550">
            <w:pPr>
              <w:spacing w:line="240" w:lineRule="auto"/>
              <w:rPr>
                <w:lang w:val="en-GB"/>
              </w:rPr>
            </w:pPr>
          </w:p>
        </w:tc>
        <w:tc>
          <w:tcPr>
            <w:tcW w:w="691" w:type="pct"/>
          </w:tcPr>
          <w:p w14:paraId="40E3313B" w14:textId="5C530E08" w:rsidR="00575550" w:rsidRPr="00C448A5" w:rsidRDefault="00C448A5" w:rsidP="00575550">
            <w:pPr>
              <w:spacing w:line="240" w:lineRule="auto"/>
              <w:rPr>
                <w:lang w:val="en-GB"/>
              </w:rPr>
            </w:pPr>
            <w:r>
              <w:rPr>
                <w:lang w:val="en-GB"/>
              </w:rPr>
              <w:t>9</w:t>
            </w:r>
            <w:r w:rsidR="00575550" w:rsidRPr="00C448A5">
              <w:rPr>
                <w:lang w:val="en-GB"/>
              </w:rPr>
              <w:t>0,000</w:t>
            </w:r>
          </w:p>
        </w:tc>
      </w:tr>
      <w:tr w:rsidR="00575550" w:rsidRPr="003A6007" w14:paraId="3590BA7D" w14:textId="77777777" w:rsidTr="00992AF1">
        <w:trPr>
          <w:trHeight w:val="594"/>
        </w:trPr>
        <w:tc>
          <w:tcPr>
            <w:tcW w:w="2247" w:type="pct"/>
          </w:tcPr>
          <w:p w14:paraId="681A8619" w14:textId="77777777" w:rsidR="00575550" w:rsidRPr="003A6007" w:rsidRDefault="00575550" w:rsidP="00575550">
            <w:pPr>
              <w:spacing w:line="240" w:lineRule="auto"/>
              <w:rPr>
                <w:lang w:val="en-GB"/>
              </w:rPr>
            </w:pPr>
            <w:r w:rsidRPr="003A6007">
              <w:rPr>
                <w:b/>
                <w:lang w:val="en-GB"/>
              </w:rPr>
              <w:t>Total number of crediting years</w:t>
            </w:r>
          </w:p>
        </w:tc>
        <w:tc>
          <w:tcPr>
            <w:tcW w:w="2753" w:type="pct"/>
            <w:gridSpan w:val="3"/>
          </w:tcPr>
          <w:p w14:paraId="5C975B26" w14:textId="450F2258" w:rsidR="00575550" w:rsidRPr="00C448A5" w:rsidRDefault="00575550" w:rsidP="00575550">
            <w:pPr>
              <w:spacing w:line="240" w:lineRule="auto"/>
              <w:jc w:val="right"/>
              <w:rPr>
                <w:lang w:val="en-GB"/>
              </w:rPr>
            </w:pPr>
            <w:r w:rsidRPr="00C448A5">
              <w:rPr>
                <w:lang w:val="en-GB"/>
              </w:rPr>
              <w:t xml:space="preserve">7       </w:t>
            </w:r>
          </w:p>
        </w:tc>
      </w:tr>
      <w:tr w:rsidR="00575550" w:rsidRPr="003A6007" w14:paraId="58B75EFF" w14:textId="77777777" w:rsidTr="00992AF1">
        <w:trPr>
          <w:trHeight w:val="594"/>
        </w:trPr>
        <w:tc>
          <w:tcPr>
            <w:tcW w:w="2247" w:type="pct"/>
          </w:tcPr>
          <w:p w14:paraId="0C4F26A7" w14:textId="77777777" w:rsidR="00575550" w:rsidRPr="003A6007" w:rsidRDefault="00575550" w:rsidP="00575550">
            <w:pPr>
              <w:spacing w:line="240" w:lineRule="auto"/>
              <w:rPr>
                <w:lang w:val="en-GB"/>
              </w:rPr>
            </w:pPr>
            <w:r w:rsidRPr="003A6007">
              <w:rPr>
                <w:b/>
                <w:lang w:val="en-GB"/>
              </w:rPr>
              <w:t>Annual average over the crediting period</w:t>
            </w:r>
          </w:p>
        </w:tc>
        <w:tc>
          <w:tcPr>
            <w:tcW w:w="1057" w:type="pct"/>
          </w:tcPr>
          <w:p w14:paraId="538A94F5" w14:textId="77777777" w:rsidR="00575550" w:rsidRPr="003A6007" w:rsidRDefault="00575550" w:rsidP="00575550">
            <w:pPr>
              <w:spacing w:line="240" w:lineRule="auto"/>
              <w:rPr>
                <w:lang w:val="en-GB"/>
              </w:rPr>
            </w:pPr>
          </w:p>
        </w:tc>
        <w:tc>
          <w:tcPr>
            <w:tcW w:w="1005" w:type="pct"/>
          </w:tcPr>
          <w:p w14:paraId="06814F01" w14:textId="77777777" w:rsidR="00575550" w:rsidRPr="003A6007" w:rsidRDefault="00575550" w:rsidP="00575550">
            <w:pPr>
              <w:spacing w:line="240" w:lineRule="auto"/>
              <w:rPr>
                <w:lang w:val="en-GB"/>
              </w:rPr>
            </w:pPr>
          </w:p>
        </w:tc>
        <w:tc>
          <w:tcPr>
            <w:tcW w:w="691" w:type="pct"/>
          </w:tcPr>
          <w:p w14:paraId="29C07E3B" w14:textId="30362F2E" w:rsidR="00575550" w:rsidRPr="00C448A5" w:rsidRDefault="00C448A5" w:rsidP="00575550">
            <w:pPr>
              <w:spacing w:line="240" w:lineRule="auto"/>
              <w:rPr>
                <w:lang w:val="en-GB"/>
              </w:rPr>
            </w:pPr>
            <w:r>
              <w:rPr>
                <w:lang w:val="en-GB"/>
              </w:rPr>
              <w:t>9</w:t>
            </w:r>
            <w:r w:rsidR="00575550" w:rsidRPr="00C448A5">
              <w:rPr>
                <w:lang w:val="en-GB"/>
              </w:rPr>
              <w:t>0,000</w:t>
            </w:r>
          </w:p>
        </w:tc>
      </w:tr>
    </w:tbl>
    <w:p w14:paraId="0DC43402" w14:textId="77777777" w:rsidR="004D0A8A" w:rsidRDefault="004D0A8A" w:rsidP="004D0A8A">
      <w:pPr>
        <w:rPr>
          <w:b/>
          <w:lang w:val="en-GB"/>
        </w:rPr>
      </w:pPr>
    </w:p>
    <w:p w14:paraId="3B0BDC43" w14:textId="77777777" w:rsidR="004D0A8A" w:rsidRDefault="004D0A8A" w:rsidP="004D0A8A">
      <w:pPr>
        <w:rPr>
          <w:b/>
          <w:lang w:val="en-GB"/>
        </w:rPr>
      </w:pPr>
    </w:p>
    <w:p w14:paraId="6FD46D49" w14:textId="66DEE7F0" w:rsidR="00646031" w:rsidRDefault="00646031" w:rsidP="00646031">
      <w:pPr>
        <w:rPr>
          <w:b/>
          <w:lang w:val="en-GB"/>
        </w:rPr>
      </w:pPr>
      <w:r>
        <w:rPr>
          <w:b/>
          <w:lang w:val="en-GB"/>
        </w:rPr>
        <w:t xml:space="preserve">SDG </w:t>
      </w:r>
      <w:proofErr w:type="gramStart"/>
      <w:r>
        <w:rPr>
          <w:b/>
          <w:lang w:val="en-GB"/>
        </w:rPr>
        <w:t>8 :</w:t>
      </w:r>
      <w:proofErr w:type="gramEnd"/>
      <w:r>
        <w:rPr>
          <w:b/>
          <w:lang w:val="en-GB"/>
        </w:rPr>
        <w:t xml:space="preserve"> </w:t>
      </w:r>
      <w:r w:rsidR="00454E94" w:rsidRPr="00454E94">
        <w:rPr>
          <w:b/>
          <w:bCs/>
          <w:lang w:val="en-GB"/>
        </w:rPr>
        <w:t>Decent Work and Economic Growth</w:t>
      </w:r>
    </w:p>
    <w:tbl>
      <w:tblPr>
        <w:tblStyle w:val="GSTableSimple"/>
        <w:tblW w:w="9632" w:type="dxa"/>
        <w:tblLook w:val="0660" w:firstRow="1" w:lastRow="1" w:firstColumn="0" w:lastColumn="0" w:noHBand="1" w:noVBand="1"/>
      </w:tblPr>
      <w:tblGrid>
        <w:gridCol w:w="4328"/>
        <w:gridCol w:w="2037"/>
        <w:gridCol w:w="1936"/>
        <w:gridCol w:w="1331"/>
      </w:tblGrid>
      <w:tr w:rsidR="00646031" w:rsidRPr="009C2B79" w14:paraId="24A484AC" w14:textId="77777777" w:rsidTr="000D68DF">
        <w:trPr>
          <w:cnfStyle w:val="100000000000" w:firstRow="1" w:lastRow="0" w:firstColumn="0" w:lastColumn="0" w:oddVBand="0" w:evenVBand="0" w:oddHBand="0" w:evenHBand="0" w:firstRowFirstColumn="0" w:firstRowLastColumn="0" w:lastRowFirstColumn="0" w:lastRowLastColumn="0"/>
        </w:trPr>
        <w:tc>
          <w:tcPr>
            <w:tcW w:w="2247" w:type="pct"/>
          </w:tcPr>
          <w:p w14:paraId="437174F8" w14:textId="77777777" w:rsidR="00646031" w:rsidRPr="009C2B79" w:rsidRDefault="00646031" w:rsidP="000D68DF">
            <w:pPr>
              <w:spacing w:line="240" w:lineRule="auto"/>
              <w:jc w:val="center"/>
              <w:rPr>
                <w:color w:val="00BABE"/>
                <w:lang w:val="en-GB"/>
              </w:rPr>
            </w:pPr>
            <w:r w:rsidRPr="009C2B79">
              <w:rPr>
                <w:color w:val="00BABE"/>
                <w:lang w:val="en-GB"/>
              </w:rPr>
              <w:t>YEAR</w:t>
            </w:r>
          </w:p>
        </w:tc>
        <w:tc>
          <w:tcPr>
            <w:tcW w:w="1057" w:type="pct"/>
          </w:tcPr>
          <w:p w14:paraId="72A113D9" w14:textId="77777777" w:rsidR="00646031" w:rsidRPr="009C2B79" w:rsidRDefault="00646031" w:rsidP="000D68DF">
            <w:pPr>
              <w:spacing w:line="240" w:lineRule="auto"/>
              <w:jc w:val="center"/>
              <w:rPr>
                <w:color w:val="00BABE"/>
                <w:lang w:val="en-GB"/>
              </w:rPr>
            </w:pPr>
            <w:r w:rsidRPr="009C2B79">
              <w:rPr>
                <w:color w:val="00BABE"/>
                <w:lang w:val="en-GB"/>
              </w:rPr>
              <w:t>BASELINE ESTIMATE</w:t>
            </w:r>
          </w:p>
        </w:tc>
        <w:tc>
          <w:tcPr>
            <w:tcW w:w="1005" w:type="pct"/>
          </w:tcPr>
          <w:p w14:paraId="28837028" w14:textId="77777777" w:rsidR="00646031" w:rsidRPr="009C2B79" w:rsidRDefault="00646031" w:rsidP="000D68DF">
            <w:pPr>
              <w:spacing w:line="240" w:lineRule="auto"/>
              <w:jc w:val="center"/>
              <w:rPr>
                <w:color w:val="00BABE"/>
                <w:lang w:val="en-GB"/>
              </w:rPr>
            </w:pPr>
            <w:r w:rsidRPr="009C2B79">
              <w:rPr>
                <w:color w:val="00BABE"/>
                <w:lang w:val="en-GB"/>
              </w:rPr>
              <w:t>PROJECT ESTIMATE</w:t>
            </w:r>
          </w:p>
        </w:tc>
        <w:tc>
          <w:tcPr>
            <w:tcW w:w="691" w:type="pct"/>
          </w:tcPr>
          <w:p w14:paraId="55727FFA" w14:textId="77777777" w:rsidR="00646031" w:rsidRPr="009C2B79" w:rsidRDefault="00646031" w:rsidP="000D68DF">
            <w:pPr>
              <w:spacing w:line="240" w:lineRule="auto"/>
              <w:jc w:val="center"/>
              <w:rPr>
                <w:color w:val="00BABE"/>
                <w:lang w:val="en-GB"/>
              </w:rPr>
            </w:pPr>
            <w:r w:rsidRPr="009C2B79">
              <w:rPr>
                <w:color w:val="00BABE"/>
                <w:lang w:val="en-GB"/>
              </w:rPr>
              <w:t>NET BENEFIT</w:t>
            </w:r>
          </w:p>
        </w:tc>
      </w:tr>
      <w:tr w:rsidR="00C448A5" w:rsidRPr="003A6007" w14:paraId="47167839"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56826EB5" w14:textId="61E91B91" w:rsidR="00C448A5" w:rsidRPr="003A6007" w:rsidRDefault="00C448A5" w:rsidP="00C448A5">
            <w:pPr>
              <w:spacing w:line="240" w:lineRule="auto"/>
              <w:rPr>
                <w:lang w:val="en-GB"/>
              </w:rPr>
            </w:pPr>
            <w:r w:rsidRPr="00DF24BC">
              <w:t>02/09/2027 to 01/09/2028</w:t>
            </w:r>
          </w:p>
        </w:tc>
        <w:tc>
          <w:tcPr>
            <w:tcW w:w="1057" w:type="pct"/>
          </w:tcPr>
          <w:p w14:paraId="64DE06BE" w14:textId="641FBA92" w:rsidR="00C448A5" w:rsidRPr="003A6007" w:rsidRDefault="00C448A5" w:rsidP="00C448A5">
            <w:pPr>
              <w:spacing w:line="240" w:lineRule="auto"/>
              <w:rPr>
                <w:lang w:val="en-GB"/>
              </w:rPr>
            </w:pPr>
            <w:r w:rsidRPr="00C448A5">
              <w:rPr>
                <w:lang w:val="en-GB"/>
              </w:rPr>
              <w:t>0</w:t>
            </w:r>
          </w:p>
        </w:tc>
        <w:tc>
          <w:tcPr>
            <w:tcW w:w="1005" w:type="pct"/>
          </w:tcPr>
          <w:p w14:paraId="34B5A3EE" w14:textId="5E34E6B8" w:rsidR="00C448A5" w:rsidRPr="00B53840" w:rsidRDefault="00C448A5" w:rsidP="00C448A5">
            <w:pPr>
              <w:spacing w:line="240" w:lineRule="auto"/>
              <w:rPr>
                <w:highlight w:val="yellow"/>
                <w:lang w:val="en-GB"/>
              </w:rPr>
            </w:pPr>
            <w:r w:rsidRPr="00C448A5">
              <w:rPr>
                <w:lang w:val="en-GB"/>
              </w:rPr>
              <w:t>10</w:t>
            </w:r>
          </w:p>
        </w:tc>
        <w:tc>
          <w:tcPr>
            <w:tcW w:w="691" w:type="pct"/>
          </w:tcPr>
          <w:p w14:paraId="375EB36F" w14:textId="4DC70957" w:rsidR="00C448A5" w:rsidRPr="00B53840" w:rsidRDefault="00C448A5" w:rsidP="00C448A5">
            <w:pPr>
              <w:spacing w:line="240" w:lineRule="auto"/>
              <w:rPr>
                <w:highlight w:val="yellow"/>
                <w:lang w:val="en-GB"/>
              </w:rPr>
            </w:pPr>
            <w:r w:rsidRPr="00C448A5">
              <w:rPr>
                <w:lang w:val="en-GB"/>
              </w:rPr>
              <w:t>10</w:t>
            </w:r>
          </w:p>
        </w:tc>
      </w:tr>
      <w:tr w:rsidR="00C448A5" w:rsidRPr="003A6007" w14:paraId="3BC0128D"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440F06D0" w14:textId="1C944460" w:rsidR="00C448A5" w:rsidRPr="003A6007" w:rsidRDefault="00C448A5" w:rsidP="00C448A5">
            <w:pPr>
              <w:spacing w:line="240" w:lineRule="auto"/>
              <w:rPr>
                <w:lang w:val="en-GB"/>
              </w:rPr>
            </w:pPr>
            <w:r>
              <w:rPr>
                <w:lang w:val="en-GB"/>
              </w:rPr>
              <w:lastRenderedPageBreak/>
              <w:t>02/09/2028 to 01/09/2029</w:t>
            </w:r>
          </w:p>
        </w:tc>
        <w:tc>
          <w:tcPr>
            <w:tcW w:w="1057" w:type="pct"/>
          </w:tcPr>
          <w:p w14:paraId="0F8526D1" w14:textId="30456202" w:rsidR="00C448A5" w:rsidRPr="003A6007" w:rsidRDefault="00C448A5" w:rsidP="00C448A5">
            <w:pPr>
              <w:spacing w:line="240" w:lineRule="auto"/>
              <w:rPr>
                <w:lang w:val="en-GB"/>
              </w:rPr>
            </w:pPr>
            <w:r w:rsidRPr="00C448A5">
              <w:rPr>
                <w:lang w:val="en-GB"/>
              </w:rPr>
              <w:t>0</w:t>
            </w:r>
          </w:p>
        </w:tc>
        <w:tc>
          <w:tcPr>
            <w:tcW w:w="1005" w:type="pct"/>
          </w:tcPr>
          <w:p w14:paraId="022EDDD2" w14:textId="726333DB" w:rsidR="00C448A5" w:rsidRPr="00B53840" w:rsidRDefault="00C448A5" w:rsidP="00C448A5">
            <w:pPr>
              <w:spacing w:line="240" w:lineRule="auto"/>
              <w:rPr>
                <w:highlight w:val="yellow"/>
                <w:lang w:val="en-GB"/>
              </w:rPr>
            </w:pPr>
            <w:r w:rsidRPr="00C448A5">
              <w:rPr>
                <w:lang w:val="en-GB"/>
              </w:rPr>
              <w:t>10</w:t>
            </w:r>
          </w:p>
        </w:tc>
        <w:tc>
          <w:tcPr>
            <w:tcW w:w="691" w:type="pct"/>
          </w:tcPr>
          <w:p w14:paraId="5B00761D" w14:textId="033F84D1" w:rsidR="00C448A5" w:rsidRPr="00B53840" w:rsidRDefault="00C448A5" w:rsidP="00C448A5">
            <w:pPr>
              <w:spacing w:line="240" w:lineRule="auto"/>
              <w:rPr>
                <w:highlight w:val="yellow"/>
                <w:lang w:val="en-GB"/>
              </w:rPr>
            </w:pPr>
            <w:r w:rsidRPr="00C448A5">
              <w:rPr>
                <w:lang w:val="en-GB"/>
              </w:rPr>
              <w:t>10</w:t>
            </w:r>
          </w:p>
        </w:tc>
      </w:tr>
      <w:tr w:rsidR="00C448A5" w:rsidRPr="003A6007" w14:paraId="61E97872"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529477CC" w14:textId="5951C79E" w:rsidR="00C448A5" w:rsidRPr="003A6007" w:rsidRDefault="00C448A5" w:rsidP="00C448A5">
            <w:pPr>
              <w:spacing w:line="240" w:lineRule="auto"/>
              <w:rPr>
                <w:lang w:val="en-GB"/>
              </w:rPr>
            </w:pPr>
            <w:r>
              <w:rPr>
                <w:lang w:val="en-GB"/>
              </w:rPr>
              <w:t>02/09/2029 to 01/09/2030</w:t>
            </w:r>
          </w:p>
        </w:tc>
        <w:tc>
          <w:tcPr>
            <w:tcW w:w="1057" w:type="pct"/>
          </w:tcPr>
          <w:p w14:paraId="24C4BF61" w14:textId="70CDC0F0" w:rsidR="00C448A5" w:rsidRPr="003A6007" w:rsidRDefault="00C448A5" w:rsidP="00C448A5">
            <w:pPr>
              <w:spacing w:line="240" w:lineRule="auto"/>
              <w:rPr>
                <w:lang w:val="en-GB"/>
              </w:rPr>
            </w:pPr>
            <w:r w:rsidRPr="00C448A5">
              <w:rPr>
                <w:lang w:val="en-GB"/>
              </w:rPr>
              <w:t>0</w:t>
            </w:r>
          </w:p>
        </w:tc>
        <w:tc>
          <w:tcPr>
            <w:tcW w:w="1005" w:type="pct"/>
          </w:tcPr>
          <w:p w14:paraId="2AEE9FCA" w14:textId="0D54C635" w:rsidR="00C448A5" w:rsidRPr="00B53840" w:rsidRDefault="00C448A5" w:rsidP="00C448A5">
            <w:pPr>
              <w:spacing w:line="240" w:lineRule="auto"/>
              <w:rPr>
                <w:highlight w:val="yellow"/>
                <w:lang w:val="en-GB"/>
              </w:rPr>
            </w:pPr>
            <w:r w:rsidRPr="00C448A5">
              <w:rPr>
                <w:lang w:val="en-GB"/>
              </w:rPr>
              <w:t>10</w:t>
            </w:r>
          </w:p>
        </w:tc>
        <w:tc>
          <w:tcPr>
            <w:tcW w:w="691" w:type="pct"/>
          </w:tcPr>
          <w:p w14:paraId="1F74E106" w14:textId="705E73C3" w:rsidR="00C448A5" w:rsidRPr="00B53840" w:rsidRDefault="00C448A5" w:rsidP="00C448A5">
            <w:pPr>
              <w:spacing w:line="240" w:lineRule="auto"/>
              <w:rPr>
                <w:highlight w:val="yellow"/>
                <w:lang w:val="en-GB"/>
              </w:rPr>
            </w:pPr>
            <w:r w:rsidRPr="00C448A5">
              <w:rPr>
                <w:lang w:val="en-GB"/>
              </w:rPr>
              <w:t>10</w:t>
            </w:r>
          </w:p>
        </w:tc>
      </w:tr>
      <w:tr w:rsidR="00C448A5" w:rsidRPr="003A6007" w14:paraId="785C6D56"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54BEA260" w14:textId="0D75FC20" w:rsidR="00C448A5" w:rsidRPr="003A6007" w:rsidRDefault="00C448A5" w:rsidP="00C448A5">
            <w:pPr>
              <w:spacing w:line="240" w:lineRule="auto"/>
              <w:rPr>
                <w:lang w:val="en-GB"/>
              </w:rPr>
            </w:pPr>
            <w:r>
              <w:rPr>
                <w:lang w:val="en-GB"/>
              </w:rPr>
              <w:t>02/09/2030 to 01/09/2031</w:t>
            </w:r>
          </w:p>
        </w:tc>
        <w:tc>
          <w:tcPr>
            <w:tcW w:w="1057" w:type="pct"/>
          </w:tcPr>
          <w:p w14:paraId="30682B78" w14:textId="206FABB4" w:rsidR="00C448A5" w:rsidRPr="003A6007" w:rsidRDefault="00C448A5" w:rsidP="00C448A5">
            <w:pPr>
              <w:spacing w:line="240" w:lineRule="auto"/>
              <w:rPr>
                <w:lang w:val="en-GB"/>
              </w:rPr>
            </w:pPr>
            <w:r w:rsidRPr="00C448A5">
              <w:rPr>
                <w:lang w:val="en-GB"/>
              </w:rPr>
              <w:t>0</w:t>
            </w:r>
          </w:p>
        </w:tc>
        <w:tc>
          <w:tcPr>
            <w:tcW w:w="1005" w:type="pct"/>
          </w:tcPr>
          <w:p w14:paraId="27587855" w14:textId="4AFF29EF" w:rsidR="00C448A5" w:rsidRPr="00B53840" w:rsidRDefault="00C448A5" w:rsidP="00C448A5">
            <w:pPr>
              <w:spacing w:line="240" w:lineRule="auto"/>
              <w:rPr>
                <w:highlight w:val="yellow"/>
                <w:lang w:val="en-GB"/>
              </w:rPr>
            </w:pPr>
            <w:r w:rsidRPr="00C448A5">
              <w:rPr>
                <w:lang w:val="en-GB"/>
              </w:rPr>
              <w:t>10</w:t>
            </w:r>
          </w:p>
        </w:tc>
        <w:tc>
          <w:tcPr>
            <w:tcW w:w="691" w:type="pct"/>
          </w:tcPr>
          <w:p w14:paraId="080D1146" w14:textId="7DEDAEB4" w:rsidR="00C448A5" w:rsidRPr="00B53840" w:rsidRDefault="00C448A5" w:rsidP="00C448A5">
            <w:pPr>
              <w:spacing w:line="240" w:lineRule="auto"/>
              <w:rPr>
                <w:highlight w:val="yellow"/>
                <w:lang w:val="en-GB"/>
              </w:rPr>
            </w:pPr>
            <w:r w:rsidRPr="00C448A5">
              <w:rPr>
                <w:lang w:val="en-GB"/>
              </w:rPr>
              <w:t>10</w:t>
            </w:r>
          </w:p>
        </w:tc>
      </w:tr>
      <w:tr w:rsidR="00C448A5" w:rsidRPr="003A6007" w14:paraId="1DCF1B84"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0CDB8451" w14:textId="43E41027" w:rsidR="00C448A5" w:rsidRPr="003A6007" w:rsidRDefault="00C448A5" w:rsidP="00C448A5">
            <w:pPr>
              <w:spacing w:line="240" w:lineRule="auto"/>
              <w:rPr>
                <w:lang w:val="en-GB"/>
              </w:rPr>
            </w:pPr>
            <w:r>
              <w:rPr>
                <w:lang w:val="en-GB"/>
              </w:rPr>
              <w:t>02/09/2031 to 01/09/2032</w:t>
            </w:r>
          </w:p>
        </w:tc>
        <w:tc>
          <w:tcPr>
            <w:tcW w:w="1057" w:type="pct"/>
          </w:tcPr>
          <w:p w14:paraId="5C6FC581" w14:textId="771ADD3F" w:rsidR="00C448A5" w:rsidRPr="003A6007" w:rsidRDefault="00C448A5" w:rsidP="00C448A5">
            <w:pPr>
              <w:spacing w:line="240" w:lineRule="auto"/>
              <w:rPr>
                <w:lang w:val="en-GB"/>
              </w:rPr>
            </w:pPr>
            <w:r w:rsidRPr="00C448A5">
              <w:rPr>
                <w:lang w:val="en-GB"/>
              </w:rPr>
              <w:t>0</w:t>
            </w:r>
          </w:p>
        </w:tc>
        <w:tc>
          <w:tcPr>
            <w:tcW w:w="1005" w:type="pct"/>
          </w:tcPr>
          <w:p w14:paraId="46F8DAE7" w14:textId="494D3D97" w:rsidR="00C448A5" w:rsidRPr="00B53840" w:rsidRDefault="00C448A5" w:rsidP="00C448A5">
            <w:pPr>
              <w:spacing w:line="240" w:lineRule="auto"/>
              <w:rPr>
                <w:highlight w:val="yellow"/>
                <w:lang w:val="en-GB"/>
              </w:rPr>
            </w:pPr>
            <w:r w:rsidRPr="00C448A5">
              <w:rPr>
                <w:lang w:val="en-GB"/>
              </w:rPr>
              <w:t>10</w:t>
            </w:r>
          </w:p>
        </w:tc>
        <w:tc>
          <w:tcPr>
            <w:tcW w:w="691" w:type="pct"/>
          </w:tcPr>
          <w:p w14:paraId="53F29F1E" w14:textId="14CF13A8" w:rsidR="00C448A5" w:rsidRPr="00B53840" w:rsidRDefault="00C448A5" w:rsidP="00C448A5">
            <w:pPr>
              <w:spacing w:line="240" w:lineRule="auto"/>
              <w:rPr>
                <w:highlight w:val="yellow"/>
                <w:lang w:val="en-GB"/>
              </w:rPr>
            </w:pPr>
            <w:r w:rsidRPr="00C448A5">
              <w:rPr>
                <w:lang w:val="en-GB"/>
              </w:rPr>
              <w:t>10</w:t>
            </w:r>
          </w:p>
        </w:tc>
      </w:tr>
      <w:tr w:rsidR="00C448A5" w:rsidRPr="003A6007" w14:paraId="0CBAA643"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2D5F53B9" w14:textId="1A66311A" w:rsidR="00C448A5" w:rsidRPr="003A6007" w:rsidRDefault="00C448A5" w:rsidP="00C448A5">
            <w:pPr>
              <w:spacing w:line="240" w:lineRule="auto"/>
              <w:rPr>
                <w:lang w:val="en-GB"/>
              </w:rPr>
            </w:pPr>
            <w:r>
              <w:rPr>
                <w:lang w:val="en-GB"/>
              </w:rPr>
              <w:t>02/09/2032 to 01/09/2033</w:t>
            </w:r>
          </w:p>
        </w:tc>
        <w:tc>
          <w:tcPr>
            <w:tcW w:w="1057" w:type="pct"/>
          </w:tcPr>
          <w:p w14:paraId="3D1B9F99" w14:textId="5CA6B751" w:rsidR="00C448A5" w:rsidRPr="003A6007" w:rsidRDefault="00C448A5" w:rsidP="00C448A5">
            <w:pPr>
              <w:spacing w:line="240" w:lineRule="auto"/>
              <w:rPr>
                <w:lang w:val="en-GB"/>
              </w:rPr>
            </w:pPr>
            <w:r w:rsidRPr="00C448A5">
              <w:rPr>
                <w:lang w:val="en-GB"/>
              </w:rPr>
              <w:t>0</w:t>
            </w:r>
          </w:p>
        </w:tc>
        <w:tc>
          <w:tcPr>
            <w:tcW w:w="1005" w:type="pct"/>
          </w:tcPr>
          <w:p w14:paraId="67C67DAE" w14:textId="4F99F1E4" w:rsidR="00C448A5" w:rsidRPr="00B53840" w:rsidRDefault="00C448A5" w:rsidP="00C448A5">
            <w:pPr>
              <w:spacing w:line="240" w:lineRule="auto"/>
              <w:rPr>
                <w:highlight w:val="yellow"/>
                <w:lang w:val="en-GB"/>
              </w:rPr>
            </w:pPr>
            <w:r w:rsidRPr="00C448A5">
              <w:rPr>
                <w:lang w:val="en-GB"/>
              </w:rPr>
              <w:t>10</w:t>
            </w:r>
          </w:p>
        </w:tc>
        <w:tc>
          <w:tcPr>
            <w:tcW w:w="691" w:type="pct"/>
          </w:tcPr>
          <w:p w14:paraId="44D078E4" w14:textId="7B9A3994" w:rsidR="00C448A5" w:rsidRPr="00B53840" w:rsidRDefault="00C448A5" w:rsidP="00C448A5">
            <w:pPr>
              <w:spacing w:line="240" w:lineRule="auto"/>
              <w:rPr>
                <w:highlight w:val="yellow"/>
                <w:lang w:val="en-GB"/>
              </w:rPr>
            </w:pPr>
            <w:r w:rsidRPr="00C448A5">
              <w:rPr>
                <w:lang w:val="en-GB"/>
              </w:rPr>
              <w:t>10</w:t>
            </w:r>
          </w:p>
        </w:tc>
      </w:tr>
      <w:tr w:rsidR="00C448A5" w:rsidRPr="003A6007" w14:paraId="0BB1D824"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202044FF" w14:textId="5D768191" w:rsidR="00C448A5" w:rsidRPr="00D506FD" w:rsidRDefault="00C448A5" w:rsidP="00C448A5">
            <w:pPr>
              <w:spacing w:line="240" w:lineRule="auto"/>
              <w:rPr>
                <w:rFonts w:asciiTheme="majorHAnsi" w:hAnsiTheme="majorHAnsi" w:cs="Arial"/>
                <w:szCs w:val="22"/>
              </w:rPr>
            </w:pPr>
            <w:r>
              <w:rPr>
                <w:lang w:val="en-GB"/>
              </w:rPr>
              <w:t>02/09/2033 to 01/09/2034</w:t>
            </w:r>
          </w:p>
        </w:tc>
        <w:tc>
          <w:tcPr>
            <w:tcW w:w="1057" w:type="pct"/>
          </w:tcPr>
          <w:p w14:paraId="11039D5E" w14:textId="02D37AF7" w:rsidR="00C448A5" w:rsidRDefault="00C448A5" w:rsidP="00C448A5">
            <w:pPr>
              <w:spacing w:line="240" w:lineRule="auto"/>
              <w:rPr>
                <w:lang w:val="en-GB"/>
              </w:rPr>
            </w:pPr>
            <w:r w:rsidRPr="00C448A5">
              <w:rPr>
                <w:lang w:val="en-GB"/>
              </w:rPr>
              <w:t>0</w:t>
            </w:r>
          </w:p>
        </w:tc>
        <w:tc>
          <w:tcPr>
            <w:tcW w:w="1005" w:type="pct"/>
          </w:tcPr>
          <w:p w14:paraId="52B8D180" w14:textId="6DDFE4CC" w:rsidR="00C448A5" w:rsidRDefault="00C448A5" w:rsidP="00C448A5">
            <w:pPr>
              <w:spacing w:line="240" w:lineRule="auto"/>
              <w:rPr>
                <w:lang w:val="en-GB"/>
              </w:rPr>
            </w:pPr>
            <w:r w:rsidRPr="00C448A5">
              <w:rPr>
                <w:lang w:val="en-GB"/>
              </w:rPr>
              <w:t>10</w:t>
            </w:r>
          </w:p>
        </w:tc>
        <w:tc>
          <w:tcPr>
            <w:tcW w:w="691" w:type="pct"/>
          </w:tcPr>
          <w:p w14:paraId="1749F7BD" w14:textId="669FCB5D" w:rsidR="00C448A5" w:rsidRDefault="00C448A5" w:rsidP="00C448A5">
            <w:pPr>
              <w:spacing w:line="240" w:lineRule="auto"/>
              <w:rPr>
                <w:lang w:val="en-GB"/>
              </w:rPr>
            </w:pPr>
            <w:r w:rsidRPr="00C448A5">
              <w:rPr>
                <w:lang w:val="en-GB"/>
              </w:rPr>
              <w:t>10</w:t>
            </w:r>
          </w:p>
        </w:tc>
      </w:tr>
      <w:tr w:rsidR="00C448A5" w:rsidRPr="003A6007" w14:paraId="39D1511A" w14:textId="77777777" w:rsidTr="00571265">
        <w:trPr>
          <w:trHeight w:val="594"/>
        </w:trPr>
        <w:tc>
          <w:tcPr>
            <w:tcW w:w="2247" w:type="pct"/>
          </w:tcPr>
          <w:p w14:paraId="6F890D3D" w14:textId="77777777" w:rsidR="00C448A5" w:rsidRPr="003A6007" w:rsidRDefault="00C448A5" w:rsidP="00C448A5">
            <w:pPr>
              <w:spacing w:line="240" w:lineRule="auto"/>
              <w:rPr>
                <w:lang w:val="en-GB"/>
              </w:rPr>
            </w:pPr>
            <w:r w:rsidRPr="003A6007">
              <w:rPr>
                <w:lang w:val="en-GB"/>
              </w:rPr>
              <w:t>Total</w:t>
            </w:r>
          </w:p>
        </w:tc>
        <w:tc>
          <w:tcPr>
            <w:tcW w:w="1057" w:type="pct"/>
          </w:tcPr>
          <w:p w14:paraId="77CDC023" w14:textId="41594F29" w:rsidR="00C448A5" w:rsidRPr="003A6007" w:rsidRDefault="00C448A5" w:rsidP="00C448A5">
            <w:pPr>
              <w:spacing w:line="240" w:lineRule="auto"/>
              <w:rPr>
                <w:lang w:val="en-GB"/>
              </w:rPr>
            </w:pPr>
          </w:p>
        </w:tc>
        <w:tc>
          <w:tcPr>
            <w:tcW w:w="1005" w:type="pct"/>
          </w:tcPr>
          <w:p w14:paraId="2B50FCF8" w14:textId="7046E136" w:rsidR="00C448A5" w:rsidRPr="00B53840" w:rsidRDefault="00C448A5" w:rsidP="00C448A5">
            <w:pPr>
              <w:spacing w:line="240" w:lineRule="auto"/>
              <w:rPr>
                <w:highlight w:val="yellow"/>
                <w:lang w:val="en-GB"/>
              </w:rPr>
            </w:pPr>
            <w:r w:rsidRPr="00C448A5">
              <w:rPr>
                <w:lang w:val="en-GB"/>
              </w:rPr>
              <w:t>10</w:t>
            </w:r>
          </w:p>
        </w:tc>
        <w:tc>
          <w:tcPr>
            <w:tcW w:w="691" w:type="pct"/>
          </w:tcPr>
          <w:p w14:paraId="5D05927B" w14:textId="1B499E81" w:rsidR="00C448A5" w:rsidRPr="00B53840" w:rsidRDefault="00C448A5" w:rsidP="00C448A5">
            <w:pPr>
              <w:spacing w:line="240" w:lineRule="auto"/>
              <w:rPr>
                <w:highlight w:val="yellow"/>
                <w:lang w:val="en-GB"/>
              </w:rPr>
            </w:pPr>
          </w:p>
        </w:tc>
      </w:tr>
      <w:tr w:rsidR="00C448A5" w:rsidRPr="003A6007" w14:paraId="0D84945E" w14:textId="77777777" w:rsidTr="000D68DF">
        <w:trPr>
          <w:trHeight w:val="594"/>
        </w:trPr>
        <w:tc>
          <w:tcPr>
            <w:tcW w:w="2247" w:type="pct"/>
          </w:tcPr>
          <w:p w14:paraId="2E2112CF" w14:textId="77777777" w:rsidR="00C448A5" w:rsidRPr="003A6007" w:rsidRDefault="00C448A5" w:rsidP="00C448A5">
            <w:pPr>
              <w:spacing w:line="240" w:lineRule="auto"/>
              <w:rPr>
                <w:lang w:val="en-GB"/>
              </w:rPr>
            </w:pPr>
            <w:r w:rsidRPr="003A6007">
              <w:rPr>
                <w:b/>
                <w:lang w:val="en-GB"/>
              </w:rPr>
              <w:t>Total number of crediting years</w:t>
            </w:r>
          </w:p>
        </w:tc>
        <w:tc>
          <w:tcPr>
            <w:tcW w:w="2753" w:type="pct"/>
            <w:gridSpan w:val="3"/>
          </w:tcPr>
          <w:p w14:paraId="45DB6A2A" w14:textId="6AEFB178" w:rsidR="00C448A5" w:rsidRPr="003A6007" w:rsidRDefault="00C448A5" w:rsidP="00C448A5">
            <w:pPr>
              <w:spacing w:line="240" w:lineRule="auto"/>
              <w:rPr>
                <w:lang w:val="en-GB"/>
              </w:rPr>
            </w:pPr>
            <w:r>
              <w:rPr>
                <w:lang w:val="en-GB"/>
              </w:rPr>
              <w:t xml:space="preserve">7       </w:t>
            </w:r>
          </w:p>
        </w:tc>
      </w:tr>
      <w:tr w:rsidR="00C448A5" w:rsidRPr="003A6007" w14:paraId="0401AC8B" w14:textId="77777777" w:rsidTr="00571265">
        <w:trPr>
          <w:trHeight w:val="594"/>
        </w:trPr>
        <w:tc>
          <w:tcPr>
            <w:tcW w:w="2247" w:type="pct"/>
          </w:tcPr>
          <w:p w14:paraId="323C9C16" w14:textId="77777777" w:rsidR="00C448A5" w:rsidRPr="003A6007" w:rsidRDefault="00C448A5" w:rsidP="00C448A5">
            <w:pPr>
              <w:spacing w:line="240" w:lineRule="auto"/>
              <w:rPr>
                <w:lang w:val="en-GB"/>
              </w:rPr>
            </w:pPr>
            <w:r w:rsidRPr="003A6007">
              <w:rPr>
                <w:b/>
                <w:lang w:val="en-GB"/>
              </w:rPr>
              <w:t>Annual average over the crediting period</w:t>
            </w:r>
          </w:p>
        </w:tc>
        <w:tc>
          <w:tcPr>
            <w:tcW w:w="1057" w:type="pct"/>
          </w:tcPr>
          <w:p w14:paraId="5A3CCBD6" w14:textId="08783997" w:rsidR="00C448A5" w:rsidRPr="000C64AB" w:rsidRDefault="00C448A5" w:rsidP="00C448A5">
            <w:pPr>
              <w:spacing w:line="240" w:lineRule="auto"/>
              <w:rPr>
                <w:lang w:val="en-GB"/>
              </w:rPr>
            </w:pPr>
          </w:p>
        </w:tc>
        <w:tc>
          <w:tcPr>
            <w:tcW w:w="1005" w:type="pct"/>
          </w:tcPr>
          <w:p w14:paraId="6964B465" w14:textId="2462593E" w:rsidR="00C448A5" w:rsidRPr="00B53840" w:rsidRDefault="00C448A5" w:rsidP="00C448A5">
            <w:pPr>
              <w:spacing w:line="240" w:lineRule="auto"/>
              <w:rPr>
                <w:highlight w:val="yellow"/>
                <w:lang w:val="en-GB"/>
              </w:rPr>
            </w:pPr>
            <w:r>
              <w:rPr>
                <w:lang w:val="en-GB"/>
              </w:rPr>
              <w:t>10</w:t>
            </w:r>
          </w:p>
        </w:tc>
        <w:tc>
          <w:tcPr>
            <w:tcW w:w="691" w:type="pct"/>
          </w:tcPr>
          <w:p w14:paraId="576976DC" w14:textId="72528E08" w:rsidR="00C448A5" w:rsidRPr="00B53840" w:rsidRDefault="00C448A5" w:rsidP="00C448A5">
            <w:pPr>
              <w:spacing w:line="240" w:lineRule="auto"/>
              <w:rPr>
                <w:highlight w:val="yellow"/>
                <w:lang w:val="en-GB"/>
              </w:rPr>
            </w:pPr>
          </w:p>
        </w:tc>
      </w:tr>
    </w:tbl>
    <w:p w14:paraId="70F41B1F" w14:textId="77777777" w:rsidR="004D0A8A" w:rsidRDefault="004D0A8A" w:rsidP="004D0A8A">
      <w:pPr>
        <w:rPr>
          <w:b/>
          <w:lang w:val="en-GB"/>
        </w:rPr>
      </w:pPr>
    </w:p>
    <w:p w14:paraId="17F4B524" w14:textId="393F856A" w:rsidR="004D0A8A" w:rsidRDefault="004D0A8A" w:rsidP="004D0A8A">
      <w:pPr>
        <w:rPr>
          <w:b/>
          <w:lang w:val="en-GB"/>
        </w:rPr>
      </w:pPr>
      <w:r>
        <w:rPr>
          <w:b/>
          <w:lang w:val="en-GB"/>
        </w:rPr>
        <w:t>SDG13: Climate Action</w:t>
      </w:r>
    </w:p>
    <w:tbl>
      <w:tblPr>
        <w:tblStyle w:val="GSTableSimple"/>
        <w:tblW w:w="9270" w:type="dxa"/>
        <w:tblLayout w:type="fixed"/>
        <w:tblLook w:val="0660" w:firstRow="1" w:lastRow="1" w:firstColumn="0" w:lastColumn="0" w:noHBand="1" w:noVBand="1"/>
      </w:tblPr>
      <w:tblGrid>
        <w:gridCol w:w="4049"/>
        <w:gridCol w:w="1863"/>
        <w:gridCol w:w="1289"/>
        <w:gridCol w:w="2069"/>
      </w:tblGrid>
      <w:tr w:rsidR="004D0A8A" w:rsidRPr="009C2B79" w14:paraId="1624A86C" w14:textId="77777777" w:rsidTr="00992AF1">
        <w:trPr>
          <w:cnfStyle w:val="100000000000" w:firstRow="1" w:lastRow="0" w:firstColumn="0" w:lastColumn="0" w:oddVBand="0" w:evenVBand="0" w:oddHBand="0" w:evenHBand="0" w:firstRowFirstColumn="0" w:firstRowLastColumn="0" w:lastRowFirstColumn="0" w:lastRowLastColumn="0"/>
        </w:trPr>
        <w:tc>
          <w:tcPr>
            <w:tcW w:w="2184" w:type="pct"/>
          </w:tcPr>
          <w:p w14:paraId="21D5E0D3" w14:textId="77777777" w:rsidR="004D0A8A" w:rsidRPr="009C2B79" w:rsidRDefault="004D0A8A" w:rsidP="00992AF1">
            <w:pPr>
              <w:spacing w:line="240" w:lineRule="auto"/>
              <w:jc w:val="center"/>
              <w:rPr>
                <w:color w:val="00BABE"/>
                <w:lang w:val="en-GB"/>
              </w:rPr>
            </w:pPr>
            <w:r w:rsidRPr="009C2B79">
              <w:rPr>
                <w:color w:val="00BABE"/>
                <w:lang w:val="en-GB"/>
              </w:rPr>
              <w:t>YEAR</w:t>
            </w:r>
          </w:p>
        </w:tc>
        <w:tc>
          <w:tcPr>
            <w:tcW w:w="1005" w:type="pct"/>
          </w:tcPr>
          <w:p w14:paraId="251EC1B7" w14:textId="77777777" w:rsidR="004D0A8A" w:rsidRPr="009C2B79" w:rsidRDefault="004D0A8A" w:rsidP="00992AF1">
            <w:pPr>
              <w:spacing w:line="240" w:lineRule="auto"/>
              <w:jc w:val="center"/>
              <w:rPr>
                <w:color w:val="00BABE"/>
                <w:lang w:val="en-GB"/>
              </w:rPr>
            </w:pPr>
            <w:r w:rsidRPr="009C2B79">
              <w:rPr>
                <w:color w:val="00BABE"/>
                <w:lang w:val="en-GB"/>
              </w:rPr>
              <w:t>BASELINE ESTIMATE</w:t>
            </w:r>
          </w:p>
        </w:tc>
        <w:tc>
          <w:tcPr>
            <w:tcW w:w="695" w:type="pct"/>
          </w:tcPr>
          <w:p w14:paraId="27FA52C3" w14:textId="77777777" w:rsidR="004D0A8A" w:rsidRPr="009C2B79" w:rsidRDefault="004D0A8A" w:rsidP="00992AF1">
            <w:pPr>
              <w:spacing w:line="240" w:lineRule="auto"/>
              <w:jc w:val="center"/>
              <w:rPr>
                <w:color w:val="00BABE"/>
                <w:lang w:val="en-GB"/>
              </w:rPr>
            </w:pPr>
            <w:r w:rsidRPr="009C2B79">
              <w:rPr>
                <w:color w:val="00BABE"/>
                <w:lang w:val="en-GB"/>
              </w:rPr>
              <w:t>PROJECT ESTIMATE</w:t>
            </w:r>
          </w:p>
        </w:tc>
        <w:tc>
          <w:tcPr>
            <w:tcW w:w="1116" w:type="pct"/>
          </w:tcPr>
          <w:p w14:paraId="4945CF0B" w14:textId="77777777" w:rsidR="004D0A8A" w:rsidRPr="009C2B79" w:rsidRDefault="004D0A8A" w:rsidP="00992AF1">
            <w:pPr>
              <w:spacing w:line="240" w:lineRule="auto"/>
              <w:jc w:val="center"/>
              <w:rPr>
                <w:color w:val="00BABE"/>
                <w:lang w:val="en-GB"/>
              </w:rPr>
            </w:pPr>
            <w:r w:rsidRPr="009C2B79">
              <w:rPr>
                <w:color w:val="00BABE"/>
                <w:lang w:val="en-GB"/>
              </w:rPr>
              <w:t>NET BENEFIT</w:t>
            </w:r>
          </w:p>
        </w:tc>
      </w:tr>
      <w:tr w:rsidR="00C448A5" w:rsidRPr="003A6007" w14:paraId="64985920" w14:textId="77777777" w:rsidTr="00992AF1">
        <w:tc>
          <w:tcPr>
            <w:tcW w:w="2184" w:type="pct"/>
          </w:tcPr>
          <w:p w14:paraId="175DFF65" w14:textId="7A581561" w:rsidR="00C448A5" w:rsidRPr="003A6007" w:rsidRDefault="00C448A5" w:rsidP="00C448A5">
            <w:pPr>
              <w:spacing w:line="240" w:lineRule="auto"/>
              <w:rPr>
                <w:lang w:val="en-GB"/>
              </w:rPr>
            </w:pPr>
            <w:r>
              <w:rPr>
                <w:lang w:val="en-GB"/>
              </w:rPr>
              <w:t>02/09/2027 to 01/09/2028</w:t>
            </w:r>
          </w:p>
        </w:tc>
        <w:tc>
          <w:tcPr>
            <w:tcW w:w="1005" w:type="pct"/>
          </w:tcPr>
          <w:p w14:paraId="0C1B7619" w14:textId="3C87E8DB" w:rsidR="00C448A5" w:rsidRPr="003A6007" w:rsidRDefault="002C0972" w:rsidP="00C448A5">
            <w:pPr>
              <w:spacing w:line="240" w:lineRule="auto"/>
              <w:jc w:val="center"/>
              <w:rPr>
                <w:lang w:val="en-GB"/>
              </w:rPr>
            </w:pPr>
            <w:r>
              <w:rPr>
                <w:lang w:val="en-GB"/>
              </w:rPr>
              <w:t>41,169</w:t>
            </w:r>
            <w:r w:rsidR="00C448A5" w:rsidRPr="00C448A5">
              <w:rPr>
                <w:lang w:val="en-GB"/>
              </w:rPr>
              <w:t xml:space="preserve"> tCO2</w:t>
            </w:r>
          </w:p>
        </w:tc>
        <w:tc>
          <w:tcPr>
            <w:tcW w:w="695" w:type="pct"/>
          </w:tcPr>
          <w:p w14:paraId="148E5D99" w14:textId="62F5FA98" w:rsidR="00C448A5" w:rsidRPr="003A6007" w:rsidRDefault="00C448A5" w:rsidP="00C448A5">
            <w:pPr>
              <w:spacing w:line="240" w:lineRule="auto"/>
              <w:jc w:val="center"/>
              <w:rPr>
                <w:lang w:val="en-GB"/>
              </w:rPr>
            </w:pPr>
            <w:r>
              <w:rPr>
                <w:lang w:val="en-GB"/>
              </w:rPr>
              <w:t>0</w:t>
            </w:r>
          </w:p>
        </w:tc>
        <w:tc>
          <w:tcPr>
            <w:tcW w:w="1116" w:type="pct"/>
          </w:tcPr>
          <w:p w14:paraId="34A9791F" w14:textId="44FCE576" w:rsidR="00C448A5" w:rsidRPr="00C448A5" w:rsidRDefault="002C0972" w:rsidP="00C448A5">
            <w:pPr>
              <w:spacing w:line="240" w:lineRule="auto"/>
              <w:jc w:val="center"/>
              <w:rPr>
                <w:lang w:val="en-GB"/>
              </w:rPr>
            </w:pPr>
            <w:r>
              <w:rPr>
                <w:lang w:val="en-GB"/>
              </w:rPr>
              <w:t>41,169</w:t>
            </w:r>
            <w:r w:rsidR="00C448A5" w:rsidRPr="00C448A5">
              <w:rPr>
                <w:lang w:val="en-GB"/>
              </w:rPr>
              <w:t xml:space="preserve"> tCO2</w:t>
            </w:r>
          </w:p>
        </w:tc>
      </w:tr>
      <w:tr w:rsidR="00C448A5" w:rsidRPr="003A6007" w14:paraId="27A072C2" w14:textId="77777777" w:rsidTr="007F4724">
        <w:tc>
          <w:tcPr>
            <w:tcW w:w="2184" w:type="pct"/>
          </w:tcPr>
          <w:p w14:paraId="43A009AD" w14:textId="4D2956B2" w:rsidR="00C448A5" w:rsidRPr="003A6007" w:rsidRDefault="00C448A5" w:rsidP="00C448A5">
            <w:pPr>
              <w:spacing w:line="240" w:lineRule="auto"/>
              <w:rPr>
                <w:lang w:val="en-GB"/>
              </w:rPr>
            </w:pPr>
            <w:r>
              <w:rPr>
                <w:lang w:val="en-GB"/>
              </w:rPr>
              <w:t>02/09/2028 to 01/09/2029</w:t>
            </w:r>
          </w:p>
        </w:tc>
        <w:tc>
          <w:tcPr>
            <w:tcW w:w="1005" w:type="pct"/>
          </w:tcPr>
          <w:p w14:paraId="6D9FFEA6" w14:textId="3A956EC2" w:rsidR="00C448A5" w:rsidRPr="003A6007" w:rsidRDefault="00C448A5" w:rsidP="00C448A5">
            <w:pPr>
              <w:spacing w:line="240" w:lineRule="auto"/>
              <w:jc w:val="center"/>
              <w:rPr>
                <w:lang w:val="en-GB"/>
              </w:rPr>
            </w:pPr>
            <w:r w:rsidRPr="00C448A5">
              <w:rPr>
                <w:lang w:val="en-GB"/>
              </w:rPr>
              <w:t>86,672 tCO2</w:t>
            </w:r>
          </w:p>
        </w:tc>
        <w:tc>
          <w:tcPr>
            <w:tcW w:w="695" w:type="pct"/>
            <w:vAlign w:val="top"/>
          </w:tcPr>
          <w:p w14:paraId="2DF9071D" w14:textId="038E2AD7" w:rsidR="00C448A5" w:rsidRPr="003A6007" w:rsidRDefault="00C448A5" w:rsidP="00C448A5">
            <w:pPr>
              <w:spacing w:line="240" w:lineRule="auto"/>
              <w:jc w:val="center"/>
              <w:rPr>
                <w:lang w:val="en-GB"/>
              </w:rPr>
            </w:pPr>
            <w:r w:rsidRPr="00E16B4F">
              <w:rPr>
                <w:lang w:val="en-GB"/>
              </w:rPr>
              <w:t>0</w:t>
            </w:r>
          </w:p>
        </w:tc>
        <w:tc>
          <w:tcPr>
            <w:tcW w:w="1116" w:type="pct"/>
          </w:tcPr>
          <w:p w14:paraId="4592B116" w14:textId="11E1E5AC" w:rsidR="00C448A5" w:rsidRPr="00C448A5" w:rsidRDefault="00C448A5" w:rsidP="00C448A5">
            <w:pPr>
              <w:spacing w:line="240" w:lineRule="auto"/>
              <w:jc w:val="center"/>
              <w:rPr>
                <w:lang w:val="en-GB"/>
              </w:rPr>
            </w:pPr>
            <w:r w:rsidRPr="00C448A5">
              <w:rPr>
                <w:lang w:val="en-GB"/>
              </w:rPr>
              <w:t>86,672 tCO2</w:t>
            </w:r>
          </w:p>
        </w:tc>
      </w:tr>
      <w:tr w:rsidR="00C448A5" w:rsidRPr="003A6007" w14:paraId="3A9A6D4A" w14:textId="77777777" w:rsidTr="007F4724">
        <w:tc>
          <w:tcPr>
            <w:tcW w:w="2184" w:type="pct"/>
          </w:tcPr>
          <w:p w14:paraId="515F472E" w14:textId="1A4F7AAB" w:rsidR="00C448A5" w:rsidRPr="003A6007" w:rsidRDefault="00C448A5" w:rsidP="00C448A5">
            <w:pPr>
              <w:spacing w:line="240" w:lineRule="auto"/>
              <w:rPr>
                <w:lang w:val="en-GB"/>
              </w:rPr>
            </w:pPr>
            <w:r>
              <w:rPr>
                <w:lang w:val="en-GB"/>
              </w:rPr>
              <w:t>02/09/2029 to 01/09/2030</w:t>
            </w:r>
          </w:p>
        </w:tc>
        <w:tc>
          <w:tcPr>
            <w:tcW w:w="1005" w:type="pct"/>
          </w:tcPr>
          <w:p w14:paraId="4F3A8D39" w14:textId="11C6D8BA" w:rsidR="00C448A5" w:rsidRPr="003A6007" w:rsidRDefault="00C448A5" w:rsidP="00C448A5">
            <w:pPr>
              <w:spacing w:line="240" w:lineRule="auto"/>
              <w:jc w:val="center"/>
              <w:rPr>
                <w:lang w:val="en-GB"/>
              </w:rPr>
            </w:pPr>
            <w:r w:rsidRPr="00C448A5">
              <w:rPr>
                <w:lang w:val="en-GB"/>
              </w:rPr>
              <w:t>86,672 tCO2</w:t>
            </w:r>
          </w:p>
        </w:tc>
        <w:tc>
          <w:tcPr>
            <w:tcW w:w="695" w:type="pct"/>
            <w:vAlign w:val="top"/>
          </w:tcPr>
          <w:p w14:paraId="1448918F" w14:textId="000E3261" w:rsidR="00C448A5" w:rsidRPr="003A6007" w:rsidRDefault="00C448A5" w:rsidP="00C448A5">
            <w:pPr>
              <w:spacing w:line="240" w:lineRule="auto"/>
              <w:jc w:val="center"/>
              <w:rPr>
                <w:lang w:val="en-GB"/>
              </w:rPr>
            </w:pPr>
            <w:r w:rsidRPr="00E16B4F">
              <w:rPr>
                <w:lang w:val="en-GB"/>
              </w:rPr>
              <w:t>0</w:t>
            </w:r>
          </w:p>
        </w:tc>
        <w:tc>
          <w:tcPr>
            <w:tcW w:w="1116" w:type="pct"/>
          </w:tcPr>
          <w:p w14:paraId="3F04EA39" w14:textId="2234A1AC" w:rsidR="00C448A5" w:rsidRPr="00C448A5" w:rsidRDefault="00C448A5" w:rsidP="00C448A5">
            <w:pPr>
              <w:spacing w:line="240" w:lineRule="auto"/>
              <w:jc w:val="center"/>
              <w:rPr>
                <w:lang w:val="en-GB"/>
              </w:rPr>
            </w:pPr>
            <w:r w:rsidRPr="00C448A5">
              <w:rPr>
                <w:lang w:val="en-GB"/>
              </w:rPr>
              <w:t>86,672 tCO2</w:t>
            </w:r>
          </w:p>
        </w:tc>
      </w:tr>
      <w:tr w:rsidR="00C448A5" w:rsidRPr="003A6007" w14:paraId="34B73A32" w14:textId="77777777" w:rsidTr="007F4724">
        <w:tc>
          <w:tcPr>
            <w:tcW w:w="2184" w:type="pct"/>
          </w:tcPr>
          <w:p w14:paraId="515F8EE4" w14:textId="046789EC" w:rsidR="00C448A5" w:rsidRPr="003A6007" w:rsidRDefault="00C448A5" w:rsidP="00C448A5">
            <w:pPr>
              <w:spacing w:line="240" w:lineRule="auto"/>
              <w:rPr>
                <w:lang w:val="en-GB"/>
              </w:rPr>
            </w:pPr>
            <w:r>
              <w:rPr>
                <w:lang w:val="en-GB"/>
              </w:rPr>
              <w:t>02/09/2030 to 01/09/2031</w:t>
            </w:r>
          </w:p>
        </w:tc>
        <w:tc>
          <w:tcPr>
            <w:tcW w:w="1005" w:type="pct"/>
          </w:tcPr>
          <w:p w14:paraId="59F9A6F4" w14:textId="14751FA8" w:rsidR="00C448A5" w:rsidRPr="003A6007" w:rsidRDefault="00C448A5" w:rsidP="00C448A5">
            <w:pPr>
              <w:spacing w:line="240" w:lineRule="auto"/>
              <w:jc w:val="center"/>
              <w:rPr>
                <w:lang w:val="en-GB"/>
              </w:rPr>
            </w:pPr>
            <w:r w:rsidRPr="00C448A5">
              <w:rPr>
                <w:lang w:val="en-GB"/>
              </w:rPr>
              <w:t>86,672 tCO2</w:t>
            </w:r>
          </w:p>
        </w:tc>
        <w:tc>
          <w:tcPr>
            <w:tcW w:w="695" w:type="pct"/>
            <w:vAlign w:val="top"/>
          </w:tcPr>
          <w:p w14:paraId="5986CE95" w14:textId="3BAF7686" w:rsidR="00C448A5" w:rsidRPr="003A6007" w:rsidRDefault="00C448A5" w:rsidP="00C448A5">
            <w:pPr>
              <w:spacing w:line="240" w:lineRule="auto"/>
              <w:jc w:val="center"/>
              <w:rPr>
                <w:lang w:val="en-GB"/>
              </w:rPr>
            </w:pPr>
            <w:r w:rsidRPr="00E16B4F">
              <w:rPr>
                <w:lang w:val="en-GB"/>
              </w:rPr>
              <w:t>0</w:t>
            </w:r>
          </w:p>
        </w:tc>
        <w:tc>
          <w:tcPr>
            <w:tcW w:w="1116" w:type="pct"/>
          </w:tcPr>
          <w:p w14:paraId="23B01235" w14:textId="582B0113" w:rsidR="00C448A5" w:rsidRPr="00C448A5" w:rsidRDefault="00C448A5" w:rsidP="00C448A5">
            <w:pPr>
              <w:spacing w:line="240" w:lineRule="auto"/>
              <w:jc w:val="center"/>
              <w:rPr>
                <w:lang w:val="en-GB"/>
              </w:rPr>
            </w:pPr>
            <w:r w:rsidRPr="00C448A5">
              <w:rPr>
                <w:lang w:val="en-GB"/>
              </w:rPr>
              <w:t>86,672 tCO2</w:t>
            </w:r>
          </w:p>
        </w:tc>
      </w:tr>
      <w:tr w:rsidR="00C448A5" w:rsidRPr="003A6007" w14:paraId="11085C98" w14:textId="77777777" w:rsidTr="007F4724">
        <w:tc>
          <w:tcPr>
            <w:tcW w:w="2184" w:type="pct"/>
          </w:tcPr>
          <w:p w14:paraId="744059D1" w14:textId="38EE3965" w:rsidR="00C448A5" w:rsidRPr="003A6007" w:rsidRDefault="00C448A5" w:rsidP="00C448A5">
            <w:pPr>
              <w:spacing w:line="240" w:lineRule="auto"/>
              <w:rPr>
                <w:lang w:val="en-GB"/>
              </w:rPr>
            </w:pPr>
            <w:r>
              <w:rPr>
                <w:lang w:val="en-GB"/>
              </w:rPr>
              <w:t>02/09/2031 to 01/09/2032</w:t>
            </w:r>
          </w:p>
        </w:tc>
        <w:tc>
          <w:tcPr>
            <w:tcW w:w="1005" w:type="pct"/>
          </w:tcPr>
          <w:p w14:paraId="63C295F8" w14:textId="6C4C1977" w:rsidR="00C448A5" w:rsidRPr="003A6007" w:rsidRDefault="00C448A5" w:rsidP="00C448A5">
            <w:pPr>
              <w:spacing w:line="240" w:lineRule="auto"/>
              <w:jc w:val="center"/>
              <w:rPr>
                <w:lang w:val="en-GB"/>
              </w:rPr>
            </w:pPr>
            <w:r w:rsidRPr="00C448A5">
              <w:rPr>
                <w:lang w:val="en-GB"/>
              </w:rPr>
              <w:t>86,672 tCO2</w:t>
            </w:r>
          </w:p>
        </w:tc>
        <w:tc>
          <w:tcPr>
            <w:tcW w:w="695" w:type="pct"/>
            <w:vAlign w:val="top"/>
          </w:tcPr>
          <w:p w14:paraId="3B002C6D" w14:textId="5562D0DD" w:rsidR="00C448A5" w:rsidRPr="003A6007" w:rsidRDefault="00C448A5" w:rsidP="00C448A5">
            <w:pPr>
              <w:spacing w:line="240" w:lineRule="auto"/>
              <w:jc w:val="center"/>
              <w:rPr>
                <w:lang w:val="en-GB"/>
              </w:rPr>
            </w:pPr>
            <w:r w:rsidRPr="00E16B4F">
              <w:rPr>
                <w:lang w:val="en-GB"/>
              </w:rPr>
              <w:t>0</w:t>
            </w:r>
          </w:p>
        </w:tc>
        <w:tc>
          <w:tcPr>
            <w:tcW w:w="1116" w:type="pct"/>
          </w:tcPr>
          <w:p w14:paraId="10B52991" w14:textId="04D51B95" w:rsidR="00C448A5" w:rsidRPr="00C448A5" w:rsidRDefault="00C448A5" w:rsidP="00C448A5">
            <w:pPr>
              <w:spacing w:line="240" w:lineRule="auto"/>
              <w:jc w:val="center"/>
              <w:rPr>
                <w:lang w:val="en-GB"/>
              </w:rPr>
            </w:pPr>
            <w:r w:rsidRPr="00C448A5">
              <w:rPr>
                <w:lang w:val="en-GB"/>
              </w:rPr>
              <w:t>86,672 tCO2</w:t>
            </w:r>
          </w:p>
        </w:tc>
      </w:tr>
      <w:tr w:rsidR="00BA2C1F" w:rsidRPr="003A6007" w14:paraId="4495CEF6" w14:textId="77777777" w:rsidTr="007F4724">
        <w:tc>
          <w:tcPr>
            <w:tcW w:w="2184" w:type="pct"/>
          </w:tcPr>
          <w:p w14:paraId="5314F880" w14:textId="3EB00093" w:rsidR="00BA2C1F" w:rsidRDefault="00BA2C1F" w:rsidP="00BA2C1F">
            <w:pPr>
              <w:spacing w:line="240" w:lineRule="auto"/>
              <w:rPr>
                <w:lang w:val="en-GB"/>
              </w:rPr>
            </w:pPr>
            <w:r>
              <w:rPr>
                <w:lang w:val="en-GB"/>
              </w:rPr>
              <w:t>02/09/2032 to 01/09/2033</w:t>
            </w:r>
          </w:p>
        </w:tc>
        <w:tc>
          <w:tcPr>
            <w:tcW w:w="1005" w:type="pct"/>
          </w:tcPr>
          <w:p w14:paraId="668E359E" w14:textId="34FBB9C8" w:rsidR="00BA2C1F" w:rsidRPr="003A6007" w:rsidRDefault="00BA2C1F" w:rsidP="00BA2C1F">
            <w:pPr>
              <w:spacing w:line="240" w:lineRule="auto"/>
              <w:jc w:val="center"/>
              <w:rPr>
                <w:lang w:val="en-GB"/>
              </w:rPr>
            </w:pPr>
            <w:r w:rsidRPr="00C448A5">
              <w:rPr>
                <w:lang w:val="en-GB"/>
              </w:rPr>
              <w:t>86,</w:t>
            </w:r>
            <w:r w:rsidR="00801FB6">
              <w:rPr>
                <w:lang w:val="en-GB"/>
              </w:rPr>
              <w:t>311</w:t>
            </w:r>
            <w:r w:rsidRPr="00C448A5">
              <w:rPr>
                <w:lang w:val="en-GB"/>
              </w:rPr>
              <w:t xml:space="preserve"> tCO2</w:t>
            </w:r>
          </w:p>
        </w:tc>
        <w:tc>
          <w:tcPr>
            <w:tcW w:w="695" w:type="pct"/>
            <w:vAlign w:val="top"/>
          </w:tcPr>
          <w:p w14:paraId="78ABD68C" w14:textId="486650C4" w:rsidR="00BA2C1F" w:rsidRPr="003A6007" w:rsidRDefault="00BA2C1F" w:rsidP="00BA2C1F">
            <w:pPr>
              <w:spacing w:line="240" w:lineRule="auto"/>
              <w:jc w:val="center"/>
              <w:rPr>
                <w:lang w:val="en-GB"/>
              </w:rPr>
            </w:pPr>
            <w:r w:rsidRPr="00E16B4F">
              <w:rPr>
                <w:lang w:val="en-GB"/>
              </w:rPr>
              <w:t>0</w:t>
            </w:r>
          </w:p>
        </w:tc>
        <w:tc>
          <w:tcPr>
            <w:tcW w:w="1116" w:type="pct"/>
          </w:tcPr>
          <w:p w14:paraId="7352A521" w14:textId="3813064C" w:rsidR="00BA2C1F" w:rsidRPr="00C448A5" w:rsidDel="00DA618C" w:rsidRDefault="00BA2C1F" w:rsidP="00BA2C1F">
            <w:pPr>
              <w:spacing w:line="240" w:lineRule="auto"/>
              <w:jc w:val="center"/>
              <w:rPr>
                <w:lang w:val="en-GB"/>
              </w:rPr>
            </w:pPr>
            <w:r w:rsidRPr="00C448A5">
              <w:rPr>
                <w:lang w:val="en-GB"/>
              </w:rPr>
              <w:t>86,</w:t>
            </w:r>
            <w:r w:rsidR="00801FB6">
              <w:rPr>
                <w:lang w:val="en-GB"/>
              </w:rPr>
              <w:t>311</w:t>
            </w:r>
            <w:r w:rsidRPr="00C448A5">
              <w:rPr>
                <w:lang w:val="en-GB"/>
              </w:rPr>
              <w:t xml:space="preserve"> tCO2</w:t>
            </w:r>
          </w:p>
        </w:tc>
      </w:tr>
      <w:tr w:rsidR="00BA2C1F" w:rsidRPr="003A6007" w14:paraId="7E0E5EAC" w14:textId="77777777" w:rsidTr="000F43DE">
        <w:tc>
          <w:tcPr>
            <w:tcW w:w="2184" w:type="pct"/>
          </w:tcPr>
          <w:p w14:paraId="1E118FF9" w14:textId="4029F3C3" w:rsidR="00BA2C1F" w:rsidRDefault="00BA2C1F" w:rsidP="00BA2C1F">
            <w:pPr>
              <w:spacing w:line="240" w:lineRule="auto"/>
              <w:rPr>
                <w:lang w:val="en-GB"/>
              </w:rPr>
            </w:pPr>
            <w:r>
              <w:rPr>
                <w:lang w:val="en-GB"/>
              </w:rPr>
              <w:t>02/09/2033 to 01/09/2034</w:t>
            </w:r>
          </w:p>
        </w:tc>
        <w:tc>
          <w:tcPr>
            <w:tcW w:w="1005" w:type="pct"/>
          </w:tcPr>
          <w:p w14:paraId="22CD179B" w14:textId="4CE566E1" w:rsidR="00BA2C1F" w:rsidRPr="003A6007" w:rsidRDefault="002C0972" w:rsidP="00BA2C1F">
            <w:pPr>
              <w:spacing w:line="240" w:lineRule="auto"/>
              <w:jc w:val="center"/>
              <w:rPr>
                <w:lang w:val="en-GB"/>
              </w:rPr>
            </w:pPr>
            <w:r>
              <w:rPr>
                <w:lang w:val="en-GB"/>
              </w:rPr>
              <w:t>38,641</w:t>
            </w:r>
            <w:r w:rsidR="0088191C">
              <w:rPr>
                <w:lang w:val="en-GB"/>
              </w:rPr>
              <w:t xml:space="preserve"> tCO2</w:t>
            </w:r>
          </w:p>
        </w:tc>
        <w:tc>
          <w:tcPr>
            <w:tcW w:w="695" w:type="pct"/>
            <w:vAlign w:val="top"/>
          </w:tcPr>
          <w:p w14:paraId="310F481C" w14:textId="644C7304" w:rsidR="00BA2C1F" w:rsidRPr="003A6007" w:rsidRDefault="00BA2C1F" w:rsidP="00BA2C1F">
            <w:pPr>
              <w:spacing w:line="240" w:lineRule="auto"/>
              <w:jc w:val="center"/>
              <w:rPr>
                <w:lang w:val="en-GB"/>
              </w:rPr>
            </w:pPr>
            <w:r w:rsidRPr="00E16B4F">
              <w:rPr>
                <w:lang w:val="en-GB"/>
              </w:rPr>
              <w:t>0</w:t>
            </w:r>
          </w:p>
        </w:tc>
        <w:tc>
          <w:tcPr>
            <w:tcW w:w="1116" w:type="pct"/>
          </w:tcPr>
          <w:p w14:paraId="324E39DB" w14:textId="17A89457" w:rsidR="00BA2C1F" w:rsidRPr="00C448A5" w:rsidDel="00DA618C" w:rsidRDefault="002C0972" w:rsidP="00BA2C1F">
            <w:pPr>
              <w:spacing w:line="240" w:lineRule="auto"/>
              <w:jc w:val="center"/>
              <w:rPr>
                <w:lang w:val="en-GB"/>
              </w:rPr>
            </w:pPr>
            <w:r>
              <w:rPr>
                <w:lang w:val="en-GB"/>
              </w:rPr>
              <w:t>38,641</w:t>
            </w:r>
            <w:r w:rsidR="0088191C">
              <w:rPr>
                <w:lang w:val="en-GB"/>
              </w:rPr>
              <w:t xml:space="preserve"> tCO2</w:t>
            </w:r>
          </w:p>
        </w:tc>
      </w:tr>
      <w:tr w:rsidR="00BA2C1F" w:rsidRPr="003A6007" w14:paraId="4CFE4210" w14:textId="77777777" w:rsidTr="00992AF1">
        <w:trPr>
          <w:trHeight w:val="594"/>
        </w:trPr>
        <w:tc>
          <w:tcPr>
            <w:tcW w:w="2184" w:type="pct"/>
          </w:tcPr>
          <w:p w14:paraId="08D5008C" w14:textId="77777777" w:rsidR="00BA2C1F" w:rsidRPr="003A6007" w:rsidRDefault="00BA2C1F" w:rsidP="00BA2C1F">
            <w:pPr>
              <w:spacing w:line="240" w:lineRule="auto"/>
              <w:rPr>
                <w:lang w:val="en-GB"/>
              </w:rPr>
            </w:pPr>
            <w:r w:rsidRPr="003A6007">
              <w:rPr>
                <w:lang w:val="en-GB"/>
              </w:rPr>
              <w:t>Total</w:t>
            </w:r>
          </w:p>
        </w:tc>
        <w:tc>
          <w:tcPr>
            <w:tcW w:w="1005" w:type="pct"/>
          </w:tcPr>
          <w:p w14:paraId="6E82BFB7" w14:textId="3CAFEC03" w:rsidR="00BA2C1F" w:rsidRPr="003A6007" w:rsidRDefault="00BA2C1F" w:rsidP="00BA2C1F">
            <w:pPr>
              <w:spacing w:line="240" w:lineRule="auto"/>
              <w:jc w:val="center"/>
              <w:rPr>
                <w:lang w:val="en-GB"/>
              </w:rPr>
            </w:pPr>
            <w:r w:rsidRPr="00C448A5">
              <w:rPr>
                <w:lang w:val="en-GB"/>
              </w:rPr>
              <w:t>512,809 tCO2</w:t>
            </w:r>
          </w:p>
        </w:tc>
        <w:tc>
          <w:tcPr>
            <w:tcW w:w="695" w:type="pct"/>
          </w:tcPr>
          <w:p w14:paraId="2901CCEA" w14:textId="74809A72" w:rsidR="00BA2C1F" w:rsidRPr="003A6007" w:rsidRDefault="00BA2C1F" w:rsidP="00BA2C1F">
            <w:pPr>
              <w:spacing w:line="240" w:lineRule="auto"/>
              <w:jc w:val="center"/>
              <w:rPr>
                <w:lang w:val="en-GB"/>
              </w:rPr>
            </w:pPr>
            <w:r>
              <w:rPr>
                <w:lang w:val="en-GB"/>
              </w:rPr>
              <w:t>0</w:t>
            </w:r>
          </w:p>
        </w:tc>
        <w:tc>
          <w:tcPr>
            <w:tcW w:w="1116" w:type="pct"/>
          </w:tcPr>
          <w:p w14:paraId="451EE32E" w14:textId="7E8FE942" w:rsidR="00BA2C1F" w:rsidRPr="00C448A5" w:rsidRDefault="00BA2C1F" w:rsidP="00BA2C1F">
            <w:pPr>
              <w:spacing w:line="240" w:lineRule="auto"/>
              <w:jc w:val="center"/>
              <w:rPr>
                <w:lang w:val="en-GB"/>
              </w:rPr>
            </w:pPr>
            <w:r w:rsidRPr="00C448A5">
              <w:rPr>
                <w:lang w:val="en-GB"/>
              </w:rPr>
              <w:t>512,809 tCO2</w:t>
            </w:r>
          </w:p>
        </w:tc>
      </w:tr>
      <w:tr w:rsidR="00BA2C1F" w:rsidRPr="003A6007" w14:paraId="56F9C137" w14:textId="77777777" w:rsidTr="00992AF1">
        <w:trPr>
          <w:trHeight w:val="594"/>
        </w:trPr>
        <w:tc>
          <w:tcPr>
            <w:tcW w:w="2184" w:type="pct"/>
          </w:tcPr>
          <w:p w14:paraId="51393E4C" w14:textId="77777777" w:rsidR="00BA2C1F" w:rsidRPr="003A6007" w:rsidRDefault="00BA2C1F" w:rsidP="00BA2C1F">
            <w:pPr>
              <w:spacing w:line="240" w:lineRule="auto"/>
              <w:rPr>
                <w:lang w:val="en-GB"/>
              </w:rPr>
            </w:pPr>
            <w:r w:rsidRPr="003A6007">
              <w:rPr>
                <w:b/>
                <w:lang w:val="en-GB"/>
              </w:rPr>
              <w:t>Total number of crediting years</w:t>
            </w:r>
          </w:p>
        </w:tc>
        <w:tc>
          <w:tcPr>
            <w:tcW w:w="2816" w:type="pct"/>
            <w:gridSpan w:val="3"/>
          </w:tcPr>
          <w:p w14:paraId="1C17C553" w14:textId="7ECCE16A" w:rsidR="00BA2C1F" w:rsidRPr="00C448A5" w:rsidRDefault="00BA2C1F" w:rsidP="00BA2C1F">
            <w:pPr>
              <w:spacing w:line="240" w:lineRule="auto"/>
              <w:jc w:val="center"/>
              <w:rPr>
                <w:lang w:val="en-GB"/>
              </w:rPr>
            </w:pPr>
            <w:r w:rsidRPr="00C448A5">
              <w:rPr>
                <w:lang w:val="en-GB"/>
              </w:rPr>
              <w:t>7</w:t>
            </w:r>
          </w:p>
        </w:tc>
      </w:tr>
      <w:tr w:rsidR="00BA2C1F" w:rsidRPr="003A6007" w14:paraId="6CB85256" w14:textId="77777777" w:rsidTr="00992AF1">
        <w:trPr>
          <w:trHeight w:val="594"/>
        </w:trPr>
        <w:tc>
          <w:tcPr>
            <w:tcW w:w="2184" w:type="pct"/>
          </w:tcPr>
          <w:p w14:paraId="4676406F" w14:textId="77777777" w:rsidR="00BA2C1F" w:rsidRPr="003A6007" w:rsidRDefault="00BA2C1F" w:rsidP="00BA2C1F">
            <w:pPr>
              <w:spacing w:line="240" w:lineRule="auto"/>
              <w:rPr>
                <w:lang w:val="en-GB"/>
              </w:rPr>
            </w:pPr>
            <w:r w:rsidRPr="003A6007">
              <w:rPr>
                <w:b/>
                <w:lang w:val="en-GB"/>
              </w:rPr>
              <w:t>Annual average over the crediting period</w:t>
            </w:r>
          </w:p>
        </w:tc>
        <w:tc>
          <w:tcPr>
            <w:tcW w:w="1005" w:type="pct"/>
          </w:tcPr>
          <w:p w14:paraId="4192B9EA" w14:textId="46107A28" w:rsidR="00BA2C1F" w:rsidRPr="003A6007" w:rsidRDefault="00BA2C1F" w:rsidP="00BA2C1F">
            <w:pPr>
              <w:spacing w:line="240" w:lineRule="auto"/>
              <w:jc w:val="center"/>
              <w:rPr>
                <w:lang w:val="en-GB"/>
              </w:rPr>
            </w:pPr>
            <w:r w:rsidRPr="00C448A5">
              <w:rPr>
                <w:lang w:val="en-GB"/>
              </w:rPr>
              <w:t>73,258 tCO2</w:t>
            </w:r>
          </w:p>
        </w:tc>
        <w:tc>
          <w:tcPr>
            <w:tcW w:w="695" w:type="pct"/>
          </w:tcPr>
          <w:p w14:paraId="34F32CCF" w14:textId="012B1EB0" w:rsidR="00BA2C1F" w:rsidRPr="003A6007" w:rsidRDefault="00BA2C1F" w:rsidP="00BA2C1F">
            <w:pPr>
              <w:spacing w:line="240" w:lineRule="auto"/>
              <w:jc w:val="center"/>
              <w:rPr>
                <w:lang w:val="en-GB"/>
              </w:rPr>
            </w:pPr>
            <w:r>
              <w:rPr>
                <w:lang w:val="en-GB"/>
              </w:rPr>
              <w:t>0</w:t>
            </w:r>
          </w:p>
        </w:tc>
        <w:tc>
          <w:tcPr>
            <w:tcW w:w="1116" w:type="pct"/>
          </w:tcPr>
          <w:p w14:paraId="700AE321" w14:textId="71F489C7" w:rsidR="00BA2C1F" w:rsidRPr="00C448A5" w:rsidRDefault="00BA2C1F" w:rsidP="00BA2C1F">
            <w:pPr>
              <w:spacing w:line="240" w:lineRule="auto"/>
              <w:jc w:val="center"/>
              <w:rPr>
                <w:lang w:val="en-GB"/>
              </w:rPr>
            </w:pPr>
            <w:r w:rsidRPr="00C448A5">
              <w:rPr>
                <w:lang w:val="en-GB"/>
              </w:rPr>
              <w:t>73,258 tCO2</w:t>
            </w:r>
          </w:p>
        </w:tc>
      </w:tr>
    </w:tbl>
    <w:p w14:paraId="763B9610" w14:textId="77777777" w:rsidR="004D0A8A" w:rsidRDefault="004D0A8A" w:rsidP="004D0A8A">
      <w:pPr>
        <w:rPr>
          <w:b/>
          <w:lang w:val="en-GB"/>
        </w:rPr>
      </w:pPr>
    </w:p>
    <w:p w14:paraId="6DCCFF34" w14:textId="77777777" w:rsidR="00454E94" w:rsidRDefault="00454E94" w:rsidP="004D0A8A">
      <w:pPr>
        <w:rPr>
          <w:b/>
          <w:lang w:val="en-GB"/>
        </w:rPr>
      </w:pPr>
    </w:p>
    <w:p w14:paraId="565F0765" w14:textId="0CC78346" w:rsidR="00454E94" w:rsidRDefault="00454E94" w:rsidP="004D0A8A">
      <w:pPr>
        <w:rPr>
          <w:b/>
          <w:lang w:val="en-GB"/>
        </w:rPr>
      </w:pPr>
      <w:r>
        <w:rPr>
          <w:b/>
          <w:lang w:val="en-GB"/>
        </w:rPr>
        <w:t>SDG</w:t>
      </w:r>
      <w:proofErr w:type="gramStart"/>
      <w:r>
        <w:rPr>
          <w:b/>
          <w:lang w:val="en-GB"/>
        </w:rPr>
        <w:t>15 :</w:t>
      </w:r>
      <w:proofErr w:type="gramEnd"/>
      <w:r>
        <w:rPr>
          <w:b/>
          <w:lang w:val="en-GB"/>
        </w:rPr>
        <w:t xml:space="preserve"> Life on Land</w:t>
      </w:r>
    </w:p>
    <w:tbl>
      <w:tblPr>
        <w:tblStyle w:val="GSTableSimple"/>
        <w:tblW w:w="9270" w:type="dxa"/>
        <w:tblLayout w:type="fixed"/>
        <w:tblLook w:val="0660" w:firstRow="1" w:lastRow="1" w:firstColumn="0" w:lastColumn="0" w:noHBand="1" w:noVBand="1"/>
      </w:tblPr>
      <w:tblGrid>
        <w:gridCol w:w="4049"/>
        <w:gridCol w:w="1863"/>
        <w:gridCol w:w="1289"/>
        <w:gridCol w:w="2069"/>
      </w:tblGrid>
      <w:tr w:rsidR="00454E94" w:rsidRPr="009C2B79" w14:paraId="4B76ABD9" w14:textId="77777777" w:rsidTr="000D68DF">
        <w:trPr>
          <w:cnfStyle w:val="100000000000" w:firstRow="1" w:lastRow="0" w:firstColumn="0" w:lastColumn="0" w:oddVBand="0" w:evenVBand="0" w:oddHBand="0" w:evenHBand="0" w:firstRowFirstColumn="0" w:firstRowLastColumn="0" w:lastRowFirstColumn="0" w:lastRowLastColumn="0"/>
        </w:trPr>
        <w:tc>
          <w:tcPr>
            <w:tcW w:w="2184" w:type="pct"/>
          </w:tcPr>
          <w:p w14:paraId="601CBC21" w14:textId="77777777" w:rsidR="00454E94" w:rsidRPr="009C2B79" w:rsidRDefault="00454E94" w:rsidP="000D68DF">
            <w:pPr>
              <w:spacing w:line="240" w:lineRule="auto"/>
              <w:jc w:val="center"/>
              <w:rPr>
                <w:color w:val="00BABE"/>
                <w:lang w:val="en-GB"/>
              </w:rPr>
            </w:pPr>
            <w:r w:rsidRPr="009C2B79">
              <w:rPr>
                <w:color w:val="00BABE"/>
                <w:lang w:val="en-GB"/>
              </w:rPr>
              <w:t>YEAR</w:t>
            </w:r>
          </w:p>
        </w:tc>
        <w:tc>
          <w:tcPr>
            <w:tcW w:w="1005" w:type="pct"/>
          </w:tcPr>
          <w:p w14:paraId="496A1548" w14:textId="77777777" w:rsidR="00454E94" w:rsidRPr="009C2B79" w:rsidRDefault="00454E94" w:rsidP="000D68DF">
            <w:pPr>
              <w:spacing w:line="240" w:lineRule="auto"/>
              <w:jc w:val="center"/>
              <w:rPr>
                <w:color w:val="00BABE"/>
                <w:lang w:val="en-GB"/>
              </w:rPr>
            </w:pPr>
            <w:r w:rsidRPr="009C2B79">
              <w:rPr>
                <w:color w:val="00BABE"/>
                <w:lang w:val="en-GB"/>
              </w:rPr>
              <w:t>BASELINE ESTIMATE</w:t>
            </w:r>
          </w:p>
        </w:tc>
        <w:tc>
          <w:tcPr>
            <w:tcW w:w="695" w:type="pct"/>
          </w:tcPr>
          <w:p w14:paraId="05BF3617" w14:textId="77777777" w:rsidR="00454E94" w:rsidRPr="009C2B79" w:rsidRDefault="00454E94" w:rsidP="000D68DF">
            <w:pPr>
              <w:spacing w:line="240" w:lineRule="auto"/>
              <w:jc w:val="center"/>
              <w:rPr>
                <w:color w:val="00BABE"/>
                <w:lang w:val="en-GB"/>
              </w:rPr>
            </w:pPr>
            <w:r w:rsidRPr="009C2B79">
              <w:rPr>
                <w:color w:val="00BABE"/>
                <w:lang w:val="en-GB"/>
              </w:rPr>
              <w:t>PROJECT ESTIMATE</w:t>
            </w:r>
          </w:p>
        </w:tc>
        <w:tc>
          <w:tcPr>
            <w:tcW w:w="1116" w:type="pct"/>
          </w:tcPr>
          <w:p w14:paraId="138AB60C" w14:textId="77777777" w:rsidR="00454E94" w:rsidRPr="009C2B79" w:rsidRDefault="00454E94" w:rsidP="000D68DF">
            <w:pPr>
              <w:spacing w:line="240" w:lineRule="auto"/>
              <w:jc w:val="center"/>
              <w:rPr>
                <w:color w:val="00BABE"/>
                <w:lang w:val="en-GB"/>
              </w:rPr>
            </w:pPr>
            <w:r w:rsidRPr="009C2B79">
              <w:rPr>
                <w:color w:val="00BABE"/>
                <w:lang w:val="en-GB"/>
              </w:rPr>
              <w:t>NET BENEFIT</w:t>
            </w:r>
          </w:p>
        </w:tc>
      </w:tr>
      <w:tr w:rsidR="009C2BDE" w:rsidRPr="003A6007" w14:paraId="563C1BA1" w14:textId="77777777" w:rsidTr="005160DC">
        <w:tc>
          <w:tcPr>
            <w:tcW w:w="2184" w:type="pct"/>
          </w:tcPr>
          <w:p w14:paraId="22AB743B" w14:textId="77777777" w:rsidR="009C2BDE" w:rsidRPr="003A6007" w:rsidRDefault="009C2BDE" w:rsidP="009C2BDE">
            <w:pPr>
              <w:spacing w:line="240" w:lineRule="auto"/>
              <w:rPr>
                <w:lang w:val="en-GB"/>
              </w:rPr>
            </w:pPr>
            <w:r>
              <w:rPr>
                <w:lang w:val="en-GB"/>
              </w:rPr>
              <w:t>02/09/2027 to 01/09/2028</w:t>
            </w:r>
          </w:p>
        </w:tc>
        <w:tc>
          <w:tcPr>
            <w:tcW w:w="1005" w:type="pct"/>
          </w:tcPr>
          <w:p w14:paraId="2696D174" w14:textId="1A0764D5" w:rsidR="009C2BDE" w:rsidRPr="003A6007" w:rsidRDefault="009C2BDE" w:rsidP="009C2BDE">
            <w:pPr>
              <w:spacing w:line="240" w:lineRule="auto"/>
              <w:jc w:val="center"/>
              <w:rPr>
                <w:lang w:val="en-GB"/>
              </w:rPr>
            </w:pPr>
            <w:r>
              <w:rPr>
                <w:lang w:val="en-GB"/>
              </w:rPr>
              <w:t>0</w:t>
            </w:r>
          </w:p>
        </w:tc>
        <w:tc>
          <w:tcPr>
            <w:tcW w:w="695" w:type="pct"/>
            <w:vAlign w:val="top"/>
          </w:tcPr>
          <w:p w14:paraId="02EE16B4" w14:textId="27E229D1" w:rsidR="009C2BDE" w:rsidRPr="003A6007" w:rsidRDefault="002479EE" w:rsidP="009C2BDE">
            <w:pPr>
              <w:spacing w:line="240" w:lineRule="auto"/>
              <w:jc w:val="center"/>
              <w:rPr>
                <w:lang w:val="en-GB"/>
              </w:rPr>
            </w:pPr>
            <w:r>
              <w:rPr>
                <w:lang w:val="en-GB"/>
              </w:rPr>
              <w:t>0.4</w:t>
            </w:r>
            <w:r w:rsidR="0014168E">
              <w:rPr>
                <w:lang w:val="en-GB"/>
              </w:rPr>
              <w:t>7</w:t>
            </w:r>
          </w:p>
        </w:tc>
        <w:tc>
          <w:tcPr>
            <w:tcW w:w="1116" w:type="pct"/>
            <w:vAlign w:val="top"/>
          </w:tcPr>
          <w:p w14:paraId="02E9966A" w14:textId="062ED6E0" w:rsidR="009C2BDE" w:rsidRPr="00454E94" w:rsidRDefault="002479EE" w:rsidP="009C2BDE">
            <w:pPr>
              <w:spacing w:line="240" w:lineRule="auto"/>
              <w:jc w:val="center"/>
              <w:rPr>
                <w:color w:val="515151" w:themeColor="text1"/>
                <w:highlight w:val="yellow"/>
                <w:vertAlign w:val="subscript"/>
                <w:lang w:val="en-GB"/>
              </w:rPr>
            </w:pPr>
            <w:r>
              <w:rPr>
                <w:lang w:val="en-GB"/>
              </w:rPr>
              <w:t>0.4</w:t>
            </w:r>
            <w:r w:rsidR="0014168E">
              <w:rPr>
                <w:lang w:val="en-GB"/>
              </w:rPr>
              <w:t>7</w:t>
            </w:r>
          </w:p>
        </w:tc>
      </w:tr>
      <w:tr w:rsidR="002479EE" w:rsidRPr="003A6007" w14:paraId="4588178B" w14:textId="77777777" w:rsidTr="005160DC">
        <w:tc>
          <w:tcPr>
            <w:tcW w:w="2184" w:type="pct"/>
          </w:tcPr>
          <w:p w14:paraId="5AFCC606" w14:textId="77777777" w:rsidR="002479EE" w:rsidRPr="003A6007" w:rsidRDefault="002479EE" w:rsidP="002479EE">
            <w:pPr>
              <w:spacing w:line="240" w:lineRule="auto"/>
              <w:rPr>
                <w:lang w:val="en-GB"/>
              </w:rPr>
            </w:pPr>
            <w:r>
              <w:rPr>
                <w:lang w:val="en-GB"/>
              </w:rPr>
              <w:t>02/09/2028 to 01/09/2029</w:t>
            </w:r>
          </w:p>
        </w:tc>
        <w:tc>
          <w:tcPr>
            <w:tcW w:w="1005" w:type="pct"/>
            <w:vAlign w:val="top"/>
          </w:tcPr>
          <w:p w14:paraId="2E45C4E0" w14:textId="2475647F" w:rsidR="002479EE" w:rsidRPr="003A6007" w:rsidRDefault="002479EE" w:rsidP="002479EE">
            <w:pPr>
              <w:spacing w:line="240" w:lineRule="auto"/>
              <w:jc w:val="center"/>
              <w:rPr>
                <w:lang w:val="en-GB"/>
              </w:rPr>
            </w:pPr>
            <w:r w:rsidRPr="00C32451">
              <w:rPr>
                <w:lang w:val="en-GB"/>
              </w:rPr>
              <w:t>0</w:t>
            </w:r>
          </w:p>
        </w:tc>
        <w:tc>
          <w:tcPr>
            <w:tcW w:w="695" w:type="pct"/>
            <w:vAlign w:val="top"/>
          </w:tcPr>
          <w:p w14:paraId="459E800B" w14:textId="6362252C"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6CA30873" w14:textId="14F39B92" w:rsidR="002479EE" w:rsidRPr="00454E94" w:rsidRDefault="002479EE" w:rsidP="002479EE">
            <w:pPr>
              <w:spacing w:line="240" w:lineRule="auto"/>
              <w:jc w:val="center"/>
              <w:rPr>
                <w:color w:val="515151" w:themeColor="text1"/>
                <w:highlight w:val="yellow"/>
                <w:vertAlign w:val="subscript"/>
                <w:lang w:val="en-GB"/>
              </w:rPr>
            </w:pPr>
            <w:r>
              <w:rPr>
                <w:lang w:val="en-GB"/>
              </w:rPr>
              <w:t>0.4</w:t>
            </w:r>
            <w:r w:rsidR="0014168E">
              <w:rPr>
                <w:lang w:val="en-GB"/>
              </w:rPr>
              <w:t>7</w:t>
            </w:r>
          </w:p>
        </w:tc>
      </w:tr>
      <w:tr w:rsidR="002479EE" w:rsidRPr="003A6007" w14:paraId="7ABD0D46" w14:textId="77777777" w:rsidTr="005160DC">
        <w:tc>
          <w:tcPr>
            <w:tcW w:w="2184" w:type="pct"/>
          </w:tcPr>
          <w:p w14:paraId="10FBFB67" w14:textId="77777777" w:rsidR="002479EE" w:rsidRPr="003A6007" w:rsidRDefault="002479EE" w:rsidP="002479EE">
            <w:pPr>
              <w:spacing w:line="240" w:lineRule="auto"/>
              <w:rPr>
                <w:lang w:val="en-GB"/>
              </w:rPr>
            </w:pPr>
            <w:r>
              <w:rPr>
                <w:lang w:val="en-GB"/>
              </w:rPr>
              <w:t>02/09/2029 to 01/09/2030</w:t>
            </w:r>
          </w:p>
        </w:tc>
        <w:tc>
          <w:tcPr>
            <w:tcW w:w="1005" w:type="pct"/>
            <w:vAlign w:val="top"/>
          </w:tcPr>
          <w:p w14:paraId="2DE851F8" w14:textId="469D232B" w:rsidR="002479EE" w:rsidRPr="003A6007" w:rsidRDefault="002479EE" w:rsidP="002479EE">
            <w:pPr>
              <w:spacing w:line="240" w:lineRule="auto"/>
              <w:jc w:val="center"/>
              <w:rPr>
                <w:lang w:val="en-GB"/>
              </w:rPr>
            </w:pPr>
            <w:r w:rsidRPr="00C32451">
              <w:rPr>
                <w:lang w:val="en-GB"/>
              </w:rPr>
              <w:t>0</w:t>
            </w:r>
          </w:p>
        </w:tc>
        <w:tc>
          <w:tcPr>
            <w:tcW w:w="695" w:type="pct"/>
            <w:vAlign w:val="top"/>
          </w:tcPr>
          <w:p w14:paraId="449D6FBC" w14:textId="460D664D"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66D45490" w14:textId="5331A834" w:rsidR="002479EE" w:rsidRPr="00454E94" w:rsidRDefault="002479EE" w:rsidP="002479EE">
            <w:pPr>
              <w:spacing w:line="240" w:lineRule="auto"/>
              <w:jc w:val="center"/>
              <w:rPr>
                <w:color w:val="515151" w:themeColor="text1"/>
                <w:highlight w:val="yellow"/>
                <w:vertAlign w:val="subscript"/>
                <w:lang w:val="en-GB"/>
              </w:rPr>
            </w:pPr>
            <w:r>
              <w:rPr>
                <w:lang w:val="en-GB"/>
              </w:rPr>
              <w:t>0.4</w:t>
            </w:r>
            <w:r w:rsidR="0014168E">
              <w:rPr>
                <w:lang w:val="en-GB"/>
              </w:rPr>
              <w:t>7</w:t>
            </w:r>
          </w:p>
        </w:tc>
      </w:tr>
      <w:tr w:rsidR="002479EE" w:rsidRPr="003A6007" w14:paraId="1E396352" w14:textId="77777777" w:rsidTr="005160DC">
        <w:tc>
          <w:tcPr>
            <w:tcW w:w="2184" w:type="pct"/>
          </w:tcPr>
          <w:p w14:paraId="41B32506" w14:textId="77777777" w:rsidR="002479EE" w:rsidRPr="003A6007" w:rsidRDefault="002479EE" w:rsidP="002479EE">
            <w:pPr>
              <w:spacing w:line="240" w:lineRule="auto"/>
              <w:rPr>
                <w:lang w:val="en-GB"/>
              </w:rPr>
            </w:pPr>
            <w:r>
              <w:rPr>
                <w:lang w:val="en-GB"/>
              </w:rPr>
              <w:lastRenderedPageBreak/>
              <w:t>02/09/2030 to 01/09/2031</w:t>
            </w:r>
          </w:p>
        </w:tc>
        <w:tc>
          <w:tcPr>
            <w:tcW w:w="1005" w:type="pct"/>
            <w:vAlign w:val="top"/>
          </w:tcPr>
          <w:p w14:paraId="10A034EB" w14:textId="155B09F5" w:rsidR="002479EE" w:rsidRPr="003A6007" w:rsidRDefault="002479EE" w:rsidP="002479EE">
            <w:pPr>
              <w:spacing w:line="240" w:lineRule="auto"/>
              <w:jc w:val="center"/>
              <w:rPr>
                <w:lang w:val="en-GB"/>
              </w:rPr>
            </w:pPr>
            <w:r w:rsidRPr="00C32451">
              <w:rPr>
                <w:lang w:val="en-GB"/>
              </w:rPr>
              <w:t>0</w:t>
            </w:r>
          </w:p>
        </w:tc>
        <w:tc>
          <w:tcPr>
            <w:tcW w:w="695" w:type="pct"/>
            <w:vAlign w:val="top"/>
          </w:tcPr>
          <w:p w14:paraId="6D1AD7C3" w14:textId="3B20A416"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39D43D1D" w14:textId="0791217C" w:rsidR="002479EE" w:rsidRPr="00454E94" w:rsidRDefault="002479EE" w:rsidP="002479EE">
            <w:pPr>
              <w:spacing w:line="240" w:lineRule="auto"/>
              <w:jc w:val="center"/>
              <w:rPr>
                <w:color w:val="515151" w:themeColor="text1"/>
                <w:highlight w:val="yellow"/>
                <w:lang w:val="en-GB"/>
              </w:rPr>
            </w:pPr>
            <w:r>
              <w:rPr>
                <w:lang w:val="en-GB"/>
              </w:rPr>
              <w:t>0.4</w:t>
            </w:r>
            <w:r w:rsidR="0014168E">
              <w:rPr>
                <w:lang w:val="en-GB"/>
              </w:rPr>
              <w:t>7</w:t>
            </w:r>
          </w:p>
        </w:tc>
      </w:tr>
      <w:tr w:rsidR="002479EE" w:rsidRPr="003A6007" w14:paraId="6D27C0F6" w14:textId="77777777" w:rsidTr="005160DC">
        <w:tc>
          <w:tcPr>
            <w:tcW w:w="2184" w:type="pct"/>
          </w:tcPr>
          <w:p w14:paraId="1AA3F5D7" w14:textId="77777777" w:rsidR="002479EE" w:rsidRPr="003A6007" w:rsidRDefault="002479EE" w:rsidP="002479EE">
            <w:pPr>
              <w:spacing w:line="240" w:lineRule="auto"/>
              <w:rPr>
                <w:lang w:val="en-GB"/>
              </w:rPr>
            </w:pPr>
            <w:r>
              <w:rPr>
                <w:lang w:val="en-GB"/>
              </w:rPr>
              <w:t>02/09/2031 to 01/09/2032</w:t>
            </w:r>
          </w:p>
        </w:tc>
        <w:tc>
          <w:tcPr>
            <w:tcW w:w="1005" w:type="pct"/>
            <w:vAlign w:val="top"/>
          </w:tcPr>
          <w:p w14:paraId="1F1B03A9" w14:textId="6099AD9B" w:rsidR="002479EE" w:rsidRPr="003A6007" w:rsidRDefault="002479EE" w:rsidP="002479EE">
            <w:pPr>
              <w:spacing w:line="240" w:lineRule="auto"/>
              <w:jc w:val="center"/>
              <w:rPr>
                <w:lang w:val="en-GB"/>
              </w:rPr>
            </w:pPr>
            <w:r w:rsidRPr="00C32451">
              <w:rPr>
                <w:lang w:val="en-GB"/>
              </w:rPr>
              <w:t>0</w:t>
            </w:r>
          </w:p>
        </w:tc>
        <w:tc>
          <w:tcPr>
            <w:tcW w:w="695" w:type="pct"/>
            <w:vAlign w:val="top"/>
          </w:tcPr>
          <w:p w14:paraId="6A6839F7" w14:textId="408B04FC"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3B84B530" w14:textId="6E0FE852" w:rsidR="002479EE" w:rsidRPr="00454E94" w:rsidRDefault="002479EE" w:rsidP="002479EE">
            <w:pPr>
              <w:spacing w:line="240" w:lineRule="auto"/>
              <w:jc w:val="center"/>
              <w:rPr>
                <w:color w:val="515151" w:themeColor="text1"/>
                <w:highlight w:val="yellow"/>
                <w:lang w:val="en-GB"/>
              </w:rPr>
            </w:pPr>
            <w:r>
              <w:rPr>
                <w:lang w:val="en-GB"/>
              </w:rPr>
              <w:t>0.4</w:t>
            </w:r>
            <w:r w:rsidR="0014168E">
              <w:rPr>
                <w:lang w:val="en-GB"/>
              </w:rPr>
              <w:t>7</w:t>
            </w:r>
          </w:p>
        </w:tc>
      </w:tr>
      <w:tr w:rsidR="002479EE" w:rsidRPr="003A6007" w14:paraId="53751011" w14:textId="77777777" w:rsidTr="005160DC">
        <w:tc>
          <w:tcPr>
            <w:tcW w:w="2184" w:type="pct"/>
          </w:tcPr>
          <w:p w14:paraId="292284FF" w14:textId="77777777" w:rsidR="002479EE" w:rsidRDefault="002479EE" w:rsidP="002479EE">
            <w:pPr>
              <w:spacing w:line="240" w:lineRule="auto"/>
              <w:rPr>
                <w:lang w:val="en-GB"/>
              </w:rPr>
            </w:pPr>
            <w:r>
              <w:rPr>
                <w:lang w:val="en-GB"/>
              </w:rPr>
              <w:t>02/09/2032 to 01/09/2033</w:t>
            </w:r>
          </w:p>
        </w:tc>
        <w:tc>
          <w:tcPr>
            <w:tcW w:w="1005" w:type="pct"/>
            <w:vAlign w:val="top"/>
          </w:tcPr>
          <w:p w14:paraId="2C54E635" w14:textId="02A5F698" w:rsidR="002479EE" w:rsidRPr="003A6007" w:rsidRDefault="002479EE" w:rsidP="002479EE">
            <w:pPr>
              <w:spacing w:line="240" w:lineRule="auto"/>
              <w:jc w:val="center"/>
              <w:rPr>
                <w:lang w:val="en-GB"/>
              </w:rPr>
            </w:pPr>
            <w:r w:rsidRPr="00C32451">
              <w:rPr>
                <w:lang w:val="en-GB"/>
              </w:rPr>
              <w:t>0</w:t>
            </w:r>
          </w:p>
        </w:tc>
        <w:tc>
          <w:tcPr>
            <w:tcW w:w="695" w:type="pct"/>
            <w:vAlign w:val="top"/>
          </w:tcPr>
          <w:p w14:paraId="5010423D" w14:textId="5BEE4A08"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1ACA06D6" w14:textId="56010804" w:rsidR="002479EE" w:rsidRPr="00454E94" w:rsidDel="00DA618C" w:rsidRDefault="002479EE" w:rsidP="002479EE">
            <w:pPr>
              <w:spacing w:line="240" w:lineRule="auto"/>
              <w:jc w:val="center"/>
              <w:rPr>
                <w:color w:val="515151" w:themeColor="text1"/>
                <w:sz w:val="18"/>
                <w:szCs w:val="18"/>
                <w:highlight w:val="yellow"/>
              </w:rPr>
            </w:pPr>
            <w:r>
              <w:rPr>
                <w:lang w:val="en-GB"/>
              </w:rPr>
              <w:t>0.4</w:t>
            </w:r>
            <w:r w:rsidR="0014168E">
              <w:rPr>
                <w:lang w:val="en-GB"/>
              </w:rPr>
              <w:t>7</w:t>
            </w:r>
          </w:p>
        </w:tc>
      </w:tr>
      <w:tr w:rsidR="002479EE" w:rsidRPr="003A6007" w14:paraId="6D18DED3" w14:textId="77777777" w:rsidTr="005160DC">
        <w:tc>
          <w:tcPr>
            <w:tcW w:w="2184" w:type="pct"/>
          </w:tcPr>
          <w:p w14:paraId="4CF62B3A" w14:textId="77777777" w:rsidR="002479EE" w:rsidRDefault="002479EE" w:rsidP="002479EE">
            <w:pPr>
              <w:spacing w:line="240" w:lineRule="auto"/>
              <w:rPr>
                <w:lang w:val="en-GB"/>
              </w:rPr>
            </w:pPr>
            <w:r>
              <w:rPr>
                <w:lang w:val="en-GB"/>
              </w:rPr>
              <w:t>02/09/2033 to 01/09/2034</w:t>
            </w:r>
          </w:p>
        </w:tc>
        <w:tc>
          <w:tcPr>
            <w:tcW w:w="1005" w:type="pct"/>
            <w:vAlign w:val="top"/>
          </w:tcPr>
          <w:p w14:paraId="1AE51BC0" w14:textId="33F1CC2F" w:rsidR="002479EE" w:rsidRPr="003A6007" w:rsidRDefault="002479EE" w:rsidP="002479EE">
            <w:pPr>
              <w:spacing w:line="240" w:lineRule="auto"/>
              <w:jc w:val="center"/>
              <w:rPr>
                <w:lang w:val="en-GB"/>
              </w:rPr>
            </w:pPr>
            <w:r w:rsidRPr="00C32451">
              <w:rPr>
                <w:lang w:val="en-GB"/>
              </w:rPr>
              <w:t>0</w:t>
            </w:r>
          </w:p>
        </w:tc>
        <w:tc>
          <w:tcPr>
            <w:tcW w:w="695" w:type="pct"/>
            <w:vAlign w:val="top"/>
          </w:tcPr>
          <w:p w14:paraId="626659C2" w14:textId="53966927"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0B8E4C7C" w14:textId="1BE595E2" w:rsidR="002479EE" w:rsidRPr="00454E94" w:rsidDel="00DA618C" w:rsidRDefault="002479EE" w:rsidP="002479EE">
            <w:pPr>
              <w:spacing w:line="240" w:lineRule="auto"/>
              <w:jc w:val="center"/>
              <w:rPr>
                <w:color w:val="515151" w:themeColor="text1"/>
                <w:sz w:val="18"/>
                <w:szCs w:val="18"/>
                <w:highlight w:val="yellow"/>
              </w:rPr>
            </w:pPr>
            <w:r>
              <w:rPr>
                <w:lang w:val="en-GB"/>
              </w:rPr>
              <w:t>0.4</w:t>
            </w:r>
            <w:r w:rsidR="0014168E">
              <w:rPr>
                <w:lang w:val="en-GB"/>
              </w:rPr>
              <w:t>7</w:t>
            </w:r>
          </w:p>
        </w:tc>
      </w:tr>
      <w:tr w:rsidR="00454E94" w:rsidRPr="003A6007" w14:paraId="74D11A77" w14:textId="77777777" w:rsidTr="000D68DF">
        <w:trPr>
          <w:trHeight w:val="594"/>
        </w:trPr>
        <w:tc>
          <w:tcPr>
            <w:tcW w:w="2184" w:type="pct"/>
          </w:tcPr>
          <w:p w14:paraId="6E29442E" w14:textId="77777777" w:rsidR="00454E94" w:rsidRPr="003A6007" w:rsidRDefault="00454E94" w:rsidP="000D68DF">
            <w:pPr>
              <w:spacing w:line="240" w:lineRule="auto"/>
              <w:rPr>
                <w:lang w:val="en-GB"/>
              </w:rPr>
            </w:pPr>
            <w:r w:rsidRPr="003A6007">
              <w:rPr>
                <w:lang w:val="en-GB"/>
              </w:rPr>
              <w:t>Total</w:t>
            </w:r>
          </w:p>
        </w:tc>
        <w:tc>
          <w:tcPr>
            <w:tcW w:w="1005" w:type="pct"/>
          </w:tcPr>
          <w:p w14:paraId="4029788B" w14:textId="3513818B" w:rsidR="00454E94" w:rsidRPr="003A6007" w:rsidRDefault="009C2BDE" w:rsidP="000D68DF">
            <w:pPr>
              <w:spacing w:line="240" w:lineRule="auto"/>
              <w:rPr>
                <w:lang w:val="en-GB"/>
              </w:rPr>
            </w:pPr>
            <w:r>
              <w:rPr>
                <w:lang w:val="en-GB"/>
              </w:rPr>
              <w:t>0</w:t>
            </w:r>
          </w:p>
        </w:tc>
        <w:tc>
          <w:tcPr>
            <w:tcW w:w="695" w:type="pct"/>
          </w:tcPr>
          <w:p w14:paraId="120252A0" w14:textId="52CCFBCC" w:rsidR="00454E94" w:rsidRPr="003A6007" w:rsidRDefault="0014168E" w:rsidP="000D68DF">
            <w:pPr>
              <w:spacing w:line="240" w:lineRule="auto"/>
              <w:rPr>
                <w:lang w:val="en-GB"/>
              </w:rPr>
            </w:pPr>
            <w:r>
              <w:rPr>
                <w:lang w:val="en-GB"/>
              </w:rPr>
              <w:t>3.28</w:t>
            </w:r>
          </w:p>
        </w:tc>
        <w:tc>
          <w:tcPr>
            <w:tcW w:w="1116" w:type="pct"/>
          </w:tcPr>
          <w:p w14:paraId="7E288DB3" w14:textId="1CE4AFA2" w:rsidR="00454E94" w:rsidRPr="00454E94" w:rsidRDefault="0014168E" w:rsidP="009C2BDE">
            <w:pPr>
              <w:spacing w:line="240" w:lineRule="auto"/>
              <w:rPr>
                <w:highlight w:val="yellow"/>
                <w:vertAlign w:val="subscript"/>
                <w:lang w:val="en-GB"/>
              </w:rPr>
            </w:pPr>
            <w:r>
              <w:rPr>
                <w:lang w:val="en-GB"/>
              </w:rPr>
              <w:t>3.28</w:t>
            </w:r>
          </w:p>
        </w:tc>
      </w:tr>
      <w:tr w:rsidR="00454E94" w:rsidRPr="003A6007" w14:paraId="295E610B" w14:textId="77777777" w:rsidTr="000D68DF">
        <w:trPr>
          <w:trHeight w:val="594"/>
        </w:trPr>
        <w:tc>
          <w:tcPr>
            <w:tcW w:w="2184" w:type="pct"/>
          </w:tcPr>
          <w:p w14:paraId="14F12C9D" w14:textId="77777777" w:rsidR="00454E94" w:rsidRPr="003A6007" w:rsidRDefault="00454E94" w:rsidP="000D68DF">
            <w:pPr>
              <w:spacing w:line="240" w:lineRule="auto"/>
              <w:rPr>
                <w:lang w:val="en-GB"/>
              </w:rPr>
            </w:pPr>
            <w:r w:rsidRPr="003A6007">
              <w:rPr>
                <w:b/>
                <w:lang w:val="en-GB"/>
              </w:rPr>
              <w:t>Total number of crediting years</w:t>
            </w:r>
          </w:p>
        </w:tc>
        <w:tc>
          <w:tcPr>
            <w:tcW w:w="2816" w:type="pct"/>
            <w:gridSpan w:val="3"/>
          </w:tcPr>
          <w:p w14:paraId="03492D60" w14:textId="45568968" w:rsidR="00454E94" w:rsidRPr="003A6007" w:rsidRDefault="00454E94" w:rsidP="000D68DF">
            <w:pPr>
              <w:spacing w:line="240" w:lineRule="auto"/>
              <w:jc w:val="center"/>
              <w:rPr>
                <w:lang w:val="en-GB"/>
              </w:rPr>
            </w:pPr>
            <w:r>
              <w:rPr>
                <w:lang w:val="en-GB"/>
              </w:rPr>
              <w:t>7</w:t>
            </w:r>
          </w:p>
        </w:tc>
      </w:tr>
      <w:tr w:rsidR="009C2BDE" w:rsidRPr="003A6007" w14:paraId="7CF36684" w14:textId="77777777" w:rsidTr="00172B98">
        <w:trPr>
          <w:trHeight w:val="594"/>
        </w:trPr>
        <w:tc>
          <w:tcPr>
            <w:tcW w:w="2184" w:type="pct"/>
          </w:tcPr>
          <w:p w14:paraId="24BD9A13" w14:textId="77777777" w:rsidR="009C2BDE" w:rsidRPr="003A6007" w:rsidRDefault="009C2BDE" w:rsidP="009C2BDE">
            <w:pPr>
              <w:spacing w:line="240" w:lineRule="auto"/>
              <w:rPr>
                <w:lang w:val="en-GB"/>
              </w:rPr>
            </w:pPr>
            <w:r w:rsidRPr="003A6007">
              <w:rPr>
                <w:b/>
                <w:lang w:val="en-GB"/>
              </w:rPr>
              <w:t>Annual average over the crediting period</w:t>
            </w:r>
          </w:p>
        </w:tc>
        <w:tc>
          <w:tcPr>
            <w:tcW w:w="1005" w:type="pct"/>
            <w:vAlign w:val="top"/>
          </w:tcPr>
          <w:p w14:paraId="18CC826D" w14:textId="1DE77534" w:rsidR="009C2BDE" w:rsidRPr="003A6007" w:rsidRDefault="009C2BDE" w:rsidP="009C2BDE">
            <w:pPr>
              <w:spacing w:line="240" w:lineRule="auto"/>
              <w:rPr>
                <w:lang w:val="en-GB"/>
              </w:rPr>
            </w:pPr>
            <w:r w:rsidRPr="00C32451">
              <w:rPr>
                <w:lang w:val="en-GB"/>
              </w:rPr>
              <w:t>0</w:t>
            </w:r>
          </w:p>
        </w:tc>
        <w:tc>
          <w:tcPr>
            <w:tcW w:w="695" w:type="pct"/>
            <w:vAlign w:val="top"/>
          </w:tcPr>
          <w:p w14:paraId="78B459EC" w14:textId="19319E50" w:rsidR="009C2BDE" w:rsidRPr="003A6007" w:rsidRDefault="002479EE" w:rsidP="009C2BDE">
            <w:pPr>
              <w:spacing w:line="240" w:lineRule="auto"/>
              <w:rPr>
                <w:lang w:val="en-GB"/>
              </w:rPr>
            </w:pPr>
            <w:r>
              <w:rPr>
                <w:lang w:val="en-GB"/>
              </w:rPr>
              <w:t>0.4</w:t>
            </w:r>
            <w:r w:rsidR="0014168E">
              <w:rPr>
                <w:lang w:val="en-GB"/>
              </w:rPr>
              <w:t>7</w:t>
            </w:r>
          </w:p>
        </w:tc>
        <w:tc>
          <w:tcPr>
            <w:tcW w:w="1116" w:type="pct"/>
            <w:vAlign w:val="top"/>
          </w:tcPr>
          <w:p w14:paraId="39EABA21" w14:textId="4151A49A" w:rsidR="009C2BDE" w:rsidRPr="0031123E" w:rsidRDefault="002479EE" w:rsidP="009C2BDE">
            <w:pPr>
              <w:spacing w:line="240" w:lineRule="auto"/>
              <w:jc w:val="center"/>
              <w:rPr>
                <w:vertAlign w:val="subscript"/>
                <w:lang w:val="en-GB"/>
              </w:rPr>
            </w:pPr>
            <w:r>
              <w:rPr>
                <w:lang w:val="en-GB"/>
              </w:rPr>
              <w:t>0.4</w:t>
            </w:r>
            <w:r w:rsidR="0014168E">
              <w:rPr>
                <w:lang w:val="en-GB"/>
              </w:rPr>
              <w:t>7</w:t>
            </w:r>
          </w:p>
        </w:tc>
      </w:tr>
    </w:tbl>
    <w:p w14:paraId="66F8E882" w14:textId="77777777" w:rsidR="004D0A8A" w:rsidRPr="003A6007" w:rsidRDefault="004D0A8A" w:rsidP="004D0A8A">
      <w:pPr>
        <w:rPr>
          <w:b/>
          <w:lang w:val="en-GB"/>
        </w:rPr>
      </w:pPr>
    </w:p>
    <w:p w14:paraId="75FCB770" w14:textId="6E74C541" w:rsidR="004D0A8A" w:rsidRPr="00A10B8A" w:rsidRDefault="002B588F" w:rsidP="004D0A8A">
      <w:pPr>
        <w:pStyle w:val="SectionList"/>
      </w:pPr>
      <w:r>
        <w:t xml:space="preserve">B.7.  </w:t>
      </w:r>
      <w:r w:rsidR="004D0A8A" w:rsidRPr="00A10B8A">
        <w:t>Monitoring plan</w:t>
      </w:r>
    </w:p>
    <w:p w14:paraId="7B163952" w14:textId="394F95D6" w:rsidR="004D0A8A" w:rsidRPr="00A10B8A" w:rsidRDefault="002B588F" w:rsidP="004D0A8A">
      <w:pPr>
        <w:pStyle w:val="SectionList2nd"/>
        <w:rPr>
          <w:rFonts w:eastAsia="MS Mincho"/>
        </w:rPr>
      </w:pPr>
      <w:r>
        <w:rPr>
          <w:rFonts w:eastAsia="MS Mincho"/>
        </w:rPr>
        <w:t xml:space="preserve">B.7.1. </w:t>
      </w:r>
      <w:r w:rsidR="004D0A8A" w:rsidRPr="00A10B8A">
        <w:rPr>
          <w:rFonts w:eastAsia="MS Mincho"/>
        </w:rPr>
        <w:t>Data and parameters to be monitored</w:t>
      </w:r>
    </w:p>
    <w:p w14:paraId="1EA205E3" w14:textId="77777777" w:rsidR="004D0A8A" w:rsidRPr="00A10B8A" w:rsidRDefault="004D0A8A" w:rsidP="004D0A8A">
      <w:pPr>
        <w:rPr>
          <w:b/>
          <w:lang w:val="en-GB"/>
        </w:rPr>
      </w:pPr>
      <w:r>
        <w:rPr>
          <w:lang w:val="en-GB"/>
        </w:rPr>
        <w:br/>
      </w:r>
      <w:r w:rsidRPr="00A10B8A">
        <w:rPr>
          <w:b/>
          <w:lang w:val="en-GB"/>
        </w:rPr>
        <w:t>SDG 13</w:t>
      </w: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2F9AE31C" w14:textId="77777777" w:rsidTr="00992AF1">
        <w:trPr>
          <w:trHeight w:val="566"/>
        </w:trPr>
        <w:tc>
          <w:tcPr>
            <w:cnfStyle w:val="001000000000" w:firstRow="0" w:lastRow="0" w:firstColumn="1" w:lastColumn="0" w:oddVBand="0" w:evenVBand="0" w:oddHBand="0" w:evenHBand="0" w:firstRowFirstColumn="0" w:firstRowLastColumn="0" w:lastRowFirstColumn="0" w:lastRowLastColumn="0"/>
            <w:tcW w:w="1521" w:type="pct"/>
          </w:tcPr>
          <w:p w14:paraId="48C89C1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531A361D" w14:textId="42E1AA5A" w:rsidR="004D0A8A" w:rsidRPr="00301718" w:rsidRDefault="00323E98" w:rsidP="00992AF1">
            <w:pPr>
              <w:pStyle w:val="Default"/>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color w:val="4D4D4B"/>
                <w:szCs w:val="22"/>
              </w:rPr>
              <w:t xml:space="preserve">ICS 19: </w:t>
            </w:r>
            <w:proofErr w:type="spellStart"/>
            <w:proofErr w:type="gramStart"/>
            <w:r w:rsidR="004D0A8A">
              <w:rPr>
                <w:color w:val="4D4D4B"/>
                <w:szCs w:val="22"/>
              </w:rPr>
              <w:t>P</w:t>
            </w:r>
            <w:r w:rsidR="004D0A8A">
              <w:rPr>
                <w:color w:val="4D4D4B"/>
                <w:szCs w:val="22"/>
                <w:vertAlign w:val="subscript"/>
              </w:rPr>
              <w:t>p,y</w:t>
            </w:r>
            <w:proofErr w:type="spellEnd"/>
            <w:proofErr w:type="gramEnd"/>
          </w:p>
        </w:tc>
      </w:tr>
      <w:tr w:rsidR="004D0A8A" w:rsidRPr="00355EF5" w14:paraId="2EA4A02B"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4076437"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0A9C70EB"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Tons/HH/day</w:t>
            </w:r>
          </w:p>
        </w:tc>
      </w:tr>
      <w:tr w:rsidR="004D0A8A" w:rsidRPr="00355EF5" w14:paraId="653FC40E"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CA15F5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5D2B47D" w14:textId="77777777" w:rsidR="004D0A8A"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Quantity of fuel consumed in project scenario p during year y, in tonnes, and as derived from the statistical analysis conducted on the data collected during the project performance field tests (FPTs) </w:t>
            </w:r>
          </w:p>
          <w:p w14:paraId="0F63083D" w14:textId="77777777" w:rsidR="004D0A8A" w:rsidRPr="00355EF5" w:rsidRDefault="004D0A8A" w:rsidP="00992AF1">
            <w:pPr>
              <w:spacing w:after="12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4D0A8A" w:rsidRPr="00355EF5" w14:paraId="7812CDBE"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A513A4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7934C266" w14:textId="77777777" w:rsidR="004D0A8A" w:rsidRPr="00D95795"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Field Performance Tests (FPTs) </w:t>
            </w:r>
          </w:p>
        </w:tc>
      </w:tr>
      <w:tr w:rsidR="004D0A8A" w:rsidRPr="00355EF5" w14:paraId="1A81C20A"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46BFA9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D7A5E55" w14:textId="26B4F24F" w:rsidR="004D0A8A" w:rsidRPr="00355EF5" w:rsidRDefault="00A023CF" w:rsidP="00992AF1">
            <w:pPr>
              <w:spacing w:after="12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0.0013 tons of charcoal/HH/day</w:t>
            </w:r>
          </w:p>
        </w:tc>
      </w:tr>
      <w:tr w:rsidR="004D0A8A" w:rsidRPr="00355EF5" w14:paraId="4BF7E997"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7EFDC754"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68D4EF94" w14:textId="77777777" w:rsidR="004D0A8A" w:rsidRPr="00355EF5" w:rsidRDefault="004D0A8A" w:rsidP="00992AF1">
            <w:pPr>
              <w:spacing w:after="12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Kitchen Performance Test (KPT)</w:t>
            </w:r>
          </w:p>
        </w:tc>
      </w:tr>
      <w:tr w:rsidR="004D0A8A" w:rsidRPr="00355EF5" w14:paraId="7A2D412E"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00C9241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3F7B59B5" w14:textId="77777777" w:rsidR="004D0A8A" w:rsidRPr="00D95795"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Updated every two years </w:t>
            </w:r>
          </w:p>
        </w:tc>
      </w:tr>
      <w:tr w:rsidR="004D0A8A" w:rsidRPr="00355EF5" w14:paraId="1F77B98C"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52A718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38513C01" w14:textId="77777777" w:rsidR="004D0A8A" w:rsidRPr="00D95795"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Compliance with the general requirements for sampling and Kitchen Performance Test tool. </w:t>
            </w:r>
          </w:p>
        </w:tc>
      </w:tr>
      <w:tr w:rsidR="004D0A8A" w:rsidRPr="00355EF5" w14:paraId="14AED621"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F15F8C4" w14:textId="77777777" w:rsidR="004D0A8A" w:rsidRPr="00A10B8A" w:rsidRDefault="004D0A8A" w:rsidP="00992AF1">
            <w:pPr>
              <w:spacing w:after="120"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18F546EE" w14:textId="0C328A42" w:rsidR="004D0A8A" w:rsidRPr="00355EF5" w:rsidRDefault="00674E38" w:rsidP="00992AF1">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Assess the quantity of biomass </w:t>
            </w:r>
            <w:r w:rsidR="00C53942">
              <w:rPr>
                <w:lang w:val="en-GB"/>
              </w:rPr>
              <w:t>needed</w:t>
            </w:r>
            <w:r>
              <w:rPr>
                <w:lang w:val="en-GB"/>
              </w:rPr>
              <w:t xml:space="preserve"> for cooking</w:t>
            </w:r>
            <w:r w:rsidR="00C53942">
              <w:rPr>
                <w:lang w:val="en-GB"/>
              </w:rPr>
              <w:t xml:space="preserve"> activities</w:t>
            </w:r>
            <w:r>
              <w:rPr>
                <w:lang w:val="en-GB"/>
              </w:rPr>
              <w:t xml:space="preserve"> </w:t>
            </w:r>
          </w:p>
        </w:tc>
      </w:tr>
      <w:tr w:rsidR="004D0A8A" w:rsidRPr="00355EF5" w14:paraId="644552DD"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2597646" w14:textId="77777777" w:rsidR="004D0A8A" w:rsidRPr="00A10B8A" w:rsidRDefault="004D0A8A" w:rsidP="00992AF1">
            <w:pPr>
              <w:spacing w:after="120"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0D1B1D72" w14:textId="09EEC67E" w:rsidR="004D0A8A" w:rsidRPr="00355EF5" w:rsidRDefault="00C53942" w:rsidP="00992AF1">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N/A</w:t>
            </w:r>
          </w:p>
        </w:tc>
      </w:tr>
    </w:tbl>
    <w:p w14:paraId="5288C7D1" w14:textId="77777777" w:rsidR="004D0A8A" w:rsidRDefault="004D0A8A" w:rsidP="004D0A8A">
      <w:pPr>
        <w:rPr>
          <w:lang w:val="en-GB"/>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390"/>
      </w:tblGrid>
      <w:tr w:rsidR="00F928FE" w:rsidRPr="00EF53D4" w14:paraId="44606B19" w14:textId="77777777" w:rsidTr="004018AB">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7D05BFA" w14:textId="77777777" w:rsidR="00F928FE" w:rsidRPr="0083597E" w:rsidRDefault="00F928FE" w:rsidP="004018AB">
            <w:pPr>
              <w:spacing w:line="276" w:lineRule="auto"/>
              <w:contextualSpacing w:val="0"/>
              <w:rPr>
                <w:color w:val="FFFFFF" w:themeColor="background1"/>
              </w:rPr>
            </w:pPr>
            <w:r w:rsidRPr="0083597E">
              <w:rPr>
                <w:color w:val="FFFFFF" w:themeColor="background1"/>
              </w:rPr>
              <w:lastRenderedPageBreak/>
              <w:t>Data/parameter</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F658307" w14:textId="2D3DEA71" w:rsidR="00F928FE" w:rsidRPr="00EF53D4" w:rsidRDefault="00323E98" w:rsidP="004018AB">
            <w:pPr>
              <w:spacing w:line="276" w:lineRule="auto"/>
              <w:contextualSpacing w:val="0"/>
            </w:pPr>
            <w:r>
              <w:t xml:space="preserve">ICS 17: </w:t>
            </w:r>
            <w:proofErr w:type="spellStart"/>
            <w:r w:rsidR="00F928FE" w:rsidRPr="00EF53D4">
              <w:t>fNRB</w:t>
            </w:r>
            <w:r w:rsidR="00F928FE" w:rsidRPr="00EF53D4">
              <w:rPr>
                <w:vertAlign w:val="subscript"/>
              </w:rPr>
              <w:t>i</w:t>
            </w:r>
            <w:proofErr w:type="spellEnd"/>
            <w:r w:rsidR="00F928FE" w:rsidRPr="00EF53D4">
              <w:rPr>
                <w:vertAlign w:val="subscript"/>
              </w:rPr>
              <w:t>, y</w:t>
            </w:r>
          </w:p>
        </w:tc>
      </w:tr>
      <w:tr w:rsidR="00F928FE" w:rsidRPr="00EF53D4" w14:paraId="590DCD0A" w14:textId="77777777" w:rsidTr="004018AB">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1F989D4" w14:textId="77777777" w:rsidR="00F928FE" w:rsidRPr="0083597E" w:rsidRDefault="00F928FE" w:rsidP="004018AB">
            <w:pPr>
              <w:spacing w:line="276" w:lineRule="auto"/>
              <w:contextualSpacing w:val="0"/>
              <w:rPr>
                <w:color w:val="FFFFFF" w:themeColor="background1"/>
              </w:rPr>
            </w:pPr>
            <w:r w:rsidRPr="0083597E">
              <w:rPr>
                <w:color w:val="FFFFFF" w:themeColor="background1"/>
              </w:rPr>
              <w:t>Unit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D296B80" w14:textId="77777777" w:rsidR="00F928FE" w:rsidRPr="00EF53D4" w:rsidRDefault="00F928FE" w:rsidP="004018AB">
            <w:pPr>
              <w:spacing w:line="276" w:lineRule="auto"/>
              <w:contextualSpacing w:val="0"/>
            </w:pPr>
            <w:r w:rsidRPr="00EF53D4">
              <w:t>Percentage</w:t>
            </w:r>
          </w:p>
        </w:tc>
      </w:tr>
      <w:tr w:rsidR="00F928FE" w:rsidRPr="00EF53D4" w14:paraId="149AEEB6" w14:textId="77777777" w:rsidTr="004018AB">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17FD3AD" w14:textId="77777777" w:rsidR="00F928FE" w:rsidRPr="0083597E" w:rsidRDefault="00F928FE" w:rsidP="004018AB">
            <w:pPr>
              <w:spacing w:line="276" w:lineRule="auto"/>
              <w:contextualSpacing w:val="0"/>
              <w:rPr>
                <w:color w:val="FFFFFF" w:themeColor="background1"/>
              </w:rPr>
            </w:pPr>
            <w:r w:rsidRPr="0083597E">
              <w:rPr>
                <w:color w:val="FFFFFF" w:themeColor="background1"/>
              </w:rPr>
              <w:t>Description</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FE83B90" w14:textId="77777777" w:rsidR="00F928FE" w:rsidRPr="00EF53D4" w:rsidRDefault="00F928FE" w:rsidP="004018AB">
            <w:pPr>
              <w:spacing w:line="276" w:lineRule="auto"/>
              <w:contextualSpacing w:val="0"/>
            </w:pPr>
            <w:r w:rsidRPr="00EF53D4">
              <w:t>Fraction of non-renewable status of woody biomass fuel during year y,</w:t>
            </w:r>
          </w:p>
          <w:p w14:paraId="2B41C122" w14:textId="77777777" w:rsidR="00F928FE" w:rsidRPr="00EF53D4" w:rsidRDefault="00F928FE" w:rsidP="004018AB">
            <w:pPr>
              <w:spacing w:line="276" w:lineRule="auto"/>
              <w:contextualSpacing w:val="0"/>
            </w:pPr>
          </w:p>
        </w:tc>
      </w:tr>
      <w:tr w:rsidR="00F928FE" w:rsidRPr="00EF53D4" w14:paraId="5CBBFFA8" w14:textId="77777777" w:rsidTr="004018AB">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6C4848A" w14:textId="77777777" w:rsidR="00F928FE" w:rsidRPr="0083597E" w:rsidRDefault="00F928FE" w:rsidP="004018AB">
            <w:pPr>
              <w:spacing w:line="276" w:lineRule="auto"/>
              <w:contextualSpacing w:val="0"/>
              <w:rPr>
                <w:color w:val="FFFFFF" w:themeColor="background1"/>
              </w:rPr>
            </w:pPr>
            <w:r w:rsidRPr="0083597E">
              <w:rPr>
                <w:color w:val="FFFFFF" w:themeColor="background1"/>
              </w:rPr>
              <w:t>Source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C1D57BF" w14:textId="77777777" w:rsidR="00F928FE" w:rsidRPr="00EF53D4" w:rsidRDefault="00F928FE" w:rsidP="004018AB">
            <w:pPr>
              <w:spacing w:line="276" w:lineRule="auto"/>
              <w:contextualSpacing w:val="0"/>
            </w:pPr>
            <w:r w:rsidRPr="00EF53D4">
              <w:t>CDM Tool 3</w:t>
            </w:r>
            <w:r>
              <w:t>3</w:t>
            </w:r>
            <w:r w:rsidRPr="00EF53D4">
              <w:t xml:space="preserve">: </w:t>
            </w:r>
            <w:r>
              <w:t>v03.0 Default values for common parameters</w:t>
            </w:r>
          </w:p>
        </w:tc>
      </w:tr>
      <w:tr w:rsidR="00F928FE" w:rsidRPr="00EF53D4" w14:paraId="301F8124" w14:textId="77777777" w:rsidTr="004018AB">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34BBA3E" w14:textId="77777777" w:rsidR="00F928FE" w:rsidRPr="0083597E" w:rsidRDefault="00F928FE" w:rsidP="004018AB">
            <w:pPr>
              <w:spacing w:line="276" w:lineRule="auto"/>
              <w:contextualSpacing w:val="0"/>
              <w:rPr>
                <w:color w:val="FFFFFF" w:themeColor="background1"/>
              </w:rPr>
            </w:pPr>
            <w:r w:rsidRPr="0083597E">
              <w:rPr>
                <w:color w:val="FFFFFF" w:themeColor="background1"/>
              </w:rPr>
              <w:t>Value(s) applied</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B34B563" w14:textId="77777777" w:rsidR="00F928FE" w:rsidRPr="00EF53D4" w:rsidRDefault="00F928FE" w:rsidP="004018AB">
            <w:pPr>
              <w:spacing w:line="276" w:lineRule="auto"/>
              <w:contextualSpacing w:val="0"/>
            </w:pPr>
            <w:r w:rsidRPr="00EF53D4">
              <w:t>3</w:t>
            </w:r>
            <w:r>
              <w:t>5</w:t>
            </w:r>
            <w:r w:rsidRPr="00EF53D4">
              <w:t>%</w:t>
            </w:r>
          </w:p>
        </w:tc>
      </w:tr>
      <w:tr w:rsidR="00F928FE" w:rsidRPr="00EF53D4" w14:paraId="35F815B8" w14:textId="77777777" w:rsidTr="004018AB">
        <w:trPr>
          <w:trHeight w:val="248"/>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3AA0464" w14:textId="48F5F264" w:rsidR="00F928FE" w:rsidRPr="0083597E" w:rsidRDefault="00F928FE" w:rsidP="004018AB">
            <w:pPr>
              <w:spacing w:line="276" w:lineRule="auto"/>
              <w:contextualSpacing w:val="0"/>
              <w:rPr>
                <w:color w:val="FFFFFF" w:themeColor="background1"/>
              </w:rPr>
            </w:pPr>
            <w:r w:rsidRPr="0083597E">
              <w:rPr>
                <w:color w:val="FFFFFF" w:themeColor="background1"/>
              </w:rPr>
              <w:t>Measurement methods and procedures </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C7740A6" w14:textId="77777777" w:rsidR="00F928FE" w:rsidRPr="00EF53D4" w:rsidRDefault="00F928FE" w:rsidP="004018AB">
            <w:pPr>
              <w:spacing w:line="276" w:lineRule="auto"/>
              <w:contextualSpacing w:val="0"/>
            </w:pPr>
            <w:r w:rsidRPr="00EF53D4">
              <w:t xml:space="preserve">Default value </w:t>
            </w:r>
            <w:r>
              <w:t xml:space="preserve">at national level </w:t>
            </w:r>
            <w:r w:rsidRPr="00EF53D4">
              <w:t>as per the TOOL3</w:t>
            </w:r>
            <w:r>
              <w:t>3 (section 5.5.18, table 3, Ghana)</w:t>
            </w:r>
            <w:r w:rsidRPr="00EF53D4">
              <w:t> </w:t>
            </w:r>
          </w:p>
        </w:tc>
      </w:tr>
      <w:tr w:rsidR="0083597E" w:rsidRPr="00EF53D4" w14:paraId="7A860B08" w14:textId="77777777" w:rsidTr="007B7413">
        <w:trPr>
          <w:trHeight w:val="248"/>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46A33D07" w14:textId="5538A007" w:rsidR="0083597E" w:rsidRPr="0083597E" w:rsidRDefault="0083597E" w:rsidP="0083597E">
            <w:pPr>
              <w:spacing w:line="276" w:lineRule="auto"/>
              <w:contextualSpacing w:val="0"/>
              <w:rPr>
                <w:color w:val="FFFFFF" w:themeColor="background1"/>
              </w:rPr>
            </w:pPr>
            <w:r w:rsidRPr="00A10B8A">
              <w:rPr>
                <w:rFonts w:asciiTheme="minorHAnsi" w:hAnsiTheme="minorHAnsi"/>
                <w:color w:val="FFFFFF" w:themeColor="background1"/>
              </w:rPr>
              <w:t>Monitoring frequency</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tcPr>
          <w:p w14:paraId="7F690231" w14:textId="3B087865" w:rsidR="0083597E" w:rsidRPr="00EF53D4" w:rsidRDefault="0083597E" w:rsidP="0083597E">
            <w:pPr>
              <w:spacing w:line="276" w:lineRule="auto"/>
              <w:contextualSpacing w:val="0"/>
            </w:pPr>
            <w:r>
              <w:rPr>
                <w:color w:val="4D4D4B"/>
                <w:szCs w:val="22"/>
              </w:rPr>
              <w:t>Updated bienn</w:t>
            </w:r>
            <w:r w:rsidR="00C53942">
              <w:rPr>
                <w:color w:val="4D4D4B"/>
                <w:szCs w:val="22"/>
              </w:rPr>
              <w:t>i</w:t>
            </w:r>
            <w:r>
              <w:rPr>
                <w:color w:val="4D4D4B"/>
                <w:szCs w:val="22"/>
              </w:rPr>
              <w:t>a</w:t>
            </w:r>
            <w:r w:rsidR="00C53942">
              <w:rPr>
                <w:color w:val="4D4D4B"/>
                <w:szCs w:val="22"/>
              </w:rPr>
              <w:t>l</w:t>
            </w:r>
            <w:r>
              <w:rPr>
                <w:color w:val="4D4D4B"/>
                <w:szCs w:val="22"/>
              </w:rPr>
              <w:t xml:space="preserve">ly or at each monitoring period </w:t>
            </w:r>
          </w:p>
        </w:tc>
      </w:tr>
      <w:tr w:rsidR="0083597E" w:rsidRPr="00EF53D4" w14:paraId="5FCE8030" w14:textId="77777777" w:rsidTr="007B7413">
        <w:trPr>
          <w:trHeight w:val="248"/>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292DC5DC" w14:textId="18F5775A" w:rsidR="0083597E" w:rsidRPr="0083597E" w:rsidRDefault="0083597E" w:rsidP="0083597E">
            <w:pPr>
              <w:spacing w:line="276" w:lineRule="auto"/>
              <w:contextualSpacing w:val="0"/>
              <w:rPr>
                <w:color w:val="FFFFFF" w:themeColor="background1"/>
              </w:rPr>
            </w:pPr>
            <w:r w:rsidRPr="00A10B8A">
              <w:rPr>
                <w:rFonts w:asciiTheme="minorHAnsi" w:hAnsiTheme="minorHAnsi"/>
                <w:color w:val="FFFFFF" w:themeColor="background1"/>
              </w:rPr>
              <w:t>QA/QC procedures</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tcPr>
          <w:p w14:paraId="5C0C52BA" w14:textId="28419250" w:rsidR="0083597E" w:rsidRPr="00EF53D4" w:rsidRDefault="0083597E" w:rsidP="0083597E">
            <w:pPr>
              <w:spacing w:line="276" w:lineRule="auto"/>
              <w:contextualSpacing w:val="0"/>
            </w:pPr>
            <w:r>
              <w:rPr>
                <w:color w:val="4D4D4B"/>
                <w:szCs w:val="22"/>
              </w:rPr>
              <w:t>Requirements of the CDM TOOL3</w:t>
            </w:r>
            <w:r w:rsidR="001F3F51">
              <w:rPr>
                <w:color w:val="4D4D4B"/>
                <w:szCs w:val="22"/>
              </w:rPr>
              <w:t>3</w:t>
            </w:r>
          </w:p>
        </w:tc>
      </w:tr>
      <w:tr w:rsidR="00F928FE" w:rsidRPr="00EF53D4" w14:paraId="33EABAD5" w14:textId="77777777" w:rsidTr="004018AB">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965FF9A" w14:textId="77777777" w:rsidR="00F928FE" w:rsidRPr="0083597E" w:rsidRDefault="00F928FE" w:rsidP="004018AB">
            <w:pPr>
              <w:spacing w:line="276" w:lineRule="auto"/>
              <w:contextualSpacing w:val="0"/>
              <w:rPr>
                <w:color w:val="FFFFFF" w:themeColor="background1"/>
              </w:rPr>
            </w:pPr>
            <w:r w:rsidRPr="0083597E">
              <w:rPr>
                <w:color w:val="FFFFFF" w:themeColor="background1"/>
              </w:rPr>
              <w:t>Purpose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90B5C90" w14:textId="77777777" w:rsidR="00F928FE" w:rsidRPr="00EF53D4" w:rsidRDefault="00F928FE" w:rsidP="004018AB">
            <w:pPr>
              <w:spacing w:line="276" w:lineRule="auto"/>
              <w:contextualSpacing w:val="0"/>
            </w:pPr>
            <w:r w:rsidRPr="00EF53D4">
              <w:t>To calculate baseline emission</w:t>
            </w:r>
          </w:p>
        </w:tc>
      </w:tr>
    </w:tbl>
    <w:p w14:paraId="1C325564" w14:textId="77777777" w:rsidR="00F928FE" w:rsidRDefault="00F928FE" w:rsidP="000A3FF1">
      <w:pPr>
        <w:spacing w:after="0"/>
        <w:rPr>
          <w:lang w:val="en-GB"/>
        </w:rPr>
      </w:pP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4589D5A3"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4668D77"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4D4E07B0" w14:textId="0F185E99" w:rsidR="004D0A8A" w:rsidRPr="00D95795" w:rsidRDefault="00323E98"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color w:val="4D4D4B"/>
                <w:szCs w:val="22"/>
              </w:rPr>
              <w:t xml:space="preserve">ICS 20: </w:t>
            </w:r>
            <w:proofErr w:type="spellStart"/>
            <w:proofErr w:type="gramStart"/>
            <w:r w:rsidR="004D0A8A">
              <w:rPr>
                <w:color w:val="4D4D4B"/>
                <w:szCs w:val="22"/>
              </w:rPr>
              <w:t>SFS</w:t>
            </w:r>
            <w:r w:rsidR="004D0A8A">
              <w:rPr>
                <w:color w:val="4D4D4B"/>
                <w:szCs w:val="22"/>
                <w:vertAlign w:val="subscript"/>
              </w:rPr>
              <w:t>b,p</w:t>
            </w:r>
            <w:proofErr w:type="gramEnd"/>
            <w:r w:rsidR="004D0A8A">
              <w:rPr>
                <w:color w:val="4D4D4B"/>
                <w:szCs w:val="22"/>
                <w:vertAlign w:val="subscript"/>
              </w:rPr>
              <w:t>,y</w:t>
            </w:r>
            <w:proofErr w:type="spellEnd"/>
          </w:p>
        </w:tc>
      </w:tr>
      <w:tr w:rsidR="004D0A8A" w:rsidRPr="00355EF5" w14:paraId="3DB1091C"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3D59AD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44A30985" w14:textId="77777777" w:rsidR="004D0A8A" w:rsidRPr="00355EF5" w:rsidRDefault="004D0A8A" w:rsidP="00992AF1">
            <w:pPr>
              <w:spacing w:after="12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Tons/HH/day</w:t>
            </w:r>
          </w:p>
        </w:tc>
      </w:tr>
      <w:tr w:rsidR="004D0A8A" w:rsidRPr="00355EF5" w14:paraId="62C8D26E"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BB75030"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28C132F" w14:textId="77777777" w:rsidR="004D0A8A" w:rsidRPr="00D95795"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Specific fuel saving for an individual project technology of baseline b/project p pair in the year y </w:t>
            </w:r>
          </w:p>
        </w:tc>
      </w:tr>
      <w:tr w:rsidR="004D0A8A" w:rsidRPr="00355EF5" w14:paraId="4C3548D0"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D3DB66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538C6616" w14:textId="77777777" w:rsidR="004D0A8A" w:rsidRPr="00D95795"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Calculated from P</w:t>
            </w:r>
            <w:r w:rsidRPr="00817CA1">
              <w:rPr>
                <w:color w:val="4D4D4B"/>
                <w:szCs w:val="22"/>
              </w:rPr>
              <w:t xml:space="preserve">b, y </w:t>
            </w:r>
            <w:r>
              <w:rPr>
                <w:color w:val="4D4D4B"/>
                <w:szCs w:val="22"/>
              </w:rPr>
              <w:t>and P</w:t>
            </w:r>
            <w:r w:rsidRPr="00817CA1">
              <w:rPr>
                <w:color w:val="4D4D4B"/>
                <w:szCs w:val="22"/>
              </w:rPr>
              <w:t>p, y</w:t>
            </w:r>
            <w:r>
              <w:rPr>
                <w:color w:val="4D4D4B"/>
                <w:szCs w:val="22"/>
              </w:rPr>
              <w:t xml:space="preserve">, to obtain the savings of fuel in tons per household per day </w:t>
            </w:r>
          </w:p>
        </w:tc>
      </w:tr>
      <w:tr w:rsidR="004D0A8A" w:rsidRPr="00355EF5" w14:paraId="33BC5F89"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3371FD7"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64CD517F" w14:textId="4A58B4F6" w:rsidR="004D0A8A" w:rsidRPr="00D95795" w:rsidRDefault="00A023CF"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0.0009</w:t>
            </w:r>
          </w:p>
        </w:tc>
      </w:tr>
      <w:tr w:rsidR="004D0A8A" w:rsidRPr="00355EF5" w14:paraId="1F7D534C"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5CA9E1E9"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7C4C8AFF" w14:textId="77777777" w:rsidR="004D0A8A" w:rsidRPr="00D95795"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Kitchen Performance Field test. </w:t>
            </w:r>
          </w:p>
        </w:tc>
      </w:tr>
      <w:tr w:rsidR="004D0A8A" w:rsidRPr="00355EF5" w14:paraId="28742AB0"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25F14B6D"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34E74CA5" w14:textId="77777777" w:rsidR="004D0A8A" w:rsidRPr="00D95795"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Updated every two years </w:t>
            </w:r>
          </w:p>
        </w:tc>
      </w:tr>
      <w:tr w:rsidR="004D0A8A" w:rsidRPr="00355EF5" w14:paraId="47591CB8"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B966620"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23D89858"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Cross-check with proportional efficiency of baseline and project technology. </w:t>
            </w:r>
          </w:p>
        </w:tc>
      </w:tr>
      <w:tr w:rsidR="004D0A8A" w:rsidRPr="00355EF5" w14:paraId="07632847"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0AF93E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2AC94B86"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calculate emission reductions </w:t>
            </w:r>
          </w:p>
        </w:tc>
      </w:tr>
      <w:tr w:rsidR="004D0A8A" w:rsidRPr="00355EF5" w14:paraId="506E1901"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20CE20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434886F4" w14:textId="77777777" w:rsidR="004D0A8A" w:rsidRPr="00817CA1"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N/A</w:t>
            </w:r>
          </w:p>
        </w:tc>
      </w:tr>
    </w:tbl>
    <w:p w14:paraId="2AC22E74" w14:textId="77777777" w:rsidR="004D0A8A" w:rsidRDefault="004D0A8A" w:rsidP="000A3FF1">
      <w:pPr>
        <w:spacing w:after="0"/>
        <w:rPr>
          <w:lang w:val="en-GB"/>
        </w:rPr>
      </w:pP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0DD9DA1A"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67CF1FA"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325BFBDB" w14:textId="0CD5DFA7" w:rsidR="004D0A8A" w:rsidRPr="00817CA1" w:rsidRDefault="00323E98"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color w:val="4D4D4B"/>
                <w:szCs w:val="22"/>
              </w:rPr>
              <w:t xml:space="preserve">ICS 26: </w:t>
            </w:r>
            <w:proofErr w:type="spellStart"/>
            <w:proofErr w:type="gramStart"/>
            <w:r w:rsidR="004D0A8A">
              <w:rPr>
                <w:color w:val="4D4D4B"/>
                <w:szCs w:val="22"/>
              </w:rPr>
              <w:t>U</w:t>
            </w:r>
            <w:r w:rsidR="004D0A8A">
              <w:rPr>
                <w:color w:val="4D4D4B"/>
                <w:szCs w:val="22"/>
                <w:vertAlign w:val="subscript"/>
              </w:rPr>
              <w:t>p,y</w:t>
            </w:r>
            <w:proofErr w:type="spellEnd"/>
            <w:proofErr w:type="gramEnd"/>
          </w:p>
        </w:tc>
      </w:tr>
      <w:tr w:rsidR="004D0A8A" w:rsidRPr="00355EF5" w14:paraId="0AEEEEDC"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990CD3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Unit</w:t>
            </w:r>
          </w:p>
        </w:tc>
        <w:tc>
          <w:tcPr>
            <w:tcW w:w="3479" w:type="pct"/>
          </w:tcPr>
          <w:p w14:paraId="431EAD66"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Fraction or %</w:t>
            </w:r>
          </w:p>
        </w:tc>
      </w:tr>
      <w:tr w:rsidR="004D0A8A" w:rsidRPr="00355EF5" w14:paraId="5D838BCA"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B4E285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06F6BB3" w14:textId="7696C5ED" w:rsidR="004D0A8A" w:rsidRPr="00817CA1" w:rsidRDefault="000D4F15"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Weighted average </w:t>
            </w:r>
            <w:r w:rsidR="00020C7B">
              <w:rPr>
                <w:color w:val="4D4D4B"/>
                <w:szCs w:val="22"/>
              </w:rPr>
              <w:t>usage rate in project scenario p during year y</w:t>
            </w:r>
            <w:r w:rsidR="004D0A8A">
              <w:rPr>
                <w:color w:val="4D4D4B"/>
                <w:szCs w:val="22"/>
              </w:rPr>
              <w:t xml:space="preserve"> </w:t>
            </w:r>
          </w:p>
        </w:tc>
      </w:tr>
      <w:tr w:rsidR="004D0A8A" w:rsidRPr="00355EF5" w14:paraId="1BB216BC"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A96B574"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4D19425B" w14:textId="77777777" w:rsidR="00570B90" w:rsidRDefault="00570B90" w:rsidP="00570B90">
            <w:pPr>
              <w:pStyle w:val="Default"/>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Measured based on a representative sample. </w:t>
            </w:r>
          </w:p>
          <w:p w14:paraId="22BBDA4A" w14:textId="12A9C4C2" w:rsidR="004D0A8A" w:rsidRPr="00817CA1" w:rsidRDefault="00570B90" w:rsidP="00570B90">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This value is obtained from results of</w:t>
            </w:r>
            <w:r w:rsidR="00A552CB">
              <w:rPr>
                <w:color w:val="4D4D4B"/>
                <w:szCs w:val="22"/>
              </w:rPr>
              <w:t xml:space="preserve"> </w:t>
            </w:r>
            <w:r w:rsidR="00020C7B">
              <w:rPr>
                <w:color w:val="4D4D4B"/>
                <w:szCs w:val="22"/>
              </w:rPr>
              <w:t>usage</w:t>
            </w:r>
            <w:r>
              <w:rPr>
                <w:color w:val="4D4D4B"/>
                <w:szCs w:val="22"/>
              </w:rPr>
              <w:t xml:space="preserve"> surveys (random representative sample surveyed) </w:t>
            </w:r>
          </w:p>
        </w:tc>
      </w:tr>
      <w:tr w:rsidR="004D0A8A" w:rsidRPr="00355EF5" w14:paraId="469150C5"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A1EF99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159369F"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CC3594"/>
                <w:szCs w:val="22"/>
              </w:rPr>
            </w:pPr>
            <w:r>
              <w:rPr>
                <w:color w:val="4D4D4B"/>
                <w:szCs w:val="22"/>
              </w:rPr>
              <w:t xml:space="preserve">To be </w:t>
            </w:r>
            <w:r w:rsidRPr="00817CA1">
              <w:rPr>
                <w:color w:val="515151" w:themeColor="text1"/>
                <w:szCs w:val="22"/>
              </w:rPr>
              <w:t xml:space="preserve">calculated, capped to a 90% usage rate as per Gold Standard usage rate good practice requirement </w:t>
            </w:r>
          </w:p>
        </w:tc>
      </w:tr>
      <w:tr w:rsidR="004D0A8A" w:rsidRPr="00355EF5" w14:paraId="2BF809E3"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4FD47BB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259A253F" w14:textId="77777777" w:rsidR="004D0A8A"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Pr>
                <w:color w:val="4D4D4B"/>
                <w:szCs w:val="22"/>
              </w:rPr>
              <w:t xml:space="preserve">To be calculated on annual </w:t>
            </w:r>
            <w:r w:rsidRPr="00817CA1">
              <w:rPr>
                <w:color w:val="515151" w:themeColor="text1"/>
                <w:szCs w:val="22"/>
              </w:rPr>
              <w:t xml:space="preserve">surveys as per Gold Standard usage rate guidelines. </w:t>
            </w:r>
          </w:p>
          <w:p w14:paraId="2593A39A"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Sampling surveys (remote or physical) may be conducted to record the continued operation of project devices. </w:t>
            </w:r>
          </w:p>
        </w:tc>
      </w:tr>
      <w:tr w:rsidR="004D0A8A" w:rsidRPr="00355EF5" w14:paraId="2C6982BC"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65A0131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490A54F1"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Annual</w:t>
            </w:r>
          </w:p>
        </w:tc>
      </w:tr>
      <w:tr w:rsidR="004D0A8A" w:rsidRPr="00355EF5" w14:paraId="4345786D"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66C9305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4F4FCBAD"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Direct contact with household representatives by PP or a representative. </w:t>
            </w:r>
          </w:p>
        </w:tc>
      </w:tr>
      <w:tr w:rsidR="004D0A8A" w:rsidRPr="00355EF5" w14:paraId="1F46E426"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B29B980"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6ABE3D69"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calculate emission reductions </w:t>
            </w:r>
          </w:p>
        </w:tc>
      </w:tr>
      <w:tr w:rsidR="004D0A8A" w:rsidRPr="00355EF5" w14:paraId="55533B2B"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DAB5B12"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31D1B681"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CC3594"/>
                <w:szCs w:val="22"/>
              </w:rPr>
            </w:pPr>
            <w:r w:rsidRPr="00817CA1">
              <w:rPr>
                <w:color w:val="515151" w:themeColor="text1"/>
                <w:szCs w:val="22"/>
              </w:rPr>
              <w:t xml:space="preserve">A project technology is classified as “use” and “non-use project technology”. A project will be considered “use project technology” when used to cook at least 7 meals per week. </w:t>
            </w:r>
          </w:p>
        </w:tc>
      </w:tr>
    </w:tbl>
    <w:p w14:paraId="7511C552" w14:textId="77777777" w:rsidR="004D0A8A" w:rsidRDefault="004D0A8A" w:rsidP="000A3FF1">
      <w:pPr>
        <w:spacing w:after="0"/>
        <w:rPr>
          <w:lang w:val="en-GB"/>
        </w:rPr>
      </w:pP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0EB05D2E"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5CBDFC9"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39550BBE" w14:textId="32E2846C" w:rsidR="004D0A8A" w:rsidRPr="00817CA1" w:rsidRDefault="00323E98"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color w:val="4D4D4B"/>
                <w:szCs w:val="22"/>
                <w:lang w:val="en-US"/>
              </w:rPr>
              <w:t xml:space="preserve">ICS 27: </w:t>
            </w:r>
            <w:proofErr w:type="spellStart"/>
            <w:r w:rsidR="00592602" w:rsidRPr="00592602">
              <w:rPr>
                <w:color w:val="4D4D4B"/>
                <w:szCs w:val="22"/>
                <w:lang w:val="en-US"/>
              </w:rPr>
              <w:t>Nb,p,y</w:t>
            </w:r>
            <w:proofErr w:type="spellEnd"/>
          </w:p>
        </w:tc>
      </w:tr>
      <w:tr w:rsidR="004D0A8A" w:rsidRPr="00355EF5" w14:paraId="26BDCB89"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EF3696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7B2071E1"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Days</w:t>
            </w:r>
          </w:p>
        </w:tc>
      </w:tr>
      <w:tr w:rsidR="004D0A8A" w:rsidRPr="00355EF5" w14:paraId="08E3580C"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A3617EA"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68406158" w14:textId="2F0058F3"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Number of project </w:t>
            </w:r>
            <w:r w:rsidR="00BA5ADE">
              <w:rPr>
                <w:color w:val="4D4D4B"/>
                <w:szCs w:val="22"/>
              </w:rPr>
              <w:t>stove</w:t>
            </w:r>
            <w:r>
              <w:rPr>
                <w:color w:val="4D4D4B"/>
                <w:szCs w:val="22"/>
              </w:rPr>
              <w:t xml:space="preserve">-days included in the project database for baseline b/project p pair in year y </w:t>
            </w:r>
          </w:p>
        </w:tc>
      </w:tr>
      <w:tr w:rsidR="004D0A8A" w:rsidRPr="00355EF5" w14:paraId="191C6448"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4B5672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0E421B42" w14:textId="3B6125F0" w:rsidR="004D0A8A" w:rsidRPr="00817CA1" w:rsidRDefault="00D21806"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sidRPr="00D21806">
              <w:rPr>
                <w:color w:val="4D4D4B"/>
                <w:szCs w:val="22"/>
                <w:lang w:val="en-US"/>
              </w:rPr>
              <w:t>Calculated from the Project databas</w:t>
            </w:r>
            <w:r w:rsidR="00592602">
              <w:rPr>
                <w:color w:val="4D4D4B"/>
                <w:szCs w:val="22"/>
                <w:lang w:val="en-US"/>
              </w:rPr>
              <w:t>e</w:t>
            </w:r>
          </w:p>
        </w:tc>
      </w:tr>
      <w:tr w:rsidR="004D0A8A" w:rsidRPr="00355EF5" w14:paraId="05BCC5FD"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13FE58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B56A320" w14:textId="3905DF91" w:rsidR="004D0A8A" w:rsidRPr="00817CA1" w:rsidRDefault="00112080"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CC3594"/>
                <w:szCs w:val="22"/>
              </w:rPr>
            </w:pPr>
            <w:r>
              <w:rPr>
                <w:color w:val="515151" w:themeColor="text1"/>
                <w:szCs w:val="22"/>
              </w:rPr>
              <w:t>365</w:t>
            </w:r>
          </w:p>
        </w:tc>
      </w:tr>
      <w:tr w:rsidR="004D0A8A" w:rsidRPr="00355EF5" w14:paraId="6BC18518"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360439B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5B266A1B"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Number of ICS distributed and listed in the Monitoring Database </w:t>
            </w:r>
          </w:p>
        </w:tc>
      </w:tr>
      <w:tr w:rsidR="004D0A8A" w:rsidRPr="00355EF5" w14:paraId="4FE9F179"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7A1BCA26"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17270B51" w14:textId="18F942DA" w:rsidR="004D0A8A" w:rsidRPr="00355EF5" w:rsidRDefault="00D21806"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Calculated annually</w:t>
            </w:r>
          </w:p>
        </w:tc>
      </w:tr>
      <w:tr w:rsidR="004D0A8A" w:rsidRPr="00355EF5" w14:paraId="73F32BBA"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CE1A0F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56EA4202"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Transparent data analysis and reporting</w:t>
            </w:r>
          </w:p>
        </w:tc>
      </w:tr>
      <w:tr w:rsidR="004D0A8A" w:rsidRPr="00355EF5" w14:paraId="1A4EB485"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2E17914"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Purpose of data</w:t>
            </w:r>
          </w:p>
        </w:tc>
        <w:tc>
          <w:tcPr>
            <w:tcW w:w="3479" w:type="pct"/>
          </w:tcPr>
          <w:p w14:paraId="2EEECD82"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calculate emission reductions </w:t>
            </w:r>
          </w:p>
        </w:tc>
      </w:tr>
      <w:tr w:rsidR="004D0A8A" w:rsidRPr="00355EF5" w14:paraId="2A10B4CA"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86FFFF2"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5BBAD881" w14:textId="1A881C2B" w:rsidR="004D0A8A" w:rsidRPr="00BA5ADE" w:rsidRDefault="004D0A8A" w:rsidP="00BA5ADE">
            <w:pPr>
              <w:pStyle w:val="Default"/>
              <w:spacing w:after="200"/>
              <w:cnfStyle w:val="000000000000" w:firstRow="0" w:lastRow="0" w:firstColumn="0" w:lastColumn="0" w:oddVBand="0" w:evenVBand="0" w:oddHBand="0" w:evenHBand="0" w:firstRowFirstColumn="0" w:firstRowLastColumn="0" w:lastRowFirstColumn="0" w:lastRowLastColumn="0"/>
              <w:rPr>
                <w:szCs w:val="22"/>
              </w:rPr>
            </w:pPr>
            <w:r>
              <w:rPr>
                <w:color w:val="4D4D4B"/>
                <w:szCs w:val="22"/>
              </w:rPr>
              <w:t xml:space="preserve">ICS included in the project shall have dedicated serial number to be included in the monitoring database and the emissions reductions will be calculated from </w:t>
            </w:r>
            <w:r w:rsidR="00BA5ADE">
              <w:rPr>
                <w:color w:val="4D4D4B"/>
                <w:szCs w:val="22"/>
              </w:rPr>
              <w:t>the usage date</w:t>
            </w:r>
            <w:r>
              <w:rPr>
                <w:color w:val="4D4D4B"/>
                <w:szCs w:val="22"/>
              </w:rPr>
              <w:t xml:space="preserve">. </w:t>
            </w:r>
          </w:p>
        </w:tc>
      </w:tr>
    </w:tbl>
    <w:p w14:paraId="5DF480BF" w14:textId="77777777" w:rsidR="004D0A8A" w:rsidRDefault="004D0A8A" w:rsidP="004D0A8A">
      <w:pPr>
        <w:rPr>
          <w:lang w:val="en-GB"/>
        </w:rPr>
      </w:pP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199CFD06"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7FC17A6"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6D24033C" w14:textId="56FEF219" w:rsidR="004D0A8A" w:rsidRPr="00817CA1" w:rsidRDefault="00323E98"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ICS 16: </w:t>
            </w:r>
            <w:r w:rsidR="000909C2">
              <w:rPr>
                <w:color w:val="4D4D4B"/>
                <w:szCs w:val="22"/>
              </w:rPr>
              <w:t>Presence of stove stacking</w:t>
            </w:r>
          </w:p>
        </w:tc>
      </w:tr>
      <w:tr w:rsidR="004D0A8A" w:rsidRPr="00355EF5" w14:paraId="2C88CD9B"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6A39C22"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3DA98CBC" w14:textId="188D5AE6" w:rsidR="004D0A8A" w:rsidRPr="00355EF5" w:rsidRDefault="001C4332"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4D0A8A" w:rsidRPr="00355EF5" w14:paraId="24B026BA"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7448DD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3C019B50"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Descriptive statistics of the presence and usage practices of baseline- and other non-project-technology by project technology end users </w:t>
            </w:r>
          </w:p>
        </w:tc>
      </w:tr>
      <w:tr w:rsidR="004D0A8A" w:rsidRPr="00355EF5" w14:paraId="60E6E357"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4CA7F2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377D670B" w14:textId="02AD487A" w:rsidR="004D0A8A" w:rsidRPr="00817CA1" w:rsidRDefault="00BA5ADE"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Monitoring s</w:t>
            </w:r>
            <w:r w:rsidR="004D0A8A">
              <w:rPr>
                <w:color w:val="4D4D4B"/>
                <w:szCs w:val="22"/>
              </w:rPr>
              <w:t>urvey</w:t>
            </w:r>
            <w:r>
              <w:rPr>
                <w:color w:val="4D4D4B"/>
                <w:szCs w:val="22"/>
              </w:rPr>
              <w:t>s</w:t>
            </w:r>
          </w:p>
        </w:tc>
      </w:tr>
      <w:tr w:rsidR="004D0A8A" w:rsidRPr="00355EF5" w14:paraId="6EB9AD80"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4AC7259"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6AB8FD5"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be monitored </w:t>
            </w:r>
          </w:p>
        </w:tc>
      </w:tr>
      <w:tr w:rsidR="004D0A8A" w:rsidRPr="00355EF5" w14:paraId="5C80588A"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64420082"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531A628D" w14:textId="77777777" w:rsidR="004D0A8A"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Remote or physical survey. </w:t>
            </w:r>
          </w:p>
          <w:p w14:paraId="3643A792"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Verify if there is a stacking of technology on the household </w:t>
            </w:r>
          </w:p>
        </w:tc>
      </w:tr>
      <w:tr w:rsidR="004D0A8A" w:rsidRPr="00355EF5" w14:paraId="2DAA3CE7"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42D1916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7CC506FE"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Annual</w:t>
            </w:r>
          </w:p>
        </w:tc>
      </w:tr>
      <w:tr w:rsidR="004D0A8A" w:rsidRPr="00355EF5" w14:paraId="092803A9"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6EF42DB"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44B2CDFD" w14:textId="77777777" w:rsidR="00BA5ADE" w:rsidRDefault="00BA5ADE" w:rsidP="00BA5ADE">
            <w:pPr>
              <w:pStyle w:val="Default"/>
              <w:cnfStyle w:val="000000000000" w:firstRow="0" w:lastRow="0" w:firstColumn="0" w:lastColumn="0" w:oddVBand="0" w:evenVBand="0" w:oddHBand="0" w:evenHBand="0" w:firstRowFirstColumn="0" w:firstRowLastColumn="0" w:lastRowFirstColumn="0" w:lastRowLastColumn="0"/>
              <w:rPr>
                <w:szCs w:val="22"/>
              </w:rPr>
            </w:pPr>
            <w:r>
              <w:rPr>
                <w:color w:val="4D4D4B"/>
                <w:szCs w:val="22"/>
              </w:rPr>
              <w:t xml:space="preserve">The QA/QC measures for estimating the usage of pre-project stoves involve thorough verification by field agents. They cross-check the end-users' declarations through physical inspections of kitchen setups. During these visits, all existing cookstoves, including those beyond the project's scope, are documented to determine their usage rates. Agents inquire about the frequency of use for each cooking device present in households and record this information in the monitoring survey. Instances where cooking devices are found but confirmed as non-functional by the end-users should be noted in the comment section of the survey </w:t>
            </w:r>
          </w:p>
          <w:p w14:paraId="53E4BCB3" w14:textId="4CC2199B"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p>
        </w:tc>
      </w:tr>
      <w:tr w:rsidR="004D0A8A" w:rsidRPr="00355EF5" w14:paraId="2049A523"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F211BB2"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14306970"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To adjust the project data for emission reduction calculation</w:t>
            </w:r>
          </w:p>
        </w:tc>
      </w:tr>
      <w:tr w:rsidR="004D0A8A" w:rsidRPr="00355EF5" w14:paraId="79F0CC2A"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450F31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5336629A" w14:textId="77777777" w:rsidR="00BA5ADE" w:rsidRDefault="00BA5ADE" w:rsidP="00BA5ADE">
            <w:pPr>
              <w:pStyle w:val="Default"/>
              <w:cnfStyle w:val="000000000000" w:firstRow="0" w:lastRow="0" w:firstColumn="0" w:lastColumn="0" w:oddVBand="0" w:evenVBand="0" w:oddHBand="0" w:evenHBand="0" w:firstRowFirstColumn="0" w:firstRowLastColumn="0" w:lastRowFirstColumn="0" w:lastRowLastColumn="0"/>
              <w:rPr>
                <w:szCs w:val="22"/>
              </w:rPr>
            </w:pPr>
            <w:r>
              <w:rPr>
                <w:color w:val="4D4D4B"/>
                <w:szCs w:val="22"/>
              </w:rPr>
              <w:t xml:space="preserve">Monitoring takes place during ordinary time (if there is a festival, funeral, or anything else out of the ordinary planned, the monitoring should be delayed). </w:t>
            </w:r>
          </w:p>
          <w:p w14:paraId="708A050E" w14:textId="4D5D2C5F"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p>
        </w:tc>
      </w:tr>
    </w:tbl>
    <w:p w14:paraId="25D55E9F" w14:textId="77777777" w:rsidR="004D0A8A" w:rsidRDefault="004D0A8A" w:rsidP="004D0A8A">
      <w:pPr>
        <w:rPr>
          <w:lang w:val="en-GB"/>
        </w:rPr>
      </w:pP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0387E2E0"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59BBAE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Data / Parameter</w:t>
            </w:r>
          </w:p>
        </w:tc>
        <w:tc>
          <w:tcPr>
            <w:tcW w:w="3479" w:type="pct"/>
          </w:tcPr>
          <w:p w14:paraId="425CF74B" w14:textId="355C3EF4" w:rsidR="004D0A8A" w:rsidRPr="00817CA1" w:rsidRDefault="00323E98"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Pr>
                <w:color w:val="515151" w:themeColor="text1"/>
                <w:szCs w:val="22"/>
              </w:rPr>
              <w:t xml:space="preserve">ICS 15: </w:t>
            </w:r>
            <w:r w:rsidR="004D0A8A" w:rsidRPr="00817CA1">
              <w:rPr>
                <w:color w:val="515151" w:themeColor="text1"/>
                <w:szCs w:val="22"/>
              </w:rPr>
              <w:t xml:space="preserve">Avoidance of double counting or double claiming among project technology end users </w:t>
            </w:r>
          </w:p>
        </w:tc>
      </w:tr>
      <w:tr w:rsidR="004D0A8A" w:rsidRPr="00355EF5" w14:paraId="16DDB374"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F174AB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0B9965A9" w14:textId="77777777" w:rsidR="004D0A8A" w:rsidRPr="00817CA1"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color w:val="515151" w:themeColor="text1"/>
                <w:lang w:val="en-GB"/>
              </w:rPr>
            </w:pPr>
            <w:r w:rsidRPr="00817CA1">
              <w:rPr>
                <w:color w:val="515151" w:themeColor="text1"/>
                <w:lang w:val="en-GB"/>
              </w:rPr>
              <w:t>N/A</w:t>
            </w:r>
          </w:p>
        </w:tc>
      </w:tr>
      <w:tr w:rsidR="004D0A8A" w:rsidRPr="00355EF5" w14:paraId="3E5E8EFE"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23A1F50"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1AD0266B"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 xml:space="preserve">Evidence of avoidance of double counting or double claiming with project technology end users </w:t>
            </w:r>
          </w:p>
        </w:tc>
      </w:tr>
      <w:tr w:rsidR="004D0A8A" w:rsidRPr="00355EF5" w14:paraId="7FC1393B"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CA081F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69F1E3E8" w14:textId="55FB2B4E"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Descriptive statistics of the presence and usage practices of baseline- and other non-project-technology by project technology end users. Source of data Usage Survey exercise where the use of other stoves, to</w:t>
            </w:r>
            <w:r>
              <w:rPr>
                <w:color w:val="515151" w:themeColor="text1"/>
                <w:szCs w:val="22"/>
              </w:rPr>
              <w:t xml:space="preserve"> </w:t>
            </w:r>
            <w:r w:rsidRPr="00817CA1">
              <w:rPr>
                <w:color w:val="515151" w:themeColor="text1"/>
                <w:szCs w:val="22"/>
              </w:rPr>
              <w:t xml:space="preserve">capture cooking habits and stove usage of households in the region, including quantification of use of baseline devices, by formulating questions and/or collecting evidence to determine the frequency of usage of both the project devices and baseline devices, or monitoring surveys to capture the number of meals cooked. The surveys will be integrated with the usage survey </w:t>
            </w:r>
          </w:p>
        </w:tc>
      </w:tr>
      <w:tr w:rsidR="004D0A8A" w:rsidRPr="00355EF5" w14:paraId="3FAEDEF0"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2BD999A"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2EBA6484"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N/A</w:t>
            </w:r>
          </w:p>
        </w:tc>
      </w:tr>
      <w:tr w:rsidR="004D0A8A" w:rsidRPr="00355EF5" w14:paraId="444F0EF6"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32AB85DD"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793B3F9B" w14:textId="77777777" w:rsidR="004D0A8A"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 xml:space="preserve">Measured upon distribution of ICS by the End-User Agreement </w:t>
            </w:r>
          </w:p>
          <w:p w14:paraId="710412B8"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p>
        </w:tc>
      </w:tr>
      <w:tr w:rsidR="004D0A8A" w:rsidRPr="00355EF5" w14:paraId="7D89B09A"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27FDBF6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4CA553B9"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 xml:space="preserve">Monitored whenever the ICS is delivered to end user </w:t>
            </w:r>
          </w:p>
        </w:tc>
      </w:tr>
      <w:tr w:rsidR="004D0A8A" w:rsidRPr="00355EF5" w14:paraId="2B8BC44A"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6490054"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599E5E12"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 xml:space="preserve">Cross check using general internet search and search of public records of Gold Standard and other voluntary carbon market and carbon mechanisms </w:t>
            </w:r>
          </w:p>
        </w:tc>
      </w:tr>
      <w:tr w:rsidR="004D0A8A" w:rsidRPr="00355EF5" w14:paraId="79755FF4"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BF6060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185113E8"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 xml:space="preserve">Guarantee that the same environmental claim is not claimed by other projects. </w:t>
            </w:r>
          </w:p>
        </w:tc>
      </w:tr>
      <w:tr w:rsidR="004D0A8A" w:rsidRPr="00355EF5" w14:paraId="4E306860"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6EF0815"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3B15CB98"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N/A</w:t>
            </w:r>
          </w:p>
        </w:tc>
      </w:tr>
    </w:tbl>
    <w:p w14:paraId="322102C4" w14:textId="77777777" w:rsidR="004D0A8A" w:rsidRDefault="004D0A8A" w:rsidP="004D0A8A">
      <w:pPr>
        <w:rPr>
          <w:lang w:val="en-GB"/>
        </w:rPr>
      </w:pPr>
    </w:p>
    <w:p w14:paraId="21AB6017" w14:textId="19FFB179" w:rsidR="00F3632E" w:rsidRPr="00817CA1" w:rsidRDefault="00F3632E" w:rsidP="00F3632E">
      <w:pPr>
        <w:rPr>
          <w:b/>
          <w:bCs/>
          <w:lang w:val="en-GB"/>
        </w:rPr>
      </w:pPr>
      <w:r w:rsidRPr="00817CA1">
        <w:rPr>
          <w:b/>
          <w:bCs/>
          <w:lang w:val="en-GB"/>
        </w:rPr>
        <w:t xml:space="preserve">SDG </w:t>
      </w:r>
      <w:r>
        <w:rPr>
          <w:b/>
          <w:bCs/>
          <w:lang w:val="en-GB"/>
        </w:rPr>
        <w:t>1</w:t>
      </w:r>
    </w:p>
    <w:tbl>
      <w:tblPr>
        <w:tblStyle w:val="TableauGrille5Fonc-Accentuation1"/>
        <w:tblpPr w:leftFromText="180" w:rightFromText="180" w:vertAnchor="text" w:horzAnchor="margin" w:tblpY="219"/>
        <w:tblW w:w="4883" w:type="pct"/>
        <w:tblCellMar>
          <w:top w:w="57" w:type="dxa"/>
        </w:tblCellMar>
        <w:tblLook w:val="0680" w:firstRow="0" w:lastRow="0" w:firstColumn="1" w:lastColumn="0" w:noHBand="1" w:noVBand="1"/>
      </w:tblPr>
      <w:tblGrid>
        <w:gridCol w:w="2859"/>
        <w:gridCol w:w="6538"/>
      </w:tblGrid>
      <w:tr w:rsidR="0067508A" w:rsidRPr="00355EF5" w14:paraId="0FB4621E" w14:textId="56D067CD" w:rsidTr="0067508A">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69205D5"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vAlign w:val="center"/>
          </w:tcPr>
          <w:p w14:paraId="251B9DCC" w14:textId="77777777" w:rsidR="0067508A" w:rsidRPr="00BE7BD3" w:rsidRDefault="0067508A" w:rsidP="0067508A">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eastAsia="de-DE"/>
              </w:rPr>
            </w:pPr>
            <w:r w:rsidRPr="00BE7BD3">
              <w:rPr>
                <w:rFonts w:asciiTheme="minorHAnsi" w:hAnsiTheme="minorHAnsi"/>
                <w:lang w:eastAsia="de-DE"/>
              </w:rPr>
              <w:t>GSDM-I1.1.1</w:t>
            </w:r>
          </w:p>
          <w:p w14:paraId="6AF68E0C" w14:textId="70932FE1" w:rsidR="0067508A" w:rsidRPr="00817CA1" w:rsidRDefault="0067508A" w:rsidP="0067508A">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rFonts w:asciiTheme="minorHAnsi" w:hAnsiTheme="minorHAnsi"/>
                <w:lang w:eastAsia="de-DE"/>
              </w:rPr>
              <w:t xml:space="preserve">Financial savings </w:t>
            </w:r>
          </w:p>
        </w:tc>
      </w:tr>
      <w:tr w:rsidR="0067508A" w:rsidRPr="00355EF5" w14:paraId="68E03116" w14:textId="77777777" w:rsidTr="006750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624C0D7"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1B06A477" w14:textId="6E21C691" w:rsidR="0067508A" w:rsidRPr="00355EF5" w:rsidRDefault="0067508A" w:rsidP="006750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USD$</w:t>
            </w:r>
          </w:p>
        </w:tc>
      </w:tr>
      <w:tr w:rsidR="0067508A" w:rsidRPr="00355EF5" w14:paraId="1F3F6A5D" w14:textId="77777777" w:rsidTr="0067508A">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BC7FA3F"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41D83A3F" w14:textId="4972CA83" w:rsidR="0067508A" w:rsidRPr="00817CA1" w:rsidRDefault="0067508A" w:rsidP="0067508A">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rFonts w:asciiTheme="minorHAnsi" w:hAnsiTheme="minorHAnsi"/>
                <w:lang w:eastAsia="de-DE"/>
              </w:rPr>
              <w:t>Average household savings. Decrease in expenditure on basic services such as cooking, lighting, drinking</w:t>
            </w:r>
          </w:p>
        </w:tc>
      </w:tr>
      <w:tr w:rsidR="0067508A" w:rsidRPr="00355EF5" w14:paraId="706A6022" w14:textId="77777777" w:rsidTr="006750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EE045B4"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Source of data</w:t>
            </w:r>
          </w:p>
        </w:tc>
        <w:tc>
          <w:tcPr>
            <w:tcW w:w="3479" w:type="pct"/>
          </w:tcPr>
          <w:p w14:paraId="5CDEF503" w14:textId="77777777" w:rsidR="0067508A" w:rsidRPr="00817CA1" w:rsidRDefault="0067508A" w:rsidP="0067508A">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Project database</w:t>
            </w:r>
          </w:p>
        </w:tc>
      </w:tr>
      <w:tr w:rsidR="0067508A" w:rsidRPr="00355EF5" w14:paraId="19BFB265" w14:textId="77777777" w:rsidTr="006750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BF6F5B5"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0C3CF640" w14:textId="061F69F1" w:rsidR="0067508A" w:rsidRPr="00817CA1" w:rsidRDefault="0067508A" w:rsidP="0067508A">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36.82 $ </w:t>
            </w:r>
          </w:p>
        </w:tc>
      </w:tr>
      <w:tr w:rsidR="0067508A" w:rsidRPr="00355EF5" w14:paraId="057F4165" w14:textId="77777777" w:rsidTr="0067508A">
        <w:tc>
          <w:tcPr>
            <w:cnfStyle w:val="001000000000" w:firstRow="0" w:lastRow="0" w:firstColumn="1" w:lastColumn="0" w:oddVBand="0" w:evenVBand="0" w:oddHBand="0" w:evenHBand="0" w:firstRowFirstColumn="0" w:firstRowLastColumn="0" w:lastRowFirstColumn="0" w:lastRowLastColumn="0"/>
            <w:tcW w:w="1521" w:type="pct"/>
          </w:tcPr>
          <w:p w14:paraId="6A2B888F"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2322B4CF" w14:textId="1AFC1449" w:rsidR="0067508A" w:rsidRPr="00817CA1" w:rsidRDefault="0067508A" w:rsidP="0067508A">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Monitoring the reduction in fuel consumption using the project stove in comparison with baseline stove</w:t>
            </w:r>
          </w:p>
        </w:tc>
      </w:tr>
      <w:tr w:rsidR="0067508A" w:rsidRPr="00355EF5" w14:paraId="4EB87669" w14:textId="77777777" w:rsidTr="0067508A">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7DFC6B25"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57A77821" w14:textId="134A3F5A" w:rsidR="0067508A" w:rsidRPr="00355EF5" w:rsidRDefault="0067508A" w:rsidP="006750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annual</w:t>
            </w:r>
          </w:p>
        </w:tc>
      </w:tr>
      <w:tr w:rsidR="0067508A" w:rsidRPr="00355EF5" w14:paraId="576E8107" w14:textId="77777777" w:rsidTr="006750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5A36D9E"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39B10736" w14:textId="77777777" w:rsidR="0067508A" w:rsidRPr="00817CA1" w:rsidRDefault="0067508A" w:rsidP="0067508A">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Transparent data analysis and reporting </w:t>
            </w:r>
          </w:p>
        </w:tc>
      </w:tr>
      <w:tr w:rsidR="0067508A" w:rsidRPr="00355EF5" w14:paraId="362F2E41" w14:textId="77777777" w:rsidTr="006750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558BE49"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7888E110" w14:textId="3DF17509" w:rsidR="0067508A" w:rsidRPr="00817CA1" w:rsidRDefault="0067508A" w:rsidP="0067508A">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calculate SDG 1 results </w:t>
            </w:r>
          </w:p>
        </w:tc>
      </w:tr>
      <w:tr w:rsidR="0067508A" w:rsidRPr="00355EF5" w14:paraId="21BD72FC" w14:textId="77777777" w:rsidTr="006750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B0E4ECD"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7EF1EA7B" w14:textId="77777777" w:rsidR="0067508A" w:rsidRPr="00817CA1" w:rsidRDefault="0067508A" w:rsidP="0067508A">
            <w:pPr>
              <w:pStyle w:val="Default"/>
              <w:spacing w:after="200"/>
              <w:cnfStyle w:val="000000000000" w:firstRow="0" w:lastRow="0" w:firstColumn="0" w:lastColumn="0" w:oddVBand="0" w:evenVBand="0" w:oddHBand="0" w:evenHBand="0" w:firstRowFirstColumn="0" w:firstRowLastColumn="0" w:lastRowFirstColumn="0" w:lastRowLastColumn="0"/>
              <w:rPr>
                <w:color w:val="CC3594"/>
                <w:szCs w:val="22"/>
              </w:rPr>
            </w:pPr>
            <w:r>
              <w:rPr>
                <w:color w:val="CC3594"/>
                <w:szCs w:val="22"/>
              </w:rPr>
              <w:t>-</w:t>
            </w:r>
          </w:p>
        </w:tc>
      </w:tr>
    </w:tbl>
    <w:p w14:paraId="30366499" w14:textId="77777777" w:rsidR="00F3632E" w:rsidRDefault="00F3632E" w:rsidP="004D0A8A">
      <w:pPr>
        <w:rPr>
          <w:lang w:val="en-GB"/>
        </w:rPr>
      </w:pPr>
    </w:p>
    <w:p w14:paraId="769E9A66" w14:textId="561A549F" w:rsidR="004D0A8A" w:rsidRPr="00817CA1" w:rsidRDefault="004D0A8A" w:rsidP="004D0A8A">
      <w:pPr>
        <w:rPr>
          <w:b/>
          <w:bCs/>
          <w:lang w:val="en-GB"/>
        </w:rPr>
      </w:pPr>
      <w:r w:rsidRPr="00817CA1">
        <w:rPr>
          <w:b/>
          <w:bCs/>
          <w:lang w:val="en-GB"/>
        </w:rPr>
        <w:t>SDG 7</w:t>
      </w: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5668AA98"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D9625E7"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4438E9A8" w14:textId="6907D703" w:rsidR="004D0A8A" w:rsidRPr="00817CA1" w:rsidRDefault="008A263E"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color w:val="4D4D4B"/>
                <w:szCs w:val="22"/>
              </w:rPr>
              <w:t xml:space="preserve">GSDM-I7.1.1: </w:t>
            </w:r>
            <w:r w:rsidR="004D0A8A">
              <w:rPr>
                <w:color w:val="4D4D4B"/>
                <w:szCs w:val="22"/>
              </w:rPr>
              <w:t>AACS</w:t>
            </w:r>
            <w:r w:rsidR="004D0A8A">
              <w:rPr>
                <w:color w:val="4D4D4B"/>
                <w:szCs w:val="22"/>
                <w:vertAlign w:val="subscript"/>
              </w:rPr>
              <w:t>HH</w:t>
            </w:r>
          </w:p>
        </w:tc>
      </w:tr>
      <w:tr w:rsidR="004D0A8A" w:rsidRPr="00355EF5" w14:paraId="313A7B83"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8657DE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389B19D3"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Number</w:t>
            </w:r>
          </w:p>
        </w:tc>
      </w:tr>
      <w:tr w:rsidR="004D0A8A" w:rsidRPr="00355EF5" w14:paraId="7A2B3E65"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2BA10B7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C42650B"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Number of beneficiaries households under the project </w:t>
            </w:r>
          </w:p>
        </w:tc>
      </w:tr>
      <w:tr w:rsidR="004D0A8A" w:rsidRPr="00355EF5" w14:paraId="1485F45B"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8059C0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3A3EC12F" w14:textId="1FB92E7F" w:rsidR="004D0A8A" w:rsidRPr="00817CA1" w:rsidRDefault="00D21806"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Project database</w:t>
            </w:r>
          </w:p>
        </w:tc>
      </w:tr>
      <w:tr w:rsidR="004D0A8A" w:rsidRPr="00355EF5" w14:paraId="25336079"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1FBF716"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6A42F163"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be monitored </w:t>
            </w:r>
          </w:p>
        </w:tc>
      </w:tr>
      <w:tr w:rsidR="004D0A8A" w:rsidRPr="00355EF5" w14:paraId="7F5D7C23"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3F08BEF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4D924492" w14:textId="13376FE1"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Monitoring the number of ICS distributed under the project as an indicator of providing affordable, reliable and, and modern energy service. </w:t>
            </w:r>
            <w:r w:rsidR="003A5751">
              <w:rPr>
                <w:color w:val="4D4D4B"/>
                <w:szCs w:val="22"/>
              </w:rPr>
              <w:t xml:space="preserve">The number of stoves distributed is multiplied by the proportion of ICS </w:t>
            </w:r>
            <w:r w:rsidR="00A9773C">
              <w:rPr>
                <w:color w:val="4D4D4B"/>
                <w:szCs w:val="22"/>
              </w:rPr>
              <w:t>functioning</w:t>
            </w:r>
            <w:r w:rsidR="003A5751">
              <w:rPr>
                <w:color w:val="4D4D4B"/>
                <w:szCs w:val="22"/>
              </w:rPr>
              <w:t>.</w:t>
            </w:r>
          </w:p>
        </w:tc>
      </w:tr>
      <w:tr w:rsidR="004D0A8A" w:rsidRPr="00355EF5" w14:paraId="08D981C2"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40704885"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2E9AEF42"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Continuous</w:t>
            </w:r>
          </w:p>
        </w:tc>
      </w:tr>
      <w:tr w:rsidR="004D0A8A" w:rsidRPr="00355EF5" w14:paraId="0CE85EEE"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B53AD98"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743769F2"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Transparent data analysis and reporting </w:t>
            </w:r>
          </w:p>
        </w:tc>
      </w:tr>
      <w:tr w:rsidR="004D0A8A" w:rsidRPr="00355EF5" w14:paraId="624C8780"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98E873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7BE6DA2A"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calculate SDG 7 results </w:t>
            </w:r>
          </w:p>
        </w:tc>
      </w:tr>
      <w:tr w:rsidR="004D0A8A" w:rsidRPr="00355EF5" w14:paraId="1C2A43F8"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CF71849"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1E6B79BF" w14:textId="38618A45" w:rsidR="004D0A8A" w:rsidRPr="00817CA1" w:rsidRDefault="001C4332"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CC3594"/>
                <w:szCs w:val="22"/>
              </w:rPr>
            </w:pPr>
            <w:r>
              <w:rPr>
                <w:color w:val="CC3594"/>
                <w:szCs w:val="22"/>
              </w:rPr>
              <w:t>-</w:t>
            </w:r>
          </w:p>
        </w:tc>
      </w:tr>
    </w:tbl>
    <w:p w14:paraId="1A13FEAA" w14:textId="77777777" w:rsidR="004D0A8A" w:rsidRDefault="004D0A8A" w:rsidP="004D0A8A">
      <w:pPr>
        <w:rPr>
          <w:bCs/>
          <w:lang w:val="en-GB"/>
        </w:rPr>
      </w:pPr>
    </w:p>
    <w:p w14:paraId="2DB16428" w14:textId="36254BCC" w:rsidR="00B540F9" w:rsidRPr="00B540F9" w:rsidRDefault="00B540F9" w:rsidP="004D0A8A">
      <w:pPr>
        <w:rPr>
          <w:b/>
          <w:bCs/>
          <w:lang w:val="en-GB"/>
        </w:rPr>
      </w:pPr>
      <w:r w:rsidRPr="00817CA1">
        <w:rPr>
          <w:b/>
          <w:bCs/>
          <w:lang w:val="en-GB"/>
        </w:rPr>
        <w:t xml:space="preserve">SDG </w:t>
      </w:r>
      <w:r>
        <w:rPr>
          <w:b/>
          <w:bCs/>
          <w:lang w:val="en-GB"/>
        </w:rPr>
        <w:t>8</w:t>
      </w: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BF3B98" w:rsidRPr="00355EF5" w14:paraId="2880625D" w14:textId="77777777" w:rsidTr="000D68D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B0FD611"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vAlign w:val="center"/>
          </w:tcPr>
          <w:p w14:paraId="5994474E" w14:textId="3D34107A" w:rsidR="00BF3B98" w:rsidRPr="00245B4C" w:rsidRDefault="008A263E"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b/>
                <w:bCs/>
                <w:lang w:val="en-GB"/>
              </w:rPr>
            </w:pPr>
            <w:r>
              <w:rPr>
                <w:color w:val="4D4D4B"/>
              </w:rPr>
              <w:t>GSDM-8.5.1</w:t>
            </w:r>
            <w:r w:rsidR="00B540F9" w:rsidRPr="00475682">
              <w:rPr>
                <w:color w:val="4D4D4B"/>
              </w:rPr>
              <w:t>Total number of full-time equivalent (FTE) positions created.</w:t>
            </w:r>
          </w:p>
        </w:tc>
      </w:tr>
      <w:tr w:rsidR="00BF3B98" w:rsidRPr="00355EF5" w14:paraId="77C8312A" w14:textId="77777777" w:rsidTr="000D68D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04A5A42"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vAlign w:val="center"/>
          </w:tcPr>
          <w:p w14:paraId="1F7572F7" w14:textId="77777777" w:rsidR="00BF3B98" w:rsidRPr="00245B4C" w:rsidRDefault="00BF3B98" w:rsidP="000D68D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245B4C">
              <w:rPr>
                <w:lang w:val="en-GB"/>
              </w:rPr>
              <w:t>-</w:t>
            </w:r>
            <w:r>
              <w:rPr>
                <w:lang w:val="en-GB"/>
              </w:rPr>
              <w:t xml:space="preserve"> </w:t>
            </w:r>
            <w:r w:rsidRPr="00245B4C">
              <w:rPr>
                <w:lang w:val="en-GB"/>
              </w:rPr>
              <w:t>(number)</w:t>
            </w:r>
          </w:p>
        </w:tc>
      </w:tr>
      <w:tr w:rsidR="00BF3B98" w:rsidRPr="00355EF5" w14:paraId="2037E4B3" w14:textId="77777777" w:rsidTr="000D68D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6130461"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Description</w:t>
            </w:r>
          </w:p>
        </w:tc>
        <w:tc>
          <w:tcPr>
            <w:tcW w:w="3479" w:type="pct"/>
            <w:vAlign w:val="center"/>
          </w:tcPr>
          <w:p w14:paraId="774B85DE" w14:textId="7C0D13A7" w:rsidR="00801FB6" w:rsidRPr="00801FB6" w:rsidRDefault="00BF3B98" w:rsidP="00801FB6">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Cs w:val="22"/>
              </w:rPr>
            </w:pPr>
            <w:r w:rsidRPr="00801FB6">
              <w:rPr>
                <w:rFonts w:asciiTheme="majorHAnsi" w:hAnsiTheme="majorHAnsi"/>
                <w:szCs w:val="22"/>
              </w:rPr>
              <w:t xml:space="preserve">Quantitative Employment and income generation. </w:t>
            </w:r>
            <w:r w:rsidR="00801FB6" w:rsidRPr="00801FB6">
              <w:rPr>
                <w:rFonts w:ascii="Arial" w:hAnsi="Arial" w:cs="Arial"/>
                <w:iCs/>
                <w:sz w:val="20"/>
                <w:szCs w:val="20"/>
              </w:rPr>
              <w:t xml:space="preserve"> </w:t>
            </w:r>
            <w:r w:rsidR="00801FB6" w:rsidRPr="00801FB6">
              <w:rPr>
                <w:rFonts w:asciiTheme="majorHAnsi" w:hAnsiTheme="majorHAnsi"/>
                <w:szCs w:val="22"/>
              </w:rPr>
              <w:t>The reported FTE positions represent jobs maintained under the VPA during the crediting period. This includes both newly created positions and positions retained from previous monitoring periods that continue to be supported by the project activity</w:t>
            </w:r>
          </w:p>
          <w:p w14:paraId="329BDB46" w14:textId="38552D0E" w:rsidR="00BF3B98" w:rsidRPr="00355EF5" w:rsidRDefault="001E268E"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rFonts w:asciiTheme="majorHAnsi" w:hAnsiTheme="majorHAnsi"/>
                <w:szCs w:val="22"/>
              </w:rPr>
              <w:t>.</w:t>
            </w:r>
          </w:p>
        </w:tc>
      </w:tr>
      <w:tr w:rsidR="00BF3B98" w:rsidRPr="00355EF5" w14:paraId="64C70EB0" w14:textId="77777777" w:rsidTr="000D68D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B4D5975"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016D9A5A" w14:textId="77777777" w:rsidR="00BF3B98" w:rsidRPr="00355EF5" w:rsidRDefault="00BF3B98"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A16F4">
              <w:rPr>
                <w:rFonts w:asciiTheme="majorHAnsi" w:hAnsiTheme="majorHAnsi"/>
                <w:szCs w:val="22"/>
              </w:rPr>
              <w:t>HR records</w:t>
            </w:r>
          </w:p>
        </w:tc>
      </w:tr>
      <w:tr w:rsidR="00BF3B98" w:rsidRPr="00355EF5" w14:paraId="433D9DF4" w14:textId="77777777" w:rsidTr="000D68D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38B6548" w14:textId="77777777" w:rsidR="00BF3B98" w:rsidRPr="001A50BB" w:rsidRDefault="00BF3B98" w:rsidP="000D68DF">
            <w:pPr>
              <w:spacing w:line="276" w:lineRule="auto"/>
              <w:contextualSpacing w:val="0"/>
              <w:rPr>
                <w:rFonts w:asciiTheme="minorHAnsi" w:hAnsiTheme="minorHAnsi"/>
                <w:color w:val="FFFFFF" w:themeColor="background1"/>
                <w:lang w:val="en-GB"/>
              </w:rPr>
            </w:pPr>
            <w:r w:rsidRPr="001A50BB">
              <w:rPr>
                <w:rFonts w:asciiTheme="minorHAnsi" w:hAnsiTheme="minorHAnsi"/>
                <w:color w:val="FFFFFF" w:themeColor="background1"/>
              </w:rPr>
              <w:t>Value(s) applied</w:t>
            </w:r>
          </w:p>
        </w:tc>
        <w:tc>
          <w:tcPr>
            <w:tcW w:w="3479" w:type="pct"/>
            <w:vAlign w:val="center"/>
          </w:tcPr>
          <w:p w14:paraId="55B95D50" w14:textId="476EAF28" w:rsidR="00BF3B98" w:rsidRPr="001A50BB" w:rsidRDefault="003A5751"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color w:val="515151" w:themeColor="text1"/>
                <w:lang w:val="en-GB"/>
              </w:rPr>
            </w:pPr>
            <w:r>
              <w:rPr>
                <w:color w:val="515151" w:themeColor="text1"/>
                <w:lang w:val="en-GB"/>
              </w:rPr>
              <w:t>10</w:t>
            </w:r>
          </w:p>
        </w:tc>
      </w:tr>
      <w:tr w:rsidR="00BF3B98" w:rsidRPr="00355EF5" w14:paraId="14F2ADD8" w14:textId="77777777" w:rsidTr="000D68DF">
        <w:tc>
          <w:tcPr>
            <w:cnfStyle w:val="001000000000" w:firstRow="0" w:lastRow="0" w:firstColumn="1" w:lastColumn="0" w:oddVBand="0" w:evenVBand="0" w:oddHBand="0" w:evenHBand="0" w:firstRowFirstColumn="0" w:firstRowLastColumn="0" w:lastRowFirstColumn="0" w:lastRowLastColumn="0"/>
            <w:tcW w:w="1521" w:type="pct"/>
          </w:tcPr>
          <w:p w14:paraId="2DE175F4"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3D76E317" w14:textId="77777777" w:rsidR="00BF3B98" w:rsidRPr="00355EF5" w:rsidRDefault="00BF3B98"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D506FD">
              <w:rPr>
                <w:rFonts w:asciiTheme="majorHAnsi" w:hAnsiTheme="majorHAnsi"/>
                <w:szCs w:val="22"/>
              </w:rPr>
              <w:t>Assessed qualitatively</w:t>
            </w:r>
          </w:p>
        </w:tc>
      </w:tr>
      <w:tr w:rsidR="00BF3B98" w:rsidRPr="00355EF5" w14:paraId="75AAD1C9" w14:textId="77777777" w:rsidTr="000D68DF">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3D03EBB2"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5A75D64B" w14:textId="77777777" w:rsidR="00BF3B98" w:rsidRPr="00355EF5" w:rsidRDefault="00BF3B98"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D506FD">
              <w:rPr>
                <w:rFonts w:asciiTheme="majorHAnsi" w:hAnsiTheme="majorHAnsi"/>
                <w:szCs w:val="22"/>
              </w:rPr>
              <w:t>Annually</w:t>
            </w:r>
          </w:p>
        </w:tc>
      </w:tr>
      <w:tr w:rsidR="00BF3B98" w:rsidRPr="00355EF5" w14:paraId="40F882E5" w14:textId="77777777" w:rsidTr="000D68D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53F045B"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4D96E61C" w14:textId="77777777" w:rsidR="00BF3B98" w:rsidRPr="00F602C1" w:rsidRDefault="00BF3B98">
            <w:pPr>
              <w:pStyle w:val="SDMTableBoxParaNotNumbered"/>
              <w:numPr>
                <w:ilvl w:val="0"/>
                <w:numId w:val="31"/>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sidRPr="00F602C1">
              <w:rPr>
                <w:rFonts w:asciiTheme="majorHAnsi" w:hAnsiTheme="majorHAnsi"/>
                <w:color w:val="515151" w:themeColor="text1"/>
                <w:sz w:val="22"/>
                <w:szCs w:val="22"/>
              </w:rPr>
              <w:t>Invoices of safety equipment purchased</w:t>
            </w:r>
          </w:p>
          <w:p w14:paraId="31068BDA" w14:textId="77777777" w:rsidR="00BF3B98" w:rsidRPr="00F602C1" w:rsidRDefault="00BF3B98">
            <w:pPr>
              <w:pStyle w:val="SDMTableBoxParaNotNumbered"/>
              <w:numPr>
                <w:ilvl w:val="0"/>
                <w:numId w:val="31"/>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sidRPr="00F602C1">
              <w:rPr>
                <w:rFonts w:asciiTheme="majorHAnsi" w:hAnsiTheme="majorHAnsi"/>
                <w:color w:val="515151" w:themeColor="text1"/>
                <w:sz w:val="22"/>
                <w:szCs w:val="22"/>
              </w:rPr>
              <w:t>On-site checks by CME</w:t>
            </w:r>
          </w:p>
          <w:p w14:paraId="632FEF34" w14:textId="77777777" w:rsidR="00BF3B98" w:rsidRPr="00F602C1" w:rsidRDefault="00BF3B98">
            <w:pPr>
              <w:pStyle w:val="Paragraphedeliste"/>
              <w:numPr>
                <w:ilvl w:val="0"/>
                <w:numId w:val="31"/>
              </w:num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F602C1">
              <w:rPr>
                <w:rFonts w:asciiTheme="majorHAnsi" w:hAnsiTheme="majorHAnsi"/>
                <w:color w:val="515151" w:themeColor="text1"/>
                <w:szCs w:val="22"/>
              </w:rPr>
              <w:t>Training certificates</w:t>
            </w:r>
          </w:p>
        </w:tc>
      </w:tr>
      <w:tr w:rsidR="00BF3B98" w:rsidRPr="00355EF5" w14:paraId="171D5878" w14:textId="77777777" w:rsidTr="000D68D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8C25F57"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vAlign w:val="center"/>
          </w:tcPr>
          <w:p w14:paraId="73D03F67" w14:textId="77777777" w:rsidR="00BF3B98" w:rsidRPr="00355EF5" w:rsidRDefault="00BF3B98" w:rsidP="000D68D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rFonts w:asciiTheme="majorHAnsi" w:hAnsiTheme="majorHAnsi"/>
                <w:szCs w:val="22"/>
              </w:rPr>
              <w:t>SDG 8 contribution</w:t>
            </w:r>
          </w:p>
        </w:tc>
      </w:tr>
      <w:tr w:rsidR="00BF3B98" w:rsidRPr="00355EF5" w14:paraId="186B829F" w14:textId="77777777" w:rsidTr="000D68D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BD7A56B"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vAlign w:val="center"/>
          </w:tcPr>
          <w:p w14:paraId="7AF1F20E" w14:textId="77777777" w:rsidR="00BF3B98" w:rsidRDefault="00BF3B98" w:rsidP="000D68DF">
            <w:pPr>
              <w:pStyle w:val="SDMTableBoxParaNotNumbered"/>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Pr>
                <w:rFonts w:asciiTheme="majorHAnsi" w:hAnsiTheme="majorHAnsi"/>
                <w:color w:val="515151" w:themeColor="text1"/>
                <w:sz w:val="22"/>
                <w:szCs w:val="22"/>
              </w:rPr>
              <w:t xml:space="preserve">On qualitative </w:t>
            </w:r>
            <w:proofErr w:type="gramStart"/>
            <w:r>
              <w:rPr>
                <w:rFonts w:asciiTheme="majorHAnsi" w:hAnsiTheme="majorHAnsi"/>
                <w:color w:val="515151" w:themeColor="text1"/>
                <w:sz w:val="22"/>
                <w:szCs w:val="22"/>
              </w:rPr>
              <w:t>employment :</w:t>
            </w:r>
            <w:proofErr w:type="gramEnd"/>
          </w:p>
          <w:p w14:paraId="2EDFEA6A" w14:textId="77777777" w:rsidR="00BF3B98" w:rsidRDefault="00BF3B98">
            <w:pPr>
              <w:pStyle w:val="SDMTableBoxParaNotNumbered"/>
              <w:numPr>
                <w:ilvl w:val="0"/>
                <w:numId w:val="31"/>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sidRPr="00F602C1">
              <w:rPr>
                <w:rFonts w:asciiTheme="majorHAnsi" w:hAnsiTheme="majorHAnsi"/>
                <w:color w:val="515151" w:themeColor="text1"/>
                <w:sz w:val="22"/>
                <w:szCs w:val="22"/>
              </w:rPr>
              <w:t>All ceramic liner employees are provided with safety boot, over-all attire, and nose mask.</w:t>
            </w:r>
          </w:p>
          <w:p w14:paraId="5F30AA90" w14:textId="77777777" w:rsidR="00BF3B98" w:rsidRDefault="00BF3B98">
            <w:pPr>
              <w:pStyle w:val="SDMTableBoxParaNotNumbered"/>
              <w:numPr>
                <w:ilvl w:val="0"/>
                <w:numId w:val="31"/>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sidRPr="00F602C1">
              <w:rPr>
                <w:rFonts w:asciiTheme="majorHAnsi" w:hAnsiTheme="majorHAnsi"/>
                <w:color w:val="515151" w:themeColor="text1"/>
                <w:sz w:val="22"/>
                <w:szCs w:val="22"/>
              </w:rPr>
              <w:t xml:space="preserve">All metal fabrication employees are provided with safety boot, over-all attire, </w:t>
            </w:r>
            <w:proofErr w:type="gramStart"/>
            <w:r w:rsidRPr="00F602C1">
              <w:rPr>
                <w:rFonts w:asciiTheme="majorHAnsi" w:hAnsiTheme="majorHAnsi"/>
                <w:color w:val="515151" w:themeColor="text1"/>
                <w:sz w:val="22"/>
                <w:szCs w:val="22"/>
              </w:rPr>
              <w:t>ear muff</w:t>
            </w:r>
            <w:proofErr w:type="gramEnd"/>
            <w:r w:rsidRPr="00F602C1">
              <w:rPr>
                <w:rFonts w:asciiTheme="majorHAnsi" w:hAnsiTheme="majorHAnsi"/>
                <w:color w:val="515151" w:themeColor="text1"/>
                <w:sz w:val="22"/>
                <w:szCs w:val="22"/>
              </w:rPr>
              <w:t xml:space="preserve"> as well and safety helmet. </w:t>
            </w:r>
          </w:p>
          <w:p w14:paraId="690C5025" w14:textId="77777777" w:rsidR="00BF3B98" w:rsidRPr="00F602C1" w:rsidRDefault="00BF3B98">
            <w:pPr>
              <w:pStyle w:val="SDMTableBoxParaNotNumbered"/>
              <w:numPr>
                <w:ilvl w:val="0"/>
                <w:numId w:val="31"/>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sidRPr="00F602C1">
              <w:rPr>
                <w:rFonts w:asciiTheme="majorHAnsi" w:hAnsiTheme="majorHAnsi"/>
                <w:color w:val="515151" w:themeColor="text1"/>
                <w:sz w:val="22"/>
                <w:szCs w:val="22"/>
                <w:lang w:eastAsia="en-GB"/>
              </w:rPr>
              <w:t xml:space="preserve">Training of </w:t>
            </w:r>
            <w:r w:rsidRPr="00F602C1">
              <w:rPr>
                <w:rFonts w:asciiTheme="majorHAnsi" w:hAnsiTheme="majorHAnsi"/>
                <w:color w:val="515151" w:themeColor="text1"/>
                <w:sz w:val="22"/>
                <w:szCs w:val="22"/>
              </w:rPr>
              <w:t>production</w:t>
            </w:r>
            <w:r w:rsidRPr="00F602C1">
              <w:rPr>
                <w:rFonts w:asciiTheme="majorHAnsi" w:hAnsiTheme="majorHAnsi"/>
                <w:color w:val="515151" w:themeColor="text1"/>
                <w:sz w:val="22"/>
                <w:szCs w:val="22"/>
                <w:lang w:eastAsia="en-GB"/>
              </w:rPr>
              <w:t xml:space="preserve"> operators and monitoring agents in safety measures</w:t>
            </w:r>
          </w:p>
        </w:tc>
      </w:tr>
    </w:tbl>
    <w:p w14:paraId="2004D879" w14:textId="77777777" w:rsidR="00BF3B98" w:rsidRPr="00BF3B98" w:rsidRDefault="00BF3B98" w:rsidP="004D0A8A"/>
    <w:p w14:paraId="4D6B26F0" w14:textId="2F8F0C48" w:rsidR="00F3632E" w:rsidRPr="00817CA1" w:rsidRDefault="00F3632E" w:rsidP="00F3632E">
      <w:pPr>
        <w:rPr>
          <w:b/>
          <w:bCs/>
          <w:lang w:val="en-GB"/>
        </w:rPr>
      </w:pPr>
      <w:r w:rsidRPr="00817CA1">
        <w:rPr>
          <w:b/>
          <w:bCs/>
          <w:lang w:val="en-GB"/>
        </w:rPr>
        <w:t xml:space="preserve">SDG </w:t>
      </w:r>
      <w:r>
        <w:rPr>
          <w:b/>
          <w:bCs/>
          <w:lang w:val="en-GB"/>
        </w:rPr>
        <w:t>15</w:t>
      </w: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F3632E" w:rsidRPr="00355EF5" w14:paraId="15FFAB92" w14:textId="77777777" w:rsidTr="00137BC7">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22C1B582"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7C5CFA6A" w14:textId="654A671C" w:rsidR="00F3632E" w:rsidRPr="00817CA1" w:rsidRDefault="00447E11" w:rsidP="00137BC7">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color w:val="4D4D4B"/>
                <w:szCs w:val="22"/>
              </w:rPr>
              <w:t xml:space="preserve">GSDM-I 15.1.1: </w:t>
            </w:r>
            <w:r w:rsidR="0067508A" w:rsidRPr="0067508A">
              <w:rPr>
                <w:color w:val="4D4D4B"/>
                <w:szCs w:val="22"/>
              </w:rPr>
              <w:t>Total non-renewable wood fuel saved per household per year</w:t>
            </w:r>
          </w:p>
        </w:tc>
      </w:tr>
      <w:tr w:rsidR="00F3632E" w:rsidRPr="00355EF5" w14:paraId="5F44244E" w14:textId="77777777" w:rsidTr="00137BC7">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C65CBA5"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384236FC" w14:textId="0BA10E37" w:rsidR="00F3632E" w:rsidRPr="00355EF5" w:rsidRDefault="0067508A" w:rsidP="00137BC7">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Tons of wood</w:t>
            </w:r>
          </w:p>
        </w:tc>
      </w:tr>
      <w:tr w:rsidR="00F3632E" w:rsidRPr="00355EF5" w14:paraId="1FB03E15" w14:textId="77777777" w:rsidTr="00137BC7">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431BE78"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1364DE48" w14:textId="6C39BF95" w:rsidR="00F3632E" w:rsidRPr="00817CA1" w:rsidRDefault="0067508A" w:rsidP="00137BC7">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sidRPr="0067508A">
              <w:rPr>
                <w:color w:val="4D4D4B"/>
                <w:szCs w:val="22"/>
              </w:rPr>
              <w:t>Refers to the amount of non-renewable fuel savings due to displacement or energy efficiency improvements of baseline technology per</w:t>
            </w:r>
            <w:r>
              <w:rPr>
                <w:color w:val="4D4D4B"/>
                <w:szCs w:val="22"/>
              </w:rPr>
              <w:t xml:space="preserve"> </w:t>
            </w:r>
            <w:r w:rsidRPr="0067508A">
              <w:rPr>
                <w:color w:val="4D4D4B"/>
                <w:szCs w:val="22"/>
              </w:rPr>
              <w:t>household</w:t>
            </w:r>
          </w:p>
        </w:tc>
      </w:tr>
      <w:tr w:rsidR="00F3632E" w:rsidRPr="00355EF5" w14:paraId="13351558" w14:textId="77777777" w:rsidTr="00137BC7">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74A81DF"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1065247A" w14:textId="77777777" w:rsidR="00F3632E" w:rsidRPr="00817CA1" w:rsidRDefault="00F3632E" w:rsidP="00137BC7">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Project database</w:t>
            </w:r>
          </w:p>
        </w:tc>
      </w:tr>
      <w:tr w:rsidR="00F3632E" w:rsidRPr="00355EF5" w14:paraId="33C119AA" w14:textId="77777777" w:rsidTr="00137BC7">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6808D35"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CB62BF5" w14:textId="5BF8EE76" w:rsidR="00F3632E" w:rsidRPr="00817CA1" w:rsidRDefault="0067508A" w:rsidP="00137BC7">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0.47</w:t>
            </w:r>
            <w:r w:rsidR="00F3632E">
              <w:rPr>
                <w:color w:val="4D4D4B"/>
                <w:szCs w:val="22"/>
              </w:rPr>
              <w:t xml:space="preserve"> </w:t>
            </w:r>
          </w:p>
        </w:tc>
      </w:tr>
      <w:tr w:rsidR="00F3632E" w:rsidRPr="00355EF5" w14:paraId="051F2ECE" w14:textId="77777777" w:rsidTr="00137BC7">
        <w:tc>
          <w:tcPr>
            <w:cnfStyle w:val="001000000000" w:firstRow="0" w:lastRow="0" w:firstColumn="1" w:lastColumn="0" w:oddVBand="0" w:evenVBand="0" w:oddHBand="0" w:evenHBand="0" w:firstRowFirstColumn="0" w:firstRowLastColumn="0" w:lastRowFirstColumn="0" w:lastRowLastColumn="0"/>
            <w:tcW w:w="1521" w:type="pct"/>
          </w:tcPr>
          <w:p w14:paraId="1202696D"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019325D6" w14:textId="287FE946" w:rsidR="00F3632E" w:rsidRPr="00817CA1" w:rsidRDefault="0067508A" w:rsidP="00137BC7">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The fuel saving derived from KPT results is multiplied by th</w:t>
            </w:r>
            <w:r w:rsidR="00B83961">
              <w:rPr>
                <w:color w:val="4D4D4B"/>
                <w:szCs w:val="22"/>
              </w:rPr>
              <w:t xml:space="preserve">e </w:t>
            </w:r>
            <w:proofErr w:type="spellStart"/>
            <w:r w:rsidR="00B83961">
              <w:rPr>
                <w:color w:val="4D4D4B"/>
                <w:szCs w:val="22"/>
              </w:rPr>
              <w:t>fNRB</w:t>
            </w:r>
            <w:proofErr w:type="spellEnd"/>
            <w:r w:rsidR="00B83961">
              <w:rPr>
                <w:color w:val="4D4D4B"/>
                <w:szCs w:val="22"/>
              </w:rPr>
              <w:t xml:space="preserve"> and the wood-to charcoal factor of 4</w:t>
            </w:r>
          </w:p>
        </w:tc>
      </w:tr>
      <w:tr w:rsidR="00F3632E" w:rsidRPr="00355EF5" w14:paraId="5D8314C8" w14:textId="77777777" w:rsidTr="00137BC7">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185340D3"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Monitoring frequency</w:t>
            </w:r>
          </w:p>
        </w:tc>
        <w:tc>
          <w:tcPr>
            <w:tcW w:w="3479" w:type="pct"/>
          </w:tcPr>
          <w:p w14:paraId="4CEA8F2A" w14:textId="28AF426E" w:rsidR="00F3632E" w:rsidRPr="00355EF5" w:rsidRDefault="00B83961" w:rsidP="00137BC7">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Annually </w:t>
            </w:r>
          </w:p>
        </w:tc>
      </w:tr>
      <w:tr w:rsidR="00F3632E" w:rsidRPr="00355EF5" w14:paraId="06CBF998" w14:textId="77777777" w:rsidTr="00137BC7">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8C11680"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7288D7CE" w14:textId="77777777" w:rsidR="00F3632E" w:rsidRPr="00817CA1" w:rsidRDefault="00F3632E" w:rsidP="00137BC7">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Transparent data analysis and reporting </w:t>
            </w:r>
          </w:p>
        </w:tc>
      </w:tr>
      <w:tr w:rsidR="00F3632E" w:rsidRPr="00355EF5" w14:paraId="3C3B7678" w14:textId="77777777" w:rsidTr="00137BC7">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A32E427"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6D67A540" w14:textId="11248EDF" w:rsidR="00F3632E" w:rsidRPr="00817CA1" w:rsidRDefault="00F3632E" w:rsidP="00137BC7">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calculate SDG </w:t>
            </w:r>
            <w:r w:rsidR="00B83961">
              <w:rPr>
                <w:color w:val="4D4D4B"/>
                <w:szCs w:val="22"/>
              </w:rPr>
              <w:t>15</w:t>
            </w:r>
            <w:r>
              <w:rPr>
                <w:color w:val="4D4D4B"/>
                <w:szCs w:val="22"/>
              </w:rPr>
              <w:t xml:space="preserve"> results </w:t>
            </w:r>
          </w:p>
        </w:tc>
      </w:tr>
      <w:tr w:rsidR="00F3632E" w:rsidRPr="00355EF5" w14:paraId="4448BF18" w14:textId="77777777" w:rsidTr="00137BC7">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03CBAED"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44DBEE10" w14:textId="77777777" w:rsidR="00F3632E" w:rsidRPr="00817CA1" w:rsidRDefault="00F3632E" w:rsidP="00137BC7">
            <w:pPr>
              <w:pStyle w:val="Default"/>
              <w:spacing w:after="200"/>
              <w:cnfStyle w:val="000000000000" w:firstRow="0" w:lastRow="0" w:firstColumn="0" w:lastColumn="0" w:oddVBand="0" w:evenVBand="0" w:oddHBand="0" w:evenHBand="0" w:firstRowFirstColumn="0" w:firstRowLastColumn="0" w:lastRowFirstColumn="0" w:lastRowLastColumn="0"/>
              <w:rPr>
                <w:color w:val="CC3594"/>
                <w:szCs w:val="22"/>
              </w:rPr>
            </w:pPr>
            <w:r>
              <w:rPr>
                <w:color w:val="CC3594"/>
                <w:szCs w:val="22"/>
              </w:rPr>
              <w:t>-</w:t>
            </w:r>
          </w:p>
        </w:tc>
      </w:tr>
    </w:tbl>
    <w:p w14:paraId="4E9952F1" w14:textId="77777777" w:rsidR="00BF3B98" w:rsidRDefault="00BF3B98" w:rsidP="004D0A8A">
      <w:pPr>
        <w:rPr>
          <w:lang w:val="en-GB"/>
        </w:rPr>
      </w:pPr>
    </w:p>
    <w:p w14:paraId="0C1D8718" w14:textId="526CBFFD" w:rsidR="004D0A8A" w:rsidRDefault="002B588F" w:rsidP="004D0A8A">
      <w:pPr>
        <w:pStyle w:val="SectionList2nd"/>
      </w:pPr>
      <w:r>
        <w:t xml:space="preserve">B.7.2. </w:t>
      </w:r>
      <w:r w:rsidR="004D0A8A">
        <w:t>Sampling plan</w:t>
      </w:r>
    </w:p>
    <w:p w14:paraId="63AEF002" w14:textId="77777777" w:rsidR="004D0A8A" w:rsidRPr="00817CA1" w:rsidRDefault="004D0A8A" w:rsidP="004D0A8A">
      <w:pPr>
        <w:rPr>
          <w:lang w:eastAsia="en-GB"/>
        </w:rPr>
      </w:pPr>
      <w:r w:rsidRPr="00817CA1">
        <w:rPr>
          <w:b/>
          <w:bCs/>
          <w:lang w:eastAsia="en-GB"/>
        </w:rPr>
        <w:t xml:space="preserve">Baseline Survey: </w:t>
      </w:r>
    </w:p>
    <w:p w14:paraId="493A6181" w14:textId="2B602311" w:rsidR="004D0A8A" w:rsidRPr="00817CA1" w:rsidRDefault="004D0A8A" w:rsidP="004D0A8A">
      <w:pPr>
        <w:jc w:val="both"/>
        <w:rPr>
          <w:lang w:eastAsia="en-GB"/>
        </w:rPr>
      </w:pPr>
      <w:r w:rsidRPr="00817CA1">
        <w:rPr>
          <w:lang w:eastAsia="en-GB"/>
        </w:rPr>
        <w:t>Since the project consider</w:t>
      </w:r>
      <w:r w:rsidR="000A3FF1">
        <w:rPr>
          <w:lang w:eastAsia="en-GB"/>
        </w:rPr>
        <w:t>s</w:t>
      </w:r>
      <w:r w:rsidRPr="00817CA1">
        <w:rPr>
          <w:lang w:eastAsia="en-GB"/>
        </w:rPr>
        <w:t xml:space="preserve"> a wide range of households to be included in the project scenario, a survey approach is deemed necessary to establish the emission reductions for the project. </w:t>
      </w:r>
    </w:p>
    <w:p w14:paraId="5FBB7777" w14:textId="77777777" w:rsidR="004D0A8A" w:rsidRPr="00817CA1" w:rsidRDefault="004D0A8A" w:rsidP="004D0A8A">
      <w:pPr>
        <w:jc w:val="both"/>
        <w:rPr>
          <w:lang w:eastAsia="en-GB"/>
        </w:rPr>
      </w:pPr>
      <w:r w:rsidRPr="00817CA1">
        <w:rPr>
          <w:lang w:eastAsia="en-GB"/>
        </w:rPr>
        <w:t xml:space="preserve">As defined in the TPDDTEC methodology, the baseline survey applied to each baseline scenario used a representative and random sampling, following a minimum sample size of 100 samples, since the baseline group size is bigger than 1,000 samples. </w:t>
      </w:r>
    </w:p>
    <w:p w14:paraId="35E2F5C2" w14:textId="34AE66A3" w:rsidR="004D0A8A" w:rsidRDefault="004D0A8A" w:rsidP="004D0A8A">
      <w:pPr>
        <w:jc w:val="both"/>
        <w:rPr>
          <w:lang w:eastAsia="en-GB"/>
        </w:rPr>
      </w:pPr>
      <w:r w:rsidRPr="00817CA1">
        <w:rPr>
          <w:lang w:eastAsia="en-GB"/>
        </w:rPr>
        <w:t xml:space="preserve">Considering that the first step of the project was to identify potential baseline scenarios, an initial survey with a sample of </w:t>
      </w:r>
      <w:r w:rsidR="00D1491B">
        <w:rPr>
          <w:lang w:eastAsia="en-GB"/>
        </w:rPr>
        <w:t>400</w:t>
      </w:r>
      <w:r w:rsidR="00D1491B" w:rsidRPr="00817CA1">
        <w:rPr>
          <w:lang w:eastAsia="en-GB"/>
        </w:rPr>
        <w:t xml:space="preserve"> </w:t>
      </w:r>
      <w:r w:rsidRPr="00817CA1">
        <w:rPr>
          <w:lang w:eastAsia="en-GB"/>
        </w:rPr>
        <w:t xml:space="preserve">households was conducted, here </w:t>
      </w:r>
      <w:r w:rsidR="00D1491B">
        <w:rPr>
          <w:lang w:eastAsia="en-GB"/>
        </w:rPr>
        <w:t>4</w:t>
      </w:r>
      <w:r w:rsidR="00D1491B" w:rsidRPr="00817CA1">
        <w:rPr>
          <w:lang w:eastAsia="en-GB"/>
        </w:rPr>
        <w:t xml:space="preserve"> </w:t>
      </w:r>
      <w:r w:rsidRPr="00817CA1">
        <w:rPr>
          <w:lang w:eastAsia="en-GB"/>
        </w:rPr>
        <w:t xml:space="preserve">households were identified using firewood as </w:t>
      </w:r>
      <w:proofErr w:type="gramStart"/>
      <w:r w:rsidRPr="00817CA1">
        <w:rPr>
          <w:lang w:eastAsia="en-GB"/>
        </w:rPr>
        <w:t xml:space="preserve">a </w:t>
      </w:r>
      <w:r w:rsidR="00592602">
        <w:rPr>
          <w:lang w:eastAsia="en-GB"/>
        </w:rPr>
        <w:t>primary</w:t>
      </w:r>
      <w:proofErr w:type="gramEnd"/>
      <w:r w:rsidR="00592602">
        <w:rPr>
          <w:lang w:eastAsia="en-GB"/>
        </w:rPr>
        <w:t xml:space="preserve"> </w:t>
      </w:r>
      <w:r w:rsidRPr="00817CA1">
        <w:rPr>
          <w:lang w:eastAsia="en-GB"/>
        </w:rPr>
        <w:t xml:space="preserve">fuel and </w:t>
      </w:r>
      <w:r w:rsidR="00D1491B">
        <w:rPr>
          <w:lang w:eastAsia="en-GB"/>
        </w:rPr>
        <w:t>330</w:t>
      </w:r>
      <w:r w:rsidR="00D1491B" w:rsidRPr="00817CA1">
        <w:rPr>
          <w:lang w:eastAsia="en-GB"/>
        </w:rPr>
        <w:t xml:space="preserve"> </w:t>
      </w:r>
      <w:r w:rsidRPr="00817CA1">
        <w:rPr>
          <w:lang w:eastAsia="en-GB"/>
        </w:rPr>
        <w:t xml:space="preserve">households </w:t>
      </w:r>
      <w:proofErr w:type="gramStart"/>
      <w:r w:rsidRPr="00817CA1">
        <w:rPr>
          <w:lang w:eastAsia="en-GB"/>
        </w:rPr>
        <w:t>uses</w:t>
      </w:r>
      <w:proofErr w:type="gramEnd"/>
      <w:r w:rsidRPr="00817CA1">
        <w:rPr>
          <w:lang w:eastAsia="en-GB"/>
        </w:rPr>
        <w:t xml:space="preserve"> charcoal as </w:t>
      </w:r>
      <w:proofErr w:type="gramStart"/>
      <w:r w:rsidRPr="00817CA1">
        <w:rPr>
          <w:lang w:eastAsia="en-GB"/>
        </w:rPr>
        <w:t xml:space="preserve">a </w:t>
      </w:r>
      <w:r w:rsidR="00592602">
        <w:rPr>
          <w:lang w:eastAsia="en-GB"/>
        </w:rPr>
        <w:t>primary</w:t>
      </w:r>
      <w:proofErr w:type="gramEnd"/>
      <w:r w:rsidR="00592602">
        <w:rPr>
          <w:lang w:eastAsia="en-GB"/>
        </w:rPr>
        <w:t xml:space="preserve"> </w:t>
      </w:r>
      <w:r w:rsidRPr="00817CA1">
        <w:rPr>
          <w:lang w:eastAsia="en-GB"/>
        </w:rPr>
        <w:t>fuel.</w:t>
      </w:r>
      <w:r w:rsidR="00592602">
        <w:rPr>
          <w:lang w:eastAsia="en-GB"/>
        </w:rPr>
        <w:t xml:space="preserve"> Other primary fuel used are </w:t>
      </w:r>
      <w:r w:rsidR="009760C4">
        <w:rPr>
          <w:lang w:eastAsia="en-GB"/>
        </w:rPr>
        <w:t xml:space="preserve">LPG, used by 37 households and electricity for 2 households. Even though </w:t>
      </w:r>
      <w:proofErr w:type="gramStart"/>
      <w:r w:rsidR="009760C4">
        <w:rPr>
          <w:lang w:eastAsia="en-GB"/>
        </w:rPr>
        <w:t>the majority of</w:t>
      </w:r>
      <w:proofErr w:type="gramEnd"/>
      <w:r w:rsidR="009760C4">
        <w:rPr>
          <w:lang w:eastAsia="en-GB"/>
        </w:rPr>
        <w:t xml:space="preserve"> the samples are represented here (37</w:t>
      </w:r>
      <w:r w:rsidR="00A9773C">
        <w:rPr>
          <w:lang w:eastAsia="en-GB"/>
        </w:rPr>
        <w:t>1</w:t>
      </w:r>
      <w:r w:rsidR="009760C4">
        <w:rPr>
          <w:lang w:eastAsia="en-GB"/>
        </w:rPr>
        <w:t>), 17 households are not represented here due to incomplete responses.</w:t>
      </w:r>
    </w:p>
    <w:p w14:paraId="4F53EA9B" w14:textId="77777777" w:rsidR="00BF3B98" w:rsidRDefault="00BF3B98" w:rsidP="004D0A8A">
      <w:pPr>
        <w:jc w:val="both"/>
        <w:rPr>
          <w:b/>
          <w:bCs/>
          <w:lang w:eastAsia="en-GB"/>
        </w:rPr>
      </w:pPr>
    </w:p>
    <w:p w14:paraId="5EFAF209" w14:textId="78938B4C" w:rsidR="004D0A8A" w:rsidRPr="00817CA1" w:rsidRDefault="004D0A8A" w:rsidP="004D0A8A">
      <w:pPr>
        <w:jc w:val="both"/>
        <w:rPr>
          <w:lang w:eastAsia="en-GB"/>
        </w:rPr>
      </w:pPr>
      <w:r w:rsidRPr="00817CA1">
        <w:rPr>
          <w:b/>
          <w:bCs/>
          <w:lang w:eastAsia="en-GB"/>
        </w:rPr>
        <w:t xml:space="preserve">Project Survey (Field Performance Tests): </w:t>
      </w:r>
    </w:p>
    <w:p w14:paraId="5C2425F3" w14:textId="77777777" w:rsidR="004D0A8A" w:rsidRDefault="004D0A8A" w:rsidP="004D0A8A">
      <w:pPr>
        <w:jc w:val="both"/>
        <w:rPr>
          <w:lang w:eastAsia="en-GB"/>
        </w:rPr>
      </w:pPr>
      <w:r w:rsidRPr="00817CA1">
        <w:rPr>
          <w:lang w:eastAsia="en-GB"/>
        </w:rPr>
        <w:t xml:space="preserve">The sample size for the actual emissions reductions of the project shall respect the general requirements </w:t>
      </w:r>
      <w:proofErr w:type="gramStart"/>
      <w:r w:rsidRPr="00817CA1">
        <w:rPr>
          <w:lang w:eastAsia="en-GB"/>
        </w:rPr>
        <w:t>on</w:t>
      </w:r>
      <w:proofErr w:type="gramEnd"/>
      <w:r w:rsidRPr="00817CA1">
        <w:rPr>
          <w:lang w:eastAsia="en-GB"/>
        </w:rPr>
        <w:t xml:space="preserve"> the minimum sample size as defined in the table below: </w:t>
      </w:r>
    </w:p>
    <w:p w14:paraId="71D0BD95" w14:textId="77777777" w:rsidR="004D0A8A" w:rsidRDefault="004D0A8A" w:rsidP="004D0A8A">
      <w:pPr>
        <w:jc w:val="both"/>
        <w:rPr>
          <w:lang w:eastAsia="en-GB"/>
        </w:rPr>
      </w:pPr>
    </w:p>
    <w:p w14:paraId="7005E2F4" w14:textId="77777777" w:rsidR="004D0A8A" w:rsidRDefault="004D0A8A" w:rsidP="004D0A8A">
      <w:pPr>
        <w:jc w:val="both"/>
        <w:rPr>
          <w:lang w:eastAsia="en-GB"/>
        </w:rPr>
      </w:pPr>
      <w:r>
        <w:rPr>
          <w:noProof/>
          <w:szCs w:val="22"/>
          <w:bdr w:val="none" w:sz="0" w:space="0" w:color="auto" w:frame="1"/>
        </w:rPr>
        <w:drawing>
          <wp:inline distT="0" distB="0" distL="0" distR="0" wp14:anchorId="0706558B" wp14:editId="190C7B2F">
            <wp:extent cx="6113780" cy="818515"/>
            <wp:effectExtent l="0" t="0" r="1270" b="635"/>
            <wp:docPr id="1144346769"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black text on a white background&#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3780" cy="818515"/>
                    </a:xfrm>
                    <a:prstGeom prst="rect">
                      <a:avLst/>
                    </a:prstGeom>
                    <a:noFill/>
                    <a:ln>
                      <a:noFill/>
                    </a:ln>
                  </pic:spPr>
                </pic:pic>
              </a:graphicData>
            </a:graphic>
          </wp:inline>
        </w:drawing>
      </w:r>
      <w:r w:rsidRPr="00817CA1">
        <w:rPr>
          <w:lang w:eastAsia="en-GB"/>
        </w:rPr>
        <w:t xml:space="preserve"> </w:t>
      </w:r>
    </w:p>
    <w:p w14:paraId="2CE0A526" w14:textId="77777777" w:rsidR="004D0A8A" w:rsidRDefault="004D0A8A" w:rsidP="004D0A8A">
      <w:pPr>
        <w:jc w:val="both"/>
        <w:rPr>
          <w:lang w:eastAsia="en-GB"/>
        </w:rPr>
      </w:pPr>
    </w:p>
    <w:p w14:paraId="412C7C0B" w14:textId="77777777" w:rsidR="004D0A8A" w:rsidRPr="00817CA1" w:rsidRDefault="004D0A8A" w:rsidP="004D0A8A">
      <w:pPr>
        <w:jc w:val="both"/>
        <w:rPr>
          <w:lang w:eastAsia="en-GB"/>
        </w:rPr>
      </w:pPr>
      <w:r w:rsidRPr="00817CA1">
        <w:rPr>
          <w:lang w:eastAsia="en-GB"/>
        </w:rPr>
        <w:t xml:space="preserve">Considering the project size, the minimal sample size will be 100 ICS, as done during the baseline survey. </w:t>
      </w:r>
    </w:p>
    <w:p w14:paraId="629F98A5" w14:textId="77777777" w:rsidR="004D0A8A" w:rsidRPr="00817CA1" w:rsidRDefault="004D0A8A" w:rsidP="004D0A8A">
      <w:pPr>
        <w:jc w:val="both"/>
        <w:rPr>
          <w:lang w:eastAsia="en-GB"/>
        </w:rPr>
      </w:pPr>
      <w:r w:rsidRPr="00817CA1">
        <w:rPr>
          <w:lang w:eastAsia="en-GB"/>
        </w:rPr>
        <w:lastRenderedPageBreak/>
        <w:t xml:space="preserve">A kitchen performance test (KPT) is expected to be done every two years, with a maximum interval between subsequential tests no longer than two years. The sampling definition for this test shall respect the methodology KPT procedures. </w:t>
      </w:r>
    </w:p>
    <w:p w14:paraId="1FAFEC4D" w14:textId="77777777" w:rsidR="004D0A8A" w:rsidRDefault="004D0A8A" w:rsidP="004D0A8A">
      <w:pPr>
        <w:jc w:val="both"/>
        <w:rPr>
          <w:lang w:eastAsia="en-GB"/>
        </w:rPr>
      </w:pPr>
      <w:r w:rsidRPr="00817CA1">
        <w:rPr>
          <w:lang w:eastAsia="en-GB"/>
        </w:rPr>
        <w:t xml:space="preserve">The PP sampling approach will depend on the distribution of the ICS. When possible, the PP will use a paired sample approach (the households sampled in the baseline and the project situation are the same). </w:t>
      </w:r>
    </w:p>
    <w:p w14:paraId="3B091134" w14:textId="77777777" w:rsidR="004D0A8A" w:rsidRDefault="004D0A8A" w:rsidP="004D0A8A">
      <w:pPr>
        <w:jc w:val="both"/>
        <w:rPr>
          <w:lang w:eastAsia="en-GB"/>
        </w:rPr>
      </w:pPr>
    </w:p>
    <w:p w14:paraId="65E5B973" w14:textId="77777777" w:rsidR="004D0A8A" w:rsidRDefault="004D0A8A" w:rsidP="004D0A8A">
      <w:pPr>
        <w:jc w:val="both"/>
        <w:rPr>
          <w:lang w:eastAsia="en-GB"/>
        </w:rPr>
      </w:pPr>
      <w:r>
        <w:rPr>
          <w:noProof/>
          <w:szCs w:val="22"/>
          <w:bdr w:val="none" w:sz="0" w:space="0" w:color="auto" w:frame="1"/>
        </w:rPr>
        <w:drawing>
          <wp:inline distT="0" distB="0" distL="0" distR="0" wp14:anchorId="0EDE6AB5" wp14:editId="05B050D0">
            <wp:extent cx="6113780" cy="893445"/>
            <wp:effectExtent l="0" t="0" r="1270" b="1905"/>
            <wp:docPr id="1327201669" name="Picture 10" descr="A number of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number of numbers on a white background&#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3780" cy="893445"/>
                    </a:xfrm>
                    <a:prstGeom prst="rect">
                      <a:avLst/>
                    </a:prstGeom>
                    <a:noFill/>
                    <a:ln>
                      <a:noFill/>
                    </a:ln>
                  </pic:spPr>
                </pic:pic>
              </a:graphicData>
            </a:graphic>
          </wp:inline>
        </w:drawing>
      </w:r>
    </w:p>
    <w:p w14:paraId="39086E82" w14:textId="77777777" w:rsidR="004D0A8A" w:rsidRDefault="004D0A8A" w:rsidP="004D0A8A">
      <w:pPr>
        <w:jc w:val="both"/>
        <w:rPr>
          <w:lang w:eastAsia="en-GB"/>
        </w:rPr>
      </w:pPr>
      <w:r w:rsidRPr="00817CA1">
        <w:rPr>
          <w:lang w:eastAsia="en-GB"/>
        </w:rPr>
        <w:t xml:space="preserve">If a paired sample approach is not possible, the independent sample approach (households sampled in the project situation are different from households sampled in the baseline situation) shall be applied. </w:t>
      </w:r>
    </w:p>
    <w:p w14:paraId="13844320" w14:textId="77777777" w:rsidR="004D0A8A" w:rsidRDefault="004D0A8A" w:rsidP="004D0A8A">
      <w:pPr>
        <w:jc w:val="both"/>
        <w:rPr>
          <w:lang w:eastAsia="en-GB"/>
        </w:rPr>
      </w:pPr>
    </w:p>
    <w:p w14:paraId="540FEA8E" w14:textId="77777777" w:rsidR="004D0A8A" w:rsidRDefault="004D0A8A" w:rsidP="004D0A8A">
      <w:pPr>
        <w:jc w:val="both"/>
        <w:rPr>
          <w:lang w:eastAsia="en-GB"/>
        </w:rPr>
      </w:pPr>
      <w:r>
        <w:rPr>
          <w:noProof/>
          <w:szCs w:val="22"/>
          <w:bdr w:val="none" w:sz="0" w:space="0" w:color="auto" w:frame="1"/>
        </w:rPr>
        <w:drawing>
          <wp:inline distT="0" distB="0" distL="0" distR="0" wp14:anchorId="5818F1BC" wp14:editId="4FFE9FA6">
            <wp:extent cx="6113780" cy="584835"/>
            <wp:effectExtent l="0" t="0" r="1270" b="5715"/>
            <wp:docPr id="1404714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3780" cy="584835"/>
                    </a:xfrm>
                    <a:prstGeom prst="rect">
                      <a:avLst/>
                    </a:prstGeom>
                    <a:noFill/>
                    <a:ln>
                      <a:noFill/>
                    </a:ln>
                  </pic:spPr>
                </pic:pic>
              </a:graphicData>
            </a:graphic>
          </wp:inline>
        </w:drawing>
      </w:r>
    </w:p>
    <w:p w14:paraId="01A631D1" w14:textId="4BE45EE4" w:rsidR="004D0A8A" w:rsidRDefault="004D0A8A" w:rsidP="004D0A8A">
      <w:pPr>
        <w:jc w:val="both"/>
        <w:rPr>
          <w:lang w:eastAsia="en-GB"/>
        </w:rPr>
      </w:pPr>
      <w:r w:rsidRPr="00817CA1">
        <w:rPr>
          <w:lang w:eastAsia="en-GB"/>
        </w:rPr>
        <w:t xml:space="preserve">The detailed procedure to conduct this test will follow Annex 2 of the TPDDTEC methodology. </w:t>
      </w:r>
    </w:p>
    <w:p w14:paraId="5FD1C570" w14:textId="7267714C" w:rsidR="004D0A8A" w:rsidRDefault="002B588F" w:rsidP="004D0A8A">
      <w:pPr>
        <w:pStyle w:val="SectionList2nd"/>
      </w:pPr>
      <w:r>
        <w:t xml:space="preserve">B.7.3. </w:t>
      </w:r>
      <w:r w:rsidR="004D0A8A">
        <w:t>Other elements of monitoring plan</w:t>
      </w:r>
    </w:p>
    <w:p w14:paraId="4211D7D3" w14:textId="77777777" w:rsidR="00C847EB" w:rsidRDefault="00C847EB" w:rsidP="004D0A8A">
      <w:pPr>
        <w:rPr>
          <w:lang w:eastAsia="en-GB"/>
        </w:rPr>
      </w:pPr>
    </w:p>
    <w:p w14:paraId="6DF6603E" w14:textId="77777777" w:rsidR="00C847EB" w:rsidRDefault="00C847EB" w:rsidP="004D0A8A">
      <w:pPr>
        <w:rPr>
          <w:lang w:eastAsia="en-GB"/>
        </w:rPr>
      </w:pPr>
      <w:r w:rsidRPr="00C847EB">
        <w:rPr>
          <w:lang w:eastAsia="en-GB"/>
        </w:rPr>
        <w:t xml:space="preserve">Specific parameters to be monitored and methods used are listed in section B.7.1. Additionally, project systems and indicators that facilitate sampling are tracked as follows: </w:t>
      </w:r>
    </w:p>
    <w:p w14:paraId="6034C2DE" w14:textId="77777777" w:rsidR="001A088E" w:rsidRDefault="001A088E" w:rsidP="004D0A8A">
      <w:pPr>
        <w:rPr>
          <w:b/>
          <w:bCs/>
          <w:lang w:eastAsia="en-GB"/>
        </w:rPr>
      </w:pPr>
    </w:p>
    <w:p w14:paraId="3AC6075E" w14:textId="644257F2" w:rsidR="00DC6771" w:rsidRDefault="00C847EB" w:rsidP="004D0A8A">
      <w:pPr>
        <w:rPr>
          <w:lang w:eastAsia="en-GB"/>
        </w:rPr>
      </w:pPr>
      <w:r w:rsidRPr="00C847EB">
        <w:rPr>
          <w:b/>
          <w:bCs/>
          <w:lang w:eastAsia="en-GB"/>
        </w:rPr>
        <w:t>Project End User database:</w:t>
      </w:r>
      <w:r w:rsidRPr="00C847EB">
        <w:rPr>
          <w:lang w:eastAsia="en-GB"/>
        </w:rPr>
        <w:t xml:space="preserve"> </w:t>
      </w:r>
    </w:p>
    <w:p w14:paraId="3186938D" w14:textId="7ACA67CE" w:rsidR="00C847EB" w:rsidRDefault="00C847EB" w:rsidP="004D0A8A">
      <w:pPr>
        <w:rPr>
          <w:lang w:eastAsia="en-GB"/>
        </w:rPr>
      </w:pPr>
      <w:r w:rsidRPr="00C847EB">
        <w:rPr>
          <w:lang w:eastAsia="en-GB"/>
        </w:rPr>
        <w:t xml:space="preserve">The project developer shall maintain an accurate and complete sales record. </w:t>
      </w:r>
      <w:proofErr w:type="spellStart"/>
      <w:r w:rsidRPr="00C847EB">
        <w:rPr>
          <w:lang w:eastAsia="en-GB"/>
        </w:rPr>
        <w:t>i</w:t>
      </w:r>
      <w:proofErr w:type="spellEnd"/>
      <w:r w:rsidRPr="00C847EB">
        <w:rPr>
          <w:lang w:eastAsia="en-GB"/>
        </w:rPr>
        <w:t>) Date of ICS distribution ii) Geographic area of sales iii) Customer name and contact number (if available) and location iv) Model/type of project technology v) Quantity of project technology vi) Unique serial number of project ICS</w:t>
      </w:r>
      <w:r w:rsidR="00500F45">
        <w:rPr>
          <w:lang w:eastAsia="en-GB"/>
        </w:rPr>
        <w:t xml:space="preserve">. </w:t>
      </w:r>
      <w:r w:rsidRPr="00C847EB">
        <w:rPr>
          <w:lang w:eastAsia="en-GB"/>
        </w:rPr>
        <w:t>.</w:t>
      </w:r>
    </w:p>
    <w:p w14:paraId="0EF38AB1" w14:textId="77777777" w:rsidR="00DC6771" w:rsidRDefault="00DC6771" w:rsidP="004D0A8A">
      <w:pPr>
        <w:rPr>
          <w:lang w:eastAsia="en-GB"/>
        </w:rPr>
      </w:pPr>
    </w:p>
    <w:p w14:paraId="4340B4B6" w14:textId="77777777" w:rsidR="00DC6771" w:rsidRPr="00DC6771" w:rsidRDefault="00DC6771" w:rsidP="004D0A8A">
      <w:pPr>
        <w:rPr>
          <w:b/>
          <w:bCs/>
          <w:lang w:eastAsia="en-GB"/>
        </w:rPr>
      </w:pPr>
      <w:r w:rsidRPr="00DC6771">
        <w:rPr>
          <w:b/>
          <w:bCs/>
          <w:lang w:eastAsia="en-GB"/>
        </w:rPr>
        <w:t xml:space="preserve">Management Plan, Operational Framework, Role, Responsibilities, and Institutional Arrangements: </w:t>
      </w:r>
    </w:p>
    <w:p w14:paraId="5AC51075" w14:textId="1C6FC2BA" w:rsidR="00DC6771" w:rsidRDefault="00DC6771" w:rsidP="004D0A8A">
      <w:pPr>
        <w:rPr>
          <w:lang w:eastAsia="en-GB"/>
        </w:rPr>
      </w:pPr>
      <w:r w:rsidRPr="00DC6771">
        <w:rPr>
          <w:lang w:eastAsia="en-GB"/>
        </w:rPr>
        <w:lastRenderedPageBreak/>
        <w:t xml:space="preserve">The project will be implemented according to the following plan for measuring, recording/collecting, data storage /archiving, and reporting on monitored data and parameters. Roles and Responsibilities of </w:t>
      </w:r>
      <w:r w:rsidR="005E4742" w:rsidRPr="00DC6771">
        <w:rPr>
          <w:lang w:eastAsia="en-GB"/>
        </w:rPr>
        <w:t>entities</w:t>
      </w:r>
      <w:r w:rsidRPr="00DC6771">
        <w:rPr>
          <w:lang w:eastAsia="en-GB"/>
        </w:rPr>
        <w:t xml:space="preserve"> involved in the project and institutional arrangements are discussed in table below:</w:t>
      </w:r>
    </w:p>
    <w:p w14:paraId="5C2B5C15" w14:textId="77777777" w:rsidR="005E4742" w:rsidRDefault="005E4742" w:rsidP="004D0A8A">
      <w:pPr>
        <w:rPr>
          <w:lang w:eastAsia="en-GB"/>
        </w:rPr>
      </w:pPr>
    </w:p>
    <w:tbl>
      <w:tblPr>
        <w:tblStyle w:val="Grilledutableau"/>
        <w:tblW w:w="0" w:type="auto"/>
        <w:tblLook w:val="04A0" w:firstRow="1" w:lastRow="0" w:firstColumn="1" w:lastColumn="0" w:noHBand="0" w:noVBand="1"/>
      </w:tblPr>
      <w:tblGrid>
        <w:gridCol w:w="2438"/>
        <w:gridCol w:w="7184"/>
      </w:tblGrid>
      <w:tr w:rsidR="005E4742" w14:paraId="758C4009" w14:textId="77777777" w:rsidTr="00424096">
        <w:tc>
          <w:tcPr>
            <w:tcW w:w="2122" w:type="dxa"/>
          </w:tcPr>
          <w:p w14:paraId="316C41F1" w14:textId="20696574" w:rsidR="005E4742" w:rsidRDefault="005E4742" w:rsidP="004D0A8A">
            <w:pPr>
              <w:rPr>
                <w:lang w:eastAsia="en-GB"/>
              </w:rPr>
            </w:pPr>
            <w:r>
              <w:rPr>
                <w:lang w:eastAsia="en-GB"/>
              </w:rPr>
              <w:t>Entity</w:t>
            </w:r>
          </w:p>
        </w:tc>
        <w:tc>
          <w:tcPr>
            <w:tcW w:w="7500" w:type="dxa"/>
          </w:tcPr>
          <w:p w14:paraId="212A79B8" w14:textId="21A45D60" w:rsidR="005E4742" w:rsidRDefault="005E4742" w:rsidP="004D0A8A">
            <w:pPr>
              <w:rPr>
                <w:lang w:eastAsia="en-GB"/>
              </w:rPr>
            </w:pPr>
            <w:r>
              <w:rPr>
                <w:lang w:eastAsia="en-GB"/>
              </w:rPr>
              <w:t>Role and respons</w:t>
            </w:r>
            <w:r w:rsidR="00FC06DF">
              <w:rPr>
                <w:lang w:eastAsia="en-GB"/>
              </w:rPr>
              <w:t>i</w:t>
            </w:r>
            <w:r>
              <w:rPr>
                <w:lang w:eastAsia="en-GB"/>
              </w:rPr>
              <w:t>bilities</w:t>
            </w:r>
          </w:p>
        </w:tc>
      </w:tr>
      <w:tr w:rsidR="005E4742" w14:paraId="3CA310D9" w14:textId="77777777" w:rsidTr="00424096">
        <w:tc>
          <w:tcPr>
            <w:tcW w:w="2122" w:type="dxa"/>
          </w:tcPr>
          <w:p w14:paraId="2081A251" w14:textId="29EBF9B2" w:rsidR="005E4742" w:rsidRDefault="00424096" w:rsidP="004D0A8A">
            <w:pPr>
              <w:rPr>
                <w:lang w:eastAsia="en-GB"/>
              </w:rPr>
            </w:pPr>
            <w:r w:rsidRPr="00424096">
              <w:rPr>
                <w:lang w:eastAsia="en-GB"/>
              </w:rPr>
              <w:t>Project Proponent / Implementer</w:t>
            </w:r>
            <w:r w:rsidR="00DA3899">
              <w:rPr>
                <w:lang w:eastAsia="en-GB"/>
              </w:rPr>
              <w:t xml:space="preserve"> and stove producer/distributer</w:t>
            </w:r>
          </w:p>
        </w:tc>
        <w:tc>
          <w:tcPr>
            <w:tcW w:w="7500" w:type="dxa"/>
          </w:tcPr>
          <w:p w14:paraId="176173CE" w14:textId="77777777" w:rsidR="0086590E" w:rsidRDefault="00424096">
            <w:pPr>
              <w:pStyle w:val="Paragraphedeliste"/>
              <w:numPr>
                <w:ilvl w:val="0"/>
                <w:numId w:val="40"/>
              </w:numPr>
              <w:rPr>
                <w:lang w:eastAsia="en-GB"/>
              </w:rPr>
            </w:pPr>
            <w:r w:rsidRPr="00424096">
              <w:rPr>
                <w:lang w:eastAsia="en-GB"/>
              </w:rPr>
              <w:t xml:space="preserve">The PP is responsible for general management of the project, including appointing all personnel / groups of personnel involved in the project development and implementation. </w:t>
            </w:r>
          </w:p>
          <w:p w14:paraId="7AD2198F" w14:textId="77777777" w:rsidR="0086590E" w:rsidRDefault="00424096">
            <w:pPr>
              <w:pStyle w:val="Paragraphedeliste"/>
              <w:numPr>
                <w:ilvl w:val="0"/>
                <w:numId w:val="40"/>
              </w:numPr>
              <w:rPr>
                <w:lang w:eastAsia="en-GB"/>
              </w:rPr>
            </w:pPr>
            <w:r w:rsidRPr="00424096">
              <w:rPr>
                <w:lang w:eastAsia="en-GB"/>
              </w:rPr>
              <w:t>The distribution of the ICS will be managed via PP’s own distribution network or with local distribution partners.</w:t>
            </w:r>
          </w:p>
          <w:p w14:paraId="7E1806A8" w14:textId="77777777" w:rsidR="000E0BD8" w:rsidRDefault="00424096">
            <w:pPr>
              <w:pStyle w:val="Paragraphedeliste"/>
              <w:numPr>
                <w:ilvl w:val="0"/>
                <w:numId w:val="40"/>
              </w:numPr>
              <w:rPr>
                <w:lang w:eastAsia="en-GB"/>
              </w:rPr>
            </w:pPr>
            <w:r w:rsidRPr="00424096">
              <w:rPr>
                <w:lang w:eastAsia="en-GB"/>
              </w:rPr>
              <w:t xml:space="preserve"> The PP will communicate to the project beneficiaries during distribution that PP retains exclusive and unconditional rights to the carbon credit generated by use of the project ICS. </w:t>
            </w:r>
          </w:p>
          <w:p w14:paraId="1CE286E9" w14:textId="77777777" w:rsidR="000E0BD8" w:rsidRDefault="00424096">
            <w:pPr>
              <w:pStyle w:val="Paragraphedeliste"/>
              <w:numPr>
                <w:ilvl w:val="0"/>
                <w:numId w:val="40"/>
              </w:numPr>
              <w:rPr>
                <w:lang w:eastAsia="en-GB"/>
              </w:rPr>
            </w:pPr>
            <w:r w:rsidRPr="00424096">
              <w:rPr>
                <w:lang w:eastAsia="en-GB"/>
              </w:rPr>
              <w:t xml:space="preserve">The PP will maintain and update the ICS distribution database continuously. The required data collection includes, but is not limited to, the following. </w:t>
            </w:r>
          </w:p>
          <w:p w14:paraId="5AD21ED9" w14:textId="77777777" w:rsidR="000E0BD8" w:rsidRDefault="00424096">
            <w:pPr>
              <w:pStyle w:val="Paragraphedeliste"/>
              <w:numPr>
                <w:ilvl w:val="1"/>
                <w:numId w:val="40"/>
              </w:numPr>
              <w:rPr>
                <w:lang w:eastAsia="en-GB"/>
              </w:rPr>
            </w:pPr>
            <w:r w:rsidRPr="00424096">
              <w:rPr>
                <w:lang w:eastAsia="en-GB"/>
              </w:rPr>
              <w:t xml:space="preserve">Date of distribution </w:t>
            </w:r>
          </w:p>
          <w:p w14:paraId="455FA86D" w14:textId="77777777" w:rsidR="000E0BD8" w:rsidRDefault="00424096">
            <w:pPr>
              <w:pStyle w:val="Paragraphedeliste"/>
              <w:numPr>
                <w:ilvl w:val="1"/>
                <w:numId w:val="40"/>
              </w:numPr>
              <w:rPr>
                <w:lang w:eastAsia="en-GB"/>
              </w:rPr>
            </w:pPr>
            <w:r w:rsidRPr="00424096">
              <w:rPr>
                <w:lang w:eastAsia="en-GB"/>
              </w:rPr>
              <w:t xml:space="preserve">Geographic area of distribution </w:t>
            </w:r>
          </w:p>
          <w:p w14:paraId="64DC4CB1" w14:textId="77777777" w:rsidR="000E0BD8" w:rsidRDefault="00424096">
            <w:pPr>
              <w:pStyle w:val="Paragraphedeliste"/>
              <w:numPr>
                <w:ilvl w:val="1"/>
                <w:numId w:val="40"/>
              </w:numPr>
              <w:rPr>
                <w:lang w:eastAsia="en-GB"/>
              </w:rPr>
            </w:pPr>
            <w:r w:rsidRPr="00424096">
              <w:rPr>
                <w:lang w:eastAsia="en-GB"/>
              </w:rPr>
              <w:t xml:space="preserve">Model/type of project ICS distributed </w:t>
            </w:r>
          </w:p>
          <w:p w14:paraId="3A7984D2" w14:textId="77777777" w:rsidR="000E0BD8" w:rsidRDefault="00424096">
            <w:pPr>
              <w:pStyle w:val="Paragraphedeliste"/>
              <w:numPr>
                <w:ilvl w:val="1"/>
                <w:numId w:val="40"/>
              </w:numPr>
              <w:rPr>
                <w:lang w:eastAsia="en-GB"/>
              </w:rPr>
            </w:pPr>
            <w:r w:rsidRPr="00424096">
              <w:rPr>
                <w:lang w:eastAsia="en-GB"/>
              </w:rPr>
              <w:t xml:space="preserve">Quantity of project ICS distributed </w:t>
            </w:r>
          </w:p>
          <w:p w14:paraId="608BB6E7" w14:textId="77777777" w:rsidR="000E0BD8" w:rsidRDefault="00424096">
            <w:pPr>
              <w:pStyle w:val="Paragraphedeliste"/>
              <w:numPr>
                <w:ilvl w:val="1"/>
                <w:numId w:val="40"/>
              </w:numPr>
              <w:rPr>
                <w:lang w:eastAsia="en-GB"/>
              </w:rPr>
            </w:pPr>
            <w:r w:rsidRPr="00424096">
              <w:rPr>
                <w:lang w:eastAsia="en-GB"/>
              </w:rPr>
              <w:t xml:space="preserve">Name of the beneficiary, address, and telephone number (if available) </w:t>
            </w:r>
          </w:p>
          <w:p w14:paraId="5BC47CA5" w14:textId="77777777" w:rsidR="000E0BD8" w:rsidRDefault="00424096">
            <w:pPr>
              <w:pStyle w:val="Paragraphedeliste"/>
              <w:numPr>
                <w:ilvl w:val="1"/>
                <w:numId w:val="40"/>
              </w:numPr>
              <w:rPr>
                <w:lang w:eastAsia="en-GB"/>
              </w:rPr>
            </w:pPr>
            <w:r w:rsidRPr="00424096">
              <w:rPr>
                <w:lang w:eastAsia="en-GB"/>
              </w:rPr>
              <w:t xml:space="preserve">Unique serial number of project ICS </w:t>
            </w:r>
          </w:p>
          <w:p w14:paraId="40234AD2" w14:textId="77777777" w:rsidR="000E0BD8" w:rsidRDefault="00424096">
            <w:pPr>
              <w:pStyle w:val="Paragraphedeliste"/>
              <w:numPr>
                <w:ilvl w:val="1"/>
                <w:numId w:val="40"/>
              </w:numPr>
              <w:rPr>
                <w:lang w:eastAsia="en-GB"/>
              </w:rPr>
            </w:pPr>
            <w:r w:rsidRPr="00424096">
              <w:rPr>
                <w:lang w:eastAsia="en-GB"/>
              </w:rPr>
              <w:t xml:space="preserve">Primary Baseline fuel / technology being used </w:t>
            </w:r>
          </w:p>
          <w:p w14:paraId="692744C7" w14:textId="77777777" w:rsidR="004C2410" w:rsidRDefault="00424096">
            <w:pPr>
              <w:pStyle w:val="Paragraphedeliste"/>
              <w:numPr>
                <w:ilvl w:val="0"/>
                <w:numId w:val="40"/>
              </w:numPr>
              <w:rPr>
                <w:lang w:eastAsia="en-GB"/>
              </w:rPr>
            </w:pPr>
            <w:r w:rsidRPr="00424096">
              <w:rPr>
                <w:lang w:eastAsia="en-GB"/>
              </w:rPr>
              <w:t xml:space="preserve">The information collected will be stored in the distribution database and will serve as the project database for ex-post project sampling and monitoring purposes. Also, this shall serve to avoid any double counting and duplicity of data. </w:t>
            </w:r>
          </w:p>
          <w:p w14:paraId="239EF548" w14:textId="77777777" w:rsidR="005E4742" w:rsidRDefault="00424096">
            <w:pPr>
              <w:pStyle w:val="Paragraphedeliste"/>
              <w:numPr>
                <w:ilvl w:val="0"/>
                <w:numId w:val="40"/>
              </w:numPr>
              <w:rPr>
                <w:lang w:eastAsia="en-GB"/>
              </w:rPr>
            </w:pPr>
            <w:r w:rsidRPr="00424096">
              <w:rPr>
                <w:lang w:eastAsia="en-GB"/>
              </w:rPr>
              <w:lastRenderedPageBreak/>
              <w:t>The PP will coordinate ex-post monitoring activities as follows:</w:t>
            </w:r>
          </w:p>
          <w:p w14:paraId="0C650AF7" w14:textId="77777777" w:rsidR="005979DF" w:rsidRDefault="005979DF">
            <w:pPr>
              <w:pStyle w:val="Paragraphedeliste"/>
              <w:numPr>
                <w:ilvl w:val="1"/>
                <w:numId w:val="40"/>
              </w:numPr>
              <w:rPr>
                <w:lang w:eastAsia="en-GB"/>
              </w:rPr>
            </w:pPr>
            <w:r w:rsidRPr="005979DF">
              <w:rPr>
                <w:lang w:eastAsia="en-GB"/>
              </w:rPr>
              <w:t>Implement the monitoring plan and QA/QC measures, as applicable.</w:t>
            </w:r>
          </w:p>
          <w:p w14:paraId="428DC801" w14:textId="77777777" w:rsidR="005979DF" w:rsidRDefault="005979DF">
            <w:pPr>
              <w:pStyle w:val="Paragraphedeliste"/>
              <w:numPr>
                <w:ilvl w:val="1"/>
                <w:numId w:val="40"/>
              </w:numPr>
              <w:rPr>
                <w:lang w:eastAsia="en-GB"/>
              </w:rPr>
            </w:pPr>
            <w:r w:rsidRPr="005979DF">
              <w:rPr>
                <w:lang w:eastAsia="en-GB"/>
              </w:rPr>
              <w:t xml:space="preserve">Determine the sample size as per sampling plan and identify the samples to be monitored. </w:t>
            </w:r>
          </w:p>
          <w:p w14:paraId="300F2569" w14:textId="77777777" w:rsidR="005979DF" w:rsidRDefault="005979DF">
            <w:pPr>
              <w:pStyle w:val="Paragraphedeliste"/>
              <w:numPr>
                <w:ilvl w:val="1"/>
                <w:numId w:val="40"/>
              </w:numPr>
              <w:rPr>
                <w:lang w:eastAsia="en-GB"/>
              </w:rPr>
            </w:pPr>
            <w:r w:rsidRPr="005979DF">
              <w:rPr>
                <w:lang w:eastAsia="en-GB"/>
              </w:rPr>
              <w:t xml:space="preserve">Ex-post monitoring - the usage data will be collected using survey questionnaires designed by experts. The surveys will be carried out by project implementer teams experienced / trained to conduct such surveys. </w:t>
            </w:r>
          </w:p>
          <w:p w14:paraId="288C14EA" w14:textId="77777777" w:rsidR="005979DF" w:rsidRDefault="005979DF">
            <w:pPr>
              <w:pStyle w:val="Paragraphedeliste"/>
              <w:numPr>
                <w:ilvl w:val="1"/>
                <w:numId w:val="40"/>
              </w:numPr>
              <w:rPr>
                <w:lang w:eastAsia="en-GB"/>
              </w:rPr>
            </w:pPr>
            <w:r w:rsidRPr="005979DF">
              <w:rPr>
                <w:lang w:eastAsia="en-GB"/>
              </w:rPr>
              <w:t xml:space="preserve">KPTs, if required, shall be conducted using calibrated/new equipment as available, by experienced/trained personnel. </w:t>
            </w:r>
          </w:p>
          <w:p w14:paraId="55953FF7" w14:textId="77777777" w:rsidR="005979DF" w:rsidRDefault="005979DF">
            <w:pPr>
              <w:pStyle w:val="Paragraphedeliste"/>
              <w:numPr>
                <w:ilvl w:val="1"/>
                <w:numId w:val="40"/>
              </w:numPr>
              <w:rPr>
                <w:lang w:eastAsia="en-GB"/>
              </w:rPr>
            </w:pPr>
            <w:r w:rsidRPr="005979DF">
              <w:rPr>
                <w:lang w:eastAsia="en-GB"/>
              </w:rPr>
              <w:t xml:space="preserve">Ensuring that staff responsible for monitoring and reporting have received adequate training, as applicable. </w:t>
            </w:r>
          </w:p>
          <w:p w14:paraId="3534B483" w14:textId="77777777" w:rsidR="00BB3FEA" w:rsidRDefault="005979DF">
            <w:pPr>
              <w:pStyle w:val="Paragraphedeliste"/>
              <w:numPr>
                <w:ilvl w:val="1"/>
                <w:numId w:val="40"/>
              </w:numPr>
              <w:rPr>
                <w:lang w:eastAsia="en-GB"/>
              </w:rPr>
            </w:pPr>
            <w:r w:rsidRPr="005979DF">
              <w:rPr>
                <w:lang w:eastAsia="en-GB"/>
              </w:rPr>
              <w:t xml:space="preserve">The monitoring results and statistical robustness will be reviewed internally and approved by competent staff. </w:t>
            </w:r>
          </w:p>
          <w:p w14:paraId="28195553" w14:textId="77777777" w:rsidR="00BB3FEA" w:rsidRDefault="005979DF">
            <w:pPr>
              <w:pStyle w:val="Paragraphedeliste"/>
              <w:numPr>
                <w:ilvl w:val="1"/>
                <w:numId w:val="40"/>
              </w:numPr>
              <w:rPr>
                <w:lang w:eastAsia="en-GB"/>
              </w:rPr>
            </w:pPr>
            <w:r w:rsidRPr="005979DF">
              <w:rPr>
                <w:lang w:eastAsia="en-GB"/>
              </w:rPr>
              <w:t xml:space="preserve">Collect SDG monitoring data as per the registered monitoring plan as deemed appropriate. </w:t>
            </w:r>
          </w:p>
          <w:p w14:paraId="6A4F7A4C" w14:textId="77777777" w:rsidR="005979DF" w:rsidRDefault="005979DF">
            <w:pPr>
              <w:pStyle w:val="Paragraphedeliste"/>
              <w:numPr>
                <w:ilvl w:val="1"/>
                <w:numId w:val="40"/>
              </w:numPr>
              <w:rPr>
                <w:lang w:eastAsia="en-GB"/>
              </w:rPr>
            </w:pPr>
            <w:r w:rsidRPr="005979DF">
              <w:rPr>
                <w:lang w:eastAsia="en-GB"/>
              </w:rPr>
              <w:t>Use the data collected/archived for emissions reduction calculations.</w:t>
            </w:r>
          </w:p>
          <w:p w14:paraId="1A4686A3" w14:textId="77777777" w:rsidR="00BF6A9E" w:rsidRDefault="001F5436">
            <w:pPr>
              <w:pStyle w:val="Paragraphedeliste"/>
              <w:numPr>
                <w:ilvl w:val="0"/>
                <w:numId w:val="40"/>
              </w:numPr>
              <w:rPr>
                <w:lang w:eastAsia="en-GB"/>
              </w:rPr>
            </w:pPr>
            <w:r>
              <w:t>Design and supply ICS units according to specified standards and project plans from the Project Proponent.</w:t>
            </w:r>
          </w:p>
          <w:p w14:paraId="41B3DCB1" w14:textId="77777777" w:rsidR="001F5436" w:rsidRDefault="001F5436">
            <w:pPr>
              <w:pStyle w:val="Paragraphedeliste"/>
              <w:numPr>
                <w:ilvl w:val="0"/>
                <w:numId w:val="40"/>
              </w:numPr>
              <w:rPr>
                <w:lang w:eastAsia="en-GB"/>
              </w:rPr>
            </w:pPr>
            <w:r>
              <w:t xml:space="preserve">Confirm / Certify technical parameters and </w:t>
            </w:r>
            <w:proofErr w:type="gramStart"/>
            <w:r>
              <w:t>efficiency</w:t>
            </w:r>
            <w:proofErr w:type="gramEnd"/>
            <w:r>
              <w:t xml:space="preserve"> information at the time of supply</w:t>
            </w:r>
          </w:p>
          <w:p w14:paraId="283CB972" w14:textId="74EA4621" w:rsidR="00BF6A9E" w:rsidRDefault="00BF6A9E">
            <w:pPr>
              <w:pStyle w:val="Paragraphedeliste"/>
              <w:numPr>
                <w:ilvl w:val="0"/>
                <w:numId w:val="40"/>
              </w:numPr>
              <w:rPr>
                <w:lang w:eastAsia="en-GB"/>
              </w:rPr>
            </w:pPr>
            <w:r>
              <w:rPr>
                <w:lang w:eastAsia="en-GB"/>
              </w:rPr>
              <w:t>Ensure follow up and maintenance visits periodically to beneficiaries</w:t>
            </w:r>
          </w:p>
        </w:tc>
      </w:tr>
    </w:tbl>
    <w:p w14:paraId="50586424" w14:textId="77777777" w:rsidR="005E4742" w:rsidRDefault="005E4742" w:rsidP="004D0A8A">
      <w:pPr>
        <w:rPr>
          <w:lang w:eastAsia="en-GB"/>
        </w:rPr>
      </w:pPr>
    </w:p>
    <w:p w14:paraId="00907ACF" w14:textId="3BAB0041" w:rsidR="007C35BA" w:rsidRDefault="007C35BA" w:rsidP="004D0A8A">
      <w:pPr>
        <w:rPr>
          <w:lang w:eastAsia="en-GB"/>
        </w:rPr>
      </w:pPr>
      <w:r w:rsidRPr="007C35BA">
        <w:rPr>
          <w:lang w:eastAsia="en-GB"/>
        </w:rPr>
        <w:t>The aforesaid plan shall ensure that the project is managed and operated in a standard manner.</w:t>
      </w:r>
    </w:p>
    <w:p w14:paraId="72A426F6" w14:textId="77777777" w:rsidR="004D0A8A" w:rsidRDefault="004D0A8A" w:rsidP="00922B9B">
      <w:pPr>
        <w:pStyle w:val="Corpsdetexte"/>
      </w:pPr>
    </w:p>
    <w:p w14:paraId="529626C5" w14:textId="411482CF" w:rsidR="00391F1F" w:rsidRPr="007C1D64" w:rsidRDefault="002B588F" w:rsidP="00391F1F">
      <w:pPr>
        <w:pStyle w:val="SectionTitle"/>
      </w:pPr>
      <w:bookmarkStart w:id="13" w:name="_Ref49515970"/>
      <w:bookmarkStart w:id="14" w:name="_Ref128484970"/>
      <w:r>
        <w:t xml:space="preserve">SECTION C. </w:t>
      </w:r>
      <w:r w:rsidR="00391F1F" w:rsidRPr="007C1D64">
        <w:t>DURATION AND CREDITING PERIOD</w:t>
      </w:r>
      <w:bookmarkEnd w:id="13"/>
      <w:bookmarkEnd w:id="14"/>
    </w:p>
    <w:p w14:paraId="507B55B8" w14:textId="2721AF14" w:rsidR="00391F1F" w:rsidRPr="007C1D64" w:rsidRDefault="002B588F" w:rsidP="00391F1F">
      <w:pPr>
        <w:pStyle w:val="SectionList"/>
      </w:pPr>
      <w:r>
        <w:t xml:space="preserve">C.1. </w:t>
      </w:r>
      <w:r w:rsidR="00391F1F" w:rsidRPr="007C1D64">
        <w:t xml:space="preserve">Duration of project </w:t>
      </w:r>
    </w:p>
    <w:p w14:paraId="26945075" w14:textId="4E1546FA" w:rsidR="00391F1F" w:rsidRPr="007C1D64" w:rsidRDefault="002B588F" w:rsidP="00391F1F">
      <w:pPr>
        <w:pStyle w:val="SectionList2nd"/>
        <w:rPr>
          <w:rFonts w:eastAsia="MS Mincho"/>
        </w:rPr>
      </w:pPr>
      <w:r>
        <w:rPr>
          <w:rFonts w:eastAsia="MS Mincho"/>
        </w:rPr>
        <w:t xml:space="preserve">C.1.1. </w:t>
      </w:r>
      <w:r w:rsidR="00391F1F" w:rsidRPr="007C1D64">
        <w:rPr>
          <w:rFonts w:eastAsia="MS Mincho"/>
        </w:rPr>
        <w:t xml:space="preserve">Start date of </w:t>
      </w:r>
      <w:r w:rsidR="00DA56C3">
        <w:rPr>
          <w:rFonts w:eastAsia="MS Mincho"/>
        </w:rPr>
        <w:t>VPA</w:t>
      </w:r>
      <w:r w:rsidR="00DA56C3" w:rsidRPr="007C1D64">
        <w:rPr>
          <w:rFonts w:eastAsia="MS Mincho"/>
        </w:rPr>
        <w:t xml:space="preserve"> </w:t>
      </w:r>
    </w:p>
    <w:p w14:paraId="478B0578" w14:textId="502066BF" w:rsidR="004D0A8A" w:rsidRDefault="004D0A8A" w:rsidP="004D0A8A">
      <w:r w:rsidRPr="00817CA1">
        <w:t>0</w:t>
      </w:r>
      <w:r>
        <w:t>2</w:t>
      </w:r>
      <w:r w:rsidRPr="00817CA1">
        <w:t>/0</w:t>
      </w:r>
      <w:r>
        <w:t>9</w:t>
      </w:r>
      <w:r w:rsidRPr="00817CA1">
        <w:t>/20</w:t>
      </w:r>
      <w:r w:rsidR="007F7A19">
        <w:t>13</w:t>
      </w:r>
      <w:r w:rsidRPr="00817CA1">
        <w:t xml:space="preserve"> – the project start date is earliest </w:t>
      </w:r>
      <w:r>
        <w:t xml:space="preserve">expected </w:t>
      </w:r>
      <w:r w:rsidRPr="00817CA1">
        <w:t>date of commissioning of the first batch of ICS under the project activity</w:t>
      </w:r>
      <w:r w:rsidR="004642C9">
        <w:t xml:space="preserve">. The project is a regular </w:t>
      </w:r>
      <w:r w:rsidR="00836034">
        <w:t>project as per GS4GG Principle.</w:t>
      </w:r>
      <w:r w:rsidRPr="00817CA1">
        <w:t xml:space="preserve"> </w:t>
      </w:r>
    </w:p>
    <w:p w14:paraId="22DF5F77" w14:textId="3B5DA875" w:rsidR="00391F1F" w:rsidRDefault="00391F1F" w:rsidP="00391F1F"/>
    <w:p w14:paraId="6E5E0C3A" w14:textId="0D59039E" w:rsidR="00391F1F" w:rsidRPr="007C1D64" w:rsidRDefault="002B588F" w:rsidP="00391F1F">
      <w:pPr>
        <w:pStyle w:val="SectionList2nd"/>
        <w:rPr>
          <w:rFonts w:eastAsia="MS Mincho"/>
        </w:rPr>
      </w:pPr>
      <w:r>
        <w:rPr>
          <w:rFonts w:eastAsia="MS Mincho"/>
        </w:rPr>
        <w:t xml:space="preserve">C.1.2. </w:t>
      </w:r>
      <w:r w:rsidR="00391F1F" w:rsidRPr="007C1D64">
        <w:rPr>
          <w:rFonts w:eastAsia="MS Mincho"/>
        </w:rPr>
        <w:t xml:space="preserve">Expected operational lifetime of </w:t>
      </w:r>
      <w:r w:rsidR="00DA56C3">
        <w:rPr>
          <w:rFonts w:eastAsia="MS Mincho"/>
        </w:rPr>
        <w:t>VPA</w:t>
      </w:r>
      <w:r w:rsidR="00DA56C3" w:rsidRPr="007C1D64">
        <w:rPr>
          <w:rFonts w:eastAsia="MS Mincho"/>
        </w:rPr>
        <w:t xml:space="preserve"> </w:t>
      </w:r>
    </w:p>
    <w:p w14:paraId="29080F86" w14:textId="41FD483D" w:rsidR="00391F1F" w:rsidRDefault="00836034" w:rsidP="00391F1F">
      <w:r>
        <w:t>0</w:t>
      </w:r>
      <w:r w:rsidR="00F8724B">
        <w:t>1</w:t>
      </w:r>
      <w:r>
        <w:t>/09/203</w:t>
      </w:r>
      <w:r w:rsidR="006E5912">
        <w:t>4</w:t>
      </w:r>
      <w:r w:rsidR="001A35ED">
        <w:t xml:space="preserve">, </w:t>
      </w:r>
      <w:r w:rsidR="006E5912">
        <w:t xml:space="preserve">21 </w:t>
      </w:r>
      <w:r w:rsidR="001A35ED">
        <w:t>years, 00 months</w:t>
      </w:r>
      <w:r w:rsidR="00EB4332">
        <w:t>.</w:t>
      </w:r>
      <w:r w:rsidR="004D0A8A">
        <w:t xml:space="preserve"> </w:t>
      </w:r>
      <w:r w:rsidR="00DF4685">
        <w:t>The expected operatio</w:t>
      </w:r>
      <w:r w:rsidR="00EC79D3">
        <w:t xml:space="preserve">nal </w:t>
      </w:r>
      <w:r w:rsidR="00A44A53">
        <w:t>lifetime of the VPA</w:t>
      </w:r>
      <w:r w:rsidR="00853EF6">
        <w:t xml:space="preserve"> is </w:t>
      </w:r>
      <w:r w:rsidR="006E5912">
        <w:t xml:space="preserve">21 </w:t>
      </w:r>
      <w:r w:rsidR="00853EF6">
        <w:t>years</w:t>
      </w:r>
      <w:r w:rsidR="00500F45">
        <w:t>.</w:t>
      </w:r>
    </w:p>
    <w:p w14:paraId="3070EF6D" w14:textId="603F7039" w:rsidR="00391F1F" w:rsidRDefault="002B588F" w:rsidP="00391F1F">
      <w:pPr>
        <w:pStyle w:val="SectionList"/>
      </w:pPr>
      <w:r>
        <w:t xml:space="preserve">C.2. </w:t>
      </w:r>
      <w:r w:rsidR="00391F1F" w:rsidRPr="007C1D64">
        <w:t xml:space="preserve">Crediting </w:t>
      </w:r>
      <w:r w:rsidR="00391F1F" w:rsidRPr="00391F1F">
        <w:t>period</w:t>
      </w:r>
      <w:r w:rsidR="00391F1F" w:rsidRPr="007C1D64">
        <w:t xml:space="preserve"> of project </w:t>
      </w:r>
    </w:p>
    <w:p w14:paraId="779DFDF0" w14:textId="211ED7BC" w:rsidR="00391F1F" w:rsidRPr="007C1D64" w:rsidRDefault="002B588F" w:rsidP="00391F1F">
      <w:pPr>
        <w:pStyle w:val="SectionList2nd"/>
        <w:rPr>
          <w:rFonts w:eastAsia="MS Mincho"/>
        </w:rPr>
      </w:pPr>
      <w:r>
        <w:rPr>
          <w:rFonts w:eastAsia="MS Mincho"/>
        </w:rPr>
        <w:t xml:space="preserve">C.2.1. </w:t>
      </w:r>
      <w:r w:rsidR="00391F1F" w:rsidRPr="007C1D64">
        <w:rPr>
          <w:rFonts w:eastAsia="MS Mincho"/>
        </w:rPr>
        <w:t>Start date of crediting period</w:t>
      </w:r>
    </w:p>
    <w:p w14:paraId="0323DC1F" w14:textId="0F76A28E" w:rsidR="00391F1F" w:rsidRDefault="00391F1F" w:rsidP="00391F1F"/>
    <w:p w14:paraId="3614FFF1" w14:textId="0ADADB7C" w:rsidR="004D0A8A" w:rsidRDefault="004D0A8A" w:rsidP="00391F1F">
      <w:r>
        <w:t xml:space="preserve">02/09/2027 </w:t>
      </w:r>
      <w:r w:rsidR="00045FA8">
        <w:t xml:space="preserve">is the start date of the </w:t>
      </w:r>
      <w:r w:rsidR="00CC5A74">
        <w:t>VPA.</w:t>
      </w:r>
    </w:p>
    <w:p w14:paraId="11C05586" w14:textId="59B5F8BB" w:rsidR="00391F1F" w:rsidRPr="007C1D64" w:rsidRDefault="002B588F" w:rsidP="00391F1F">
      <w:pPr>
        <w:pStyle w:val="SectionList2nd"/>
        <w:rPr>
          <w:rFonts w:eastAsia="MS Mincho"/>
        </w:rPr>
      </w:pPr>
      <w:r>
        <w:rPr>
          <w:rFonts w:eastAsia="MS Mincho"/>
        </w:rPr>
        <w:t xml:space="preserve">C.2.2. </w:t>
      </w:r>
      <w:r w:rsidR="00391F1F" w:rsidRPr="007C1D64">
        <w:rPr>
          <w:rFonts w:eastAsia="MS Mincho"/>
        </w:rPr>
        <w:t>Total length of crediting period</w:t>
      </w:r>
    </w:p>
    <w:p w14:paraId="1A9DBB5E" w14:textId="23551E8B" w:rsidR="00391F1F" w:rsidRPr="00B92357" w:rsidRDefault="00224747" w:rsidP="00391F1F">
      <w:r>
        <w:t>0</w:t>
      </w:r>
      <w:r w:rsidR="007B7413" w:rsidRPr="007B7413">
        <w:t xml:space="preserve">7 year, 00 months as per Gold Standard </w:t>
      </w:r>
      <w:proofErr w:type="spellStart"/>
      <w:r w:rsidR="007B7413" w:rsidRPr="007B7413">
        <w:t>Programme</w:t>
      </w:r>
      <w:proofErr w:type="spellEnd"/>
      <w:r w:rsidR="007B7413" w:rsidRPr="007B7413">
        <w:t xml:space="preserve"> of Activity Requirements and Procedures Ver 3.0, para 8.9.4 “VPAs included within the first crediting cycle of </w:t>
      </w:r>
      <w:proofErr w:type="spellStart"/>
      <w:r w:rsidR="007B7413" w:rsidRPr="007B7413">
        <w:t>PoA</w:t>
      </w:r>
      <w:proofErr w:type="spellEnd"/>
      <w:r w:rsidR="007B7413" w:rsidRPr="007B7413">
        <w:t xml:space="preserve"> (i.e., 7 years) shall follow the same 7 year, twice renewal model.” </w:t>
      </w:r>
      <w:proofErr w:type="gramStart"/>
      <w:r w:rsidR="007B7413" w:rsidRPr="007B7413">
        <w:t>Therefore</w:t>
      </w:r>
      <w:proofErr w:type="gramEnd"/>
      <w:r w:rsidR="007B7413" w:rsidRPr="007B7413">
        <w:t xml:space="preserve"> this VPA, included in the first monitoring </w:t>
      </w:r>
      <w:proofErr w:type="gramStart"/>
      <w:r w:rsidR="007B7413" w:rsidRPr="007B7413">
        <w:t>period</w:t>
      </w:r>
      <w:proofErr w:type="gramEnd"/>
      <w:r w:rsidR="007B7413" w:rsidRPr="007B7413">
        <w:t xml:space="preserve"> should </w:t>
      </w:r>
      <w:proofErr w:type="gramStart"/>
      <w:r w:rsidR="007B7413" w:rsidRPr="007B7413">
        <w:t>renew</w:t>
      </w:r>
      <w:proofErr w:type="gramEnd"/>
      <w:r w:rsidR="007B7413" w:rsidRPr="007B7413">
        <w:t xml:space="preserve"> for 7 years.</w:t>
      </w:r>
    </w:p>
    <w:p w14:paraId="29A94C7B" w14:textId="77777777"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bookmarkStart w:id="15" w:name="check1"/>
      <w:bookmarkStart w:id="16" w:name="_Ref49515984"/>
      <w:bookmarkStart w:id="17" w:name="_Ref49848946"/>
      <w:bookmarkEnd w:id="15"/>
      <w:r>
        <w:br w:type="page"/>
      </w:r>
    </w:p>
    <w:p w14:paraId="02F39EEE" w14:textId="506CC668" w:rsidR="00391F1F" w:rsidRPr="004E3096" w:rsidRDefault="002B588F" w:rsidP="00391F1F">
      <w:pPr>
        <w:pStyle w:val="SectionTitle"/>
      </w:pPr>
      <w:r>
        <w:lastRenderedPageBreak/>
        <w:t xml:space="preserve">SECTION D. </w:t>
      </w:r>
      <w:r w:rsidR="00391F1F" w:rsidRPr="00CF3E1B">
        <w:t>SUMMARY OF SAFEGUARDING PRINCIPLES AND GENDER SENSITIVE ASSESSMENT</w:t>
      </w:r>
      <w:bookmarkEnd w:id="16"/>
      <w:r w:rsidR="00391F1F">
        <w:t xml:space="preserve"> </w:t>
      </w:r>
    </w:p>
    <w:p w14:paraId="5724BB52" w14:textId="74C5AF5C" w:rsidR="00391F1F" w:rsidRPr="0004043C" w:rsidRDefault="002B588F" w:rsidP="00391F1F">
      <w:pPr>
        <w:pStyle w:val="SectionList"/>
      </w:pPr>
      <w:r>
        <w:t>D.1.</w:t>
      </w:r>
      <w:r w:rsidR="00391F1F" w:rsidRPr="004323B6">
        <w:t>Safeguarding Principles</w:t>
      </w:r>
      <w:r w:rsidR="00391F1F">
        <w:t xml:space="preserve"> that will be monitored</w:t>
      </w:r>
    </w:p>
    <w:p w14:paraId="37330EBC" w14:textId="28A929C0" w:rsidR="00391F1F" w:rsidRDefault="00391F1F" w:rsidP="00391F1F">
      <w:r>
        <w:t>A</w:t>
      </w:r>
      <w:r w:rsidRPr="00C162D7">
        <w:t xml:space="preserve"> </w:t>
      </w:r>
      <w:proofErr w:type="gramStart"/>
      <w:r>
        <w:t>completed</w:t>
      </w:r>
      <w:proofErr w:type="gramEnd"/>
      <w:r w:rsidRPr="00C162D7">
        <w:t xml:space="preserve"> Safeguarding Principles </w:t>
      </w:r>
      <w:r w:rsidRPr="006E5161">
        <w:t>Assessment is in</w:t>
      </w:r>
      <w:r w:rsidR="00A61CC2">
        <w:t xml:space="preserve"> </w:t>
      </w:r>
      <w:hyperlink w:anchor="_APPENDIX_1_–" w:history="1">
        <w:r w:rsidR="00A61CC2" w:rsidRPr="00A61CC2">
          <w:rPr>
            <w:rStyle w:val="Lienhypertexte"/>
          </w:rPr>
          <w:t>Appendix 1</w:t>
        </w:r>
      </w:hyperlink>
      <w:r w:rsidR="00A61CC2">
        <w:t xml:space="preserve">, </w:t>
      </w:r>
      <w:r w:rsidRPr="006E5161">
        <w:t xml:space="preserve">ongoing monitoring is </w:t>
      </w:r>
      <w:proofErr w:type="spellStart"/>
      <w:r w:rsidRPr="006E5161">
        <w:t>summarised</w:t>
      </w:r>
      <w:proofErr w:type="spellEnd"/>
      <w:r w:rsidRPr="006E5161">
        <w:t xml:space="preserve"> below.</w:t>
      </w:r>
      <w:r w:rsidRPr="00A77BE2">
        <w:t xml:space="preserve"> </w:t>
      </w:r>
    </w:p>
    <w:tbl>
      <w:tblPr>
        <w:tblStyle w:val="GSTableSimple"/>
        <w:tblW w:w="5002" w:type="pct"/>
        <w:tblLook w:val="0620" w:firstRow="1" w:lastRow="0" w:firstColumn="0" w:lastColumn="0" w:noHBand="1" w:noVBand="1"/>
      </w:tblPr>
      <w:tblGrid>
        <w:gridCol w:w="2814"/>
        <w:gridCol w:w="6822"/>
      </w:tblGrid>
      <w:tr w:rsidR="009C2B79" w:rsidRPr="009C2B79" w14:paraId="1CE973CE" w14:textId="77777777" w:rsidTr="009C2B79">
        <w:trPr>
          <w:cnfStyle w:val="100000000000" w:firstRow="1" w:lastRow="0" w:firstColumn="0" w:lastColumn="0" w:oddVBand="0" w:evenVBand="0" w:oddHBand="0" w:evenHBand="0" w:firstRowFirstColumn="0" w:firstRowLastColumn="0" w:lastRowFirstColumn="0" w:lastRowLastColumn="0"/>
          <w:trHeight w:val="315"/>
        </w:trPr>
        <w:tc>
          <w:tcPr>
            <w:tcW w:w="1691" w:type="pct"/>
          </w:tcPr>
          <w:p w14:paraId="452A69ED" w14:textId="6242EC21" w:rsidR="00391F1F" w:rsidRPr="009C2B79" w:rsidRDefault="009C2B79" w:rsidP="009C2B79">
            <w:pPr>
              <w:jc w:val="center"/>
              <w:rPr>
                <w:color w:val="00BABE"/>
              </w:rPr>
            </w:pPr>
            <w:r w:rsidRPr="009C2B79">
              <w:rPr>
                <w:color w:val="00BABE"/>
              </w:rPr>
              <w:t>PRINCIPLES</w:t>
            </w:r>
          </w:p>
        </w:tc>
        <w:tc>
          <w:tcPr>
            <w:tcW w:w="3309" w:type="pct"/>
          </w:tcPr>
          <w:p w14:paraId="072E7920" w14:textId="48A2487E" w:rsidR="00391F1F" w:rsidRPr="009C2B79" w:rsidRDefault="009C2B79" w:rsidP="009C2B79">
            <w:pPr>
              <w:jc w:val="center"/>
              <w:rPr>
                <w:color w:val="00BABE"/>
              </w:rPr>
            </w:pPr>
            <w:r w:rsidRPr="009C2B79">
              <w:rPr>
                <w:color w:val="00BABE"/>
              </w:rPr>
              <w:t>MITIGATION MEASURES ADDED TO THE MONITORING PLAN</w:t>
            </w:r>
          </w:p>
        </w:tc>
      </w:tr>
      <w:tr w:rsidR="00391F1F" w:rsidRPr="00717A50" w14:paraId="25AD8F4C" w14:textId="77777777" w:rsidTr="009C2B79">
        <w:trPr>
          <w:trHeight w:val="315"/>
        </w:trPr>
        <w:tc>
          <w:tcPr>
            <w:tcW w:w="1691" w:type="pct"/>
            <w:hideMark/>
          </w:tcPr>
          <w:p w14:paraId="430C5BA2" w14:textId="61648C88" w:rsidR="00391F1F" w:rsidRPr="00717A50" w:rsidRDefault="004D0A8A" w:rsidP="00391F1F">
            <w:r>
              <w:rPr>
                <w:b/>
                <w:bCs/>
              </w:rPr>
              <w:t>N/A</w:t>
            </w:r>
          </w:p>
        </w:tc>
        <w:tc>
          <w:tcPr>
            <w:tcW w:w="3309" w:type="pct"/>
          </w:tcPr>
          <w:p w14:paraId="4C243FBA" w14:textId="77777777" w:rsidR="00391F1F" w:rsidRPr="00717A50" w:rsidRDefault="00391F1F" w:rsidP="00391F1F"/>
        </w:tc>
      </w:tr>
      <w:tr w:rsidR="00391F1F" w:rsidRPr="00717A50" w14:paraId="4A237E2B" w14:textId="77777777" w:rsidTr="009C2B79">
        <w:trPr>
          <w:trHeight w:val="315"/>
        </w:trPr>
        <w:tc>
          <w:tcPr>
            <w:tcW w:w="1691" w:type="pct"/>
          </w:tcPr>
          <w:p w14:paraId="0E5F3074" w14:textId="77777777" w:rsidR="00391F1F" w:rsidRPr="008C14E1" w:rsidRDefault="00391F1F" w:rsidP="00A61CC2">
            <w:pPr>
              <w:rPr>
                <w:b/>
                <w:bCs/>
              </w:rPr>
            </w:pPr>
          </w:p>
        </w:tc>
        <w:tc>
          <w:tcPr>
            <w:tcW w:w="3309" w:type="pct"/>
          </w:tcPr>
          <w:p w14:paraId="74D27D72" w14:textId="77777777" w:rsidR="00391F1F" w:rsidRPr="00717A50" w:rsidRDefault="00391F1F" w:rsidP="00A61CC2"/>
        </w:tc>
      </w:tr>
      <w:tr w:rsidR="00391F1F" w:rsidRPr="00717A50" w14:paraId="0B3F2008" w14:textId="77777777" w:rsidTr="009C2B79">
        <w:trPr>
          <w:trHeight w:val="315"/>
        </w:trPr>
        <w:tc>
          <w:tcPr>
            <w:tcW w:w="1691" w:type="pct"/>
          </w:tcPr>
          <w:p w14:paraId="5D5FEF7A" w14:textId="0ACB1155" w:rsidR="00391F1F" w:rsidRPr="008C14E1" w:rsidRDefault="00391F1F" w:rsidP="00391F1F">
            <w:pPr>
              <w:rPr>
                <w:b/>
                <w:bCs/>
              </w:rPr>
            </w:pPr>
          </w:p>
        </w:tc>
        <w:tc>
          <w:tcPr>
            <w:tcW w:w="3309" w:type="pct"/>
          </w:tcPr>
          <w:p w14:paraId="447302CC" w14:textId="77777777" w:rsidR="00391F1F" w:rsidRPr="00717A50" w:rsidRDefault="00391F1F" w:rsidP="00A61CC2"/>
        </w:tc>
      </w:tr>
    </w:tbl>
    <w:p w14:paraId="6296C04B" w14:textId="77777777" w:rsidR="00391F1F" w:rsidRPr="00AA2706" w:rsidRDefault="00391F1F" w:rsidP="00AA2706"/>
    <w:p w14:paraId="6DDA1084" w14:textId="732A7506" w:rsidR="00391F1F" w:rsidRPr="007C1D64" w:rsidRDefault="00423B49" w:rsidP="00391F1F">
      <w:pPr>
        <w:pStyle w:val="SectionList"/>
      </w:pPr>
      <w:r>
        <w:t xml:space="preserve">D.2. </w:t>
      </w:r>
      <w:r w:rsidR="00391F1F">
        <w:t>Assessment that</w:t>
      </w:r>
      <w:r w:rsidR="00391F1F" w:rsidRPr="007C1D64">
        <w:t xml:space="preserve"> project </w:t>
      </w:r>
      <w:r w:rsidR="00391F1F">
        <w:t>complies with GS4GG Gender Sensitive requirements</w:t>
      </w:r>
    </w:p>
    <w:tbl>
      <w:tblPr>
        <w:tblStyle w:val="GSTableSimple"/>
        <w:tblW w:w="0" w:type="auto"/>
        <w:tblLook w:val="04A0" w:firstRow="1" w:lastRow="0" w:firstColumn="1" w:lastColumn="0" w:noHBand="0" w:noVBand="1"/>
      </w:tblPr>
      <w:tblGrid>
        <w:gridCol w:w="4814"/>
        <w:gridCol w:w="4815"/>
      </w:tblGrid>
      <w:tr w:rsidR="00F4363F" w:rsidRPr="00391F1F" w14:paraId="06E5B9FF" w14:textId="77777777" w:rsidTr="00F4363F">
        <w:trPr>
          <w:cnfStyle w:val="100000000000" w:firstRow="1" w:lastRow="0" w:firstColumn="0" w:lastColumn="0" w:oddVBand="0" w:evenVBand="0" w:oddHBand="0" w:evenHBand="0" w:firstRowFirstColumn="0" w:firstRowLastColumn="0" w:lastRowFirstColumn="0" w:lastRowLastColumn="0"/>
          <w:trHeight w:val="1446"/>
        </w:trPr>
        <w:tc>
          <w:tcPr>
            <w:tcW w:w="4814" w:type="dxa"/>
          </w:tcPr>
          <w:p w14:paraId="75FC9397" w14:textId="236511F0" w:rsidR="00F4363F" w:rsidRPr="00391F1F" w:rsidRDefault="00F4363F" w:rsidP="00391F1F">
            <w:pPr>
              <w:spacing w:line="240" w:lineRule="auto"/>
              <w:rPr>
                <w:lang w:val="en-GB"/>
              </w:rPr>
            </w:pPr>
            <w:r w:rsidRPr="00391F1F">
              <w:rPr>
                <w:lang w:val="en-GB"/>
              </w:rPr>
              <w:t>Question 1 - Explain how the project reflects the key issues and requirements of Gender Sensitive design and implementation as outlined in the Gender Policy?</w:t>
            </w:r>
          </w:p>
        </w:tc>
        <w:tc>
          <w:tcPr>
            <w:tcW w:w="4815" w:type="dxa"/>
          </w:tcPr>
          <w:p w14:paraId="5563DEBF" w14:textId="44DA785C" w:rsidR="000C568D" w:rsidRPr="000C568D" w:rsidRDefault="004D0A8A" w:rsidP="000C568D">
            <w:r w:rsidRPr="004D0A8A">
              <w:t xml:space="preserve">The VPA lists </w:t>
            </w:r>
            <w:r w:rsidR="00512CF6">
              <w:t>gender sensitive matters</w:t>
            </w:r>
            <w:r w:rsidRPr="004D0A8A">
              <w:t xml:space="preserve"> as a key impact area for the project</w:t>
            </w:r>
            <w:r w:rsidR="00DA618C">
              <w:t xml:space="preserve">, </w:t>
            </w:r>
            <w:r w:rsidR="000C568D">
              <w:t>a</w:t>
            </w:r>
            <w:r w:rsidR="000C568D" w:rsidRPr="000C568D">
              <w:t xml:space="preserve">s </w:t>
            </w:r>
            <w:r w:rsidR="000C568D">
              <w:t>the project</w:t>
            </w:r>
            <w:r w:rsidR="000C568D" w:rsidRPr="000C568D">
              <w:t xml:space="preserve"> devices enable women, who are predominantly the main cooks in the household</w:t>
            </w:r>
            <w:r w:rsidR="000C568D">
              <w:t>s</w:t>
            </w:r>
            <w:r w:rsidR="000C568D" w:rsidRPr="000C568D">
              <w:t>, to save time in the kitchen</w:t>
            </w:r>
            <w:r w:rsidR="000C568D">
              <w:t xml:space="preserve">. This saved time can then be attributed to other social and </w:t>
            </w:r>
            <w:proofErr w:type="spellStart"/>
            <w:proofErr w:type="gramStart"/>
            <w:r w:rsidR="000C568D">
              <w:t>economical</w:t>
            </w:r>
            <w:proofErr w:type="spellEnd"/>
            <w:proofErr w:type="gramEnd"/>
            <w:r w:rsidR="000C568D">
              <w:t xml:space="preserve"> activities.</w:t>
            </w:r>
          </w:p>
          <w:p w14:paraId="75B6F519" w14:textId="4A69A743" w:rsidR="00F4363F" w:rsidRPr="00391F1F" w:rsidRDefault="004D0A8A" w:rsidP="00391F1F">
            <w:pPr>
              <w:rPr>
                <w:lang w:val="en-GB"/>
              </w:rPr>
            </w:pPr>
            <w:r w:rsidRPr="004D0A8A">
              <w:t>The VPA Implementer ensures that gender sensitive approaches are taken during stakeholder consultations.</w:t>
            </w:r>
          </w:p>
        </w:tc>
      </w:tr>
      <w:tr w:rsidR="00391F1F" w:rsidRPr="00391F1F" w14:paraId="2B331E32" w14:textId="77777777" w:rsidTr="00F4363F">
        <w:trPr>
          <w:cnfStyle w:val="000000100000" w:firstRow="0" w:lastRow="0" w:firstColumn="0" w:lastColumn="0" w:oddVBand="0" w:evenVBand="0" w:oddHBand="1" w:evenHBand="0" w:firstRowFirstColumn="0" w:firstRowLastColumn="0" w:lastRowFirstColumn="0" w:lastRowLastColumn="0"/>
          <w:trHeight w:val="1043"/>
        </w:trPr>
        <w:tc>
          <w:tcPr>
            <w:tcW w:w="4814" w:type="dxa"/>
          </w:tcPr>
          <w:p w14:paraId="45B6E18F" w14:textId="77777777" w:rsidR="00391F1F" w:rsidRPr="00391F1F" w:rsidRDefault="00391F1F" w:rsidP="00391F1F">
            <w:pPr>
              <w:spacing w:line="240" w:lineRule="auto"/>
              <w:rPr>
                <w:lang w:val="en-GB"/>
              </w:rPr>
            </w:pPr>
            <w:r w:rsidRPr="00391F1F">
              <w:rPr>
                <w:lang w:val="en-GB"/>
              </w:rPr>
              <w:lastRenderedPageBreak/>
              <w:t>Question 2 - Explain how the project aligns with existing country policies, strategies and best practices</w:t>
            </w:r>
          </w:p>
        </w:tc>
        <w:tc>
          <w:tcPr>
            <w:tcW w:w="4815" w:type="dxa"/>
          </w:tcPr>
          <w:p w14:paraId="0AD9AF4E" w14:textId="77777777" w:rsidR="00806477" w:rsidRPr="00806477" w:rsidRDefault="004D0A8A" w:rsidP="00806477">
            <w:r w:rsidRPr="004D0A8A">
              <w:t xml:space="preserve">The VPA aligns with the </w:t>
            </w:r>
            <w:r>
              <w:t xml:space="preserve">Ghana </w:t>
            </w:r>
            <w:r w:rsidRPr="004D0A8A">
              <w:t>Gender Equality Act</w:t>
            </w:r>
            <w:r w:rsidR="00806477">
              <w:t xml:space="preserve"> </w:t>
            </w:r>
            <w:r w:rsidR="00806477" w:rsidRPr="00806477">
              <w:t>by contributing to improved living conditions and economic opportunities for women, who are the primary users of charcoal cookstoves in the project area.</w:t>
            </w:r>
          </w:p>
          <w:p w14:paraId="13F7F9B4" w14:textId="11A4ECB9" w:rsidR="00391F1F" w:rsidRPr="00806477" w:rsidRDefault="00806477" w:rsidP="00391F1F">
            <w:r w:rsidRPr="00806477">
              <w:t>The introduction of improved cookstoves reduces fuel consumption and cooking time, thereby decreasing the time burden on women and exposure to indoor air pollution. In addition, women are involved in stove distribution (retailers</w:t>
            </w:r>
            <w:r>
              <w:t xml:space="preserve"> and sales teams</w:t>
            </w:r>
            <w:r w:rsidRPr="00806477">
              <w:t>) and awareness activities, supporting income generation and participation in the clean energy value chain</w:t>
            </w:r>
            <w:r w:rsidR="004D0A8A" w:rsidRPr="004D0A8A">
              <w:t>.</w:t>
            </w:r>
          </w:p>
        </w:tc>
      </w:tr>
      <w:tr w:rsidR="00391F1F" w:rsidRPr="00391F1F" w14:paraId="5100FB00" w14:textId="77777777" w:rsidTr="00F4363F">
        <w:trPr>
          <w:trHeight w:val="988"/>
        </w:trPr>
        <w:tc>
          <w:tcPr>
            <w:tcW w:w="4814" w:type="dxa"/>
          </w:tcPr>
          <w:p w14:paraId="631A39A8" w14:textId="77777777" w:rsidR="00391F1F" w:rsidRPr="00391F1F" w:rsidRDefault="00391F1F" w:rsidP="00391F1F">
            <w:pPr>
              <w:spacing w:line="240" w:lineRule="auto"/>
              <w:rPr>
                <w:lang w:val="en-GB"/>
              </w:rPr>
            </w:pPr>
            <w:r w:rsidRPr="00391F1F">
              <w:rPr>
                <w:lang w:val="en-GB"/>
              </w:rPr>
              <w:t>Question 3 - Is an Expert required for the Gender Safeguarding Principles &amp; Requirements?</w:t>
            </w:r>
          </w:p>
        </w:tc>
        <w:tc>
          <w:tcPr>
            <w:tcW w:w="4815" w:type="dxa"/>
          </w:tcPr>
          <w:p w14:paraId="0022C58A" w14:textId="2A95FA28" w:rsidR="00391F1F" w:rsidRPr="00391F1F" w:rsidRDefault="004D0A8A" w:rsidP="00391F1F">
            <w:pPr>
              <w:rPr>
                <w:lang w:val="en-GB"/>
              </w:rPr>
            </w:pPr>
            <w:r w:rsidRPr="004D0A8A">
              <w:t xml:space="preserve">Not required. Improved cookstove projects not following the Gender Responsive Approach do not require </w:t>
            </w:r>
            <w:proofErr w:type="gramStart"/>
            <w:r w:rsidRPr="004D0A8A">
              <w:t>to contract</w:t>
            </w:r>
            <w:proofErr w:type="gramEnd"/>
            <w:r w:rsidRPr="004D0A8A">
              <w:t xml:space="preserve"> an expert as per Gender Equality Requirements and Guidelines. The project will have a positive impact on women included in the project by providing them with cleaner cooking solutions.</w:t>
            </w:r>
          </w:p>
        </w:tc>
      </w:tr>
      <w:tr w:rsidR="00391F1F" w:rsidRPr="00391F1F" w14:paraId="62DAD686" w14:textId="77777777" w:rsidTr="00F4363F">
        <w:trPr>
          <w:cnfStyle w:val="000000100000" w:firstRow="0" w:lastRow="0" w:firstColumn="0" w:lastColumn="0" w:oddVBand="0" w:evenVBand="0" w:oddHBand="1" w:evenHBand="0" w:firstRowFirstColumn="0" w:firstRowLastColumn="0" w:lastRowFirstColumn="0" w:lastRowLastColumn="0"/>
          <w:trHeight w:val="1044"/>
        </w:trPr>
        <w:tc>
          <w:tcPr>
            <w:tcW w:w="4814" w:type="dxa"/>
          </w:tcPr>
          <w:p w14:paraId="2DAA0DDD" w14:textId="77777777" w:rsidR="00391F1F" w:rsidRPr="00391F1F" w:rsidRDefault="00391F1F" w:rsidP="00391F1F">
            <w:pPr>
              <w:spacing w:line="240" w:lineRule="auto"/>
              <w:rPr>
                <w:lang w:val="en-GB"/>
              </w:rPr>
            </w:pPr>
            <w:r w:rsidRPr="00391F1F">
              <w:rPr>
                <w:lang w:val="en-GB"/>
              </w:rPr>
              <w:t>Question 4 - Is an Expert required to assist with Gender issues at the Stakeholder Consultation?</w:t>
            </w:r>
          </w:p>
        </w:tc>
        <w:tc>
          <w:tcPr>
            <w:tcW w:w="4815" w:type="dxa"/>
          </w:tcPr>
          <w:p w14:paraId="6FE2977F" w14:textId="53D2EC6E" w:rsidR="00391F1F" w:rsidRPr="00391F1F" w:rsidRDefault="004D0A8A" w:rsidP="00391F1F">
            <w:pPr>
              <w:rPr>
                <w:lang w:val="en-GB"/>
              </w:rPr>
            </w:pPr>
            <w:r w:rsidRPr="004D0A8A">
              <w:t xml:space="preserve">Not required. Improved cookstove projects not following the Gender Responsive Approach do not require </w:t>
            </w:r>
            <w:proofErr w:type="gramStart"/>
            <w:r w:rsidRPr="004D0A8A">
              <w:t>to contract</w:t>
            </w:r>
            <w:proofErr w:type="gramEnd"/>
            <w:r w:rsidRPr="004D0A8A">
              <w:t xml:space="preserve"> an expert as per Gender Equality Requirements and Guidelines. The stakeholder consultation will include interactions with potential beneficiaries including </w:t>
            </w:r>
            <w:proofErr w:type="gramStart"/>
            <w:r w:rsidRPr="004D0A8A">
              <w:t>women</w:t>
            </w:r>
            <w:proofErr w:type="gramEnd"/>
            <w:r w:rsidRPr="004D0A8A">
              <w:t xml:space="preserve"> and their feedback shall be considered appropriately.</w:t>
            </w:r>
          </w:p>
        </w:tc>
      </w:tr>
    </w:tbl>
    <w:p w14:paraId="7CC18DB1" w14:textId="2CC9367C"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bookmarkStart w:id="18" w:name="_Ref49515999"/>
      <w:bookmarkEnd w:id="17"/>
    </w:p>
    <w:p w14:paraId="340D6698" w14:textId="3F210B0F" w:rsidR="00391F1F" w:rsidRPr="00391F1F" w:rsidRDefault="00423B49" w:rsidP="00391F1F">
      <w:pPr>
        <w:pStyle w:val="SectionTitle"/>
      </w:pPr>
      <w:r>
        <w:lastRenderedPageBreak/>
        <w:t xml:space="preserve">SECTION E. </w:t>
      </w:r>
      <w:r w:rsidR="00794454" w:rsidRPr="00391F1F">
        <w:t>SUMMARY OF LOCAL STAKEHOLDER CONSULTATION</w:t>
      </w:r>
      <w:bookmarkEnd w:id="18"/>
      <w:r w:rsidR="00794454" w:rsidRPr="00391F1F">
        <w:t xml:space="preserve"> </w:t>
      </w:r>
    </w:p>
    <w:p w14:paraId="51490858" w14:textId="77777777" w:rsidR="00794454" w:rsidRPr="00D93204" w:rsidRDefault="00794454" w:rsidP="00794454">
      <w:bookmarkStart w:id="19" w:name="_Ref47423348"/>
      <w:proofErr w:type="gramStart"/>
      <w:r>
        <w:rPr>
          <w:bCs/>
        </w:rPr>
        <w:t>The below</w:t>
      </w:r>
      <w:proofErr w:type="gramEnd"/>
      <w:r>
        <w:rPr>
          <w:bCs/>
        </w:rPr>
        <w:t xml:space="preserve"> is a summary of the 2 step GS4GG Consultation for monitoring purposes. </w:t>
      </w:r>
      <w:r w:rsidRPr="000009FB">
        <w:rPr>
          <w:bCs/>
        </w:rPr>
        <w:t>Please</w:t>
      </w:r>
      <w:r w:rsidRPr="000009FB">
        <w:rPr>
          <w:b/>
        </w:rPr>
        <w:t xml:space="preserve"> </w:t>
      </w:r>
      <w:r w:rsidRPr="000009FB">
        <w:t xml:space="preserve">refer to the separate Stakeholder Consultation Report for a complete report on the initial consultation and stakeholder feedback round.  </w:t>
      </w:r>
    </w:p>
    <w:p w14:paraId="79D209C8" w14:textId="1E691A2A" w:rsidR="00794454" w:rsidRDefault="00423B49" w:rsidP="00794454">
      <w:pPr>
        <w:pStyle w:val="SectionList"/>
      </w:pPr>
      <w:r>
        <w:t xml:space="preserve">E.1. </w:t>
      </w:r>
      <w:r w:rsidR="00794454">
        <w:t xml:space="preserve">Summary of stakeholder mitigation measures </w:t>
      </w:r>
    </w:p>
    <w:p w14:paraId="09CE3A7E" w14:textId="49AB636B" w:rsidR="00794454" w:rsidRDefault="00794454" w:rsidP="00794454"/>
    <w:tbl>
      <w:tblPr>
        <w:tblStyle w:val="GSTableBoldline-heightcondensed1"/>
        <w:tblW w:w="5077" w:type="pct"/>
        <w:tblLayout w:type="fixed"/>
        <w:tblCellMar>
          <w:top w:w="57" w:type="dxa"/>
          <w:left w:w="57" w:type="dxa"/>
          <w:bottom w:w="57" w:type="dxa"/>
          <w:right w:w="57" w:type="dxa"/>
        </w:tblCellMar>
        <w:tblLook w:val="04A0" w:firstRow="1" w:lastRow="0" w:firstColumn="1" w:lastColumn="0" w:noHBand="0" w:noVBand="1"/>
      </w:tblPr>
      <w:tblGrid>
        <w:gridCol w:w="1561"/>
        <w:gridCol w:w="1700"/>
        <w:gridCol w:w="1561"/>
        <w:gridCol w:w="4958"/>
      </w:tblGrid>
      <w:tr w:rsidR="006D609B" w:rsidRPr="00895E8F" w14:paraId="08547A1F" w14:textId="77777777" w:rsidTr="008E6A6B">
        <w:trPr>
          <w:cnfStyle w:val="100000000000" w:firstRow="1" w:lastRow="0" w:firstColumn="0" w:lastColumn="0" w:oddVBand="0" w:evenVBand="0" w:oddHBand="0" w:evenHBand="0" w:firstRowFirstColumn="0" w:firstRowLastColumn="0" w:lastRowFirstColumn="0" w:lastRowLastColumn="0"/>
        </w:trPr>
        <w:tc>
          <w:tcPr>
            <w:tcW w:w="798" w:type="pct"/>
            <w:tcBorders>
              <w:bottom w:val="single" w:sz="4" w:space="0" w:color="A6A6A6" w:themeColor="background1" w:themeShade="A6"/>
            </w:tcBorders>
            <w:vAlign w:val="top"/>
          </w:tcPr>
          <w:p w14:paraId="04BA0CF0" w14:textId="77777777" w:rsidR="006D609B" w:rsidRPr="00895E8F" w:rsidRDefault="006D609B" w:rsidP="00581F77">
            <w:pPr>
              <w:spacing w:after="200" w:line="276" w:lineRule="auto"/>
              <w:rPr>
                <w:rFonts w:asciiTheme="minorHAnsi" w:hAnsiTheme="minorHAnsi"/>
                <w:bCs/>
                <w:iCs/>
                <w:color w:val="FFFFFF" w:themeColor="background1"/>
                <w:lang w:val="en-GB"/>
              </w:rPr>
            </w:pPr>
            <w:r w:rsidRPr="00895E8F">
              <w:rPr>
                <w:rFonts w:asciiTheme="minorHAnsi" w:hAnsiTheme="minorHAnsi" w:cs="Arial"/>
                <w:b w:val="0"/>
                <w:color w:val="FFFFFF" w:themeColor="background1"/>
                <w:sz w:val="20"/>
                <w:szCs w:val="20"/>
              </w:rPr>
              <w:t>Organization</w:t>
            </w:r>
          </w:p>
        </w:tc>
        <w:tc>
          <w:tcPr>
            <w:tcW w:w="869" w:type="pct"/>
            <w:tcBorders>
              <w:bottom w:val="single" w:sz="4" w:space="0" w:color="A6A6A6" w:themeColor="background1" w:themeShade="A6"/>
            </w:tcBorders>
            <w:vAlign w:val="top"/>
          </w:tcPr>
          <w:p w14:paraId="708EF9D9" w14:textId="77777777" w:rsidR="006D609B" w:rsidRPr="00895E8F" w:rsidRDefault="006D609B" w:rsidP="00581F77">
            <w:pPr>
              <w:spacing w:after="200" w:line="276" w:lineRule="auto"/>
              <w:rPr>
                <w:rFonts w:asciiTheme="minorHAnsi" w:hAnsiTheme="minorHAnsi"/>
                <w:bCs/>
                <w:iCs/>
                <w:color w:val="FFFFFF" w:themeColor="background1"/>
                <w:lang w:val="en-GB"/>
              </w:rPr>
            </w:pPr>
            <w:r w:rsidRPr="00895E8F">
              <w:rPr>
                <w:rFonts w:asciiTheme="minorHAnsi" w:hAnsiTheme="minorHAnsi" w:cs="Arial"/>
                <w:b w:val="0"/>
                <w:color w:val="FFFFFF" w:themeColor="background1"/>
                <w:sz w:val="20"/>
                <w:szCs w:val="20"/>
              </w:rPr>
              <w:t>Stakeholder comment</w:t>
            </w:r>
          </w:p>
        </w:tc>
        <w:tc>
          <w:tcPr>
            <w:tcW w:w="798" w:type="pct"/>
            <w:tcBorders>
              <w:bottom w:val="single" w:sz="4" w:space="0" w:color="A6A6A6" w:themeColor="background1" w:themeShade="A6"/>
            </w:tcBorders>
            <w:vAlign w:val="top"/>
          </w:tcPr>
          <w:p w14:paraId="3813EF8C" w14:textId="77777777" w:rsidR="006D609B" w:rsidRPr="00895E8F" w:rsidRDefault="006D609B" w:rsidP="00581F77">
            <w:pPr>
              <w:spacing w:line="276" w:lineRule="auto"/>
              <w:rPr>
                <w:rFonts w:asciiTheme="minorHAnsi" w:hAnsiTheme="minorHAnsi"/>
                <w:bCs/>
                <w:iCs/>
                <w:color w:val="FFFFFF" w:themeColor="background1"/>
                <w:lang w:val="en-GB"/>
              </w:rPr>
            </w:pPr>
            <w:r w:rsidRPr="00895E8F">
              <w:rPr>
                <w:rFonts w:asciiTheme="minorHAnsi" w:hAnsiTheme="minorHAnsi" w:cs="Arial"/>
                <w:b w:val="0"/>
                <w:color w:val="FFFFFF" w:themeColor="background1"/>
                <w:sz w:val="20"/>
                <w:szCs w:val="20"/>
              </w:rPr>
              <w:t xml:space="preserve">Was comment taken </w:t>
            </w:r>
            <w:r w:rsidRPr="00895E8F">
              <w:rPr>
                <w:rFonts w:asciiTheme="minorHAnsi" w:hAnsiTheme="minorHAnsi" w:cs="Arial"/>
                <w:b w:val="0"/>
                <w:color w:val="FFFFFF" w:themeColor="background1"/>
                <w:sz w:val="20"/>
                <w:szCs w:val="20"/>
              </w:rPr>
              <w:br/>
              <w:t>into account (Yes/ No)?</w:t>
            </w:r>
          </w:p>
        </w:tc>
        <w:tc>
          <w:tcPr>
            <w:tcW w:w="2536" w:type="pct"/>
            <w:tcBorders>
              <w:bottom w:val="single" w:sz="4" w:space="0" w:color="A6A6A6" w:themeColor="background1" w:themeShade="A6"/>
            </w:tcBorders>
            <w:vAlign w:val="top"/>
          </w:tcPr>
          <w:p w14:paraId="6FD98F1F" w14:textId="77777777" w:rsidR="006D609B" w:rsidRPr="00895E8F" w:rsidRDefault="006D609B" w:rsidP="00581F77">
            <w:pPr>
              <w:spacing w:line="276" w:lineRule="auto"/>
              <w:rPr>
                <w:rFonts w:asciiTheme="minorHAnsi" w:hAnsiTheme="minorHAnsi"/>
                <w:bCs/>
                <w:iCs/>
                <w:color w:val="FFFFFF" w:themeColor="background1"/>
                <w:lang w:val="en-GB"/>
              </w:rPr>
            </w:pPr>
            <w:r w:rsidRPr="00895E8F">
              <w:rPr>
                <w:rFonts w:asciiTheme="minorHAnsi" w:hAnsiTheme="minorHAnsi" w:cs="Arial"/>
                <w:b w:val="0"/>
                <w:color w:val="FFFFFF" w:themeColor="background1"/>
                <w:sz w:val="20"/>
                <w:szCs w:val="20"/>
              </w:rPr>
              <w:t xml:space="preserve">Explanation (Why? How?) </w:t>
            </w:r>
          </w:p>
        </w:tc>
      </w:tr>
      <w:tr w:rsidR="006D609B" w:rsidRPr="00895E8F" w14:paraId="0F0334C0"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2BDDB36E"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CSIR-FORIG KUMASI</w:t>
            </w:r>
          </w:p>
        </w:tc>
        <w:tc>
          <w:tcPr>
            <w:tcW w:w="869" w:type="pct"/>
            <w:tcBorders>
              <w:top w:val="single" w:sz="4" w:space="0" w:color="auto"/>
              <w:left w:val="single" w:sz="4" w:space="0" w:color="auto"/>
              <w:bottom w:val="single" w:sz="4" w:space="0" w:color="auto"/>
              <w:right w:val="single" w:sz="4" w:space="0" w:color="auto"/>
            </w:tcBorders>
            <w:vAlign w:val="bottom"/>
          </w:tcPr>
          <w:p w14:paraId="73395754"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DR. JAMES KORANG - Could you kindly explain why distribution has ceased in the Ashanti Region?</w:t>
            </w:r>
          </w:p>
        </w:tc>
        <w:tc>
          <w:tcPr>
            <w:tcW w:w="798" w:type="pct"/>
            <w:tcBorders>
              <w:top w:val="single" w:sz="4" w:space="0" w:color="auto"/>
              <w:left w:val="single" w:sz="4" w:space="0" w:color="auto"/>
              <w:bottom w:val="single" w:sz="4" w:space="0" w:color="auto"/>
              <w:right w:val="single" w:sz="4" w:space="0" w:color="auto"/>
            </w:tcBorders>
            <w:vAlign w:val="bottom"/>
          </w:tcPr>
          <w:p w14:paraId="79D81F9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734090E2"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Distribution in the Ashanti Region has been put on hold due to challenges related to carbon credit verification and subsidy allocation. Under the carbon credit scheme, every stove distributed must be properly monitored and reported to ensure it generates measurable emission reductions. At this stage, the project has reached its maximum quota for the Ashanti Region under the current crediting cycle, and resources are being redirected to underserved regions to maintain balance and equity in distribution. Once the next round of credits and subsidies is approved, we plan to resume distribution in Ashanti.</w:t>
            </w:r>
          </w:p>
        </w:tc>
      </w:tr>
      <w:tr w:rsidR="006D609B" w:rsidRPr="00895E8F" w14:paraId="394E6CB0"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090B6CF7"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CSIR-FORIG KUMASI</w:t>
            </w:r>
          </w:p>
        </w:tc>
        <w:tc>
          <w:tcPr>
            <w:tcW w:w="869" w:type="pct"/>
            <w:tcBorders>
              <w:top w:val="single" w:sz="4" w:space="0" w:color="auto"/>
              <w:left w:val="single" w:sz="4" w:space="0" w:color="auto"/>
              <w:bottom w:val="single" w:sz="4" w:space="0" w:color="auto"/>
              <w:right w:val="single" w:sz="4" w:space="0" w:color="auto"/>
            </w:tcBorders>
            <w:vAlign w:val="bottom"/>
          </w:tcPr>
          <w:p w14:paraId="165FF096"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DR. JAMES KORANG - Do you have plans to introduce alternative fuel options to replace charcoal use in your stoves? Provide answer as in Cook stove producer</w:t>
            </w:r>
          </w:p>
        </w:tc>
        <w:tc>
          <w:tcPr>
            <w:tcW w:w="798" w:type="pct"/>
            <w:tcBorders>
              <w:top w:val="single" w:sz="4" w:space="0" w:color="auto"/>
              <w:left w:val="single" w:sz="4" w:space="0" w:color="auto"/>
              <w:bottom w:val="single" w:sz="4" w:space="0" w:color="auto"/>
              <w:right w:val="single" w:sz="4" w:space="0" w:color="auto"/>
            </w:tcBorders>
            <w:vAlign w:val="bottom"/>
          </w:tcPr>
          <w:p w14:paraId="799D6E73"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27A32851"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Yes, we are actively exploring alternatives to charcoal for use in our stoves. Our research and development team is testing stoves that can operate efficiently with cleaner fuels such as processed biomass briquettes, pellets, and even liquefied petroleum gas (LPG) where available. These alternatives not only reduce reliance on charcoal but also help to cut household energy costs and further lower carbon emissions. In the long term, our goal is to provide users with a range of fuel options so they can choose what is most affordable, </w:t>
            </w:r>
            <w:r w:rsidRPr="00895E8F">
              <w:rPr>
                <w:rFonts w:asciiTheme="minorHAnsi" w:hAnsiTheme="minorHAnsi"/>
                <w:color w:val="515151" w:themeColor="text1"/>
                <w:sz w:val="20"/>
                <w:szCs w:val="20"/>
                <w:lang w:val="en-GB" w:eastAsia="en-GB"/>
              </w:rPr>
              <w:lastRenderedPageBreak/>
              <w:t>accessible, and sustainable for their households.</w:t>
            </w:r>
          </w:p>
        </w:tc>
      </w:tr>
      <w:tr w:rsidR="006D609B" w:rsidRPr="00895E8F" w14:paraId="2A1D8BA6"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10AC7DCC"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CSIR-FORIG</w:t>
            </w:r>
          </w:p>
        </w:tc>
        <w:tc>
          <w:tcPr>
            <w:tcW w:w="869" w:type="pct"/>
            <w:tcBorders>
              <w:top w:val="single" w:sz="4" w:space="0" w:color="auto"/>
              <w:left w:val="single" w:sz="4" w:space="0" w:color="auto"/>
              <w:bottom w:val="single" w:sz="4" w:space="0" w:color="auto"/>
              <w:right w:val="single" w:sz="4" w:space="0" w:color="auto"/>
            </w:tcBorders>
            <w:vAlign w:val="bottom"/>
          </w:tcPr>
          <w:p w14:paraId="4462B721"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DR. JAMES KORANG - Could you explain how your production activities, particularly clay mining, impact carbon emissions and the environment?</w:t>
            </w:r>
          </w:p>
        </w:tc>
        <w:tc>
          <w:tcPr>
            <w:tcW w:w="798" w:type="pct"/>
            <w:tcBorders>
              <w:top w:val="single" w:sz="4" w:space="0" w:color="auto"/>
              <w:left w:val="single" w:sz="4" w:space="0" w:color="auto"/>
              <w:bottom w:val="single" w:sz="4" w:space="0" w:color="auto"/>
              <w:right w:val="single" w:sz="4" w:space="0" w:color="auto"/>
            </w:tcBorders>
            <w:vAlign w:val="bottom"/>
          </w:tcPr>
          <w:p w14:paraId="1A18336C"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2D79862F" w14:textId="04F20309"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Thank you for the question. We are very mindful of the environmental implications of clay mining in our production process. Our contribution to carbon emissions from clay extraction is relatively small compared to traditional manufacturing industries, but we recognize that it still has an impact. To address this, we work closely with local authorities to ensure that clay is sourced responsibly from approved sites. We </w:t>
            </w:r>
            <w:r w:rsidR="00A76D7B">
              <w:rPr>
                <w:rFonts w:asciiTheme="minorHAnsi" w:hAnsiTheme="minorHAnsi"/>
                <w:color w:val="515151" w:themeColor="text1"/>
                <w:sz w:val="20"/>
                <w:szCs w:val="20"/>
                <w:lang w:val="en-GB" w:eastAsia="en-GB"/>
              </w:rPr>
              <w:t xml:space="preserve">will </w:t>
            </w:r>
            <w:r w:rsidRPr="00895E8F">
              <w:rPr>
                <w:rFonts w:asciiTheme="minorHAnsi" w:hAnsiTheme="minorHAnsi"/>
                <w:color w:val="515151" w:themeColor="text1"/>
                <w:sz w:val="20"/>
                <w:szCs w:val="20"/>
                <w:lang w:val="en-GB" w:eastAsia="en-GB"/>
              </w:rPr>
              <w:t>also adopt measures such as controlled excavation, land restoration, and tree planting to minimize environmental degradation. In terms of emissions, our improved cookstoves help offset this footprint significantly by reducing household charcoal and firewood use, which in turn lowers deforestation and carbon emissions. Overall, while clay mining does have an environmental cost, the net effect of our production is strongly positive for both the climate and communities.</w:t>
            </w:r>
          </w:p>
        </w:tc>
      </w:tr>
      <w:tr w:rsidR="006D609B" w:rsidRPr="00895E8F" w14:paraId="68ED75B6"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4A831939"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End User</w:t>
            </w:r>
          </w:p>
        </w:tc>
        <w:tc>
          <w:tcPr>
            <w:tcW w:w="869" w:type="pct"/>
            <w:tcBorders>
              <w:top w:val="single" w:sz="4" w:space="0" w:color="auto"/>
              <w:left w:val="single" w:sz="4" w:space="0" w:color="auto"/>
              <w:bottom w:val="single" w:sz="4" w:space="0" w:color="auto"/>
              <w:right w:val="single" w:sz="4" w:space="0" w:color="auto"/>
            </w:tcBorders>
            <w:vAlign w:val="bottom"/>
          </w:tcPr>
          <w:p w14:paraId="226B893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MADAM PARTICIA ASENSO - The use of the cookstove is more efficient and consumes less fuel.</w:t>
            </w:r>
          </w:p>
        </w:tc>
        <w:tc>
          <w:tcPr>
            <w:tcW w:w="798" w:type="pct"/>
            <w:tcBorders>
              <w:top w:val="single" w:sz="4" w:space="0" w:color="auto"/>
              <w:left w:val="single" w:sz="4" w:space="0" w:color="auto"/>
              <w:bottom w:val="single" w:sz="4" w:space="0" w:color="auto"/>
              <w:right w:val="single" w:sz="4" w:space="0" w:color="auto"/>
            </w:tcBorders>
            <w:vAlign w:val="bottom"/>
          </w:tcPr>
          <w:p w14:paraId="127B8681"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27E3CAF2"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This contribution confirms that the cookstove is more efficient and consumes less fuel, validating the product objectives.</w:t>
            </w:r>
          </w:p>
        </w:tc>
      </w:tr>
      <w:tr w:rsidR="006D609B" w:rsidRPr="00895E8F" w14:paraId="49FD3AFA"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78C9B21D"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INEC GHANA</w:t>
            </w:r>
          </w:p>
        </w:tc>
        <w:tc>
          <w:tcPr>
            <w:tcW w:w="869" w:type="pct"/>
            <w:tcBorders>
              <w:top w:val="single" w:sz="4" w:space="0" w:color="auto"/>
              <w:left w:val="single" w:sz="4" w:space="0" w:color="auto"/>
              <w:bottom w:val="single" w:sz="4" w:space="0" w:color="auto"/>
              <w:right w:val="single" w:sz="4" w:space="0" w:color="auto"/>
            </w:tcBorders>
            <w:vAlign w:val="bottom"/>
          </w:tcPr>
          <w:p w14:paraId="6CC2EB0F"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DAVID A. KWARTENG - How is your product different from </w:t>
            </w:r>
            <w:r w:rsidRPr="00895E8F">
              <w:rPr>
                <w:rFonts w:asciiTheme="minorHAnsi" w:hAnsiTheme="minorHAnsi"/>
                <w:color w:val="515151" w:themeColor="text1"/>
                <w:sz w:val="20"/>
                <w:szCs w:val="20"/>
                <w:lang w:val="en-GB" w:eastAsia="en-GB"/>
              </w:rPr>
              <w:lastRenderedPageBreak/>
              <w:t>other products on the market?</w:t>
            </w:r>
          </w:p>
        </w:tc>
        <w:tc>
          <w:tcPr>
            <w:tcW w:w="798" w:type="pct"/>
            <w:tcBorders>
              <w:top w:val="single" w:sz="4" w:space="0" w:color="auto"/>
              <w:left w:val="single" w:sz="4" w:space="0" w:color="auto"/>
              <w:bottom w:val="single" w:sz="4" w:space="0" w:color="auto"/>
              <w:right w:val="single" w:sz="4" w:space="0" w:color="auto"/>
            </w:tcBorders>
            <w:vAlign w:val="bottom"/>
          </w:tcPr>
          <w:p w14:paraId="0CC08747"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Yes</w:t>
            </w:r>
          </w:p>
        </w:tc>
        <w:tc>
          <w:tcPr>
            <w:tcW w:w="2536" w:type="pct"/>
            <w:tcBorders>
              <w:top w:val="single" w:sz="4" w:space="0" w:color="auto"/>
              <w:left w:val="single" w:sz="4" w:space="0" w:color="auto"/>
              <w:bottom w:val="single" w:sz="4" w:space="0" w:color="auto"/>
              <w:right w:val="single" w:sz="4" w:space="0" w:color="auto"/>
            </w:tcBorders>
            <w:vAlign w:val="bottom"/>
          </w:tcPr>
          <w:p w14:paraId="511266C4"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Our cookstoves stand out from others on the market in several important ways. First, they are designed for high efficiency, using less charcoal or biomass while delivering excellent cooking performance. This reduces household fuel costs. Second, the stoves are built with </w:t>
            </w:r>
            <w:r w:rsidRPr="00895E8F">
              <w:rPr>
                <w:rFonts w:asciiTheme="minorHAnsi" w:hAnsiTheme="minorHAnsi"/>
                <w:color w:val="515151" w:themeColor="text1"/>
                <w:sz w:val="20"/>
                <w:szCs w:val="20"/>
                <w:lang w:val="en-GB" w:eastAsia="en-GB"/>
              </w:rPr>
              <w:lastRenderedPageBreak/>
              <w:t>durability and safety in mind, using high-quality materials such as treated metal and improved clay linings that last longer and minimize risks. In addition, every stove comes with a unique identification number and a brand sticker, which allows us and our partners to track distribution, ensure authenticity, and prevent duplication in carbon credit reporting. Finally, because our project is supported by carbon credit subsidies, we can make the stoves more affordable, while ensuring that each one contributes to reducing greenhouse gas emissions.</w:t>
            </w:r>
          </w:p>
        </w:tc>
      </w:tr>
      <w:tr w:rsidR="006D609B" w:rsidRPr="00895E8F" w14:paraId="692CBA40"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12CC777E"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INEC GHANA</w:t>
            </w:r>
          </w:p>
        </w:tc>
        <w:tc>
          <w:tcPr>
            <w:tcW w:w="869" w:type="pct"/>
            <w:tcBorders>
              <w:top w:val="single" w:sz="4" w:space="0" w:color="auto"/>
              <w:left w:val="single" w:sz="4" w:space="0" w:color="auto"/>
              <w:bottom w:val="single" w:sz="4" w:space="0" w:color="auto"/>
              <w:right w:val="single" w:sz="4" w:space="0" w:color="auto"/>
            </w:tcBorders>
            <w:vAlign w:val="bottom"/>
          </w:tcPr>
          <w:p w14:paraId="4910DB1D"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DAVID A. KWARTENG - What measures are in place to address breakages experienced by end users?</w:t>
            </w:r>
          </w:p>
        </w:tc>
        <w:tc>
          <w:tcPr>
            <w:tcW w:w="798" w:type="pct"/>
            <w:tcBorders>
              <w:top w:val="single" w:sz="4" w:space="0" w:color="auto"/>
              <w:left w:val="single" w:sz="4" w:space="0" w:color="auto"/>
              <w:bottom w:val="single" w:sz="4" w:space="0" w:color="auto"/>
              <w:right w:val="single" w:sz="4" w:space="0" w:color="auto"/>
            </w:tcBorders>
            <w:vAlign w:val="bottom"/>
          </w:tcPr>
          <w:p w14:paraId="26B2C62C"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3369494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We recognize that breakages can occur during use, and we have put measures in place to support our customers. Each stove comes with a warranty period, during which we replace or repair stoves that are found to have manufacturing defects. For other types of damage, we work with our local distribution agents and artisans to provide affordable repair services so that the stove can be restored instead of discarded. In addition, our team provides user education and training at the point of distribution, teaching households how to handle, install, and maintain the stove properly to minimize the risk of breakages. We also track complaints through our unique identification number and brand sticker system, which allows us to monitor quality and respond quickly. Overall, these measures ensure that end users feel supported, reduce waste, and extend the lifespan of the stoves.</w:t>
            </w:r>
          </w:p>
        </w:tc>
      </w:tr>
      <w:tr w:rsidR="006D609B" w:rsidRPr="00895E8F" w14:paraId="72784F3F"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73F20F73"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Climate Change</w:t>
            </w:r>
          </w:p>
        </w:tc>
        <w:tc>
          <w:tcPr>
            <w:tcW w:w="869" w:type="pct"/>
            <w:tcBorders>
              <w:top w:val="single" w:sz="4" w:space="0" w:color="auto"/>
              <w:left w:val="single" w:sz="4" w:space="0" w:color="auto"/>
              <w:bottom w:val="single" w:sz="4" w:space="0" w:color="auto"/>
              <w:right w:val="single" w:sz="4" w:space="0" w:color="auto"/>
            </w:tcBorders>
            <w:vAlign w:val="bottom"/>
          </w:tcPr>
          <w:p w14:paraId="2847A5B1"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EWURA BABA ALHASSAN - Is your company putting out </w:t>
            </w:r>
            <w:r w:rsidRPr="00895E8F">
              <w:rPr>
                <w:rFonts w:asciiTheme="minorHAnsi" w:hAnsiTheme="minorHAnsi"/>
                <w:color w:val="515151" w:themeColor="text1"/>
                <w:sz w:val="20"/>
                <w:szCs w:val="20"/>
                <w:lang w:val="en-GB" w:eastAsia="en-GB"/>
              </w:rPr>
              <w:lastRenderedPageBreak/>
              <w:t>education to charcoal sellers and producers on how well trees contribute to human survival.?</w:t>
            </w:r>
          </w:p>
        </w:tc>
        <w:tc>
          <w:tcPr>
            <w:tcW w:w="798" w:type="pct"/>
            <w:tcBorders>
              <w:top w:val="single" w:sz="4" w:space="0" w:color="auto"/>
              <w:left w:val="single" w:sz="4" w:space="0" w:color="auto"/>
              <w:bottom w:val="single" w:sz="4" w:space="0" w:color="auto"/>
              <w:right w:val="single" w:sz="4" w:space="0" w:color="auto"/>
            </w:tcBorders>
            <w:vAlign w:val="bottom"/>
          </w:tcPr>
          <w:p w14:paraId="5FAC34F7"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Yes</w:t>
            </w:r>
          </w:p>
        </w:tc>
        <w:tc>
          <w:tcPr>
            <w:tcW w:w="2536" w:type="pct"/>
            <w:tcBorders>
              <w:top w:val="single" w:sz="4" w:space="0" w:color="auto"/>
              <w:left w:val="single" w:sz="4" w:space="0" w:color="auto"/>
              <w:bottom w:val="single" w:sz="4" w:space="0" w:color="auto"/>
              <w:right w:val="single" w:sz="4" w:space="0" w:color="auto"/>
            </w:tcBorders>
            <w:vAlign w:val="bottom"/>
          </w:tcPr>
          <w:p w14:paraId="6C78D460"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Thank you for raising this important point. We agree that education for charcoal sellers and producers is critical. Our experience shows that when people understand the role trees play in </w:t>
            </w:r>
            <w:r w:rsidRPr="00895E8F">
              <w:rPr>
                <w:rFonts w:asciiTheme="minorHAnsi" w:hAnsiTheme="minorHAnsi"/>
                <w:color w:val="515151" w:themeColor="text1"/>
                <w:sz w:val="20"/>
                <w:szCs w:val="20"/>
                <w:lang w:val="en-GB" w:eastAsia="en-GB"/>
              </w:rPr>
              <w:lastRenderedPageBreak/>
              <w:t xml:space="preserve">human survival such as providing clean air, regulating climate, and protecting water sources they become more open to alternative livelihoods. As a cookstove producer, we are not against </w:t>
            </w:r>
            <w:proofErr w:type="gramStart"/>
            <w:r w:rsidRPr="00895E8F">
              <w:rPr>
                <w:rFonts w:asciiTheme="minorHAnsi" w:hAnsiTheme="minorHAnsi"/>
                <w:color w:val="515151" w:themeColor="text1"/>
                <w:sz w:val="20"/>
                <w:szCs w:val="20"/>
                <w:lang w:val="en-GB" w:eastAsia="en-GB"/>
              </w:rPr>
              <w:t>peoples</w:t>
            </w:r>
            <w:proofErr w:type="gramEnd"/>
            <w:r w:rsidRPr="00895E8F">
              <w:rPr>
                <w:rFonts w:asciiTheme="minorHAnsi" w:hAnsiTheme="minorHAnsi"/>
                <w:color w:val="515151" w:themeColor="text1"/>
                <w:sz w:val="20"/>
                <w:szCs w:val="20"/>
                <w:lang w:val="en-GB" w:eastAsia="en-GB"/>
              </w:rPr>
              <w:t xml:space="preserve"> livelihoods, but we want to work with charcoal sellers and producers to promote more sustainable practices. By introducing efficient stoves, households use less charcoal, which helps extend the lifespan of tree resources and reduces pressure on forests. At the same time, we are open to partnerships with forestry and community organizations to provide training on sustainable tree management and to support alternative income opportunities. In this way, we believe that the cookstove project contributes not only to reducing carbon emissions but also to raising awareness about the value of trees to human survival and community well-being.</w:t>
            </w:r>
          </w:p>
        </w:tc>
      </w:tr>
      <w:tr w:rsidR="006D609B" w:rsidRPr="00895E8F" w14:paraId="01041DD9"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0C852524"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KWC</w:t>
            </w:r>
          </w:p>
        </w:tc>
        <w:tc>
          <w:tcPr>
            <w:tcW w:w="869" w:type="pct"/>
            <w:tcBorders>
              <w:top w:val="single" w:sz="4" w:space="0" w:color="auto"/>
              <w:left w:val="single" w:sz="4" w:space="0" w:color="auto"/>
              <w:bottom w:val="single" w:sz="4" w:space="0" w:color="auto"/>
              <w:right w:val="single" w:sz="4" w:space="0" w:color="auto"/>
            </w:tcBorders>
            <w:vAlign w:val="bottom"/>
          </w:tcPr>
          <w:p w14:paraId="6AEE964A"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OBED KOFI QUAINOO - How are the funds generated from the project beneficial to the community?</w:t>
            </w:r>
          </w:p>
        </w:tc>
        <w:tc>
          <w:tcPr>
            <w:tcW w:w="798" w:type="pct"/>
            <w:tcBorders>
              <w:top w:val="single" w:sz="4" w:space="0" w:color="auto"/>
              <w:left w:val="single" w:sz="4" w:space="0" w:color="auto"/>
              <w:bottom w:val="single" w:sz="4" w:space="0" w:color="auto"/>
              <w:right w:val="single" w:sz="4" w:space="0" w:color="auto"/>
            </w:tcBorders>
            <w:vAlign w:val="bottom"/>
          </w:tcPr>
          <w:p w14:paraId="5E08884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0860B4C8"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The funds generated through carbon credits are reinvested directly into the project to benefit the communities we serve. Because of the subsidy from carbon credits, we can sell the stoves at a much lower price, making them affordable to households that otherwise could not access them. This reduces cooking costs, since the stoves use less fuel. Beyond affordability, part of the revenue supports after-sales services, such as repairs and user training, ensuring households get the maximum benefit from their stoves. In addition, we work with local artisans, distributors, and retailers, creating jobs and income opportunities within the community. Finally, by reducing charcoal and firewood consumption, the project helps to protect local forests, improve air quality, and reduce health </w:t>
            </w:r>
            <w:r w:rsidRPr="00895E8F">
              <w:rPr>
                <w:rFonts w:asciiTheme="minorHAnsi" w:hAnsiTheme="minorHAnsi"/>
                <w:color w:val="515151" w:themeColor="text1"/>
                <w:sz w:val="20"/>
                <w:szCs w:val="20"/>
                <w:lang w:val="en-GB" w:eastAsia="en-GB"/>
              </w:rPr>
              <w:lastRenderedPageBreak/>
              <w:t>risks from smoke exposure all of which improve the well-being of the community in the long run. In short, carbon credit funds make the stoves cheaper, create jobs, and promote healthier, more sustainable communities.</w:t>
            </w:r>
          </w:p>
        </w:tc>
      </w:tr>
      <w:tr w:rsidR="006D609B" w:rsidRPr="00895E8F" w14:paraId="43662E8A"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15F9C25C"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EPA KUMASI</w:t>
            </w:r>
          </w:p>
        </w:tc>
        <w:tc>
          <w:tcPr>
            <w:tcW w:w="869" w:type="pct"/>
            <w:tcBorders>
              <w:top w:val="single" w:sz="4" w:space="0" w:color="auto"/>
              <w:left w:val="single" w:sz="4" w:space="0" w:color="auto"/>
              <w:bottom w:val="single" w:sz="4" w:space="0" w:color="auto"/>
              <w:right w:val="single" w:sz="4" w:space="0" w:color="auto"/>
            </w:tcBorders>
            <w:vAlign w:val="bottom"/>
          </w:tcPr>
          <w:p w14:paraId="29A20390"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DANIEL KOFI TEI - Are there plans to explore alternative lining materials other than clay?</w:t>
            </w:r>
          </w:p>
        </w:tc>
        <w:tc>
          <w:tcPr>
            <w:tcW w:w="798" w:type="pct"/>
            <w:tcBorders>
              <w:top w:val="single" w:sz="4" w:space="0" w:color="auto"/>
              <w:left w:val="single" w:sz="4" w:space="0" w:color="auto"/>
              <w:bottom w:val="single" w:sz="4" w:space="0" w:color="auto"/>
              <w:right w:val="single" w:sz="4" w:space="0" w:color="auto"/>
            </w:tcBorders>
            <w:vAlign w:val="bottom"/>
          </w:tcPr>
          <w:p w14:paraId="476F7CDF"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1B165922"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Yes, we are actively exploring alternative materials for lining to improve the durability and efficiency of our stoves. While clay has been widely used because it is affordable and locally available, it also has some limitations such as cracking and reduced lifespan under frequent high heat. We are testing materials such as ceramic liners, refractory cement, and hybrid clay mixtures combined with organic </w:t>
            </w:r>
            <w:proofErr w:type="spellStart"/>
            <w:r w:rsidRPr="00895E8F">
              <w:rPr>
                <w:rFonts w:asciiTheme="minorHAnsi" w:hAnsiTheme="minorHAnsi"/>
                <w:color w:val="515151" w:themeColor="text1"/>
                <w:sz w:val="20"/>
                <w:szCs w:val="20"/>
                <w:lang w:val="en-GB" w:eastAsia="en-GB"/>
              </w:rPr>
              <w:t>fibers</w:t>
            </w:r>
            <w:proofErr w:type="spellEnd"/>
            <w:r w:rsidRPr="00895E8F">
              <w:rPr>
                <w:rFonts w:asciiTheme="minorHAnsi" w:hAnsiTheme="minorHAnsi"/>
                <w:color w:val="515151" w:themeColor="text1"/>
                <w:sz w:val="20"/>
                <w:szCs w:val="20"/>
                <w:lang w:val="en-GB" w:eastAsia="en-GB"/>
              </w:rPr>
              <w:t xml:space="preserve"> or insulating additives. These alternatives can make the stove more heat-resistant, extend its lifespan, and improve fuel efficiency. At the same time, we are considering the cost and local availability of these materials, since we want to ensure that the stoves remain affordable for households. Any new material we adopt will therefore balance performance, sustainability, and affordability. Our </w:t>
            </w:r>
            <w:proofErr w:type="gramStart"/>
            <w:r w:rsidRPr="00895E8F">
              <w:rPr>
                <w:rFonts w:asciiTheme="minorHAnsi" w:hAnsiTheme="minorHAnsi"/>
                <w:color w:val="515151" w:themeColor="text1"/>
                <w:sz w:val="20"/>
                <w:szCs w:val="20"/>
                <w:lang w:val="en-GB" w:eastAsia="en-GB"/>
              </w:rPr>
              <w:t>ultimate goal</w:t>
            </w:r>
            <w:proofErr w:type="gramEnd"/>
            <w:r w:rsidRPr="00895E8F">
              <w:rPr>
                <w:rFonts w:asciiTheme="minorHAnsi" w:hAnsiTheme="minorHAnsi"/>
                <w:color w:val="515151" w:themeColor="text1"/>
                <w:sz w:val="20"/>
                <w:szCs w:val="20"/>
                <w:lang w:val="en-GB" w:eastAsia="en-GB"/>
              </w:rPr>
              <w:t xml:space="preserve"> is to provide stoves that are long-lasting, user-friendly, and environmentally responsible, while still being accessible to the communities we serve.</w:t>
            </w:r>
          </w:p>
        </w:tc>
      </w:tr>
      <w:tr w:rsidR="006D609B" w:rsidRPr="00895E8F" w14:paraId="2835DD27"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42143F0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Reseller</w:t>
            </w:r>
          </w:p>
        </w:tc>
        <w:tc>
          <w:tcPr>
            <w:tcW w:w="869" w:type="pct"/>
            <w:tcBorders>
              <w:top w:val="single" w:sz="4" w:space="0" w:color="auto"/>
              <w:left w:val="single" w:sz="4" w:space="0" w:color="auto"/>
              <w:bottom w:val="single" w:sz="4" w:space="0" w:color="auto"/>
              <w:right w:val="single" w:sz="4" w:space="0" w:color="auto"/>
            </w:tcBorders>
            <w:vAlign w:val="bottom"/>
          </w:tcPr>
          <w:p w14:paraId="1DC28952"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MADAM ENERSTINA BOATENG - We kindly request that you make stock available in the Ashanti Region.</w:t>
            </w:r>
          </w:p>
        </w:tc>
        <w:tc>
          <w:tcPr>
            <w:tcW w:w="798" w:type="pct"/>
            <w:tcBorders>
              <w:top w:val="single" w:sz="4" w:space="0" w:color="auto"/>
              <w:left w:val="single" w:sz="4" w:space="0" w:color="auto"/>
              <w:bottom w:val="single" w:sz="4" w:space="0" w:color="auto"/>
              <w:right w:val="single" w:sz="4" w:space="0" w:color="auto"/>
            </w:tcBorders>
            <w:vAlign w:val="bottom"/>
          </w:tcPr>
          <w:p w14:paraId="4B1AD4D9"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5F645C4D"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Thank you for your request. We truly value the need to make our stoves available in the Ashanti Region. Distribution has been limited because we have been focusing on rolling out the stoves gradually across different regions to ensure fair access for all. With the support of carbon credit subsidies, we are now expanding our distribution channels and working with local partners to make stock readily available in the Ashanti Region. Our goal is to ensure that </w:t>
            </w:r>
            <w:r w:rsidRPr="00895E8F">
              <w:rPr>
                <w:rFonts w:asciiTheme="minorHAnsi" w:hAnsiTheme="minorHAnsi"/>
                <w:color w:val="515151" w:themeColor="text1"/>
                <w:sz w:val="20"/>
                <w:szCs w:val="20"/>
                <w:lang w:val="en-GB" w:eastAsia="en-GB"/>
              </w:rPr>
              <w:lastRenderedPageBreak/>
              <w:t>every household can benefit from affordable, efficient, and environmentally friendly stoves, while also helping to reduce fuel use and protect our forests.</w:t>
            </w:r>
          </w:p>
        </w:tc>
      </w:tr>
      <w:tr w:rsidR="006D609B" w:rsidRPr="00895E8F" w14:paraId="024A5DBC"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3571D937"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End User</w:t>
            </w:r>
          </w:p>
        </w:tc>
        <w:tc>
          <w:tcPr>
            <w:tcW w:w="869" w:type="pct"/>
            <w:tcBorders>
              <w:top w:val="single" w:sz="4" w:space="0" w:color="auto"/>
              <w:left w:val="single" w:sz="4" w:space="0" w:color="auto"/>
              <w:bottom w:val="single" w:sz="4" w:space="0" w:color="auto"/>
              <w:right w:val="single" w:sz="4" w:space="0" w:color="auto"/>
            </w:tcBorders>
            <w:vAlign w:val="bottom"/>
          </w:tcPr>
          <w:p w14:paraId="6BA6E7B9"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MRS FLORENCE NSIAH - End-user education should be extended across all communities.</w:t>
            </w:r>
          </w:p>
        </w:tc>
        <w:tc>
          <w:tcPr>
            <w:tcW w:w="798" w:type="pct"/>
            <w:tcBorders>
              <w:top w:val="single" w:sz="4" w:space="0" w:color="auto"/>
              <w:left w:val="single" w:sz="4" w:space="0" w:color="auto"/>
              <w:bottom w:val="single" w:sz="4" w:space="0" w:color="auto"/>
              <w:right w:val="single" w:sz="4" w:space="0" w:color="auto"/>
            </w:tcBorders>
            <w:vAlign w:val="bottom"/>
          </w:tcPr>
          <w:p w14:paraId="7D148EC0"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18B56758"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This suggestion is implicitly addressed in the company's overall strategy which includes user training and geographic expansion of the program.</w:t>
            </w:r>
          </w:p>
        </w:tc>
      </w:tr>
      <w:tr w:rsidR="006D609B" w:rsidRPr="00895E8F" w14:paraId="412C99E4"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79FAA2B3"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INEC GHANA</w:t>
            </w:r>
          </w:p>
        </w:tc>
        <w:tc>
          <w:tcPr>
            <w:tcW w:w="869" w:type="pct"/>
            <w:tcBorders>
              <w:top w:val="single" w:sz="4" w:space="0" w:color="auto"/>
              <w:left w:val="single" w:sz="4" w:space="0" w:color="auto"/>
              <w:bottom w:val="single" w:sz="4" w:space="0" w:color="auto"/>
              <w:right w:val="single" w:sz="4" w:space="0" w:color="auto"/>
            </w:tcBorders>
            <w:vAlign w:val="bottom"/>
          </w:tcPr>
          <w:p w14:paraId="1F40B01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DAVID A. KWARTENG - What measures are in place to address breakages experienced by end users?</w:t>
            </w:r>
          </w:p>
        </w:tc>
        <w:tc>
          <w:tcPr>
            <w:tcW w:w="798" w:type="pct"/>
            <w:tcBorders>
              <w:top w:val="single" w:sz="4" w:space="0" w:color="auto"/>
              <w:left w:val="single" w:sz="4" w:space="0" w:color="auto"/>
              <w:bottom w:val="single" w:sz="4" w:space="0" w:color="auto"/>
              <w:right w:val="single" w:sz="4" w:space="0" w:color="auto"/>
            </w:tcBorders>
            <w:vAlign w:val="bottom"/>
          </w:tcPr>
          <w:p w14:paraId="0FAFD433"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676C4F57"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We recognize that breakages can occur during use, and we have put measures in place to support our customers. Each stove comes with a warranty period, during which we replace or repair stoves that are found to have manufacturing defects. For other types of damage, we work with our local distribution agents and artisans to provide affordable repair services so that the stove can be restored instead of discarded. In addition, our team provides user education and training at the point of distribution, teaching households how to handle, install, and maintain the stove properly to minimize the risk of breakages. We also track complaints through our unique identification number and brand sticker system, which allows us to monitor quality and respond quickly. Overall, these measures ensure that end users feel supported, reduce waste, and extend the lifespan of the stoves.</w:t>
            </w:r>
          </w:p>
        </w:tc>
      </w:tr>
    </w:tbl>
    <w:p w14:paraId="47A69890" w14:textId="149EAB2F" w:rsidR="00794454" w:rsidRDefault="00423B49" w:rsidP="00794454">
      <w:pPr>
        <w:pStyle w:val="SectionList"/>
      </w:pPr>
      <w:r>
        <w:t xml:space="preserve">E.2. </w:t>
      </w:r>
      <w:r w:rsidR="00794454">
        <w:t xml:space="preserve">Final </w:t>
      </w:r>
      <w:r w:rsidR="00794454" w:rsidRPr="00980219">
        <w:t>continuous input / grievance mechanism</w:t>
      </w:r>
    </w:p>
    <w:tbl>
      <w:tblPr>
        <w:tblStyle w:val="GSTableSimple"/>
        <w:tblW w:w="5000" w:type="pct"/>
        <w:tblLook w:val="0620" w:firstRow="1" w:lastRow="0" w:firstColumn="0" w:lastColumn="0" w:noHBand="1" w:noVBand="1"/>
      </w:tblPr>
      <w:tblGrid>
        <w:gridCol w:w="2248"/>
        <w:gridCol w:w="7384"/>
      </w:tblGrid>
      <w:tr w:rsidR="0012198F" w:rsidRPr="00F4363F" w14:paraId="49BA9DBD" w14:textId="77777777" w:rsidTr="00F4363F">
        <w:trPr>
          <w:cnfStyle w:val="100000000000" w:firstRow="1" w:lastRow="0" w:firstColumn="0" w:lastColumn="0" w:oddVBand="0" w:evenVBand="0" w:oddHBand="0" w:evenHBand="0" w:firstRowFirstColumn="0" w:firstRowLastColumn="0" w:lastRowFirstColumn="0" w:lastRowLastColumn="0"/>
          <w:trHeight w:val="695"/>
        </w:trPr>
        <w:tc>
          <w:tcPr>
            <w:tcW w:w="1543" w:type="pct"/>
          </w:tcPr>
          <w:p w14:paraId="6EAE13D8" w14:textId="52B6073D" w:rsidR="00794454" w:rsidRPr="00F4363F" w:rsidRDefault="00F4363F" w:rsidP="00F4363F">
            <w:pPr>
              <w:spacing w:after="200" w:line="240" w:lineRule="auto"/>
              <w:jc w:val="center"/>
              <w:rPr>
                <w:color w:val="00BABE"/>
                <w:lang w:val="en-GB"/>
              </w:rPr>
            </w:pPr>
            <w:r w:rsidRPr="00F4363F">
              <w:rPr>
                <w:color w:val="00BABE"/>
                <w:lang w:val="en-GB"/>
              </w:rPr>
              <w:t>METHOD</w:t>
            </w:r>
          </w:p>
        </w:tc>
        <w:tc>
          <w:tcPr>
            <w:tcW w:w="3457" w:type="pct"/>
          </w:tcPr>
          <w:p w14:paraId="273C2741" w14:textId="760B9ABF" w:rsidR="00794454" w:rsidRPr="00F4363F" w:rsidRDefault="00F4363F" w:rsidP="00F4363F">
            <w:pPr>
              <w:spacing w:after="200" w:line="240" w:lineRule="auto"/>
              <w:jc w:val="center"/>
              <w:rPr>
                <w:color w:val="00BABE"/>
                <w:lang w:val="en-GB"/>
              </w:rPr>
            </w:pPr>
            <w:r w:rsidRPr="00F4363F">
              <w:rPr>
                <w:color w:val="00BABE"/>
                <w:lang w:val="en-GB"/>
              </w:rPr>
              <w:t>INCLUDE ALL DETAILS OF CHOSEN METHOD (S) SO THAT THEY MAY BE UNDERSTOOD AND, WHERE RELEVANT, USED BY READERS.</w:t>
            </w:r>
          </w:p>
        </w:tc>
      </w:tr>
      <w:tr w:rsidR="0012198F" w:rsidRPr="00794454" w14:paraId="14482483" w14:textId="77777777" w:rsidTr="00F4363F">
        <w:trPr>
          <w:trHeight w:val="63"/>
        </w:trPr>
        <w:tc>
          <w:tcPr>
            <w:tcW w:w="1543" w:type="pct"/>
          </w:tcPr>
          <w:p w14:paraId="17422D2F" w14:textId="77777777" w:rsidR="00794454" w:rsidRPr="00794454" w:rsidRDefault="00794454" w:rsidP="00794454">
            <w:pPr>
              <w:spacing w:after="200"/>
              <w:rPr>
                <w:lang w:val="en-GB"/>
              </w:rPr>
            </w:pPr>
            <w:r w:rsidRPr="00794454">
              <w:rPr>
                <w:lang w:val="en-GB"/>
              </w:rPr>
              <w:lastRenderedPageBreak/>
              <w:t>Continuous Input / Grievance Expression Process Book (mandatory)</w:t>
            </w:r>
          </w:p>
        </w:tc>
        <w:tc>
          <w:tcPr>
            <w:tcW w:w="3457" w:type="pct"/>
          </w:tcPr>
          <w:p w14:paraId="4C7713AA" w14:textId="29722C4D" w:rsidR="004D0A8A" w:rsidRDefault="004D0A8A" w:rsidP="004D0A8A">
            <w:pPr>
              <w:pStyle w:val="Default"/>
              <w:rPr>
                <w:sz w:val="22"/>
                <w:szCs w:val="22"/>
              </w:rPr>
            </w:pPr>
            <w:proofErr w:type="gramStart"/>
            <w:r>
              <w:rPr>
                <w:color w:val="4D4D4B"/>
                <w:sz w:val="22"/>
                <w:szCs w:val="22"/>
              </w:rPr>
              <w:t>Man</w:t>
            </w:r>
            <w:proofErr w:type="gramEnd"/>
            <w:r>
              <w:rPr>
                <w:color w:val="4D4D4B"/>
                <w:sz w:val="22"/>
                <w:szCs w:val="22"/>
              </w:rPr>
              <w:t xml:space="preserve"> and Man Enterprise will register all inputs</w:t>
            </w:r>
            <w:r w:rsidR="0012198F">
              <w:rPr>
                <w:color w:val="4D4D4B"/>
                <w:sz w:val="22"/>
                <w:szCs w:val="22"/>
              </w:rPr>
              <w:t>/grievances/comment raised by stakeholders as well</w:t>
            </w:r>
            <w:r>
              <w:rPr>
                <w:color w:val="4D4D4B"/>
                <w:sz w:val="22"/>
                <w:szCs w:val="22"/>
              </w:rPr>
              <w:t xml:space="preserve"> </w:t>
            </w:r>
            <w:r w:rsidR="0012198F">
              <w:rPr>
                <w:color w:val="4D4D4B"/>
                <w:sz w:val="22"/>
                <w:szCs w:val="22"/>
              </w:rPr>
              <w:t>as</w:t>
            </w:r>
            <w:r>
              <w:rPr>
                <w:color w:val="4D4D4B"/>
                <w:sz w:val="22"/>
                <w:szCs w:val="22"/>
              </w:rPr>
              <w:t xml:space="preserve"> actions taken </w:t>
            </w:r>
            <w:r w:rsidR="0012198F">
              <w:rPr>
                <w:color w:val="4D4D4B"/>
                <w:sz w:val="22"/>
                <w:szCs w:val="22"/>
              </w:rPr>
              <w:t>in grievance</w:t>
            </w:r>
            <w:r w:rsidR="00544BF9">
              <w:rPr>
                <w:color w:val="4D4D4B"/>
                <w:sz w:val="22"/>
                <w:szCs w:val="22"/>
              </w:rPr>
              <w:t xml:space="preserve"> book located at their main offices in </w:t>
            </w:r>
            <w:proofErr w:type="spellStart"/>
            <w:r w:rsidR="00544BF9">
              <w:rPr>
                <w:color w:val="4D4D4B"/>
                <w:sz w:val="22"/>
                <w:szCs w:val="22"/>
              </w:rPr>
              <w:t>Santasi</w:t>
            </w:r>
            <w:proofErr w:type="spellEnd"/>
            <w:r w:rsidR="00544BF9">
              <w:rPr>
                <w:color w:val="4D4D4B"/>
                <w:sz w:val="22"/>
                <w:szCs w:val="22"/>
              </w:rPr>
              <w:t xml:space="preserve"> New site, near </w:t>
            </w:r>
            <w:proofErr w:type="spellStart"/>
            <w:r w:rsidR="00544BF9">
              <w:rPr>
                <w:color w:val="4D4D4B"/>
                <w:sz w:val="22"/>
                <w:szCs w:val="22"/>
              </w:rPr>
              <w:t>Kwa</w:t>
            </w:r>
            <w:r w:rsidR="002939D4">
              <w:rPr>
                <w:color w:val="4D4D4B"/>
                <w:sz w:val="22"/>
                <w:szCs w:val="22"/>
              </w:rPr>
              <w:t>dee</w:t>
            </w:r>
            <w:proofErr w:type="spellEnd"/>
            <w:r w:rsidR="002939D4">
              <w:rPr>
                <w:color w:val="4D4D4B"/>
                <w:sz w:val="22"/>
                <w:szCs w:val="22"/>
              </w:rPr>
              <w:t xml:space="preserve"> Junction Plot 13 B, Kumasi Ghana</w:t>
            </w:r>
            <w:r>
              <w:rPr>
                <w:color w:val="4D4D4B"/>
                <w:sz w:val="22"/>
                <w:szCs w:val="22"/>
              </w:rPr>
              <w:t xml:space="preserve">. </w:t>
            </w:r>
          </w:p>
          <w:p w14:paraId="60CC2F86" w14:textId="1C1A60DD" w:rsidR="00794454" w:rsidRPr="00794454" w:rsidRDefault="004D0A8A" w:rsidP="004D0A8A">
            <w:pPr>
              <w:spacing w:after="200"/>
              <w:rPr>
                <w:lang w:val="en-GB"/>
              </w:rPr>
            </w:pPr>
            <w:r>
              <w:rPr>
                <w:color w:val="4D4D4B"/>
                <w:szCs w:val="22"/>
              </w:rPr>
              <w:t>Comments, queries, and concerns can be made to Man and Man</w:t>
            </w:r>
            <w:r w:rsidR="007845AC">
              <w:rPr>
                <w:color w:val="4D4D4B"/>
                <w:szCs w:val="22"/>
              </w:rPr>
              <w:t>’s</w:t>
            </w:r>
            <w:r>
              <w:rPr>
                <w:color w:val="4D4D4B"/>
                <w:szCs w:val="22"/>
              </w:rPr>
              <w:t xml:space="preserve"> local office, and</w:t>
            </w:r>
            <w:r w:rsidR="008D0EDC">
              <w:rPr>
                <w:color w:val="4D4D4B"/>
                <w:szCs w:val="22"/>
              </w:rPr>
              <w:t>/or using</w:t>
            </w:r>
            <w:r w:rsidR="007845AC">
              <w:rPr>
                <w:color w:val="4D4D4B"/>
                <w:szCs w:val="22"/>
              </w:rPr>
              <w:t xml:space="preserve"> </w:t>
            </w:r>
            <w:r>
              <w:rPr>
                <w:color w:val="4D4D4B"/>
                <w:szCs w:val="22"/>
              </w:rPr>
              <w:t>contact details are outlined below.</w:t>
            </w:r>
          </w:p>
        </w:tc>
      </w:tr>
      <w:tr w:rsidR="0012198F" w:rsidRPr="00794454" w14:paraId="7D9A79E3" w14:textId="77777777" w:rsidTr="00F4363F">
        <w:trPr>
          <w:trHeight w:val="471"/>
        </w:trPr>
        <w:tc>
          <w:tcPr>
            <w:tcW w:w="1543" w:type="pct"/>
          </w:tcPr>
          <w:p w14:paraId="2EAD8098" w14:textId="77777777" w:rsidR="00794454" w:rsidRPr="00794454" w:rsidRDefault="00794454" w:rsidP="00794454">
            <w:pPr>
              <w:spacing w:after="200"/>
              <w:rPr>
                <w:lang w:val="en-GB"/>
              </w:rPr>
            </w:pPr>
            <w:r w:rsidRPr="00794454">
              <w:rPr>
                <w:lang w:val="en-GB"/>
              </w:rPr>
              <w:t>GS Contact (mandatory)</w:t>
            </w:r>
          </w:p>
        </w:tc>
        <w:tc>
          <w:tcPr>
            <w:tcW w:w="3457" w:type="pct"/>
          </w:tcPr>
          <w:p w14:paraId="512B1A3D" w14:textId="77777777" w:rsidR="00794454" w:rsidRPr="00794454" w:rsidRDefault="00794454" w:rsidP="00794454">
            <w:pPr>
              <w:spacing w:after="200"/>
              <w:rPr>
                <w:u w:val="single"/>
                <w:lang w:val="en-GB"/>
              </w:rPr>
            </w:pPr>
            <w:hyperlink r:id="rId20" w:history="1">
              <w:r w:rsidRPr="00794454">
                <w:rPr>
                  <w:rStyle w:val="Lienhypertexte"/>
                  <w:rFonts w:ascii="Verdana" w:hAnsi="Verdana"/>
                  <w:lang w:val="en-GB"/>
                </w:rPr>
                <w:t>help@goldstandard.org</w:t>
              </w:r>
            </w:hyperlink>
            <w:r w:rsidRPr="00794454">
              <w:rPr>
                <w:u w:val="single"/>
                <w:lang w:val="en-GB"/>
              </w:rPr>
              <w:t xml:space="preserve"> </w:t>
            </w:r>
          </w:p>
        </w:tc>
      </w:tr>
      <w:tr w:rsidR="0012198F" w:rsidRPr="00794454" w14:paraId="7510861B" w14:textId="77777777" w:rsidTr="00F4363F">
        <w:trPr>
          <w:trHeight w:val="471"/>
        </w:trPr>
        <w:tc>
          <w:tcPr>
            <w:tcW w:w="1543" w:type="pct"/>
          </w:tcPr>
          <w:p w14:paraId="2A42F09A" w14:textId="77777777" w:rsidR="00794454" w:rsidRPr="00794454" w:rsidRDefault="00794454" w:rsidP="00794454">
            <w:pPr>
              <w:spacing w:after="200"/>
              <w:rPr>
                <w:lang w:val="en-GB"/>
              </w:rPr>
            </w:pPr>
            <w:r w:rsidRPr="00794454">
              <w:rPr>
                <w:lang w:val="en-GB"/>
              </w:rPr>
              <w:t>Other</w:t>
            </w:r>
          </w:p>
        </w:tc>
        <w:tc>
          <w:tcPr>
            <w:tcW w:w="3457" w:type="pct"/>
          </w:tcPr>
          <w:p w14:paraId="62CB417F" w14:textId="77777777" w:rsidR="00794454" w:rsidRDefault="002939D4" w:rsidP="00794454">
            <w:pPr>
              <w:spacing w:after="200"/>
              <w:rPr>
                <w:lang w:val="en-GB"/>
              </w:rPr>
            </w:pPr>
            <w:r>
              <w:rPr>
                <w:lang w:val="en-GB"/>
              </w:rPr>
              <w:t xml:space="preserve">Contact </w:t>
            </w:r>
            <w:proofErr w:type="gramStart"/>
            <w:r>
              <w:rPr>
                <w:lang w:val="en-GB"/>
              </w:rPr>
              <w:t>person :</w:t>
            </w:r>
            <w:proofErr w:type="gramEnd"/>
            <w:r>
              <w:rPr>
                <w:lang w:val="en-GB"/>
              </w:rPr>
              <w:t xml:space="preserve"> Michael Yaw Agyei</w:t>
            </w:r>
          </w:p>
          <w:p w14:paraId="07187234" w14:textId="554FE059" w:rsidR="002939D4" w:rsidRDefault="008D0EDC" w:rsidP="00794454">
            <w:pPr>
              <w:spacing w:after="200"/>
              <w:rPr>
                <w:lang w:val="en-GB"/>
              </w:rPr>
            </w:pPr>
            <w:r>
              <w:rPr>
                <w:lang w:val="en-GB"/>
              </w:rPr>
              <w:t>Tel:</w:t>
            </w:r>
            <w:r w:rsidR="002939D4">
              <w:rPr>
                <w:lang w:val="en-GB"/>
              </w:rPr>
              <w:t xml:space="preserve"> </w:t>
            </w:r>
            <w:r w:rsidR="00FC009D">
              <w:rPr>
                <w:lang w:val="en-GB"/>
              </w:rPr>
              <w:t>+233 (0) 243 47 36 42</w:t>
            </w:r>
          </w:p>
          <w:p w14:paraId="056A9E30" w14:textId="58113922" w:rsidR="00FC009D" w:rsidRDefault="00FC009D" w:rsidP="00794454">
            <w:pPr>
              <w:spacing w:after="200"/>
              <w:rPr>
                <w:lang w:val="en-GB"/>
              </w:rPr>
            </w:pPr>
            <w:hyperlink r:id="rId21" w:history="1">
              <w:r w:rsidRPr="00C81ACD">
                <w:rPr>
                  <w:rStyle w:val="Lienhypertexte"/>
                  <w:rFonts w:ascii="Verdana" w:hAnsi="Verdana"/>
                  <w:lang w:val="en-GB"/>
                </w:rPr>
                <w:t>Manandman.ent@gmail.com</w:t>
              </w:r>
            </w:hyperlink>
          </w:p>
          <w:p w14:paraId="65151697" w14:textId="7F324935" w:rsidR="00FC009D" w:rsidRPr="00794454" w:rsidRDefault="00FC009D" w:rsidP="00794454">
            <w:pPr>
              <w:spacing w:after="200"/>
              <w:rPr>
                <w:lang w:val="en-GB"/>
              </w:rPr>
            </w:pPr>
          </w:p>
        </w:tc>
      </w:tr>
    </w:tbl>
    <w:p w14:paraId="1012A7C3" w14:textId="77777777" w:rsidR="00794454" w:rsidRDefault="00794454" w:rsidP="00794454"/>
    <w:p w14:paraId="54B5F3E5" w14:textId="2865B17E"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r>
        <w:br w:type="page"/>
      </w:r>
    </w:p>
    <w:p w14:paraId="276FFFEA" w14:textId="67348D92" w:rsidR="00660A1F" w:rsidRPr="00C62AC1" w:rsidRDefault="00423B49" w:rsidP="004A0AF1">
      <w:pPr>
        <w:pStyle w:val="SectionTitle"/>
        <w:rPr>
          <w:bCs/>
        </w:rPr>
      </w:pPr>
      <w:r>
        <w:rPr>
          <w:bCs/>
          <w14:ligatures w14:val="standardContextual"/>
          <w14:numForm w14:val="oldStyle"/>
        </w:rPr>
        <w:lastRenderedPageBreak/>
        <w:t xml:space="preserve">SECTION F. </w:t>
      </w:r>
      <w:r w:rsidR="004A0AF1" w:rsidRPr="00C62AC1">
        <w:rPr>
          <w:bCs/>
          <w14:ligatures w14:val="standardContextual"/>
          <w14:numForm w14:val="oldStyle"/>
        </w:rPr>
        <w:t>Eligibility and inclusion criteria for VPAs</w:t>
      </w:r>
      <w:r w:rsidR="004C6B4E" w:rsidRPr="00C62AC1">
        <w:rPr>
          <w:bCs/>
          <w14:ligatures w14:val="standardContextual"/>
          <w14:numForm w14:val="oldStyle"/>
        </w:rPr>
        <w:t xml:space="preserve"> inclusion</w:t>
      </w:r>
      <w:r w:rsidR="00660A1F" w:rsidRPr="00C62AC1">
        <w:rPr>
          <w:bCs/>
          <w14:ligatures w14:val="standardContextual"/>
          <w14:numForm w14:val="oldStyle"/>
        </w:rPr>
        <w:t xml:space="preserve"> </w:t>
      </w:r>
    </w:p>
    <w:p w14:paraId="4EDE0189" w14:textId="09B74B10" w:rsidR="004A0AF1" w:rsidRDefault="004A0AF1" w:rsidP="004A0AF1">
      <w:pPr>
        <w:pStyle w:val="SectionList2nd"/>
      </w:pPr>
    </w:p>
    <w:p w14:paraId="3344EACB" w14:textId="77777777" w:rsidR="00331741" w:rsidRDefault="004C6B4E" w:rsidP="004A0AF1">
      <w:pPr>
        <w:pStyle w:val="SectionList2nd"/>
      </w:pPr>
      <w:r>
        <w:t xml:space="preserve">The below table shall be completed for </w:t>
      </w:r>
      <w:r w:rsidR="006B3D2C">
        <w:t xml:space="preserve">all VPAs. </w:t>
      </w:r>
    </w:p>
    <w:p w14:paraId="4C0594A0" w14:textId="77777777" w:rsidR="004B7910" w:rsidRDefault="006B3D2C" w:rsidP="004A0AF1">
      <w:pPr>
        <w:pStyle w:val="SectionList2nd"/>
      </w:pPr>
      <w:r>
        <w:t xml:space="preserve">The </w:t>
      </w:r>
      <w:r w:rsidR="00A97BBA">
        <w:t xml:space="preserve">CME </w:t>
      </w:r>
      <w:r>
        <w:t xml:space="preserve">shall provide clear description </w:t>
      </w:r>
      <w:r w:rsidR="004001EC">
        <w:t>on how eligibility criteria set at real case VPAs are complied with for</w:t>
      </w:r>
      <w:r w:rsidR="00A97BBA">
        <w:t xml:space="preserve"> </w:t>
      </w:r>
      <w:r w:rsidR="00331741">
        <w:t xml:space="preserve">each </w:t>
      </w:r>
      <w:r w:rsidR="004B7910">
        <w:t xml:space="preserve">real case and </w:t>
      </w:r>
      <w:r w:rsidR="00A97BBA">
        <w:t>regular VPAs</w:t>
      </w:r>
      <w:r w:rsidR="00331741">
        <w:t xml:space="preserve"> submitted for inclusion</w:t>
      </w:r>
      <w:r w:rsidR="00A97BBA">
        <w:t>.</w:t>
      </w:r>
    </w:p>
    <w:p w14:paraId="4CF552AE" w14:textId="7BB9598D" w:rsidR="00A97BBA" w:rsidRDefault="00C8227A" w:rsidP="004A0AF1">
      <w:pPr>
        <w:pStyle w:val="SectionList2nd"/>
      </w:pPr>
      <w:r>
        <w:t>The CME shall not change the eligibility criteria</w:t>
      </w:r>
      <w:r w:rsidR="00EE61FC">
        <w:t xml:space="preserve"> and required condition</w:t>
      </w:r>
      <w:r>
        <w:t xml:space="preserve"> set at real case VPAs</w:t>
      </w:r>
      <w:r w:rsidR="00EE61FC">
        <w:t>.</w:t>
      </w:r>
      <w:r>
        <w:t xml:space="preserve"> </w:t>
      </w:r>
      <w:r w:rsidR="00EE61FC">
        <w:t>A</w:t>
      </w:r>
      <w:r>
        <w:t xml:space="preserve">t the time of inclusion of </w:t>
      </w:r>
      <w:r w:rsidR="00F84364">
        <w:t>regular VPA</w:t>
      </w:r>
      <w:r w:rsidR="00EE61FC">
        <w:t xml:space="preserve">s, the CME </w:t>
      </w:r>
      <w:r w:rsidR="00F84364">
        <w:t>shall only describe how the regular VPAs comply with the eligibility criterion</w:t>
      </w:r>
      <w:r w:rsidR="00EE61FC">
        <w:t xml:space="preserve">. </w:t>
      </w:r>
      <w:r w:rsidR="00A97BBA">
        <w:t xml:space="preserve"> </w:t>
      </w:r>
    </w:p>
    <w:p w14:paraId="2ECAAD2E" w14:textId="077E7F24" w:rsidR="004C6B4E" w:rsidRDefault="004001EC" w:rsidP="004A0AF1">
      <w:pPr>
        <w:pStyle w:val="SectionList2nd"/>
      </w:pPr>
      <w:r>
        <w:t xml:space="preserve"> </w:t>
      </w:r>
    </w:p>
    <w:p w14:paraId="433A94A7" w14:textId="77777777" w:rsidR="004D0A8A" w:rsidRDefault="004D0A8A" w:rsidP="004D0A8A">
      <w:pPr>
        <w:pStyle w:val="SectionList2nd"/>
      </w:pPr>
      <w:r>
        <w:t xml:space="preserve">The below table shall be completed for all VPAs. </w:t>
      </w:r>
    </w:p>
    <w:p w14:paraId="3965A914" w14:textId="77777777" w:rsidR="004D0A8A" w:rsidRDefault="004D0A8A" w:rsidP="004D0A8A">
      <w:pPr>
        <w:pStyle w:val="SectionList2nd"/>
      </w:pPr>
      <w:r>
        <w:t>The CME shall provide clear description on how eligibility criteria set at real case VPAs are complied with for each real case and regular VPAs submitted for inclusion.</w:t>
      </w:r>
    </w:p>
    <w:p w14:paraId="0C143903" w14:textId="77777777" w:rsidR="004D0A8A" w:rsidRDefault="004D0A8A" w:rsidP="004D0A8A">
      <w:pPr>
        <w:pStyle w:val="SectionList2nd"/>
      </w:pPr>
      <w:r>
        <w:t xml:space="preserve">The CME shall not change the eligibility criteria and required condition set at real case VPAs. At the time of inclusion of regular VPAs, the CME shall only describe how the regular VPAs comply with the eligibility criterion.  </w:t>
      </w:r>
    </w:p>
    <w:p w14:paraId="7EDBEC45" w14:textId="77777777" w:rsidR="004D0A8A" w:rsidRDefault="004D0A8A" w:rsidP="004D0A8A">
      <w:pPr>
        <w:pStyle w:val="SectionList2nd"/>
      </w:pPr>
      <w:r>
        <w:t xml:space="preserve"> </w:t>
      </w:r>
    </w:p>
    <w:tbl>
      <w:tblPr>
        <w:tblW w:w="9383" w:type="dxa"/>
        <w:tblInd w:w="426" w:type="dxa"/>
        <w:tblCellMar>
          <w:top w:w="15" w:type="dxa"/>
          <w:left w:w="15" w:type="dxa"/>
          <w:bottom w:w="15" w:type="dxa"/>
          <w:right w:w="15" w:type="dxa"/>
        </w:tblCellMar>
        <w:tblLook w:val="04A0" w:firstRow="1" w:lastRow="0" w:firstColumn="1" w:lastColumn="0" w:noHBand="0" w:noVBand="1"/>
      </w:tblPr>
      <w:tblGrid>
        <w:gridCol w:w="532"/>
        <w:gridCol w:w="2710"/>
        <w:gridCol w:w="3110"/>
        <w:gridCol w:w="3031"/>
      </w:tblGrid>
      <w:tr w:rsidR="004D0A8A" w:rsidRPr="000E10AC" w14:paraId="4FFC1FAF" w14:textId="77777777" w:rsidTr="00992AF1">
        <w:trPr>
          <w:tblHeader/>
        </w:trPr>
        <w:tc>
          <w:tcPr>
            <w:tcW w:w="134" w:type="dxa"/>
            <w:tcBorders>
              <w:bottom w:val="single" w:sz="18" w:space="0" w:color="00B9BD"/>
            </w:tcBorders>
            <w:tcMar>
              <w:top w:w="57" w:type="dxa"/>
              <w:left w:w="57" w:type="dxa"/>
              <w:bottom w:w="57" w:type="dxa"/>
              <w:right w:w="57" w:type="dxa"/>
            </w:tcMar>
            <w:vAlign w:val="center"/>
            <w:hideMark/>
          </w:tcPr>
          <w:p w14:paraId="56041E82" w14:textId="77777777" w:rsidR="004D0A8A" w:rsidRPr="000E10AC" w:rsidRDefault="004D0A8A" w:rsidP="00992AF1">
            <w:pPr>
              <w:snapToGrid w:val="0"/>
              <w:spacing w:line="240" w:lineRule="auto"/>
              <w:jc w:val="center"/>
              <w:rPr>
                <w:color w:val="00BABE"/>
                <w:lang w:val="en-GB"/>
              </w:rPr>
            </w:pPr>
            <w:r w:rsidRPr="000E10AC">
              <w:rPr>
                <w:color w:val="00BABE"/>
                <w:lang w:val="en-GB"/>
              </w:rPr>
              <w:t>NO.</w:t>
            </w:r>
          </w:p>
        </w:tc>
        <w:tc>
          <w:tcPr>
            <w:tcW w:w="0" w:type="auto"/>
            <w:tcBorders>
              <w:bottom w:val="single" w:sz="18" w:space="0" w:color="00B9BD"/>
            </w:tcBorders>
            <w:tcMar>
              <w:top w:w="57" w:type="dxa"/>
              <w:left w:w="57" w:type="dxa"/>
              <w:bottom w:w="57" w:type="dxa"/>
              <w:right w:w="57" w:type="dxa"/>
            </w:tcMar>
            <w:vAlign w:val="center"/>
            <w:hideMark/>
          </w:tcPr>
          <w:p w14:paraId="77133C69" w14:textId="77777777" w:rsidR="004D0A8A" w:rsidRPr="000E10AC" w:rsidRDefault="004D0A8A" w:rsidP="00992AF1">
            <w:pPr>
              <w:snapToGrid w:val="0"/>
              <w:spacing w:line="240" w:lineRule="auto"/>
              <w:jc w:val="center"/>
              <w:rPr>
                <w:color w:val="00BABE"/>
                <w:lang w:val="en-GB"/>
              </w:rPr>
            </w:pPr>
            <w:r w:rsidRPr="000E10AC">
              <w:rPr>
                <w:color w:val="00BABE"/>
                <w:lang w:val="en-GB"/>
              </w:rPr>
              <w:t>ELIGIBILITY CRITERION</w:t>
            </w:r>
          </w:p>
          <w:p w14:paraId="38018A85" w14:textId="77777777" w:rsidR="004D0A8A" w:rsidRPr="000E10AC" w:rsidRDefault="004D0A8A" w:rsidP="00992AF1">
            <w:pPr>
              <w:snapToGrid w:val="0"/>
              <w:spacing w:line="240" w:lineRule="auto"/>
              <w:jc w:val="center"/>
              <w:rPr>
                <w:color w:val="00BABE"/>
                <w:lang w:val="en-GB"/>
              </w:rPr>
            </w:pPr>
          </w:p>
        </w:tc>
        <w:tc>
          <w:tcPr>
            <w:tcW w:w="3110" w:type="dxa"/>
            <w:tcBorders>
              <w:bottom w:val="single" w:sz="18" w:space="0" w:color="00B9BD"/>
            </w:tcBorders>
            <w:tcMar>
              <w:top w:w="57" w:type="dxa"/>
              <w:left w:w="57" w:type="dxa"/>
              <w:bottom w:w="57" w:type="dxa"/>
              <w:right w:w="57" w:type="dxa"/>
            </w:tcMar>
            <w:vAlign w:val="center"/>
            <w:hideMark/>
          </w:tcPr>
          <w:p w14:paraId="2E2BEC41" w14:textId="77777777" w:rsidR="004D0A8A" w:rsidRPr="000E10AC" w:rsidRDefault="004D0A8A" w:rsidP="00992AF1">
            <w:pPr>
              <w:snapToGrid w:val="0"/>
              <w:spacing w:line="240" w:lineRule="auto"/>
              <w:jc w:val="center"/>
              <w:rPr>
                <w:color w:val="00BABE"/>
                <w:lang w:val="en-GB"/>
              </w:rPr>
            </w:pPr>
            <w:r w:rsidRPr="000E10AC">
              <w:rPr>
                <w:color w:val="00BABE"/>
                <w:lang w:val="en-GB"/>
              </w:rPr>
              <w:t>DESCRIPTION/</w:t>
            </w:r>
          </w:p>
          <w:p w14:paraId="66134E94" w14:textId="77777777" w:rsidR="004D0A8A" w:rsidRPr="000E10AC" w:rsidRDefault="004D0A8A" w:rsidP="00992AF1">
            <w:pPr>
              <w:snapToGrid w:val="0"/>
              <w:spacing w:line="240" w:lineRule="auto"/>
              <w:jc w:val="center"/>
              <w:rPr>
                <w:color w:val="00BABE"/>
                <w:lang w:val="en-GB"/>
              </w:rPr>
            </w:pPr>
            <w:r w:rsidRPr="000E10AC">
              <w:rPr>
                <w:color w:val="00BABE"/>
                <w:lang w:val="en-GB"/>
              </w:rPr>
              <w:t>REQUIRED CONDITION</w:t>
            </w:r>
          </w:p>
        </w:tc>
        <w:tc>
          <w:tcPr>
            <w:tcW w:w="3031" w:type="dxa"/>
            <w:tcBorders>
              <w:bottom w:val="single" w:sz="18" w:space="0" w:color="00B9BD"/>
            </w:tcBorders>
            <w:tcMar>
              <w:top w:w="57" w:type="dxa"/>
              <w:left w:w="57" w:type="dxa"/>
              <w:bottom w:w="57" w:type="dxa"/>
              <w:right w:w="57" w:type="dxa"/>
            </w:tcMar>
            <w:vAlign w:val="center"/>
            <w:hideMark/>
          </w:tcPr>
          <w:p w14:paraId="0DBA8339" w14:textId="77777777" w:rsidR="004D0A8A" w:rsidRPr="000E10AC" w:rsidRDefault="004D0A8A" w:rsidP="00992AF1">
            <w:pPr>
              <w:snapToGrid w:val="0"/>
              <w:spacing w:line="240" w:lineRule="auto"/>
              <w:jc w:val="center"/>
              <w:rPr>
                <w:color w:val="00BABE"/>
                <w:lang w:val="en-GB"/>
              </w:rPr>
            </w:pPr>
            <w:r w:rsidRPr="000E10AC">
              <w:rPr>
                <w:color w:val="00BABE"/>
                <w:lang w:val="en-GB"/>
              </w:rPr>
              <w:t>DESCRIPTION OF THE VPA IN RELATION TO THE CRITERIA, MEANS OF VERIFICATION/SUPPORTI</w:t>
            </w:r>
            <w:r>
              <w:rPr>
                <w:color w:val="00BABE"/>
                <w:lang w:val="en-GB"/>
              </w:rPr>
              <w:t xml:space="preserve"> </w:t>
            </w:r>
            <w:r w:rsidRPr="000E10AC">
              <w:rPr>
                <w:color w:val="00BABE"/>
                <w:lang w:val="en-GB"/>
              </w:rPr>
              <w:t>NG EVIDENCE</w:t>
            </w:r>
          </w:p>
          <w:p w14:paraId="4748D40F" w14:textId="77777777" w:rsidR="004D0A8A" w:rsidRPr="000E10AC" w:rsidRDefault="004D0A8A" w:rsidP="00992AF1">
            <w:pPr>
              <w:snapToGrid w:val="0"/>
              <w:spacing w:line="240" w:lineRule="auto"/>
              <w:jc w:val="center"/>
              <w:rPr>
                <w:color w:val="00BABE"/>
                <w:lang w:val="en-GB"/>
              </w:rPr>
            </w:pPr>
            <w:r w:rsidRPr="000E10AC">
              <w:rPr>
                <w:color w:val="00BABE"/>
                <w:lang w:val="en-GB"/>
              </w:rPr>
              <w:t>FOR INCLUSION</w:t>
            </w:r>
          </w:p>
        </w:tc>
      </w:tr>
      <w:tr w:rsidR="004D0A8A" w:rsidRPr="000E10AC" w14:paraId="4E59C785" w14:textId="77777777" w:rsidTr="00992AF1">
        <w:tc>
          <w:tcPr>
            <w:tcW w:w="134" w:type="dxa"/>
            <w:tcBorders>
              <w:top w:val="single" w:sz="18" w:space="0" w:color="00B9BD"/>
              <w:bottom w:val="single" w:sz="4" w:space="0" w:color="BFBFBF"/>
            </w:tcBorders>
            <w:tcMar>
              <w:top w:w="57" w:type="dxa"/>
              <w:left w:w="57" w:type="dxa"/>
              <w:bottom w:w="57" w:type="dxa"/>
              <w:right w:w="57" w:type="dxa"/>
            </w:tcMar>
            <w:vAlign w:val="center"/>
            <w:hideMark/>
          </w:tcPr>
          <w:p w14:paraId="16586D6B" w14:textId="77777777" w:rsidR="004D0A8A" w:rsidRPr="000E10AC" w:rsidRDefault="004D0A8A" w:rsidP="00992AF1">
            <w:pPr>
              <w:spacing w:line="276" w:lineRule="auto"/>
              <w:contextualSpacing w:val="0"/>
            </w:pPr>
            <w:r w:rsidRPr="000E10AC">
              <w:t>1</w:t>
            </w:r>
          </w:p>
        </w:tc>
        <w:tc>
          <w:tcPr>
            <w:tcW w:w="0" w:type="auto"/>
            <w:tcBorders>
              <w:top w:val="single" w:sz="18" w:space="0" w:color="00B9BD"/>
              <w:bottom w:val="single" w:sz="4" w:space="0" w:color="BFBFBF"/>
            </w:tcBorders>
            <w:tcMar>
              <w:top w:w="57" w:type="dxa"/>
              <w:left w:w="57" w:type="dxa"/>
              <w:bottom w:w="57" w:type="dxa"/>
              <w:right w:w="57" w:type="dxa"/>
            </w:tcMar>
            <w:vAlign w:val="center"/>
            <w:hideMark/>
          </w:tcPr>
          <w:p w14:paraId="596A6A7A" w14:textId="77777777" w:rsidR="004D0A8A" w:rsidRPr="000E10AC" w:rsidRDefault="004D0A8A" w:rsidP="00992AF1">
            <w:pPr>
              <w:spacing w:line="264" w:lineRule="auto"/>
              <w:contextualSpacing w:val="0"/>
            </w:pPr>
            <w:r w:rsidRPr="000E10AC">
              <w:t>Geographical boundaries of the VPA</w:t>
            </w:r>
          </w:p>
        </w:tc>
        <w:tc>
          <w:tcPr>
            <w:tcW w:w="3110" w:type="dxa"/>
            <w:tcBorders>
              <w:top w:val="single" w:sz="18" w:space="0" w:color="00B9BD"/>
              <w:bottom w:val="single" w:sz="4" w:space="0" w:color="BFBFBF"/>
            </w:tcBorders>
            <w:tcMar>
              <w:top w:w="57" w:type="dxa"/>
              <w:left w:w="57" w:type="dxa"/>
              <w:bottom w:w="57" w:type="dxa"/>
              <w:right w:w="57" w:type="dxa"/>
            </w:tcMar>
            <w:vAlign w:val="center"/>
            <w:hideMark/>
          </w:tcPr>
          <w:p w14:paraId="6283A488" w14:textId="77777777" w:rsidR="004D0A8A" w:rsidRPr="000E10AC" w:rsidRDefault="004D0A8A" w:rsidP="00992AF1">
            <w:pPr>
              <w:spacing w:after="0" w:line="264" w:lineRule="auto"/>
              <w:ind w:right="35"/>
              <w:contextualSpacing w:val="0"/>
            </w:pPr>
            <w:r w:rsidRPr="000E10AC">
              <w:t>The VPA is located with Ghana. Please note that not all ICS end use may have been deployed at VPA inclusion stage, however the location of the ICS can also be checked during verification. If any distributed ICS is found to be outside of the Project boundary/location, those ICS will not be counted in the emission reduction calculation.</w:t>
            </w:r>
          </w:p>
        </w:tc>
        <w:tc>
          <w:tcPr>
            <w:tcW w:w="3031" w:type="dxa"/>
            <w:tcBorders>
              <w:top w:val="single" w:sz="18" w:space="0" w:color="00B9BD"/>
              <w:bottom w:val="single" w:sz="4" w:space="0" w:color="BFBFBF"/>
            </w:tcBorders>
            <w:tcMar>
              <w:top w:w="57" w:type="dxa"/>
              <w:left w:w="57" w:type="dxa"/>
              <w:bottom w:w="57" w:type="dxa"/>
              <w:right w:w="57" w:type="dxa"/>
            </w:tcMar>
            <w:vAlign w:val="center"/>
            <w:hideMark/>
          </w:tcPr>
          <w:p w14:paraId="6F4BE9EB" w14:textId="77777777" w:rsidR="004D0A8A" w:rsidRPr="000E10AC" w:rsidRDefault="004D0A8A" w:rsidP="00992AF1">
            <w:pPr>
              <w:spacing w:line="264" w:lineRule="auto"/>
              <w:contextualSpacing w:val="0"/>
            </w:pPr>
            <w:r w:rsidRPr="000E10AC">
              <w:t xml:space="preserve">Location and boundary </w:t>
            </w:r>
            <w:proofErr w:type="gramStart"/>
            <w:r w:rsidRPr="000E10AC">
              <w:t>is</w:t>
            </w:r>
            <w:proofErr w:type="gramEnd"/>
            <w:r w:rsidRPr="000E10AC">
              <w:t xml:space="preserve"> specified in the VPA-DD stating that the location is limited to Ghana territory. Each ICS distributed shall be linked to a household/ community kitchen address in Ghana.</w:t>
            </w:r>
          </w:p>
        </w:tc>
      </w:tr>
      <w:tr w:rsidR="004D0A8A" w:rsidRPr="000E10AC" w14:paraId="38755B20"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65480990" w14:textId="77777777" w:rsidR="004D0A8A" w:rsidRPr="000E10AC" w:rsidRDefault="004D0A8A" w:rsidP="00992AF1">
            <w:pPr>
              <w:spacing w:line="276" w:lineRule="auto"/>
              <w:contextualSpacing w:val="0"/>
            </w:pPr>
            <w:r w:rsidRPr="000E10AC">
              <w:t>2</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17A3C7C2" w14:textId="77777777" w:rsidR="004D0A8A" w:rsidRPr="000E10AC" w:rsidRDefault="004D0A8A" w:rsidP="00992AF1">
            <w:pPr>
              <w:spacing w:after="120" w:line="24" w:lineRule="atLeast"/>
            </w:pPr>
            <w:r w:rsidRPr="000E10AC">
              <w:t xml:space="preserve">Conditions to avoid double counting of GHG emission reductions or net </w:t>
            </w:r>
            <w:r w:rsidRPr="000E10AC">
              <w:lastRenderedPageBreak/>
              <w:t>anthropogenic GHG removals</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01332D48" w14:textId="77777777" w:rsidR="004D0A8A" w:rsidRPr="000E10AC" w:rsidRDefault="004D0A8A" w:rsidP="00992AF1">
            <w:pPr>
              <w:spacing w:after="120" w:line="24" w:lineRule="atLeast"/>
            </w:pPr>
            <w:r w:rsidRPr="000E10AC">
              <w:lastRenderedPageBreak/>
              <w:t xml:space="preserve">A unique serial number or identification system for the ICS is applied and linkage to the final user </w:t>
            </w:r>
            <w:r w:rsidRPr="000E10AC">
              <w:lastRenderedPageBreak/>
              <w:t xml:space="preserve">address is made. This </w:t>
            </w:r>
            <w:proofErr w:type="gramStart"/>
            <w:r w:rsidRPr="000E10AC">
              <w:t>shall</w:t>
            </w:r>
            <w:proofErr w:type="gramEnd"/>
            <w:r w:rsidRPr="000E10AC">
              <w:t xml:space="preserve"> ensure that there is no double counting of stoves within the VPA and ensure that the ICS can be identified as belonging to the </w:t>
            </w:r>
            <w:proofErr w:type="spellStart"/>
            <w:r w:rsidRPr="000E10AC">
              <w:t>PoA</w:t>
            </w:r>
            <w:proofErr w:type="spellEnd"/>
            <w:r w:rsidRPr="000E10AC">
              <w:t xml:space="preserve"> and not to a different project.</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235CC16E" w14:textId="77777777" w:rsidR="004D0A8A" w:rsidRPr="000E10AC" w:rsidRDefault="004D0A8A" w:rsidP="00992AF1">
            <w:pPr>
              <w:spacing w:after="120" w:line="24" w:lineRule="atLeast"/>
            </w:pPr>
            <w:r w:rsidRPr="000E10AC">
              <w:lastRenderedPageBreak/>
              <w:t xml:space="preserve">The unique numbering or identification regime is included in the specific </w:t>
            </w:r>
            <w:r w:rsidRPr="000E10AC">
              <w:lastRenderedPageBreak/>
              <w:t>VPA-DD and consistent with the VPA1.</w:t>
            </w:r>
          </w:p>
        </w:tc>
      </w:tr>
      <w:tr w:rsidR="004D0A8A" w:rsidRPr="000E10AC" w14:paraId="504C2D8B"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0935A884" w14:textId="77777777" w:rsidR="004D0A8A" w:rsidRPr="000E10AC" w:rsidRDefault="004D0A8A" w:rsidP="00992AF1">
            <w:pPr>
              <w:spacing w:line="276" w:lineRule="auto"/>
              <w:contextualSpacing w:val="0"/>
            </w:pPr>
            <w:r w:rsidRPr="000E10AC">
              <w:lastRenderedPageBreak/>
              <w:t>3</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6A8E8F7D" w14:textId="77777777" w:rsidR="004D0A8A" w:rsidRPr="000E10AC" w:rsidRDefault="004D0A8A" w:rsidP="00992AF1">
            <w:pPr>
              <w:spacing w:after="120" w:line="24" w:lineRule="atLeast"/>
            </w:pPr>
            <w:r w:rsidRPr="000E10AC">
              <w:t>Conditions to check the start dates of VPA</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7A23AFCF" w14:textId="77777777" w:rsidR="004D0A8A" w:rsidRPr="000E10AC" w:rsidRDefault="004D0A8A" w:rsidP="00992AF1">
            <w:pPr>
              <w:spacing w:after="120" w:line="24" w:lineRule="atLeast"/>
            </w:pPr>
            <w:r w:rsidRPr="000E10AC">
              <w:t>The VPA shall keep track of the ICS delivery date</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461C8CA3" w14:textId="77777777" w:rsidR="004D0A8A" w:rsidRPr="000E10AC" w:rsidRDefault="004D0A8A" w:rsidP="00992AF1">
            <w:pPr>
              <w:spacing w:after="120" w:line="24" w:lineRule="atLeast"/>
            </w:pPr>
            <w:r w:rsidRPr="000E10AC">
              <w:t>Registry of delivery of ICS for e.g. End User Agreement.</w:t>
            </w:r>
          </w:p>
        </w:tc>
      </w:tr>
      <w:tr w:rsidR="004D0A8A" w:rsidRPr="000E10AC" w14:paraId="170747DF"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157C0FA8" w14:textId="77777777" w:rsidR="004D0A8A" w:rsidRPr="000E10AC" w:rsidRDefault="004D0A8A" w:rsidP="00992AF1">
            <w:pPr>
              <w:spacing w:line="276" w:lineRule="auto"/>
              <w:contextualSpacing w:val="0"/>
            </w:pPr>
            <w:r w:rsidRPr="000E10AC">
              <w:t>4</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5371518F" w14:textId="77777777" w:rsidR="004D0A8A" w:rsidRPr="000E10AC" w:rsidRDefault="004D0A8A" w:rsidP="00992AF1">
            <w:pPr>
              <w:spacing w:after="120" w:line="24" w:lineRule="atLeast"/>
            </w:pPr>
            <w:r w:rsidRPr="000E10AC">
              <w:t>Conditions to ensure compliance with the applicability of the applied methodologies, the applied standardized baselines and the other applied methodological regulatory documents</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3D52B743" w14:textId="77777777" w:rsidR="004D0A8A" w:rsidRPr="000E10AC" w:rsidRDefault="004D0A8A" w:rsidP="00992AF1">
            <w:pPr>
              <w:spacing w:after="120" w:line="24" w:lineRule="atLeast"/>
              <w:ind w:right="125"/>
            </w:pPr>
            <w:r w:rsidRPr="000E10AC">
              <w:t>The VPA shall comply with the methodology TPDDTEC version 4.0 and all related tools.</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294D56CA" w14:textId="77777777" w:rsidR="004D0A8A" w:rsidRPr="000E10AC" w:rsidRDefault="004D0A8A" w:rsidP="00992AF1">
            <w:pPr>
              <w:spacing w:after="120" w:line="24" w:lineRule="atLeast"/>
            </w:pPr>
            <w:r w:rsidRPr="000E10AC">
              <w:t>The VPA shall compare its project to all rules and guidance established on the applicable version of the methodology.</w:t>
            </w:r>
          </w:p>
        </w:tc>
      </w:tr>
      <w:tr w:rsidR="004D0A8A" w:rsidRPr="000E10AC" w14:paraId="5388A270"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0D5CEA3D" w14:textId="77777777" w:rsidR="004D0A8A" w:rsidRPr="000E10AC" w:rsidRDefault="004D0A8A" w:rsidP="00992AF1">
            <w:pPr>
              <w:spacing w:line="276" w:lineRule="auto"/>
              <w:contextualSpacing w:val="0"/>
            </w:pPr>
            <w:r w:rsidRPr="000E10AC">
              <w:t>5</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4092F0CA" w14:textId="77777777" w:rsidR="004D0A8A" w:rsidRPr="000E10AC" w:rsidRDefault="004D0A8A" w:rsidP="00992AF1">
            <w:pPr>
              <w:spacing w:after="120" w:line="24" w:lineRule="atLeast"/>
            </w:pPr>
            <w:r w:rsidRPr="000E10AC">
              <w:t xml:space="preserve">Conditions to ensure that VPA </w:t>
            </w:r>
            <w:proofErr w:type="gramStart"/>
            <w:r w:rsidRPr="000E10AC">
              <w:t>meet</w:t>
            </w:r>
            <w:proofErr w:type="gramEnd"/>
            <w:r w:rsidRPr="000E10AC">
              <w:t xml:space="preserve"> the requirements for demonstration of additionality</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602C4BEC" w14:textId="77777777" w:rsidR="004D0A8A" w:rsidRPr="000E10AC" w:rsidRDefault="004D0A8A" w:rsidP="00992AF1">
            <w:pPr>
              <w:spacing w:after="120" w:line="24" w:lineRule="atLeast"/>
              <w:ind w:right="125"/>
            </w:pPr>
            <w:r w:rsidRPr="000E10AC">
              <w:t xml:space="preserve">The VPA shall demonstrate additionality by conforming to the additionality requirements established </w:t>
            </w:r>
            <w:proofErr w:type="gramStart"/>
            <w:r w:rsidRPr="000E10AC">
              <w:t>by:</w:t>
            </w:r>
            <w:proofErr w:type="gramEnd"/>
            <w:r w:rsidRPr="000E10AC">
              <w:t xml:space="preserve"> applicable GS “Activity Requirements”; CDM tool01 - Tool for the Demonstration and Assessment of Additionality; or an approved GS VER additionality tool.</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1E699512" w14:textId="77777777" w:rsidR="004D0A8A" w:rsidRPr="000E10AC" w:rsidRDefault="004D0A8A" w:rsidP="00992AF1">
            <w:pPr>
              <w:spacing w:after="120" w:line="24" w:lineRule="atLeast"/>
            </w:pPr>
            <w:r w:rsidRPr="000E10AC">
              <w:t>The VPA directly applies the chosen tool/requirement for assessing additionality under CSA. See Section B.5 for its assessment. </w:t>
            </w:r>
          </w:p>
        </w:tc>
      </w:tr>
      <w:tr w:rsidR="004D0A8A" w:rsidRPr="000E10AC" w14:paraId="4C36B697"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3BCC86CB" w14:textId="77777777" w:rsidR="004D0A8A" w:rsidRPr="000E10AC" w:rsidRDefault="004D0A8A" w:rsidP="00992AF1">
            <w:pPr>
              <w:spacing w:line="276" w:lineRule="auto"/>
              <w:contextualSpacing w:val="0"/>
            </w:pPr>
            <w:r w:rsidRPr="000E10AC">
              <w:t>6</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305BE700" w14:textId="77777777" w:rsidR="004D0A8A" w:rsidRPr="000E10AC" w:rsidRDefault="004D0A8A" w:rsidP="00992AF1">
            <w:pPr>
              <w:spacing w:after="120" w:line="24" w:lineRule="atLeast"/>
            </w:pPr>
            <w:r w:rsidRPr="000E10AC">
              <w:t>VPA Start Date</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50B9A8E4" w14:textId="77777777" w:rsidR="004D0A8A" w:rsidRPr="000E10AC" w:rsidRDefault="004D0A8A" w:rsidP="00992AF1">
            <w:pPr>
              <w:spacing w:after="240" w:line="24" w:lineRule="atLeast"/>
              <w:ind w:right="125"/>
            </w:pPr>
            <w:r w:rsidRPr="000E10AC">
              <w:t>The VPA start date shall be the same or earlier than the VPA1 start date.</w:t>
            </w:r>
          </w:p>
          <w:p w14:paraId="7D910E03" w14:textId="77777777" w:rsidR="004D0A8A" w:rsidRPr="000E10AC" w:rsidRDefault="004D0A8A" w:rsidP="00992AF1">
            <w:pPr>
              <w:spacing w:after="240" w:line="24" w:lineRule="atLeast"/>
              <w:ind w:right="125"/>
            </w:pPr>
            <w:r w:rsidRPr="000E10AC">
              <w:t>Not all ICS may have been deployed on the VPA inclusion stage. However, the ICS start date can also be checked during verification. </w:t>
            </w:r>
          </w:p>
          <w:p w14:paraId="40D38B77" w14:textId="77777777" w:rsidR="004D0A8A" w:rsidRPr="000E10AC" w:rsidRDefault="004D0A8A" w:rsidP="00992AF1">
            <w:pPr>
              <w:spacing w:after="240" w:line="24" w:lineRule="atLeast"/>
              <w:ind w:right="130"/>
              <w:contextualSpacing w:val="0"/>
            </w:pPr>
            <w:proofErr w:type="gramStart"/>
            <w:r w:rsidRPr="000E10AC">
              <w:lastRenderedPageBreak/>
              <w:t>In the event that</w:t>
            </w:r>
            <w:proofErr w:type="gramEnd"/>
            <w:r w:rsidRPr="000E10AC">
              <w:t xml:space="preserve"> any deployed ICS is found not in line with VPA start date, those ICS will not be counted in the emission reduction calculation. </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0E9A302C" w14:textId="77777777" w:rsidR="004D0A8A" w:rsidRPr="000E10AC" w:rsidRDefault="004D0A8A" w:rsidP="00992AF1">
            <w:pPr>
              <w:spacing w:after="120" w:line="24" w:lineRule="atLeast"/>
            </w:pPr>
            <w:r w:rsidRPr="000E10AC">
              <w:lastRenderedPageBreak/>
              <w:t>Start date as stated in the VPA-DD should be after the VPA1 start date.</w:t>
            </w:r>
          </w:p>
        </w:tc>
      </w:tr>
      <w:tr w:rsidR="004D0A8A" w:rsidRPr="000E10AC" w14:paraId="1BEF2C55"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6A0797F1" w14:textId="77777777" w:rsidR="004D0A8A" w:rsidRPr="000E10AC" w:rsidRDefault="004D0A8A" w:rsidP="00992AF1">
            <w:pPr>
              <w:spacing w:line="276" w:lineRule="auto"/>
              <w:contextualSpacing w:val="0"/>
            </w:pPr>
            <w:r w:rsidRPr="000E10AC">
              <w:t>7</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405CF7A1" w14:textId="77777777" w:rsidR="004D0A8A" w:rsidRPr="000E10AC" w:rsidRDefault="004D0A8A" w:rsidP="00992AF1">
            <w:pPr>
              <w:spacing w:after="120" w:line="24" w:lineRule="atLeast"/>
            </w:pPr>
            <w:r w:rsidRPr="000E10AC">
              <w:t>VER ownership</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4994B7BA" w14:textId="77777777" w:rsidR="004D0A8A" w:rsidRPr="000E10AC" w:rsidRDefault="004D0A8A" w:rsidP="00992AF1">
            <w:pPr>
              <w:spacing w:after="120" w:line="26" w:lineRule="atLeast"/>
              <w:ind w:right="125"/>
              <w:contextualSpacing w:val="0"/>
            </w:pPr>
            <w:r w:rsidRPr="000E10AC">
              <w:t>End users receiving the ICS under the specific VPA shall transfer the VER ownership to the CME and abdicate their rights to claim emissions reductions.</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6959250C" w14:textId="77777777" w:rsidR="004D0A8A" w:rsidRPr="000E10AC" w:rsidRDefault="004D0A8A" w:rsidP="00992AF1">
            <w:pPr>
              <w:spacing w:after="120" w:line="26" w:lineRule="atLeast"/>
              <w:ind w:right="125"/>
              <w:contextualSpacing w:val="0"/>
            </w:pPr>
            <w:r w:rsidRPr="000E10AC">
              <w:t xml:space="preserve">The End User Agreement shall state in a non-ambiguous manner that all emissions reductions generated to the ICS </w:t>
            </w:r>
            <w:proofErr w:type="gramStart"/>
            <w:r w:rsidRPr="000E10AC">
              <w:t>is</w:t>
            </w:r>
            <w:proofErr w:type="gramEnd"/>
            <w:r w:rsidRPr="000E10AC">
              <w:t xml:space="preserve"> and will always be transferred to the CME.</w:t>
            </w:r>
          </w:p>
        </w:tc>
      </w:tr>
      <w:tr w:rsidR="004D0A8A" w:rsidRPr="000E10AC" w14:paraId="6F6067C8"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41846CBB" w14:textId="77777777" w:rsidR="004D0A8A" w:rsidRPr="000E10AC" w:rsidRDefault="004D0A8A" w:rsidP="00992AF1">
            <w:pPr>
              <w:spacing w:line="276" w:lineRule="auto"/>
              <w:contextualSpacing w:val="0"/>
            </w:pPr>
            <w:r w:rsidRPr="000E10AC">
              <w:t>8</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104C1016" w14:textId="77777777" w:rsidR="004D0A8A" w:rsidRPr="000E10AC" w:rsidRDefault="004D0A8A" w:rsidP="00992AF1">
            <w:pPr>
              <w:spacing w:after="120" w:line="24" w:lineRule="atLeast"/>
            </w:pPr>
            <w:r w:rsidRPr="000E10AC">
              <w:t>VPA Crediting Period</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5111E0C7" w14:textId="77777777" w:rsidR="004D0A8A" w:rsidRPr="000E10AC" w:rsidRDefault="004D0A8A" w:rsidP="00992AF1">
            <w:pPr>
              <w:spacing w:after="120" w:line="26" w:lineRule="atLeast"/>
              <w:ind w:right="125"/>
              <w:contextualSpacing w:val="0"/>
            </w:pPr>
            <w:r w:rsidRPr="000E10AC">
              <w:t xml:space="preserve">VPA starting date of the crediting period is date of inclusion into registered </w:t>
            </w:r>
            <w:proofErr w:type="spellStart"/>
            <w:r w:rsidRPr="000E10AC">
              <w:t>PoA</w:t>
            </w:r>
            <w:proofErr w:type="spellEnd"/>
            <w:r w:rsidRPr="000E10AC">
              <w:t xml:space="preserve"> or any date thereafter and crediting period shall not exceed the </w:t>
            </w:r>
            <w:proofErr w:type="spellStart"/>
            <w:r w:rsidRPr="000E10AC">
              <w:t>PoA</w:t>
            </w:r>
            <w:proofErr w:type="spellEnd"/>
            <w:r w:rsidRPr="000E10AC">
              <w:t xml:space="preserve"> end date.</w:t>
            </w:r>
          </w:p>
          <w:p w14:paraId="35E90264" w14:textId="77777777" w:rsidR="004D0A8A" w:rsidRPr="000E10AC" w:rsidRDefault="004D0A8A" w:rsidP="00992AF1">
            <w:pPr>
              <w:spacing w:after="120" w:line="26" w:lineRule="atLeast"/>
              <w:ind w:right="125"/>
              <w:contextualSpacing w:val="0"/>
            </w:pPr>
            <w:r w:rsidRPr="000E10AC">
              <w:t>Each VPA shall provide verifiable evidence.</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470D96D6" w14:textId="77777777" w:rsidR="004D0A8A" w:rsidRPr="000E10AC" w:rsidRDefault="004D0A8A" w:rsidP="00992AF1">
            <w:pPr>
              <w:spacing w:after="120" w:line="26" w:lineRule="atLeast"/>
              <w:ind w:right="125"/>
              <w:contextualSpacing w:val="0"/>
            </w:pPr>
            <w:r w:rsidRPr="000E10AC">
              <w:t xml:space="preserve">A statement is included in the VPA-DD that the crediting period starting date is the date of VPA inclusion into registered </w:t>
            </w:r>
            <w:proofErr w:type="spellStart"/>
            <w:r w:rsidRPr="000E10AC">
              <w:t>PoA</w:t>
            </w:r>
            <w:proofErr w:type="spellEnd"/>
            <w:r w:rsidRPr="000E10AC">
              <w:t xml:space="preserve"> or any date thereafter and crediting period shall not exceed the </w:t>
            </w:r>
            <w:proofErr w:type="spellStart"/>
            <w:r w:rsidRPr="000E10AC">
              <w:t>PoA</w:t>
            </w:r>
            <w:proofErr w:type="spellEnd"/>
            <w:r w:rsidRPr="000E10AC">
              <w:t xml:space="preserve"> end date. </w:t>
            </w:r>
          </w:p>
        </w:tc>
      </w:tr>
      <w:tr w:rsidR="004D0A8A" w:rsidRPr="000E10AC" w14:paraId="1C6F7A99"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607A4DE7" w14:textId="77777777" w:rsidR="004D0A8A" w:rsidRPr="000E10AC" w:rsidRDefault="004D0A8A" w:rsidP="00992AF1">
            <w:pPr>
              <w:spacing w:line="276" w:lineRule="auto"/>
              <w:contextualSpacing w:val="0"/>
            </w:pPr>
            <w:r w:rsidRPr="000E10AC">
              <w:t>9</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4F0B86A3" w14:textId="77777777" w:rsidR="004D0A8A" w:rsidRPr="000E10AC" w:rsidRDefault="004D0A8A" w:rsidP="00992AF1">
            <w:pPr>
              <w:spacing w:after="120" w:line="24" w:lineRule="atLeast"/>
            </w:pPr>
            <w:r w:rsidRPr="000E10AC">
              <w:t>Approval of VPA by CME</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0838EE64" w14:textId="77777777" w:rsidR="004D0A8A" w:rsidRPr="000E10AC" w:rsidRDefault="004D0A8A" w:rsidP="00992AF1">
            <w:pPr>
              <w:spacing w:after="120" w:line="26" w:lineRule="atLeast"/>
              <w:ind w:right="125"/>
              <w:contextualSpacing w:val="0"/>
            </w:pPr>
            <w:r w:rsidRPr="000E10AC">
              <w:t xml:space="preserve">CME approved each VPA to be included into its registered </w:t>
            </w:r>
            <w:proofErr w:type="spellStart"/>
            <w:r w:rsidRPr="000E10AC">
              <w:t>PoA</w:t>
            </w:r>
            <w:proofErr w:type="spellEnd"/>
            <w:r w:rsidRPr="000E10AC">
              <w:t>.</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0B1E1745" w14:textId="77777777" w:rsidR="004D0A8A" w:rsidRPr="000E10AC" w:rsidRDefault="004D0A8A" w:rsidP="00992AF1">
            <w:pPr>
              <w:spacing w:after="120" w:line="26" w:lineRule="atLeast"/>
              <w:ind w:right="125"/>
              <w:contextualSpacing w:val="0"/>
            </w:pPr>
            <w:r w:rsidRPr="000E10AC">
              <w:t xml:space="preserve">Statement of CME giving approval for the VPA to be included </w:t>
            </w:r>
            <w:proofErr w:type="gramStart"/>
            <w:r w:rsidRPr="000E10AC">
              <w:t>into</w:t>
            </w:r>
            <w:proofErr w:type="gramEnd"/>
            <w:r w:rsidRPr="000E10AC">
              <w:t xml:space="preserve"> its registered </w:t>
            </w:r>
            <w:proofErr w:type="spellStart"/>
            <w:r w:rsidRPr="000E10AC">
              <w:t>PoA</w:t>
            </w:r>
            <w:proofErr w:type="spellEnd"/>
            <w:r w:rsidRPr="000E10AC">
              <w:t>.</w:t>
            </w:r>
          </w:p>
        </w:tc>
      </w:tr>
      <w:tr w:rsidR="004D0A8A" w:rsidRPr="000E10AC" w14:paraId="0CB1F4E3"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7BBF12D3" w14:textId="77777777" w:rsidR="004D0A8A" w:rsidRPr="000E10AC" w:rsidRDefault="004D0A8A" w:rsidP="00992AF1">
            <w:pPr>
              <w:spacing w:line="276" w:lineRule="auto"/>
              <w:contextualSpacing w:val="0"/>
            </w:pPr>
            <w:r w:rsidRPr="000E10AC">
              <w:t>10</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6C422149" w14:textId="77777777" w:rsidR="004D0A8A" w:rsidRPr="000E10AC" w:rsidRDefault="004D0A8A" w:rsidP="00992AF1">
            <w:pPr>
              <w:spacing w:after="120" w:line="24" w:lineRule="atLeast"/>
            </w:pPr>
            <w:r w:rsidRPr="000E10AC">
              <w:t>Technological Requirements</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4003D871" w14:textId="77777777" w:rsidR="004D0A8A" w:rsidRPr="000E10AC" w:rsidRDefault="004D0A8A" w:rsidP="00992AF1">
            <w:pPr>
              <w:spacing w:after="120" w:line="26" w:lineRule="atLeast"/>
              <w:ind w:right="125"/>
              <w:contextualSpacing w:val="0"/>
            </w:pPr>
            <w:r w:rsidRPr="000E10AC">
              <w:t xml:space="preserve">Each </w:t>
            </w:r>
            <w:proofErr w:type="gramStart"/>
            <w:r w:rsidRPr="000E10AC">
              <w:t>VPA shall</w:t>
            </w:r>
            <w:proofErr w:type="gramEnd"/>
            <w:r w:rsidRPr="000E10AC">
              <w:t xml:space="preserve"> </w:t>
            </w:r>
            <w:proofErr w:type="gramStart"/>
            <w:r w:rsidRPr="000E10AC">
              <w:t>employ</w:t>
            </w:r>
            <w:proofErr w:type="gramEnd"/>
            <w:r w:rsidRPr="000E10AC">
              <w:t xml:space="preserve"> efficient heating technologies that meet the following criteria:</w:t>
            </w:r>
          </w:p>
          <w:p w14:paraId="6E9348AE" w14:textId="77777777" w:rsidR="004D0A8A" w:rsidRPr="000E10AC" w:rsidRDefault="004D0A8A" w:rsidP="00992AF1">
            <w:pPr>
              <w:spacing w:after="120" w:line="26" w:lineRule="atLeast"/>
              <w:ind w:left="257" w:right="125"/>
              <w:contextualSpacing w:val="0"/>
            </w:pPr>
            <w:r w:rsidRPr="000E10AC">
              <w:t>Used for households and community kitchen.</w:t>
            </w:r>
          </w:p>
          <w:p w14:paraId="23582F0D" w14:textId="77777777" w:rsidR="004D0A8A" w:rsidRPr="000E10AC" w:rsidRDefault="004D0A8A" w:rsidP="00992AF1">
            <w:pPr>
              <w:spacing w:after="120" w:line="26" w:lineRule="atLeast"/>
              <w:ind w:right="125"/>
              <w:contextualSpacing w:val="0"/>
            </w:pPr>
            <w:r w:rsidRPr="000E10AC">
              <w:t>Fuel-burning Thermal efficiency at minimum 20% using charcoal.</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0911D8AC" w14:textId="77777777" w:rsidR="004D0A8A" w:rsidRPr="000E10AC" w:rsidRDefault="004D0A8A" w:rsidP="00992AF1">
            <w:pPr>
              <w:spacing w:after="120" w:line="26" w:lineRule="atLeast"/>
              <w:ind w:right="125"/>
              <w:contextualSpacing w:val="0"/>
            </w:pPr>
            <w:r w:rsidRPr="000E10AC">
              <w:t>VPA shall provide manufacturer documentation or specific laboratory testing verifying the technology work condition.</w:t>
            </w:r>
          </w:p>
        </w:tc>
      </w:tr>
      <w:tr w:rsidR="004D0A8A" w:rsidRPr="000E10AC" w14:paraId="3E91CF19"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220C56FF" w14:textId="77777777" w:rsidR="004D0A8A" w:rsidRPr="000E10AC" w:rsidRDefault="004D0A8A" w:rsidP="00992AF1">
            <w:pPr>
              <w:spacing w:line="276" w:lineRule="auto"/>
              <w:contextualSpacing w:val="0"/>
            </w:pPr>
            <w:r w:rsidRPr="000E10AC">
              <w:lastRenderedPageBreak/>
              <w:t>11</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4E7246C2" w14:textId="77777777" w:rsidR="004D0A8A" w:rsidRPr="000E10AC" w:rsidRDefault="004D0A8A" w:rsidP="00992AF1">
            <w:pPr>
              <w:spacing w:after="120" w:line="24" w:lineRule="atLeast"/>
            </w:pPr>
            <w:r w:rsidRPr="000E10AC">
              <w:t>Non-diversion of ODA in case of Public Funding</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11115D51" w14:textId="77777777" w:rsidR="004D0A8A" w:rsidRPr="000E10AC" w:rsidRDefault="004D0A8A" w:rsidP="00992AF1">
            <w:pPr>
              <w:spacing w:after="120" w:line="26" w:lineRule="atLeast"/>
              <w:ind w:right="125"/>
              <w:contextualSpacing w:val="0"/>
            </w:pPr>
            <w:r w:rsidRPr="000E10AC">
              <w:t>The CME and the VPA operator (in case of being different from the CME) shall confirm that there is no public funding or in the case of public funding.</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6235A1EC" w14:textId="77777777" w:rsidR="004D0A8A" w:rsidRPr="000E10AC" w:rsidRDefault="004D0A8A" w:rsidP="00992AF1">
            <w:pPr>
              <w:spacing w:after="120" w:line="26" w:lineRule="atLeast"/>
              <w:ind w:right="125"/>
              <w:contextualSpacing w:val="0"/>
            </w:pPr>
            <w:r w:rsidRPr="000E10AC">
              <w:t>Statement of CME and the VPA operator (in case of being different from the CME) that there is no public funding</w:t>
            </w:r>
          </w:p>
        </w:tc>
      </w:tr>
      <w:tr w:rsidR="004D0A8A" w:rsidRPr="000E10AC" w14:paraId="5522217B"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7AC2CF4A" w14:textId="77777777" w:rsidR="004D0A8A" w:rsidRPr="000E10AC" w:rsidRDefault="004D0A8A" w:rsidP="00992AF1">
            <w:pPr>
              <w:spacing w:line="276" w:lineRule="auto"/>
              <w:contextualSpacing w:val="0"/>
            </w:pPr>
            <w:r w:rsidRPr="000E10AC">
              <w:t>12</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1E974897" w14:textId="77777777" w:rsidR="004D0A8A" w:rsidRPr="000E10AC" w:rsidRDefault="004D0A8A" w:rsidP="00992AF1">
            <w:pPr>
              <w:spacing w:after="120" w:line="24" w:lineRule="atLeast"/>
            </w:pPr>
            <w:r w:rsidRPr="000E10AC">
              <w:t>Safeguarding principles and assessment </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2CC88254" w14:textId="77777777" w:rsidR="004D0A8A" w:rsidRPr="000E10AC" w:rsidRDefault="004D0A8A" w:rsidP="00992AF1">
            <w:pPr>
              <w:spacing w:after="120" w:line="26" w:lineRule="atLeast"/>
              <w:ind w:right="125"/>
              <w:contextualSpacing w:val="0"/>
            </w:pPr>
            <w:r w:rsidRPr="000E10AC">
              <w:t>Projects shall conduct a Safeguarding Principles Assessment and conform to Gold Standard Safeguarding Principles and Requirements.</w:t>
            </w:r>
          </w:p>
          <w:p w14:paraId="233C9035" w14:textId="77777777" w:rsidR="004D0A8A" w:rsidRPr="000E10AC" w:rsidRDefault="004D0A8A" w:rsidP="00992AF1">
            <w:pPr>
              <w:spacing w:after="120" w:line="26" w:lineRule="atLeast"/>
              <w:ind w:right="125"/>
              <w:contextualSpacing w:val="0"/>
            </w:pPr>
            <w:r w:rsidRPr="000E10AC">
              <w:t>The safeguarding principles assessment shall be carried out at the VPA level.</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657503DD" w14:textId="77777777" w:rsidR="004D0A8A" w:rsidRPr="000E10AC" w:rsidRDefault="004D0A8A" w:rsidP="00992AF1">
            <w:pPr>
              <w:spacing w:after="120" w:line="26" w:lineRule="atLeast"/>
              <w:ind w:right="125"/>
              <w:contextualSpacing w:val="0"/>
            </w:pPr>
            <w:r w:rsidRPr="000E10AC">
              <w:t>Safeguarding principles assessment and related details shall be provided in the VPA-DD. See Section D and Annex 1.</w:t>
            </w:r>
          </w:p>
        </w:tc>
      </w:tr>
      <w:tr w:rsidR="004D0A8A" w:rsidRPr="000E10AC" w14:paraId="629D7DB5"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196B509D" w14:textId="77777777" w:rsidR="004D0A8A" w:rsidRPr="000E10AC" w:rsidRDefault="004D0A8A" w:rsidP="00992AF1">
            <w:pPr>
              <w:spacing w:line="276" w:lineRule="auto"/>
              <w:contextualSpacing w:val="0"/>
            </w:pPr>
            <w:r w:rsidRPr="000E10AC">
              <w:t>13</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45006436" w14:textId="77777777" w:rsidR="004D0A8A" w:rsidRPr="000E10AC" w:rsidRDefault="004D0A8A" w:rsidP="00992AF1">
            <w:pPr>
              <w:spacing w:after="120" w:line="24" w:lineRule="atLeast"/>
            </w:pPr>
            <w:r w:rsidRPr="000E10AC">
              <w:t>Scale of VPA</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3B1148E7" w14:textId="77777777" w:rsidR="004D0A8A" w:rsidRPr="000E10AC" w:rsidRDefault="004D0A8A" w:rsidP="00992AF1">
            <w:pPr>
              <w:spacing w:after="120" w:line="26" w:lineRule="atLeast"/>
              <w:ind w:right="125"/>
              <w:contextualSpacing w:val="0"/>
            </w:pPr>
            <w:r w:rsidRPr="000E10AC">
              <w:t>The VPA shall comply with the Community Services Activity Requirements, Version 1.2, from Gold Standard for the definition of the scale of the VPA.</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2126A53B" w14:textId="77777777" w:rsidR="004D0A8A" w:rsidRPr="000E10AC" w:rsidRDefault="004D0A8A" w:rsidP="00992AF1">
            <w:pPr>
              <w:spacing w:after="120" w:line="26" w:lineRule="atLeast"/>
              <w:ind w:right="125"/>
              <w:contextualSpacing w:val="0"/>
            </w:pPr>
            <w:r w:rsidRPr="000E10AC">
              <w:t>Supporting evidence for the classification of the VPA scale according with the Community Services Activity Requirements, Version 1.2.  </w:t>
            </w:r>
          </w:p>
        </w:tc>
      </w:tr>
    </w:tbl>
    <w:p w14:paraId="68B357C2" w14:textId="77777777" w:rsidR="004D0A8A" w:rsidRDefault="004D0A8A" w:rsidP="004A0AF1">
      <w:pPr>
        <w:pStyle w:val="SectionList2nd"/>
      </w:pPr>
    </w:p>
    <w:p w14:paraId="31F23219" w14:textId="77777777" w:rsidR="004A0AF1" w:rsidRPr="000C5DE6" w:rsidRDefault="004A0AF1" w:rsidP="004A0AF1">
      <w:pPr>
        <w:rPr>
          <w:b/>
          <w:lang w:eastAsia="de-DE"/>
        </w:rPr>
      </w:pPr>
    </w:p>
    <w:p w14:paraId="3048C4B8" w14:textId="07FCDE0C" w:rsidR="00794454" w:rsidRDefault="00794454">
      <w:pPr>
        <w:spacing w:line="276" w:lineRule="auto"/>
        <w:contextualSpacing w:val="0"/>
      </w:pPr>
    </w:p>
    <w:p w14:paraId="1547F972" w14:textId="77777777" w:rsidR="009B77FD" w:rsidRDefault="009B77FD" w:rsidP="009B77FD">
      <w:pPr>
        <w:rPr>
          <w:lang w:val="en-GB"/>
        </w:rPr>
      </w:pPr>
      <w:bookmarkStart w:id="20" w:name="_APPENDIX_1_–"/>
      <w:bookmarkEnd w:id="19"/>
      <w:bookmarkEnd w:id="20"/>
      <w:r>
        <w:rPr>
          <w:lang w:val="en-GB"/>
        </w:rPr>
        <w:br w:type="page"/>
      </w:r>
    </w:p>
    <w:p w14:paraId="6E424ADA" w14:textId="77777777" w:rsidR="008144AA" w:rsidRDefault="008144AA" w:rsidP="006D53FE">
      <w:pPr>
        <w:sectPr w:rsidR="008144AA" w:rsidSect="00F92931">
          <w:headerReference w:type="even" r:id="rId22"/>
          <w:headerReference w:type="default" r:id="rId23"/>
          <w:footerReference w:type="even" r:id="rId24"/>
          <w:footerReference w:type="default" r:id="rId25"/>
          <w:headerReference w:type="first" r:id="rId26"/>
          <w:footerReference w:type="first" r:id="rId27"/>
          <w:pgSz w:w="11900" w:h="16840"/>
          <w:pgMar w:top="1381" w:right="1134" w:bottom="1021" w:left="1134" w:header="283" w:footer="0" w:gutter="0"/>
          <w:cols w:space="720"/>
          <w:titlePg/>
          <w:docGrid w:linePitch="360"/>
        </w:sectPr>
      </w:pPr>
    </w:p>
    <w:p w14:paraId="23EB1E4C" w14:textId="31B23544" w:rsidR="008144AA" w:rsidRPr="003C54A1" w:rsidRDefault="008144AA" w:rsidP="008144AA">
      <w:pPr>
        <w:pStyle w:val="Titre3"/>
      </w:pPr>
      <w:bookmarkStart w:id="21" w:name="_Appendix_1_-"/>
      <w:bookmarkEnd w:id="21"/>
      <w:r>
        <w:lastRenderedPageBreak/>
        <w:t xml:space="preserve">Appendix 1 - Safeguarding Principles Assessment </w:t>
      </w:r>
    </w:p>
    <w:p w14:paraId="0DF614B1" w14:textId="1467D464" w:rsidR="008144AA" w:rsidRDefault="008144AA" w:rsidP="007A0AE9">
      <w:r>
        <w:t xml:space="preserve">Complete the Assessment below and copy all Mitigation Measures for each Principle into </w:t>
      </w:r>
      <w:hyperlink w:anchor="check1" w:history="1">
        <w:r w:rsidR="007A0AE9" w:rsidRPr="00AF6E33">
          <w:rPr>
            <w:rStyle w:val="Lienhypertexte"/>
            <w:color w:val="00B9BD" w:themeColor="accent1"/>
          </w:rPr>
          <w:t>SECTION D</w:t>
        </w:r>
      </w:hyperlink>
      <w:r w:rsidR="007A0AE9">
        <w:rPr>
          <w:color w:val="0070C0"/>
          <w:u w:val="single"/>
        </w:rPr>
        <w:t xml:space="preserve"> </w:t>
      </w:r>
      <w:r>
        <w:t xml:space="preserve">above. Please refer to the instructions in the </w:t>
      </w:r>
      <w:hyperlink r:id="rId28" w:history="1">
        <w:r w:rsidRPr="00576FC7">
          <w:rPr>
            <w:rStyle w:val="Lienhypertexte"/>
            <w:rFonts w:ascii="Verdana" w:hAnsi="Verdana"/>
          </w:rPr>
          <w:t>Guide to Completing</w:t>
        </w:r>
      </w:hyperlink>
      <w:r w:rsidRPr="00EE2781">
        <w:t xml:space="preserve"> this Form</w:t>
      </w:r>
      <w:r>
        <w:t xml:space="preserve"> below.</w:t>
      </w:r>
    </w:p>
    <w:tbl>
      <w:tblPr>
        <w:tblStyle w:val="GSBoldTable"/>
        <w:tblpPr w:leftFromText="180" w:rightFromText="180" w:vertAnchor="text" w:horzAnchor="margin" w:tblpY="244"/>
        <w:tblW w:w="4908" w:type="pct"/>
        <w:tblLayout w:type="fixed"/>
        <w:tblLook w:val="04A0" w:firstRow="1" w:lastRow="0" w:firstColumn="1" w:lastColumn="0" w:noHBand="0" w:noVBand="1"/>
      </w:tblPr>
      <w:tblGrid>
        <w:gridCol w:w="1441"/>
        <w:gridCol w:w="6214"/>
        <w:gridCol w:w="1800"/>
      </w:tblGrid>
      <w:tr w:rsidR="001D5826" w:rsidRPr="005E36C8" w14:paraId="2B058318" w14:textId="77777777" w:rsidTr="00992AF1">
        <w:trPr>
          <w:cnfStyle w:val="100000000000" w:firstRow="1" w:lastRow="0" w:firstColumn="0" w:lastColumn="0" w:oddVBand="0" w:evenVBand="0" w:oddHBand="0" w:evenHBand="0" w:firstRowFirstColumn="0" w:firstRowLastColumn="0" w:lastRowFirstColumn="0" w:lastRowLastColumn="0"/>
          <w:trHeight w:val="364"/>
        </w:trPr>
        <w:tc>
          <w:tcPr>
            <w:tcW w:w="5000" w:type="pct"/>
            <w:gridSpan w:val="3"/>
            <w:tcBorders>
              <w:bottom w:val="single" w:sz="4" w:space="0" w:color="BFBFBF" w:themeColor="background1" w:themeShade="BF"/>
            </w:tcBorders>
            <w:shd w:val="clear" w:color="auto" w:fill="B9B9B9" w:themeFill="text1" w:themeFillTint="66"/>
            <w:noWrap/>
          </w:tcPr>
          <w:p w14:paraId="73F8CE0B" w14:textId="77777777" w:rsidR="001D5826" w:rsidRPr="00AC2A7A" w:rsidRDefault="001D5826" w:rsidP="00992AF1">
            <w:pPr>
              <w:pStyle w:val="TablesHeadingGSCyan"/>
              <w:framePr w:hSpace="0" w:wrap="auto" w:vAnchor="margin" w:hAnchor="text" w:yAlign="inline"/>
              <w:spacing w:line="276" w:lineRule="auto"/>
              <w:rPr>
                <w:b/>
                <w:bCs/>
                <w:caps w:val="0"/>
                <w:color w:val="FFFFFF" w:themeColor="background1"/>
              </w:rPr>
            </w:pPr>
            <w:r w:rsidRPr="00AC2A7A">
              <w:rPr>
                <w:b/>
                <w:bCs/>
                <w:caps w:val="0"/>
                <w:color w:val="FFFFFF" w:themeColor="background1"/>
              </w:rPr>
              <w:t>SOCIAL SAFEGUARDING PRINCIPLES</w:t>
            </w:r>
          </w:p>
        </w:tc>
      </w:tr>
      <w:tr w:rsidR="001D5826" w:rsidRPr="005E36C8" w14:paraId="41C0EF8F" w14:textId="77777777" w:rsidTr="00992AF1">
        <w:trPr>
          <w:trHeight w:val="364"/>
        </w:trPr>
        <w:tc>
          <w:tcPr>
            <w:tcW w:w="762" w:type="pct"/>
            <w:tcBorders>
              <w:top w:val="single" w:sz="4" w:space="0" w:color="BFBFBF" w:themeColor="background1" w:themeShade="BF"/>
              <w:bottom w:val="single" w:sz="4" w:space="0" w:color="BFBFBF" w:themeColor="background1" w:themeShade="BF"/>
              <w:right w:val="single" w:sz="4" w:space="0" w:color="auto"/>
            </w:tcBorders>
            <w:shd w:val="clear" w:color="auto" w:fill="B9B9B9" w:themeFill="text1" w:themeFillTint="66"/>
            <w:noWrap/>
          </w:tcPr>
          <w:p w14:paraId="0D82F661" w14:textId="77777777" w:rsidR="001D5826" w:rsidRPr="00AC2A7A" w:rsidRDefault="001D5826" w:rsidP="00992AF1">
            <w:pPr>
              <w:pStyle w:val="TablesHeadingGSCyan"/>
              <w:framePr w:hSpace="0" w:wrap="auto" w:vAnchor="margin" w:hAnchor="text" w:yAlign="inline"/>
              <w:spacing w:line="276" w:lineRule="auto"/>
              <w:rPr>
                <w:caps w:val="0"/>
                <w:color w:val="FFFFFF" w:themeColor="background1"/>
                <w:sz w:val="20"/>
                <w:szCs w:val="22"/>
              </w:rPr>
            </w:pPr>
            <w:r w:rsidRPr="00AC2A7A">
              <w:rPr>
                <w:caps w:val="0"/>
                <w:color w:val="FFFFFF" w:themeColor="background1"/>
                <w:sz w:val="20"/>
                <w:szCs w:val="22"/>
              </w:rPr>
              <w:t xml:space="preserve">Reference requirement </w:t>
            </w:r>
          </w:p>
        </w:tc>
        <w:tc>
          <w:tcPr>
            <w:tcW w:w="3285" w:type="pct"/>
            <w:tcBorders>
              <w:top w:val="single" w:sz="4" w:space="0" w:color="BFBFBF" w:themeColor="background1" w:themeShade="BF"/>
              <w:left w:val="single" w:sz="4" w:space="0" w:color="auto"/>
              <w:bottom w:val="single" w:sz="4" w:space="0" w:color="BFBFBF" w:themeColor="background1" w:themeShade="BF"/>
              <w:right w:val="single" w:sz="4" w:space="0" w:color="auto"/>
            </w:tcBorders>
            <w:shd w:val="clear" w:color="auto" w:fill="B9B9B9" w:themeFill="text1" w:themeFillTint="66"/>
          </w:tcPr>
          <w:p w14:paraId="7432A5BA" w14:textId="77777777" w:rsidR="001D5826" w:rsidRPr="00AC2A7A" w:rsidRDefault="001D5826" w:rsidP="00992AF1">
            <w:pPr>
              <w:pStyle w:val="TablesHeadingGSCyan"/>
              <w:framePr w:hSpace="0" w:wrap="auto" w:vAnchor="margin" w:hAnchor="text" w:yAlign="inline"/>
              <w:spacing w:line="276" w:lineRule="auto"/>
              <w:rPr>
                <w:caps w:val="0"/>
                <w:color w:val="FFFFFF" w:themeColor="background1"/>
                <w:sz w:val="20"/>
                <w:szCs w:val="22"/>
              </w:rPr>
            </w:pPr>
            <w:r w:rsidRPr="00AC2A7A">
              <w:rPr>
                <w:caps w:val="0"/>
                <w:color w:val="FFFFFF" w:themeColor="background1"/>
                <w:sz w:val="20"/>
                <w:szCs w:val="22"/>
              </w:rPr>
              <w:t>Question</w:t>
            </w:r>
          </w:p>
        </w:tc>
        <w:tc>
          <w:tcPr>
            <w:tcW w:w="953" w:type="pct"/>
            <w:tcBorders>
              <w:top w:val="single" w:sz="4" w:space="0" w:color="BFBFBF" w:themeColor="background1" w:themeShade="BF"/>
              <w:left w:val="single" w:sz="4" w:space="0" w:color="auto"/>
              <w:bottom w:val="single" w:sz="4" w:space="0" w:color="BFBFBF" w:themeColor="background1" w:themeShade="BF"/>
            </w:tcBorders>
            <w:shd w:val="clear" w:color="auto" w:fill="B9B9B9" w:themeFill="text1" w:themeFillTint="66"/>
          </w:tcPr>
          <w:p w14:paraId="560CBD24" w14:textId="77777777" w:rsidR="001D5826" w:rsidRPr="00AC2A7A" w:rsidRDefault="001D5826" w:rsidP="00992AF1">
            <w:pPr>
              <w:pStyle w:val="TablesHeadingGSCyan"/>
              <w:framePr w:hSpace="0" w:wrap="auto" w:vAnchor="margin" w:hAnchor="text" w:yAlign="inline"/>
              <w:spacing w:line="276" w:lineRule="auto"/>
              <w:rPr>
                <w:caps w:val="0"/>
                <w:color w:val="FFFFFF" w:themeColor="background1"/>
                <w:sz w:val="20"/>
                <w:szCs w:val="20"/>
              </w:rPr>
            </w:pPr>
            <w:r w:rsidRPr="00AC2A7A">
              <w:rPr>
                <w:caps w:val="0"/>
                <w:color w:val="FFFFFF" w:themeColor="background1"/>
                <w:sz w:val="20"/>
                <w:szCs w:val="20"/>
              </w:rPr>
              <w:t>Response</w:t>
            </w:r>
          </w:p>
        </w:tc>
      </w:tr>
      <w:tr w:rsidR="001D5826" w:rsidRPr="005E36C8" w14:paraId="70E6543B" w14:textId="77777777" w:rsidTr="00992AF1">
        <w:trPr>
          <w:trHeight w:val="364"/>
        </w:trPr>
        <w:tc>
          <w:tcPr>
            <w:tcW w:w="5000" w:type="pct"/>
            <w:gridSpan w:val="3"/>
            <w:tcBorders>
              <w:top w:val="single" w:sz="4" w:space="0" w:color="BFBFBF" w:themeColor="background1" w:themeShade="BF"/>
              <w:bottom w:val="single" w:sz="4" w:space="0" w:color="auto"/>
            </w:tcBorders>
            <w:noWrap/>
            <w:vAlign w:val="top"/>
          </w:tcPr>
          <w:p w14:paraId="21B326DB" w14:textId="77777777" w:rsidR="001D5826" w:rsidRPr="00D4550E" w:rsidRDefault="001D5826" w:rsidP="00992AF1">
            <w:pPr>
              <w:pStyle w:val="TablesHeadingGSCyan"/>
              <w:framePr w:hSpace="0" w:wrap="auto" w:vAnchor="margin" w:hAnchor="text" w:yAlign="inline"/>
              <w:spacing w:line="276" w:lineRule="auto"/>
              <w:rPr>
                <w:rStyle w:val="SmartLink1"/>
                <w:b/>
                <w:bCs/>
              </w:rPr>
            </w:pPr>
            <w:r w:rsidRPr="00D4550E">
              <w:rPr>
                <w:rStyle w:val="SmartLink1"/>
                <w:b/>
                <w:bCs/>
              </w:rPr>
              <w:t>P.1 |Human Rights</w:t>
            </w:r>
          </w:p>
        </w:tc>
      </w:tr>
      <w:tr w:rsidR="001D5826" w:rsidRPr="005E36C8" w14:paraId="4DAC3F3F"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4F3A4FDF" w14:textId="77777777" w:rsidR="001D5826" w:rsidRPr="00EC3C7C" w:rsidRDefault="001D5826" w:rsidP="00992AF1">
            <w:pPr>
              <w:pStyle w:val="TablesHeadingGSCyan"/>
              <w:framePr w:hSpace="0" w:wrap="auto" w:vAnchor="margin" w:hAnchor="text" w:yAlign="inline"/>
              <w:rPr>
                <w:rStyle w:val="SmartLink1"/>
                <w:sz w:val="20"/>
                <w:szCs w:val="22"/>
              </w:rPr>
            </w:pPr>
            <w:r w:rsidRPr="00EC3C7C">
              <w:rPr>
                <w:rStyle w:val="SmartLink1"/>
                <w:sz w:val="20"/>
                <w:szCs w:val="22"/>
              </w:rPr>
              <w:t>P.1.1.1 |</w:t>
            </w:r>
          </w:p>
        </w:tc>
        <w:tc>
          <w:tcPr>
            <w:tcW w:w="3285" w:type="pct"/>
            <w:tcBorders>
              <w:top w:val="single" w:sz="4" w:space="0" w:color="auto"/>
              <w:left w:val="single" w:sz="4" w:space="0" w:color="auto"/>
              <w:bottom w:val="single" w:sz="4" w:space="0" w:color="auto"/>
              <w:right w:val="single" w:sz="4" w:space="0" w:color="auto"/>
            </w:tcBorders>
          </w:tcPr>
          <w:p w14:paraId="0B170258"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3B0E79">
              <w:rPr>
                <w:caps w:val="0"/>
                <w:color w:val="4D4D4C"/>
                <w:sz w:val="20"/>
                <w:szCs w:val="20"/>
              </w:rPr>
              <w:t xml:space="preserve">Does the </w:t>
            </w:r>
            <w:r>
              <w:rPr>
                <w:caps w:val="0"/>
                <w:color w:val="4D4D4C"/>
                <w:sz w:val="20"/>
                <w:szCs w:val="20"/>
              </w:rPr>
              <w:t>project developer</w:t>
            </w:r>
            <w:r w:rsidRPr="003B0E79">
              <w:rPr>
                <w:caps w:val="0"/>
                <w:color w:val="4D4D4C"/>
                <w:sz w:val="20"/>
                <w:szCs w:val="20"/>
              </w:rPr>
              <w:t xml:space="preserve">, its representatives and the Project </w:t>
            </w:r>
            <w:r>
              <w:rPr>
                <w:caps w:val="0"/>
                <w:color w:val="4D4D4C"/>
                <w:sz w:val="20"/>
                <w:szCs w:val="20"/>
              </w:rPr>
              <w:t>dis</w:t>
            </w:r>
            <w:r w:rsidRPr="003B0E79">
              <w:rPr>
                <w:caps w:val="0"/>
                <w:color w:val="4D4D4C"/>
                <w:sz w:val="20"/>
                <w:szCs w:val="20"/>
              </w:rPr>
              <w:t>respect internationally proclaimed human rights</w:t>
            </w:r>
            <w:r>
              <w:rPr>
                <w:caps w:val="0"/>
                <w:color w:val="4D4D4C"/>
                <w:sz w:val="20"/>
                <w:szCs w:val="20"/>
              </w:rPr>
              <w:t xml:space="preserve">? </w:t>
            </w:r>
          </w:p>
        </w:tc>
        <w:tc>
          <w:tcPr>
            <w:tcW w:w="953" w:type="pct"/>
            <w:tcBorders>
              <w:top w:val="single" w:sz="4" w:space="0" w:color="auto"/>
              <w:left w:val="single" w:sz="4" w:space="0" w:color="auto"/>
              <w:bottom w:val="single" w:sz="4" w:space="0" w:color="auto"/>
              <w:right w:val="nil"/>
            </w:tcBorders>
          </w:tcPr>
          <w:p w14:paraId="0CC1A5C4" w14:textId="77777777" w:rsidR="001D5826" w:rsidRPr="00B97128" w:rsidRDefault="00620877" w:rsidP="00992AF1">
            <w:pPr>
              <w:rPr>
                <w:color w:val="auto"/>
              </w:rPr>
            </w:pPr>
            <w:sdt>
              <w:sdtPr>
                <w:rPr>
                  <w:caps/>
                  <w:color w:val="auto"/>
                  <w:sz w:val="20"/>
                  <w:szCs w:val="20"/>
                </w:rPr>
                <w:id w:val="-36914352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Pr>
                <w:color w:val="auto"/>
                <w:sz w:val="20"/>
                <w:szCs w:val="20"/>
              </w:rPr>
              <w:t xml:space="preserve"> YES</w:t>
            </w:r>
          </w:p>
          <w:p w14:paraId="7C0101BA" w14:textId="77777777" w:rsidR="001D5826" w:rsidRPr="00B97128" w:rsidRDefault="00620877" w:rsidP="00992AF1">
            <w:pPr>
              <w:rPr>
                <w:color w:val="auto"/>
              </w:rPr>
            </w:pPr>
            <w:sdt>
              <w:sdtPr>
                <w:rPr>
                  <w:caps/>
                  <w:color w:val="auto"/>
                  <w:sz w:val="20"/>
                  <w:szCs w:val="20"/>
                </w:rPr>
                <w:id w:val="-1088384808"/>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Pr>
                <w:color w:val="auto"/>
                <w:sz w:val="20"/>
                <w:szCs w:val="20"/>
              </w:rPr>
              <w:t xml:space="preserve"> NO</w:t>
            </w:r>
          </w:p>
        </w:tc>
      </w:tr>
      <w:tr w:rsidR="001D5826" w:rsidRPr="005E36C8" w14:paraId="2C344039"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64032555" w14:textId="77777777" w:rsidR="001D5826" w:rsidRPr="00CA75C7" w:rsidRDefault="001D5826" w:rsidP="00992AF1">
            <w:pPr>
              <w:pStyle w:val="TablesHeadingGSCyan"/>
              <w:framePr w:hSpace="0" w:wrap="auto" w:vAnchor="margin" w:hAnchor="text" w:yAlign="inline"/>
              <w:rPr>
                <w:rStyle w:val="SmartLink1"/>
                <w:sz w:val="20"/>
                <w:szCs w:val="22"/>
              </w:rPr>
            </w:pPr>
            <w:r w:rsidRPr="00EC3C7C">
              <w:rPr>
                <w:rStyle w:val="SmartLink1"/>
                <w:sz w:val="20"/>
                <w:szCs w:val="22"/>
              </w:rPr>
              <w:t>P.1.1.1 |</w:t>
            </w:r>
          </w:p>
        </w:tc>
        <w:tc>
          <w:tcPr>
            <w:tcW w:w="3285" w:type="pct"/>
            <w:tcBorders>
              <w:top w:val="single" w:sz="4" w:space="0" w:color="auto"/>
              <w:left w:val="single" w:sz="4" w:space="0" w:color="auto"/>
              <w:bottom w:val="single" w:sz="4" w:space="0" w:color="auto"/>
              <w:right w:val="single" w:sz="4" w:space="0" w:color="auto"/>
            </w:tcBorders>
          </w:tcPr>
          <w:p w14:paraId="67BC18B9" w14:textId="77777777" w:rsidR="001D5826" w:rsidRPr="003B0E79" w:rsidRDefault="001D5826" w:rsidP="00992AF1">
            <w:pPr>
              <w:pStyle w:val="TablesHeadingGSCyan"/>
              <w:framePr w:hSpace="0" w:wrap="auto" w:vAnchor="margin" w:hAnchor="text" w:yAlign="inline"/>
              <w:spacing w:line="276" w:lineRule="auto"/>
              <w:rPr>
                <w:caps w:val="0"/>
                <w:color w:val="4D4D4C"/>
                <w:sz w:val="20"/>
                <w:szCs w:val="20"/>
              </w:rPr>
            </w:pPr>
            <w:r>
              <w:rPr>
                <w:caps w:val="0"/>
                <w:color w:val="4D4D4C"/>
                <w:sz w:val="20"/>
                <w:szCs w:val="20"/>
              </w:rPr>
              <w:t xml:space="preserve">Is the project involved or complicit in </w:t>
            </w:r>
            <w:r w:rsidRPr="003B0E79">
              <w:rPr>
                <w:caps w:val="0"/>
                <w:color w:val="4D4D4C"/>
                <w:sz w:val="20"/>
                <w:szCs w:val="20"/>
              </w:rPr>
              <w:t>violence or human rights abuses of any kind as defined in the Universal Declaration of Human Rights?</w:t>
            </w:r>
          </w:p>
        </w:tc>
        <w:tc>
          <w:tcPr>
            <w:tcW w:w="953" w:type="pct"/>
            <w:tcBorders>
              <w:top w:val="single" w:sz="4" w:space="0" w:color="auto"/>
              <w:left w:val="single" w:sz="4" w:space="0" w:color="auto"/>
              <w:bottom w:val="single" w:sz="4" w:space="0" w:color="auto"/>
              <w:right w:val="nil"/>
            </w:tcBorders>
          </w:tcPr>
          <w:p w14:paraId="360D7229" w14:textId="77777777" w:rsidR="001D5826" w:rsidRPr="00B97128" w:rsidRDefault="00620877" w:rsidP="00992AF1">
            <w:pPr>
              <w:rPr>
                <w:color w:val="auto"/>
              </w:rPr>
            </w:pPr>
            <w:sdt>
              <w:sdtPr>
                <w:rPr>
                  <w:caps/>
                  <w:color w:val="auto"/>
                  <w:sz w:val="20"/>
                  <w:szCs w:val="20"/>
                </w:rPr>
                <w:id w:val="-5201110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Pr>
                <w:color w:val="auto"/>
                <w:sz w:val="20"/>
                <w:szCs w:val="20"/>
              </w:rPr>
              <w:t xml:space="preserve"> YES</w:t>
            </w:r>
          </w:p>
          <w:p w14:paraId="3CE15986"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32737819"/>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Pr>
                <w:caps w:val="0"/>
                <w:color w:val="auto"/>
                <w:sz w:val="20"/>
                <w:szCs w:val="20"/>
              </w:rPr>
              <w:t xml:space="preserve"> NO</w:t>
            </w:r>
          </w:p>
        </w:tc>
      </w:tr>
      <w:tr w:rsidR="001D5826" w:rsidRPr="005E36C8" w14:paraId="516D0D24"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6B909CAD" w14:textId="77777777" w:rsidR="001D5826" w:rsidRPr="00CA75C7" w:rsidRDefault="001D5826" w:rsidP="00992AF1">
            <w:pPr>
              <w:pStyle w:val="TablesHeadingGSCyan"/>
              <w:framePr w:hSpace="0" w:wrap="auto" w:vAnchor="margin" w:hAnchor="text" w:yAlign="inline"/>
              <w:rPr>
                <w:rStyle w:val="SmartLink1"/>
                <w:sz w:val="20"/>
                <w:szCs w:val="22"/>
              </w:rPr>
            </w:pPr>
            <w:r w:rsidRPr="00EC3C7C">
              <w:rPr>
                <w:rStyle w:val="SmartLink1"/>
                <w:sz w:val="20"/>
                <w:szCs w:val="22"/>
              </w:rPr>
              <w:t>P.1.1.2 |</w:t>
            </w:r>
          </w:p>
        </w:tc>
        <w:tc>
          <w:tcPr>
            <w:tcW w:w="3285" w:type="pct"/>
            <w:tcBorders>
              <w:top w:val="single" w:sz="4" w:space="0" w:color="auto"/>
              <w:left w:val="single" w:sz="4" w:space="0" w:color="auto"/>
              <w:bottom w:val="single" w:sz="4" w:space="0" w:color="auto"/>
              <w:right w:val="single" w:sz="4" w:space="0" w:color="auto"/>
            </w:tcBorders>
          </w:tcPr>
          <w:p w14:paraId="25D78E1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Have local communities or individuals raised human rights concerns regarding the project (e.g., during the stakeholder engagement process, grievance processes, public statements)?</w:t>
            </w:r>
          </w:p>
        </w:tc>
        <w:tc>
          <w:tcPr>
            <w:tcW w:w="953" w:type="pct"/>
            <w:tcBorders>
              <w:top w:val="single" w:sz="4" w:space="0" w:color="auto"/>
              <w:left w:val="single" w:sz="4" w:space="0" w:color="auto"/>
              <w:bottom w:val="single" w:sz="4" w:space="0" w:color="auto"/>
              <w:right w:val="nil"/>
            </w:tcBorders>
          </w:tcPr>
          <w:p w14:paraId="5973AC5A"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6032937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5A7CCEA" w14:textId="77777777" w:rsidR="001D5826" w:rsidRPr="00B97128" w:rsidRDefault="00620877" w:rsidP="00992AF1">
            <w:pPr>
              <w:rPr>
                <w:color w:val="auto"/>
                <w:sz w:val="20"/>
                <w:szCs w:val="20"/>
              </w:rPr>
            </w:pPr>
            <w:sdt>
              <w:sdtPr>
                <w:rPr>
                  <w:caps/>
                  <w:color w:val="auto"/>
                  <w:sz w:val="20"/>
                  <w:szCs w:val="20"/>
                </w:rPr>
                <w:id w:val="-2124600683"/>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525E9C0A"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5F9DF9A4" w14:textId="77777777" w:rsidR="001D5826" w:rsidRPr="00CA75C7" w:rsidRDefault="001D5826" w:rsidP="00992AF1">
            <w:pPr>
              <w:pStyle w:val="TablesHeadingGSCyan"/>
              <w:framePr w:hSpace="0" w:wrap="auto" w:vAnchor="margin" w:hAnchor="text" w:yAlign="inline"/>
              <w:rPr>
                <w:rStyle w:val="SmartLink1"/>
                <w:sz w:val="20"/>
                <w:szCs w:val="22"/>
              </w:rPr>
            </w:pPr>
            <w:r w:rsidRPr="00EC3C7C">
              <w:rPr>
                <w:rStyle w:val="SmartLink1"/>
                <w:sz w:val="20"/>
                <w:szCs w:val="22"/>
              </w:rPr>
              <w:t>P.1.1.</w:t>
            </w:r>
            <w:r>
              <w:rPr>
                <w:rStyle w:val="SmartLink1"/>
                <w:sz w:val="20"/>
                <w:szCs w:val="22"/>
              </w:rPr>
              <w:t>3</w:t>
            </w:r>
            <w:r w:rsidRPr="00EC3C7C">
              <w:rPr>
                <w:rStyle w:val="SmartLink1"/>
                <w:sz w:val="20"/>
                <w:szCs w:val="22"/>
              </w:rPr>
              <w:t xml:space="preserve"> |</w:t>
            </w:r>
          </w:p>
        </w:tc>
        <w:tc>
          <w:tcPr>
            <w:tcW w:w="3285" w:type="pct"/>
            <w:tcBorders>
              <w:top w:val="single" w:sz="4" w:space="0" w:color="auto"/>
              <w:left w:val="single" w:sz="4" w:space="0" w:color="auto"/>
              <w:bottom w:val="single" w:sz="4" w:space="0" w:color="auto"/>
              <w:right w:val="single" w:sz="4" w:space="0" w:color="auto"/>
            </w:tcBorders>
          </w:tcPr>
          <w:p w14:paraId="4A7EE111"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Is there a risk that rights-holders (e.g., Project-affected stakeholders) do not have the capacity to claim their rights?</w:t>
            </w:r>
          </w:p>
        </w:tc>
        <w:tc>
          <w:tcPr>
            <w:tcW w:w="953" w:type="pct"/>
            <w:tcBorders>
              <w:top w:val="single" w:sz="4" w:space="0" w:color="auto"/>
              <w:left w:val="single" w:sz="4" w:space="0" w:color="auto"/>
              <w:bottom w:val="single" w:sz="4" w:space="0" w:color="auto"/>
              <w:right w:val="nil"/>
            </w:tcBorders>
          </w:tcPr>
          <w:p w14:paraId="008D36E0"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656432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Pr>
                <w:caps w:val="0"/>
                <w:color w:val="auto"/>
                <w:sz w:val="20"/>
                <w:szCs w:val="20"/>
              </w:rPr>
              <w:t xml:space="preserve"> YES</w:t>
            </w:r>
          </w:p>
          <w:p w14:paraId="447EDFDB"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9204209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2AD00D0"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12951BE1" w14:textId="77777777" w:rsidR="001D5826" w:rsidRPr="00CA75C7" w:rsidRDefault="001D5826" w:rsidP="00992AF1">
            <w:pPr>
              <w:pStyle w:val="TablesHeadingGSCyan"/>
              <w:framePr w:hSpace="0" w:wrap="auto" w:vAnchor="margin" w:hAnchor="text" w:yAlign="inline"/>
              <w:rPr>
                <w:rStyle w:val="SmartLink1"/>
                <w:sz w:val="20"/>
                <w:szCs w:val="22"/>
              </w:rPr>
            </w:pPr>
            <w:r w:rsidRPr="00EC3C7C">
              <w:rPr>
                <w:rStyle w:val="SmartLink1"/>
                <w:sz w:val="20"/>
                <w:szCs w:val="22"/>
              </w:rPr>
              <w:t>P.1.1.</w:t>
            </w:r>
            <w:r>
              <w:rPr>
                <w:rStyle w:val="SmartLink1"/>
                <w:sz w:val="20"/>
                <w:szCs w:val="22"/>
              </w:rPr>
              <w:t>3</w:t>
            </w:r>
            <w:r w:rsidRPr="00EC3C7C">
              <w:rPr>
                <w:rStyle w:val="SmartLink1"/>
                <w:sz w:val="20"/>
                <w:szCs w:val="22"/>
              </w:rPr>
              <w:t xml:space="preserve"> |</w:t>
            </w:r>
          </w:p>
        </w:tc>
        <w:tc>
          <w:tcPr>
            <w:tcW w:w="3285" w:type="pct"/>
            <w:tcBorders>
              <w:top w:val="single" w:sz="4" w:space="0" w:color="auto"/>
              <w:left w:val="single" w:sz="4" w:space="0" w:color="auto"/>
              <w:bottom w:val="single" w:sz="4" w:space="0" w:color="auto"/>
              <w:right w:val="single" w:sz="4" w:space="0" w:color="auto"/>
            </w:tcBorders>
          </w:tcPr>
          <w:p w14:paraId="7D5B3DF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BA00C2">
              <w:rPr>
                <w:caps w:val="0"/>
                <w:color w:val="4D4D4C"/>
                <w:sz w:val="20"/>
                <w:szCs w:val="20"/>
              </w:rPr>
              <w:t xml:space="preserve">Does this project undermine national or regional measures for the </w:t>
            </w:r>
            <w:proofErr w:type="spellStart"/>
            <w:r w:rsidRPr="00BA00C2">
              <w:rPr>
                <w:caps w:val="0"/>
                <w:color w:val="4D4D4C"/>
                <w:sz w:val="20"/>
                <w:szCs w:val="20"/>
              </w:rPr>
              <w:t>reali</w:t>
            </w:r>
            <w:r>
              <w:rPr>
                <w:caps w:val="0"/>
                <w:color w:val="4D4D4C"/>
                <w:sz w:val="20"/>
                <w:szCs w:val="20"/>
              </w:rPr>
              <w:t>s</w:t>
            </w:r>
            <w:r w:rsidRPr="00BA00C2">
              <w:rPr>
                <w:caps w:val="0"/>
                <w:color w:val="4D4D4C"/>
                <w:sz w:val="20"/>
                <w:szCs w:val="20"/>
              </w:rPr>
              <w:t>ation</w:t>
            </w:r>
            <w:proofErr w:type="spellEnd"/>
            <w:r w:rsidRPr="00BA00C2">
              <w:rPr>
                <w:caps w:val="0"/>
                <w:color w:val="4D4D4C"/>
                <w:sz w:val="20"/>
                <w:szCs w:val="20"/>
              </w:rPr>
              <w:t xml:space="preserve"> of the right to development?</w:t>
            </w:r>
          </w:p>
        </w:tc>
        <w:tc>
          <w:tcPr>
            <w:tcW w:w="953" w:type="pct"/>
            <w:tcBorders>
              <w:top w:val="single" w:sz="4" w:space="0" w:color="auto"/>
              <w:left w:val="single" w:sz="4" w:space="0" w:color="auto"/>
              <w:bottom w:val="single" w:sz="4" w:space="0" w:color="auto"/>
              <w:right w:val="nil"/>
            </w:tcBorders>
          </w:tcPr>
          <w:p w14:paraId="3064DB30"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4458789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8398B98"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4577199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5EC4F3F" w14:textId="77777777" w:rsidTr="00992AF1">
        <w:trPr>
          <w:trHeight w:val="364"/>
        </w:trPr>
        <w:tc>
          <w:tcPr>
            <w:tcW w:w="5000" w:type="pct"/>
            <w:gridSpan w:val="3"/>
            <w:tcBorders>
              <w:top w:val="single" w:sz="4" w:space="0" w:color="auto"/>
              <w:left w:val="nil"/>
              <w:bottom w:val="single" w:sz="4" w:space="0" w:color="auto"/>
              <w:right w:val="nil"/>
            </w:tcBorders>
            <w:noWrap/>
            <w:vAlign w:val="top"/>
          </w:tcPr>
          <w:p w14:paraId="0205070E" w14:textId="77777777" w:rsidR="001D5826" w:rsidRPr="005E36C8" w:rsidRDefault="001D5826" w:rsidP="00992AF1">
            <w:pPr>
              <w:pStyle w:val="TablesHeadingGSCyan"/>
              <w:framePr w:hSpace="0" w:wrap="auto" w:vAnchor="margin" w:hAnchor="text" w:yAlign="inline"/>
              <w:spacing w:line="276" w:lineRule="auto"/>
              <w:rPr>
                <w:b/>
                <w:bCs/>
                <w:caps w:val="0"/>
                <w:color w:val="4D4D4C"/>
                <w:sz w:val="20"/>
                <w:szCs w:val="20"/>
              </w:rPr>
            </w:pPr>
            <w:r w:rsidRPr="00770304">
              <w:rPr>
                <w:caps w:val="0"/>
                <w:sz w:val="20"/>
                <w:szCs w:val="22"/>
              </w:rPr>
              <w:t>If the answer to any of the questions above is "yes," please explain the reason and how the project will ensure compliance with applicable requirements.</w:t>
            </w:r>
          </w:p>
        </w:tc>
      </w:tr>
      <w:tr w:rsidR="001D5826" w:rsidRPr="00BF2666" w14:paraId="5D83F0F3" w14:textId="77777777" w:rsidTr="00992AF1">
        <w:trPr>
          <w:trHeight w:val="364"/>
        </w:trPr>
        <w:tc>
          <w:tcPr>
            <w:tcW w:w="5000" w:type="pct"/>
            <w:gridSpan w:val="3"/>
            <w:tcBorders>
              <w:top w:val="single" w:sz="4" w:space="0" w:color="auto"/>
              <w:left w:val="nil"/>
              <w:bottom w:val="single" w:sz="4" w:space="0" w:color="auto"/>
              <w:right w:val="nil"/>
            </w:tcBorders>
            <w:noWrap/>
            <w:vAlign w:val="top"/>
          </w:tcPr>
          <w:p w14:paraId="25A8EF58" w14:textId="5702C67A"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 xml:space="preserve">According to the </w:t>
            </w:r>
            <w:r w:rsidR="00475682">
              <w:rPr>
                <w:i/>
                <w:iCs/>
                <w:caps w:val="0"/>
                <w:color w:val="4D4D4C"/>
                <w:sz w:val="20"/>
                <w:szCs w:val="20"/>
              </w:rPr>
              <w:t>Man and Man Enterprise</w:t>
            </w:r>
            <w:r w:rsidRPr="002F0A46">
              <w:rPr>
                <w:i/>
                <w:iCs/>
                <w:caps w:val="0"/>
                <w:color w:val="4D4D4C"/>
                <w:sz w:val="20"/>
                <w:szCs w:val="20"/>
              </w:rPr>
              <w:t>s Code of Conduct, the project developer is</w:t>
            </w:r>
          </w:p>
          <w:p w14:paraId="5CF2CA13" w14:textId="77777777"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committed to complying with the human rights stipulated by the UN Universal Declaration of</w:t>
            </w:r>
          </w:p>
          <w:p w14:paraId="693F2333" w14:textId="77777777"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Human Rights (UDHR) and the International Labor Organization (ILO) Declaration on</w:t>
            </w:r>
          </w:p>
          <w:p w14:paraId="363655BC" w14:textId="77777777"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Fundamental Principles and Rights at Work.</w:t>
            </w:r>
          </w:p>
        </w:tc>
      </w:tr>
      <w:tr w:rsidR="001D5826" w:rsidRPr="005E36C8" w14:paraId="342F0E08" w14:textId="77777777" w:rsidTr="00992AF1">
        <w:trPr>
          <w:trHeight w:val="364"/>
        </w:trPr>
        <w:tc>
          <w:tcPr>
            <w:tcW w:w="5000" w:type="pct"/>
            <w:gridSpan w:val="3"/>
            <w:tcBorders>
              <w:top w:val="single" w:sz="4" w:space="0" w:color="auto"/>
              <w:left w:val="nil"/>
              <w:bottom w:val="single" w:sz="4" w:space="0" w:color="auto"/>
              <w:right w:val="nil"/>
            </w:tcBorders>
            <w:noWrap/>
            <w:vAlign w:val="top"/>
          </w:tcPr>
          <w:p w14:paraId="29BF8A72" w14:textId="77777777" w:rsidR="001D5826" w:rsidRPr="004241FB" w:rsidRDefault="001D5826" w:rsidP="00992AF1">
            <w:pPr>
              <w:pStyle w:val="TablesHeadingGSCyan"/>
              <w:framePr w:hSpace="0" w:wrap="auto" w:vAnchor="margin" w:hAnchor="text" w:yAlign="inline"/>
              <w:spacing w:line="276" w:lineRule="auto"/>
              <w:rPr>
                <w:caps w:val="0"/>
                <w:color w:val="4D4D4C"/>
                <w:sz w:val="20"/>
                <w:szCs w:val="20"/>
              </w:rPr>
            </w:pPr>
            <w:r w:rsidRPr="004241FB">
              <w:rPr>
                <w:caps w:val="0"/>
                <w:sz w:val="20"/>
                <w:szCs w:val="22"/>
              </w:rPr>
              <w:t>Would the project potentially involve or lead to:</w:t>
            </w:r>
          </w:p>
        </w:tc>
      </w:tr>
      <w:tr w:rsidR="001D5826" w:rsidRPr="005E36C8" w14:paraId="18B94107"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0C3A21DA" w14:textId="77777777" w:rsidR="001D5826" w:rsidRPr="005E36C8" w:rsidRDefault="001D5826" w:rsidP="00992AF1">
            <w:pPr>
              <w:pStyle w:val="TablesHeadingGSCyan"/>
              <w:framePr w:hSpace="0" w:wrap="auto" w:vAnchor="margin" w:hAnchor="text" w:yAlign="inline"/>
              <w:rPr>
                <w:caps w:val="0"/>
                <w:color w:val="4D4D4C"/>
                <w:sz w:val="20"/>
                <w:szCs w:val="20"/>
              </w:rPr>
            </w:pPr>
            <w:r w:rsidRPr="00F82009">
              <w:rPr>
                <w:rStyle w:val="SmartLink1"/>
                <w:sz w:val="20"/>
                <w:szCs w:val="22"/>
              </w:rPr>
              <w:t>P.1.1.1 |</w:t>
            </w:r>
          </w:p>
        </w:tc>
        <w:tc>
          <w:tcPr>
            <w:tcW w:w="3285" w:type="pct"/>
            <w:tcBorders>
              <w:top w:val="single" w:sz="4" w:space="0" w:color="auto"/>
              <w:left w:val="single" w:sz="4" w:space="0" w:color="auto"/>
              <w:bottom w:val="single" w:sz="4" w:space="0" w:color="auto"/>
              <w:right w:val="single" w:sz="4" w:space="0" w:color="auto"/>
            </w:tcBorders>
          </w:tcPr>
          <w:p w14:paraId="2D314C9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 xml:space="preserve">adverse impacts on enjoyment of the human rights (civil, political, economic, social or cultural) of the affected population and particularly of </w:t>
            </w:r>
            <w:proofErr w:type="spellStart"/>
            <w:r w:rsidRPr="005E36C8">
              <w:rPr>
                <w:caps w:val="0"/>
                <w:color w:val="4D4D4C"/>
                <w:sz w:val="20"/>
                <w:szCs w:val="20"/>
              </w:rPr>
              <w:t>marginali</w:t>
            </w:r>
            <w:r>
              <w:rPr>
                <w:caps w:val="0"/>
                <w:color w:val="4D4D4C"/>
                <w:sz w:val="20"/>
                <w:szCs w:val="20"/>
              </w:rPr>
              <w:t>s</w:t>
            </w:r>
            <w:r w:rsidRPr="005E36C8">
              <w:rPr>
                <w:caps w:val="0"/>
                <w:color w:val="4D4D4C"/>
                <w:sz w:val="20"/>
                <w:szCs w:val="20"/>
              </w:rPr>
              <w:t>ed</w:t>
            </w:r>
            <w:proofErr w:type="spellEnd"/>
            <w:r w:rsidRPr="005E36C8">
              <w:rPr>
                <w:caps w:val="0"/>
                <w:color w:val="4D4D4C"/>
                <w:sz w:val="20"/>
                <w:szCs w:val="20"/>
              </w:rPr>
              <w:t xml:space="preserve"> groups?</w:t>
            </w:r>
          </w:p>
        </w:tc>
        <w:tc>
          <w:tcPr>
            <w:tcW w:w="953" w:type="pct"/>
            <w:tcBorders>
              <w:top w:val="single" w:sz="4" w:space="0" w:color="auto"/>
              <w:left w:val="single" w:sz="4" w:space="0" w:color="auto"/>
              <w:bottom w:val="single" w:sz="4" w:space="0" w:color="auto"/>
              <w:right w:val="nil"/>
            </w:tcBorders>
          </w:tcPr>
          <w:p w14:paraId="5754E126"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3099201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E4E5EE5" w14:textId="77777777" w:rsidR="001D5826" w:rsidRPr="00B97128" w:rsidDel="00A63097" w:rsidRDefault="00620877" w:rsidP="00992AF1">
            <w:pPr>
              <w:rPr>
                <w:color w:val="auto"/>
              </w:rPr>
            </w:pPr>
            <w:sdt>
              <w:sdtPr>
                <w:rPr>
                  <w:caps/>
                  <w:color w:val="auto"/>
                  <w:sz w:val="20"/>
                  <w:szCs w:val="20"/>
                </w:rPr>
                <w:id w:val="77452370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F9B6D34" w14:textId="77777777" w:rsidR="001D5826" w:rsidRPr="00B97128" w:rsidRDefault="00620877" w:rsidP="00992AF1">
            <w:pPr>
              <w:rPr>
                <w:color w:val="auto"/>
                <w:sz w:val="20"/>
                <w:szCs w:val="20"/>
              </w:rPr>
            </w:pPr>
            <w:sdt>
              <w:sdtPr>
                <w:rPr>
                  <w:caps/>
                  <w:color w:val="auto"/>
                  <w:sz w:val="20"/>
                  <w:szCs w:val="20"/>
                </w:rPr>
                <w:id w:val="1534074313"/>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55CA064D" w14:textId="77777777" w:rsidTr="00992AF1">
        <w:trPr>
          <w:trHeight w:val="364"/>
        </w:trPr>
        <w:tc>
          <w:tcPr>
            <w:tcW w:w="762" w:type="pct"/>
            <w:tcBorders>
              <w:top w:val="single" w:sz="4" w:space="0" w:color="auto"/>
              <w:left w:val="nil"/>
              <w:bottom w:val="single" w:sz="4" w:space="0" w:color="auto"/>
              <w:right w:val="single" w:sz="4" w:space="0" w:color="auto"/>
            </w:tcBorders>
            <w:noWrap/>
            <w:vAlign w:val="top"/>
          </w:tcPr>
          <w:p w14:paraId="16007AEB" w14:textId="77777777" w:rsidR="001D5826" w:rsidRPr="005E36C8" w:rsidRDefault="001D5826" w:rsidP="00992AF1">
            <w:pPr>
              <w:pStyle w:val="TablesHeadingGSCyan"/>
              <w:framePr w:hSpace="0" w:wrap="auto" w:vAnchor="margin" w:hAnchor="text" w:yAlign="inline"/>
              <w:rPr>
                <w:caps w:val="0"/>
                <w:color w:val="4D4D4C"/>
                <w:sz w:val="20"/>
                <w:szCs w:val="20"/>
              </w:rPr>
            </w:pPr>
            <w:r w:rsidRPr="00CA75C7">
              <w:rPr>
                <w:rStyle w:val="SmartLink1"/>
                <w:sz w:val="20"/>
                <w:szCs w:val="22"/>
              </w:rPr>
              <w:t>P.1.1.2 |</w:t>
            </w:r>
          </w:p>
        </w:tc>
        <w:tc>
          <w:tcPr>
            <w:tcW w:w="3285" w:type="pct"/>
            <w:tcBorders>
              <w:top w:val="single" w:sz="4" w:space="0" w:color="auto"/>
              <w:left w:val="single" w:sz="4" w:space="0" w:color="auto"/>
              <w:bottom w:val="single" w:sz="4" w:space="0" w:color="auto"/>
              <w:right w:val="single" w:sz="4" w:space="0" w:color="auto"/>
            </w:tcBorders>
          </w:tcPr>
          <w:p w14:paraId="2B7846E4"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i</w:t>
            </w:r>
            <w:r w:rsidRPr="005E36C8">
              <w:rPr>
                <w:caps w:val="0"/>
                <w:color w:val="4D4D4C"/>
                <w:sz w:val="20"/>
                <w:szCs w:val="20"/>
              </w:rPr>
              <w:t xml:space="preserve">nequitable or discriminatory impacts on affected populations, particularly people living in poverty or </w:t>
            </w:r>
            <w:proofErr w:type="spellStart"/>
            <w:r w:rsidRPr="005E36C8">
              <w:rPr>
                <w:caps w:val="0"/>
                <w:color w:val="4D4D4C"/>
                <w:sz w:val="20"/>
                <w:szCs w:val="20"/>
              </w:rPr>
              <w:t>marginali</w:t>
            </w:r>
            <w:r>
              <w:rPr>
                <w:caps w:val="0"/>
                <w:color w:val="4D4D4C"/>
                <w:sz w:val="20"/>
                <w:szCs w:val="20"/>
              </w:rPr>
              <w:t>s</w:t>
            </w:r>
            <w:r w:rsidRPr="005E36C8">
              <w:rPr>
                <w:caps w:val="0"/>
                <w:color w:val="4D4D4C"/>
                <w:sz w:val="20"/>
                <w:szCs w:val="20"/>
              </w:rPr>
              <w:t>ed</w:t>
            </w:r>
            <w:proofErr w:type="spellEnd"/>
            <w:r w:rsidRPr="005E36C8">
              <w:rPr>
                <w:caps w:val="0"/>
                <w:color w:val="4D4D4C"/>
                <w:sz w:val="20"/>
                <w:szCs w:val="20"/>
              </w:rPr>
              <w:t xml:space="preserve"> or excluded individuals or groups, including </w:t>
            </w:r>
            <w:proofErr w:type="gramStart"/>
            <w:r w:rsidRPr="005E36C8">
              <w:rPr>
                <w:caps w:val="0"/>
                <w:color w:val="4D4D4C"/>
                <w:sz w:val="20"/>
                <w:szCs w:val="20"/>
              </w:rPr>
              <w:t>persons</w:t>
            </w:r>
            <w:proofErr w:type="gramEnd"/>
            <w:r w:rsidRPr="005E36C8">
              <w:rPr>
                <w:caps w:val="0"/>
                <w:color w:val="4D4D4C"/>
                <w:sz w:val="20"/>
                <w:szCs w:val="20"/>
              </w:rPr>
              <w:t xml:space="preserve"> with disabilities?</w:t>
            </w:r>
          </w:p>
        </w:tc>
        <w:tc>
          <w:tcPr>
            <w:tcW w:w="953" w:type="pct"/>
            <w:tcBorders>
              <w:top w:val="single" w:sz="4" w:space="0" w:color="auto"/>
              <w:left w:val="single" w:sz="4" w:space="0" w:color="auto"/>
              <w:bottom w:val="single" w:sz="4" w:space="0" w:color="auto"/>
              <w:right w:val="nil"/>
            </w:tcBorders>
          </w:tcPr>
          <w:p w14:paraId="4044512D"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914290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7EAF59B" w14:textId="77777777" w:rsidR="001D5826" w:rsidRPr="00B97128" w:rsidDel="00A63097" w:rsidRDefault="00620877" w:rsidP="00992AF1">
            <w:pPr>
              <w:rPr>
                <w:color w:val="auto"/>
              </w:rPr>
            </w:pPr>
            <w:sdt>
              <w:sdtPr>
                <w:rPr>
                  <w:caps/>
                  <w:color w:val="auto"/>
                  <w:sz w:val="20"/>
                  <w:szCs w:val="20"/>
                </w:rPr>
                <w:id w:val="66128090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BDCEF03"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214023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771B189" w14:textId="77777777" w:rsidTr="00992AF1">
        <w:trPr>
          <w:trHeight w:val="364"/>
        </w:trPr>
        <w:tc>
          <w:tcPr>
            <w:tcW w:w="762" w:type="pct"/>
            <w:tcBorders>
              <w:top w:val="single" w:sz="4" w:space="0" w:color="auto"/>
              <w:left w:val="nil"/>
              <w:bottom w:val="single" w:sz="4" w:space="0" w:color="auto"/>
              <w:right w:val="single" w:sz="4" w:space="0" w:color="auto"/>
            </w:tcBorders>
            <w:noWrap/>
            <w:vAlign w:val="top"/>
          </w:tcPr>
          <w:p w14:paraId="4260AB5D" w14:textId="77777777" w:rsidR="001D5826" w:rsidRPr="005E36C8" w:rsidRDefault="001D5826" w:rsidP="00992AF1">
            <w:pPr>
              <w:pStyle w:val="TablesHeadingGSCyan"/>
              <w:framePr w:hSpace="0" w:wrap="auto" w:vAnchor="margin" w:hAnchor="text" w:yAlign="inline"/>
              <w:rPr>
                <w:caps w:val="0"/>
                <w:color w:val="4D4D4C"/>
                <w:sz w:val="20"/>
                <w:szCs w:val="20"/>
              </w:rPr>
            </w:pPr>
            <w:r w:rsidRPr="00CA75C7">
              <w:rPr>
                <w:rStyle w:val="SmartLink1"/>
                <w:sz w:val="20"/>
                <w:szCs w:val="22"/>
              </w:rPr>
              <w:t>P.1.1.3 |</w:t>
            </w:r>
          </w:p>
        </w:tc>
        <w:tc>
          <w:tcPr>
            <w:tcW w:w="3285" w:type="pct"/>
            <w:tcBorders>
              <w:top w:val="single" w:sz="4" w:space="0" w:color="auto"/>
              <w:left w:val="single" w:sz="4" w:space="0" w:color="auto"/>
              <w:bottom w:val="single" w:sz="4" w:space="0" w:color="auto"/>
              <w:right w:val="single" w:sz="4" w:space="0" w:color="auto"/>
            </w:tcBorders>
          </w:tcPr>
          <w:p w14:paraId="119ADE2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r</w:t>
            </w:r>
            <w:r w:rsidRPr="005E36C8">
              <w:rPr>
                <w:caps w:val="0"/>
                <w:color w:val="4D4D4C"/>
                <w:sz w:val="20"/>
                <w:szCs w:val="20"/>
              </w:rPr>
              <w:t xml:space="preserve">estrictions </w:t>
            </w:r>
            <w:proofErr w:type="gramStart"/>
            <w:r w:rsidRPr="005E36C8">
              <w:rPr>
                <w:caps w:val="0"/>
                <w:color w:val="4D4D4C"/>
                <w:sz w:val="20"/>
                <w:szCs w:val="20"/>
              </w:rPr>
              <w:t>in</w:t>
            </w:r>
            <w:proofErr w:type="gramEnd"/>
            <w:r w:rsidRPr="005E36C8">
              <w:rPr>
                <w:caps w:val="0"/>
                <w:color w:val="4D4D4C"/>
                <w:sz w:val="20"/>
                <w:szCs w:val="20"/>
              </w:rPr>
              <w:t xml:space="preserve"> availability, quality of and/or access to resources or basic services, </w:t>
            </w:r>
            <w:proofErr w:type="gramStart"/>
            <w:r w:rsidRPr="005E36C8">
              <w:rPr>
                <w:caps w:val="0"/>
                <w:color w:val="4D4D4C"/>
                <w:sz w:val="20"/>
                <w:szCs w:val="20"/>
              </w:rPr>
              <w:t>in particular to</w:t>
            </w:r>
            <w:proofErr w:type="gramEnd"/>
            <w:r w:rsidRPr="005E36C8">
              <w:rPr>
                <w:caps w:val="0"/>
                <w:color w:val="4D4D4C"/>
                <w:sz w:val="20"/>
                <w:szCs w:val="20"/>
              </w:rPr>
              <w:t xml:space="preserve"> </w:t>
            </w:r>
            <w:proofErr w:type="spellStart"/>
            <w:r w:rsidRPr="005E36C8">
              <w:rPr>
                <w:caps w:val="0"/>
                <w:color w:val="4D4D4C"/>
                <w:sz w:val="20"/>
                <w:szCs w:val="20"/>
              </w:rPr>
              <w:t>marginali</w:t>
            </w:r>
            <w:r>
              <w:rPr>
                <w:caps w:val="0"/>
                <w:color w:val="4D4D4C"/>
                <w:sz w:val="20"/>
                <w:szCs w:val="20"/>
              </w:rPr>
              <w:t>s</w:t>
            </w:r>
            <w:r w:rsidRPr="005E36C8">
              <w:rPr>
                <w:caps w:val="0"/>
                <w:color w:val="4D4D4C"/>
                <w:sz w:val="20"/>
                <w:szCs w:val="20"/>
              </w:rPr>
              <w:t>ed</w:t>
            </w:r>
            <w:proofErr w:type="spellEnd"/>
            <w:r w:rsidRPr="005E36C8">
              <w:rPr>
                <w:caps w:val="0"/>
                <w:color w:val="4D4D4C"/>
                <w:sz w:val="20"/>
                <w:szCs w:val="20"/>
              </w:rPr>
              <w:t xml:space="preserve"> individuals or groups, including </w:t>
            </w:r>
            <w:proofErr w:type="gramStart"/>
            <w:r w:rsidRPr="005E36C8">
              <w:rPr>
                <w:caps w:val="0"/>
                <w:color w:val="4D4D4C"/>
                <w:sz w:val="20"/>
                <w:szCs w:val="20"/>
              </w:rPr>
              <w:t>persons</w:t>
            </w:r>
            <w:proofErr w:type="gramEnd"/>
            <w:r w:rsidRPr="005E36C8">
              <w:rPr>
                <w:caps w:val="0"/>
                <w:color w:val="4D4D4C"/>
                <w:sz w:val="20"/>
                <w:szCs w:val="20"/>
              </w:rPr>
              <w:t xml:space="preserve"> with disabilities?</w:t>
            </w:r>
          </w:p>
        </w:tc>
        <w:tc>
          <w:tcPr>
            <w:tcW w:w="953" w:type="pct"/>
            <w:tcBorders>
              <w:top w:val="single" w:sz="4" w:space="0" w:color="auto"/>
              <w:left w:val="single" w:sz="4" w:space="0" w:color="auto"/>
              <w:bottom w:val="single" w:sz="4" w:space="0" w:color="auto"/>
              <w:right w:val="nil"/>
            </w:tcBorders>
          </w:tcPr>
          <w:p w14:paraId="7D48A5E6"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7764166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71169CE" w14:textId="77777777" w:rsidR="001D5826" w:rsidRPr="00B97128" w:rsidDel="00A63097" w:rsidRDefault="00620877" w:rsidP="00992AF1">
            <w:pPr>
              <w:rPr>
                <w:color w:val="auto"/>
              </w:rPr>
            </w:pPr>
            <w:sdt>
              <w:sdtPr>
                <w:rPr>
                  <w:caps/>
                  <w:color w:val="auto"/>
                  <w:sz w:val="20"/>
                  <w:szCs w:val="20"/>
                </w:rPr>
                <w:id w:val="145306461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214EA6A"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05024636"/>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009034EF" w14:textId="77777777" w:rsidTr="00992AF1">
        <w:trPr>
          <w:trHeight w:val="364"/>
        </w:trPr>
        <w:tc>
          <w:tcPr>
            <w:tcW w:w="762" w:type="pct"/>
            <w:tcBorders>
              <w:top w:val="single" w:sz="4" w:space="0" w:color="auto"/>
              <w:left w:val="nil"/>
              <w:bottom w:val="nil"/>
              <w:right w:val="single" w:sz="4" w:space="0" w:color="auto"/>
            </w:tcBorders>
            <w:noWrap/>
            <w:vAlign w:val="top"/>
          </w:tcPr>
          <w:p w14:paraId="7FB4A41D" w14:textId="77777777" w:rsidR="001D5826" w:rsidRPr="005E36C8" w:rsidRDefault="001D5826" w:rsidP="00992AF1">
            <w:pPr>
              <w:pStyle w:val="TablesHeadingGSCyan"/>
              <w:framePr w:hSpace="0" w:wrap="auto" w:vAnchor="margin" w:hAnchor="text" w:yAlign="inline"/>
              <w:rPr>
                <w:caps w:val="0"/>
                <w:color w:val="4D4D4C"/>
                <w:sz w:val="20"/>
                <w:szCs w:val="20"/>
              </w:rPr>
            </w:pPr>
            <w:r w:rsidRPr="00CA75C7">
              <w:rPr>
                <w:rStyle w:val="SmartLink1"/>
                <w:sz w:val="20"/>
                <w:szCs w:val="22"/>
              </w:rPr>
              <w:lastRenderedPageBreak/>
              <w:t>P.1.1.3 |</w:t>
            </w:r>
          </w:p>
        </w:tc>
        <w:tc>
          <w:tcPr>
            <w:tcW w:w="3285" w:type="pct"/>
            <w:tcBorders>
              <w:top w:val="single" w:sz="4" w:space="0" w:color="auto"/>
              <w:left w:val="single" w:sz="4" w:space="0" w:color="auto"/>
              <w:bottom w:val="nil"/>
              <w:right w:val="single" w:sz="4" w:space="0" w:color="auto"/>
            </w:tcBorders>
          </w:tcPr>
          <w:p w14:paraId="5008FA7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e</w:t>
            </w:r>
            <w:r w:rsidRPr="005E36C8">
              <w:rPr>
                <w:caps w:val="0"/>
                <w:color w:val="4D4D4C"/>
                <w:sz w:val="20"/>
                <w:szCs w:val="20"/>
              </w:rPr>
              <w:t>xacerbation of conflicts among and/or the risk of violence to project-affected communities and individuals?</w:t>
            </w:r>
          </w:p>
        </w:tc>
        <w:tc>
          <w:tcPr>
            <w:tcW w:w="953" w:type="pct"/>
            <w:tcBorders>
              <w:top w:val="single" w:sz="4" w:space="0" w:color="auto"/>
              <w:left w:val="single" w:sz="4" w:space="0" w:color="auto"/>
              <w:bottom w:val="nil"/>
              <w:right w:val="nil"/>
            </w:tcBorders>
          </w:tcPr>
          <w:p w14:paraId="037CE8D2"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4044011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9FC6800" w14:textId="77777777" w:rsidR="001D5826" w:rsidRPr="00B97128" w:rsidDel="00A63097" w:rsidRDefault="00620877" w:rsidP="00992AF1">
            <w:pPr>
              <w:rPr>
                <w:color w:val="auto"/>
              </w:rPr>
            </w:pPr>
            <w:sdt>
              <w:sdtPr>
                <w:rPr>
                  <w:caps/>
                  <w:color w:val="auto"/>
                  <w:sz w:val="20"/>
                  <w:szCs w:val="20"/>
                </w:rPr>
                <w:id w:val="-63495172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132EAC2F"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1897042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A28D5F5" w14:textId="77777777" w:rsidTr="00992AF1">
        <w:trPr>
          <w:trHeight w:val="364"/>
        </w:trPr>
        <w:tc>
          <w:tcPr>
            <w:tcW w:w="5000" w:type="pct"/>
            <w:gridSpan w:val="3"/>
            <w:tcBorders>
              <w:top w:val="nil"/>
              <w:bottom w:val="single" w:sz="4" w:space="0" w:color="auto"/>
            </w:tcBorders>
            <w:noWrap/>
            <w:vAlign w:val="top"/>
          </w:tcPr>
          <w:p w14:paraId="374B6E98" w14:textId="77777777" w:rsidR="001D5826" w:rsidRPr="005818F2" w:rsidRDefault="001D5826" w:rsidP="00992AF1">
            <w:pPr>
              <w:pStyle w:val="TablesHeadingGSCyan"/>
              <w:framePr w:hSpace="0" w:wrap="auto" w:vAnchor="margin" w:hAnchor="text" w:yAlign="inline"/>
              <w:pBdr>
                <w:top w:val="single" w:sz="4" w:space="1" w:color="auto"/>
                <w:bottom w:val="single" w:sz="4" w:space="1" w:color="auto"/>
              </w:pBdr>
              <w:spacing w:line="276" w:lineRule="auto"/>
              <w:rPr>
                <w:caps w:val="0"/>
                <w:color w:val="4D4D4C"/>
                <w:sz w:val="20"/>
                <w:szCs w:val="20"/>
              </w:rPr>
            </w:pPr>
            <w:r w:rsidRPr="005818F2">
              <w:rPr>
                <w:caps w:val="0"/>
                <w:sz w:val="20"/>
                <w:szCs w:val="22"/>
              </w:rPr>
              <w:t xml:space="preserve">Briefly describe below how the project incorporates a human rights-based approach. </w:t>
            </w:r>
          </w:p>
          <w:p w14:paraId="63DE98C8" w14:textId="77777777" w:rsidR="001D5826" w:rsidRPr="005E36C8" w:rsidRDefault="001D5826" w:rsidP="00992AF1">
            <w:pPr>
              <w:pStyle w:val="TablesHeadingGSCyan"/>
              <w:framePr w:hSpace="0" w:wrap="auto" w:vAnchor="margin" w:hAnchor="text" w:yAlign="inline"/>
              <w:pBdr>
                <w:top w:val="single" w:sz="4" w:space="1" w:color="auto"/>
                <w:bottom w:val="single" w:sz="4" w:space="1" w:color="auto"/>
              </w:pBdr>
            </w:pPr>
            <w:r w:rsidRPr="005E36C8">
              <w:rPr>
                <w:caps w:val="0"/>
                <w:color w:val="4D4D4C"/>
                <w:sz w:val="20"/>
                <w:szCs w:val="20"/>
              </w:rPr>
              <w:t xml:space="preserve">For example, by describing how the project </w:t>
            </w:r>
            <w:proofErr w:type="gramStart"/>
            <w:r w:rsidRPr="005E36C8">
              <w:rPr>
                <w:caps w:val="0"/>
                <w:color w:val="4D4D4C"/>
                <w:sz w:val="20"/>
                <w:szCs w:val="20"/>
              </w:rPr>
              <w:t>design</w:t>
            </w:r>
            <w:proofErr w:type="gramEnd"/>
            <w:r w:rsidRPr="005E36C8">
              <w:rPr>
                <w:caps w:val="0"/>
                <w:color w:val="4D4D4C"/>
                <w:sz w:val="20"/>
                <w:szCs w:val="20"/>
              </w:rPr>
              <w:t>:</w:t>
            </w:r>
            <w:r w:rsidRPr="005E36C8">
              <w:t xml:space="preserve"> </w:t>
            </w:r>
          </w:p>
          <w:p w14:paraId="6D98149C" w14:textId="77777777" w:rsidR="001D5826" w:rsidRPr="005E36C8" w:rsidRDefault="001D5826">
            <w:pPr>
              <w:pStyle w:val="TablesHeadingGSCyan"/>
              <w:framePr w:hSpace="0" w:wrap="auto" w:vAnchor="margin" w:hAnchor="text" w:yAlign="inline"/>
              <w:numPr>
                <w:ilvl w:val="0"/>
                <w:numId w:val="22"/>
              </w:numPr>
              <w:pBdr>
                <w:top w:val="single" w:sz="4" w:space="1" w:color="auto"/>
                <w:bottom w:val="single" w:sz="4" w:space="1" w:color="auto"/>
              </w:pBdr>
              <w:rPr>
                <w:caps w:val="0"/>
                <w:color w:val="4D4D4C"/>
                <w:sz w:val="20"/>
                <w:szCs w:val="20"/>
              </w:rPr>
            </w:pPr>
            <w:r w:rsidRPr="005E36C8">
              <w:rPr>
                <w:caps w:val="0"/>
                <w:color w:val="4D4D4C"/>
                <w:sz w:val="20"/>
                <w:szCs w:val="20"/>
              </w:rPr>
              <w:t>is informed by human rights analysis, including from UN human rights mechanisms (human rights treaty bodies, universal periodic review, special procedures)</w:t>
            </w:r>
          </w:p>
          <w:p w14:paraId="7E5B8A59" w14:textId="77777777" w:rsidR="001D5826" w:rsidRPr="005E36C8" w:rsidRDefault="001D5826">
            <w:pPr>
              <w:pStyle w:val="TablesHeadingGSCyan"/>
              <w:framePr w:hSpace="0" w:wrap="auto" w:vAnchor="margin" w:hAnchor="text" w:yAlign="inline"/>
              <w:numPr>
                <w:ilvl w:val="0"/>
                <w:numId w:val="22"/>
              </w:numPr>
              <w:pBdr>
                <w:top w:val="single" w:sz="4" w:space="1" w:color="auto"/>
                <w:bottom w:val="single" w:sz="4" w:space="1" w:color="auto"/>
              </w:pBdr>
              <w:rPr>
                <w:caps w:val="0"/>
                <w:color w:val="4D4D4C"/>
                <w:sz w:val="20"/>
                <w:szCs w:val="20"/>
              </w:rPr>
            </w:pPr>
            <w:r w:rsidRPr="005E36C8">
              <w:rPr>
                <w:caps w:val="0"/>
                <w:color w:val="4D4D4C"/>
                <w:sz w:val="20"/>
                <w:szCs w:val="20"/>
              </w:rPr>
              <w:t xml:space="preserve">includes measures to assist the government to </w:t>
            </w:r>
            <w:proofErr w:type="spellStart"/>
            <w:r w:rsidRPr="005E36C8">
              <w:rPr>
                <w:caps w:val="0"/>
                <w:color w:val="4D4D4C"/>
                <w:sz w:val="20"/>
                <w:szCs w:val="20"/>
              </w:rPr>
              <w:t>realise</w:t>
            </w:r>
            <w:proofErr w:type="spellEnd"/>
            <w:r w:rsidRPr="005E36C8">
              <w:rPr>
                <w:caps w:val="0"/>
                <w:color w:val="4D4D4C"/>
                <w:sz w:val="20"/>
                <w:szCs w:val="20"/>
              </w:rPr>
              <w:t xml:space="preserve"> (respect, protect and fulfil) human rights under international law and to implement human rights-related standards in national law (whichever is higher) </w:t>
            </w:r>
          </w:p>
          <w:p w14:paraId="18D764E8" w14:textId="77777777" w:rsidR="001D5826" w:rsidRPr="005E36C8" w:rsidRDefault="001D5826">
            <w:pPr>
              <w:pStyle w:val="TablesHeadingGSCyan"/>
              <w:framePr w:hSpace="0" w:wrap="auto" w:vAnchor="margin" w:hAnchor="text" w:yAlign="inline"/>
              <w:numPr>
                <w:ilvl w:val="0"/>
                <w:numId w:val="22"/>
              </w:numPr>
              <w:pBdr>
                <w:top w:val="single" w:sz="4" w:space="1" w:color="auto"/>
                <w:bottom w:val="single" w:sz="4" w:space="1" w:color="auto"/>
              </w:pBdr>
              <w:rPr>
                <w:caps w:val="0"/>
                <w:color w:val="4D4D4C"/>
                <w:sz w:val="20"/>
                <w:szCs w:val="20"/>
              </w:rPr>
            </w:pPr>
            <w:r w:rsidRPr="005E36C8">
              <w:rPr>
                <w:caps w:val="0"/>
                <w:color w:val="4D4D4C"/>
                <w:sz w:val="20"/>
                <w:szCs w:val="20"/>
              </w:rPr>
              <w:t xml:space="preserve">enhances the availability, accessibility and quality of benefits and services for potentially </w:t>
            </w:r>
            <w:proofErr w:type="spellStart"/>
            <w:r w:rsidRPr="005E36C8">
              <w:rPr>
                <w:caps w:val="0"/>
                <w:color w:val="4D4D4C"/>
                <w:sz w:val="20"/>
                <w:szCs w:val="20"/>
              </w:rPr>
              <w:t>marginali</w:t>
            </w:r>
            <w:r>
              <w:rPr>
                <w:caps w:val="0"/>
                <w:color w:val="4D4D4C"/>
                <w:sz w:val="20"/>
                <w:szCs w:val="20"/>
              </w:rPr>
              <w:t>s</w:t>
            </w:r>
            <w:r w:rsidRPr="005E36C8">
              <w:rPr>
                <w:caps w:val="0"/>
                <w:color w:val="4D4D4C"/>
                <w:sz w:val="20"/>
                <w:szCs w:val="20"/>
              </w:rPr>
              <w:t>ed</w:t>
            </w:r>
            <w:proofErr w:type="spellEnd"/>
            <w:r w:rsidRPr="005E36C8">
              <w:rPr>
                <w:caps w:val="0"/>
                <w:color w:val="4D4D4C"/>
                <w:sz w:val="20"/>
                <w:szCs w:val="20"/>
              </w:rPr>
              <w:t xml:space="preserve"> individuals and groups, and to increase their inclusion in decision-making processes that may impact them (consistent with the non-discrimination and equality human rights principle)</w:t>
            </w:r>
          </w:p>
          <w:p w14:paraId="1A46D367" w14:textId="77777777" w:rsidR="001D5826" w:rsidRPr="005E36C8" w:rsidRDefault="001D5826">
            <w:pPr>
              <w:pStyle w:val="TablesHeadingGSCyan"/>
              <w:framePr w:hSpace="0" w:wrap="auto" w:vAnchor="margin" w:hAnchor="text" w:yAlign="inline"/>
              <w:numPr>
                <w:ilvl w:val="0"/>
                <w:numId w:val="22"/>
              </w:numPr>
              <w:pBdr>
                <w:top w:val="single" w:sz="4" w:space="1" w:color="auto"/>
                <w:bottom w:val="single" w:sz="4" w:space="1" w:color="auto"/>
              </w:pBdr>
              <w:spacing w:line="276" w:lineRule="auto"/>
              <w:rPr>
                <w:caps w:val="0"/>
                <w:color w:val="4D4D4C"/>
                <w:sz w:val="20"/>
                <w:szCs w:val="20"/>
              </w:rPr>
            </w:pPr>
            <w:r>
              <w:rPr>
                <w:caps w:val="0"/>
                <w:color w:val="4D4D4C"/>
                <w:sz w:val="20"/>
                <w:szCs w:val="20"/>
              </w:rPr>
              <w:t>p</w:t>
            </w:r>
            <w:r w:rsidRPr="005E36C8">
              <w:rPr>
                <w:caps w:val="0"/>
                <w:color w:val="4D4D4C"/>
                <w:sz w:val="20"/>
                <w:szCs w:val="20"/>
              </w:rPr>
              <w:t xml:space="preserve">rovides reasonable accommodations to strengthen inclusivity and accessibility of project benefits and services to </w:t>
            </w:r>
            <w:proofErr w:type="gramStart"/>
            <w:r w:rsidRPr="005E36C8">
              <w:rPr>
                <w:caps w:val="0"/>
                <w:color w:val="4D4D4C"/>
                <w:sz w:val="20"/>
                <w:szCs w:val="20"/>
              </w:rPr>
              <w:t>persons</w:t>
            </w:r>
            <w:proofErr w:type="gramEnd"/>
            <w:r w:rsidRPr="005E36C8">
              <w:rPr>
                <w:caps w:val="0"/>
                <w:color w:val="4D4D4C"/>
                <w:sz w:val="20"/>
                <w:szCs w:val="20"/>
              </w:rPr>
              <w:t xml:space="preserve"> with disabilities.</w:t>
            </w:r>
          </w:p>
        </w:tc>
      </w:tr>
      <w:tr w:rsidR="001D5826" w:rsidRPr="005E36C8" w14:paraId="07C740A1" w14:textId="77777777" w:rsidTr="00992AF1">
        <w:trPr>
          <w:trHeight w:val="364"/>
        </w:trPr>
        <w:tc>
          <w:tcPr>
            <w:tcW w:w="5000" w:type="pct"/>
            <w:gridSpan w:val="3"/>
            <w:tcBorders>
              <w:top w:val="nil"/>
              <w:bottom w:val="single" w:sz="4" w:space="0" w:color="auto"/>
            </w:tcBorders>
            <w:shd w:val="clear" w:color="auto" w:fill="E6E5E5" w:themeFill="background2"/>
            <w:noWrap/>
            <w:vAlign w:val="top"/>
          </w:tcPr>
          <w:p w14:paraId="7BA4F30A" w14:textId="77777777" w:rsidR="001D5826" w:rsidRPr="002F0A46" w:rsidRDefault="001D5826" w:rsidP="00992AF1">
            <w:pPr>
              <w:rPr>
                <w:i/>
                <w:iCs/>
                <w:sz w:val="20"/>
                <w:szCs w:val="20"/>
              </w:rPr>
            </w:pPr>
            <w:r w:rsidRPr="002F0A46">
              <w:rPr>
                <w:i/>
                <w:iCs/>
                <w:sz w:val="20"/>
                <w:szCs w:val="20"/>
              </w:rPr>
              <w:t>The project developer is committed to ethical and responsible business operations. They adhere to international standards on respect for human rights, respect for the environment, fair labor practices, and transparency in business practices.</w:t>
            </w:r>
            <w:r>
              <w:rPr>
                <w:i/>
                <w:iCs/>
                <w:sz w:val="20"/>
                <w:szCs w:val="20"/>
              </w:rPr>
              <w:t xml:space="preserve"> </w:t>
            </w:r>
            <w:r w:rsidRPr="002F0A46">
              <w:rPr>
                <w:i/>
                <w:iCs/>
                <w:sz w:val="20"/>
                <w:szCs w:val="20"/>
              </w:rPr>
              <w:t>The project developer is</w:t>
            </w:r>
          </w:p>
          <w:p w14:paraId="020CBB13" w14:textId="77777777" w:rsidR="001D5826" w:rsidRPr="002F0A46" w:rsidRDefault="001D5826" w:rsidP="00992AF1">
            <w:pPr>
              <w:rPr>
                <w:i/>
                <w:iCs/>
                <w:sz w:val="20"/>
                <w:szCs w:val="20"/>
              </w:rPr>
            </w:pPr>
            <w:r w:rsidRPr="002F0A46">
              <w:rPr>
                <w:i/>
                <w:iCs/>
                <w:sz w:val="20"/>
                <w:szCs w:val="20"/>
              </w:rPr>
              <w:t>committed to respect and protect each one of the UDHR principles to all parties involved as</w:t>
            </w:r>
          </w:p>
          <w:p w14:paraId="3FE9C12E" w14:textId="3535F1EE" w:rsidR="001D5826" w:rsidRPr="002F0A46" w:rsidRDefault="001D5826" w:rsidP="007558C4">
            <w:pPr>
              <w:rPr>
                <w:i/>
                <w:iCs/>
                <w:sz w:val="20"/>
                <w:szCs w:val="20"/>
              </w:rPr>
            </w:pPr>
            <w:r w:rsidRPr="002F0A46">
              <w:rPr>
                <w:i/>
                <w:iCs/>
                <w:sz w:val="20"/>
                <w:szCs w:val="20"/>
              </w:rPr>
              <w:t xml:space="preserve">“The right to fair work conditions” or “The right to protection from discrimination”. </w:t>
            </w:r>
          </w:p>
          <w:p w14:paraId="05A4D3FC" w14:textId="77777777" w:rsidR="001D5826" w:rsidRPr="002F0A46" w:rsidRDefault="001D5826" w:rsidP="00992AF1">
            <w:pPr>
              <w:rPr>
                <w:i/>
                <w:iCs/>
                <w:sz w:val="20"/>
                <w:szCs w:val="20"/>
              </w:rPr>
            </w:pPr>
            <w:r w:rsidRPr="002F0A46">
              <w:rPr>
                <w:i/>
                <w:iCs/>
                <w:sz w:val="20"/>
                <w:szCs w:val="20"/>
              </w:rPr>
              <w:t>policies.</w:t>
            </w:r>
          </w:p>
          <w:p w14:paraId="1F652EF5" w14:textId="77777777" w:rsidR="001D5826" w:rsidRPr="00BF2666" w:rsidRDefault="001D5826" w:rsidP="00992AF1"/>
        </w:tc>
      </w:tr>
      <w:tr w:rsidR="001D5826" w:rsidRPr="005E36C8" w14:paraId="62EC4F8A" w14:textId="77777777" w:rsidTr="00992AF1">
        <w:trPr>
          <w:trHeight w:val="364"/>
        </w:trPr>
        <w:tc>
          <w:tcPr>
            <w:tcW w:w="5000" w:type="pct"/>
            <w:gridSpan w:val="3"/>
            <w:tcBorders>
              <w:top w:val="single" w:sz="4" w:space="0" w:color="auto"/>
              <w:bottom w:val="single" w:sz="4" w:space="0" w:color="auto"/>
            </w:tcBorders>
            <w:noWrap/>
            <w:vAlign w:val="top"/>
          </w:tcPr>
          <w:p w14:paraId="020708E1" w14:textId="77777777" w:rsidR="001D5826" w:rsidRPr="00DC08BD" w:rsidRDefault="001D5826" w:rsidP="00992AF1">
            <w:pPr>
              <w:pStyle w:val="TablesHeadingGSCyan"/>
              <w:framePr w:hSpace="0" w:wrap="auto" w:vAnchor="margin" w:hAnchor="text" w:yAlign="inline"/>
              <w:spacing w:line="276" w:lineRule="auto"/>
              <w:rPr>
                <w:b/>
                <w:bCs/>
                <w:caps w:val="0"/>
                <w:color w:val="171717" w:themeColor="background2" w:themeShade="1A"/>
              </w:rPr>
            </w:pPr>
            <w:r w:rsidRPr="001B5B6F">
              <w:rPr>
                <w:rStyle w:val="SmartLink1"/>
                <w:b/>
                <w:bCs/>
              </w:rPr>
              <w:t>P.2 |Gender Equality and Women’s Empowerment</w:t>
            </w:r>
          </w:p>
        </w:tc>
      </w:tr>
      <w:tr w:rsidR="001D5826" w:rsidRPr="005E36C8" w14:paraId="4C03373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EB45CFE" w14:textId="77777777" w:rsidR="001D5826" w:rsidRPr="005E36C8" w:rsidRDefault="001D5826" w:rsidP="00992AF1">
            <w:pPr>
              <w:pStyle w:val="TablesHeadingGSCyan"/>
              <w:framePr w:hSpace="0" w:wrap="auto" w:vAnchor="margin" w:hAnchor="text" w:yAlign="inline"/>
            </w:pPr>
            <w:r w:rsidRPr="00DB649E">
              <w:rPr>
                <w:rStyle w:val="SmartLink1"/>
                <w:sz w:val="20"/>
                <w:szCs w:val="22"/>
              </w:rPr>
              <w:t>P.2.1.1 |</w:t>
            </w:r>
          </w:p>
        </w:tc>
        <w:tc>
          <w:tcPr>
            <w:tcW w:w="3286" w:type="pct"/>
            <w:tcBorders>
              <w:top w:val="single" w:sz="4" w:space="0" w:color="auto"/>
              <w:left w:val="single" w:sz="4" w:space="0" w:color="auto"/>
              <w:bottom w:val="single" w:sz="4" w:space="0" w:color="auto"/>
              <w:right w:val="single" w:sz="4" w:space="0" w:color="auto"/>
            </w:tcBorders>
          </w:tcPr>
          <w:p w14:paraId="0860506C" w14:textId="77777777" w:rsidR="001D5826" w:rsidRPr="005E36C8" w:rsidRDefault="001D5826" w:rsidP="00992AF1">
            <w:pPr>
              <w:pStyle w:val="TablesHeadingGSCyan"/>
              <w:framePr w:hSpace="0" w:wrap="auto" w:vAnchor="margin" w:hAnchor="text" w:yAlign="inline"/>
              <w:spacing w:line="276" w:lineRule="auto"/>
            </w:pPr>
            <w:r w:rsidRPr="005E36C8">
              <w:rPr>
                <w:caps w:val="0"/>
                <w:color w:val="4D4D4C"/>
                <w:sz w:val="20"/>
                <w:szCs w:val="20"/>
              </w:rPr>
              <w:t>Have women’s groups/leaders raised gender equality concerns regarding the project, (e.g., during the stakeholder engagement process, grievance processes, public statements)?</w:t>
            </w:r>
          </w:p>
        </w:tc>
        <w:tc>
          <w:tcPr>
            <w:tcW w:w="952" w:type="pct"/>
            <w:tcBorders>
              <w:top w:val="single" w:sz="4" w:space="0" w:color="auto"/>
              <w:left w:val="single" w:sz="4" w:space="0" w:color="auto"/>
              <w:bottom w:val="single" w:sz="4" w:space="0" w:color="auto"/>
            </w:tcBorders>
          </w:tcPr>
          <w:p w14:paraId="71F9F208"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142124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CC722F5"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56894433"/>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1E94C2D5" w14:textId="77777777" w:rsidR="001D5826" w:rsidRPr="00B97128" w:rsidRDefault="001D5826" w:rsidP="00992AF1">
            <w:pPr>
              <w:rPr>
                <w:color w:val="auto"/>
              </w:rPr>
            </w:pPr>
          </w:p>
        </w:tc>
      </w:tr>
      <w:tr w:rsidR="001D5826" w:rsidRPr="005E36C8" w14:paraId="41ED644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26986DB" w14:textId="77777777" w:rsidR="001D5826" w:rsidRPr="005E36C8" w:rsidRDefault="001D5826" w:rsidP="00992AF1">
            <w:pPr>
              <w:pStyle w:val="TablesHeadingGSCyan"/>
              <w:framePr w:hSpace="0" w:wrap="auto" w:vAnchor="margin" w:hAnchor="text" w:yAlign="inline"/>
            </w:pPr>
            <w:r w:rsidRPr="00A42C21">
              <w:rPr>
                <w:rStyle w:val="SmartLink1"/>
                <w:sz w:val="20"/>
                <w:szCs w:val="22"/>
              </w:rPr>
              <w:t>P.2.1.2 |</w:t>
            </w:r>
          </w:p>
        </w:tc>
        <w:tc>
          <w:tcPr>
            <w:tcW w:w="3286" w:type="pct"/>
            <w:tcBorders>
              <w:top w:val="single" w:sz="4" w:space="0" w:color="auto"/>
              <w:left w:val="single" w:sz="4" w:space="0" w:color="auto"/>
              <w:bottom w:val="single" w:sz="4" w:space="0" w:color="auto"/>
              <w:right w:val="single" w:sz="4" w:space="0" w:color="auto"/>
            </w:tcBorders>
          </w:tcPr>
          <w:p w14:paraId="1567458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7B486F">
              <w:rPr>
                <w:caps w:val="0"/>
                <w:color w:val="4D4D4C"/>
                <w:sz w:val="20"/>
                <w:szCs w:val="20"/>
              </w:rPr>
              <w:t>Does the project undermine the principles of non-discrimination, equal treatment, and equal pay for equal work?</w:t>
            </w:r>
          </w:p>
        </w:tc>
        <w:tc>
          <w:tcPr>
            <w:tcW w:w="952" w:type="pct"/>
            <w:tcBorders>
              <w:top w:val="single" w:sz="4" w:space="0" w:color="auto"/>
              <w:left w:val="single" w:sz="4" w:space="0" w:color="auto"/>
              <w:bottom w:val="single" w:sz="4" w:space="0" w:color="auto"/>
            </w:tcBorders>
          </w:tcPr>
          <w:p w14:paraId="35E3B200"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6542878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B306EEE"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7761144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0C1CA4DD" w14:textId="77777777" w:rsidR="001D5826" w:rsidRPr="00B97128" w:rsidRDefault="001D5826" w:rsidP="00992AF1">
            <w:pPr>
              <w:pStyle w:val="TablesHeadingGSCyan"/>
              <w:framePr w:hSpace="0" w:wrap="auto" w:vAnchor="margin" w:hAnchor="text" w:yAlign="inline"/>
              <w:spacing w:line="276" w:lineRule="auto"/>
              <w:rPr>
                <w:caps w:val="0"/>
                <w:color w:val="auto"/>
                <w:sz w:val="20"/>
                <w:szCs w:val="20"/>
              </w:rPr>
            </w:pPr>
          </w:p>
        </w:tc>
      </w:tr>
      <w:tr w:rsidR="001D5826" w:rsidRPr="005E36C8" w14:paraId="2360653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B2C3E19" w14:textId="77777777" w:rsidR="001D5826" w:rsidRPr="005E36C8" w:rsidRDefault="001D5826" w:rsidP="00992AF1">
            <w:pPr>
              <w:pStyle w:val="TablesHeadingGSCyan"/>
              <w:framePr w:hSpace="0" w:wrap="auto" w:vAnchor="margin" w:hAnchor="text" w:yAlign="inline"/>
              <w:spacing w:line="276" w:lineRule="auto"/>
            </w:pPr>
            <w:r w:rsidRPr="00A42C21">
              <w:rPr>
                <w:rStyle w:val="SmartLink1"/>
                <w:sz w:val="20"/>
                <w:szCs w:val="22"/>
              </w:rPr>
              <w:t>P.2.1.2 |</w:t>
            </w:r>
          </w:p>
        </w:tc>
        <w:tc>
          <w:tcPr>
            <w:tcW w:w="3286" w:type="pct"/>
            <w:tcBorders>
              <w:top w:val="single" w:sz="4" w:space="0" w:color="auto"/>
              <w:left w:val="single" w:sz="4" w:space="0" w:color="auto"/>
              <w:bottom w:val="single" w:sz="4" w:space="0" w:color="auto"/>
              <w:right w:val="single" w:sz="4" w:space="0" w:color="auto"/>
            </w:tcBorders>
          </w:tcPr>
          <w:p w14:paraId="7B57242A"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BC6E4E">
              <w:rPr>
                <w:caps w:val="0"/>
                <w:color w:val="4D4D4C"/>
                <w:sz w:val="20"/>
                <w:szCs w:val="20"/>
              </w:rPr>
              <w:t>Does the project prevent men and women from having equal opportunities to participate in identified tasks and activities, whether through paid work, volunteer work, or community contributions, as appropriate?</w:t>
            </w:r>
          </w:p>
        </w:tc>
        <w:tc>
          <w:tcPr>
            <w:tcW w:w="952" w:type="pct"/>
            <w:tcBorders>
              <w:top w:val="single" w:sz="4" w:space="0" w:color="auto"/>
              <w:left w:val="single" w:sz="4" w:space="0" w:color="auto"/>
              <w:bottom w:val="single" w:sz="4" w:space="0" w:color="auto"/>
            </w:tcBorders>
          </w:tcPr>
          <w:p w14:paraId="59134C5A"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8202816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4650484"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0799580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426B2467" w14:textId="77777777" w:rsidR="001D5826" w:rsidRPr="00B97128" w:rsidRDefault="001D5826" w:rsidP="00992AF1">
            <w:pPr>
              <w:pStyle w:val="TablesHeadingGSCyan"/>
              <w:framePr w:hSpace="0" w:wrap="auto" w:vAnchor="margin" w:hAnchor="text" w:yAlign="inline"/>
              <w:spacing w:line="276" w:lineRule="auto"/>
              <w:rPr>
                <w:caps w:val="0"/>
                <w:color w:val="auto"/>
                <w:sz w:val="20"/>
                <w:szCs w:val="20"/>
              </w:rPr>
            </w:pPr>
          </w:p>
        </w:tc>
      </w:tr>
      <w:tr w:rsidR="001D5826" w:rsidRPr="005E36C8" w14:paraId="0142773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41730F1" w14:textId="77777777" w:rsidR="001D5826" w:rsidRPr="005E36C8" w:rsidRDefault="001D5826" w:rsidP="00992AF1">
            <w:pPr>
              <w:pStyle w:val="TablesHeadingGSCyan"/>
              <w:framePr w:hSpace="0" w:wrap="auto" w:vAnchor="margin" w:hAnchor="text" w:yAlign="inline"/>
              <w:spacing w:line="276" w:lineRule="auto"/>
            </w:pPr>
            <w:r w:rsidRPr="00A42C21">
              <w:rPr>
                <w:rStyle w:val="SmartLink1"/>
                <w:sz w:val="20"/>
                <w:szCs w:val="22"/>
              </w:rPr>
              <w:t>P.2.1.2 |</w:t>
            </w:r>
          </w:p>
        </w:tc>
        <w:tc>
          <w:tcPr>
            <w:tcW w:w="3286" w:type="pct"/>
            <w:tcBorders>
              <w:top w:val="single" w:sz="4" w:space="0" w:color="auto"/>
              <w:left w:val="single" w:sz="4" w:space="0" w:color="auto"/>
              <w:bottom w:val="single" w:sz="4" w:space="0" w:color="auto"/>
              <w:right w:val="single" w:sz="4" w:space="0" w:color="auto"/>
            </w:tcBorders>
          </w:tcPr>
          <w:p w14:paraId="48BD581B" w14:textId="77777777" w:rsidR="001D5826" w:rsidRPr="00BC6E4E" w:rsidRDefault="001D5826" w:rsidP="00992AF1">
            <w:pPr>
              <w:pStyle w:val="TablesHeadingGSCyan"/>
              <w:framePr w:hSpace="0" w:wrap="auto" w:vAnchor="margin" w:hAnchor="text" w:yAlign="inline"/>
              <w:spacing w:line="276" w:lineRule="auto"/>
              <w:rPr>
                <w:caps w:val="0"/>
                <w:color w:val="4D4D4C"/>
                <w:sz w:val="20"/>
                <w:szCs w:val="20"/>
              </w:rPr>
            </w:pPr>
            <w:r w:rsidRPr="00860063">
              <w:rPr>
                <w:caps w:val="0"/>
                <w:color w:val="4D4D4C"/>
                <w:sz w:val="20"/>
                <w:szCs w:val="20"/>
              </w:rPr>
              <w:t xml:space="preserve">Does the project </w:t>
            </w:r>
            <w:r>
              <w:rPr>
                <w:caps w:val="0"/>
                <w:color w:val="4D4D4C"/>
                <w:sz w:val="20"/>
                <w:szCs w:val="20"/>
              </w:rPr>
              <w:t>limit</w:t>
            </w:r>
            <w:r w:rsidRPr="00860063">
              <w:rPr>
                <w:caps w:val="0"/>
                <w:color w:val="4D4D4C"/>
                <w:sz w:val="20"/>
                <w:szCs w:val="20"/>
              </w:rPr>
              <w:t xml:space="preserve"> the participation of women or men based on pregnancy, maternity/paternity leave, or marital status?</w:t>
            </w:r>
          </w:p>
        </w:tc>
        <w:tc>
          <w:tcPr>
            <w:tcW w:w="952" w:type="pct"/>
            <w:tcBorders>
              <w:top w:val="single" w:sz="4" w:space="0" w:color="auto"/>
              <w:left w:val="single" w:sz="4" w:space="0" w:color="auto"/>
              <w:bottom w:val="single" w:sz="4" w:space="0" w:color="auto"/>
            </w:tcBorders>
          </w:tcPr>
          <w:p w14:paraId="22E9D362"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4563118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F5F2CB1"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0561236"/>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67DBED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DE35410" w14:textId="77777777" w:rsidR="001D5826" w:rsidRPr="00A42C21" w:rsidRDefault="001D5826" w:rsidP="00992AF1">
            <w:pPr>
              <w:pStyle w:val="TablesHeadingGSCyan"/>
              <w:framePr w:hSpace="0" w:wrap="auto" w:vAnchor="margin" w:hAnchor="text" w:yAlign="inline"/>
              <w:spacing w:line="276" w:lineRule="auto"/>
              <w:rPr>
                <w:rStyle w:val="SmartLink1"/>
                <w:sz w:val="20"/>
                <w:szCs w:val="22"/>
              </w:rPr>
            </w:pPr>
            <w:r w:rsidRPr="00A42C21">
              <w:rPr>
                <w:rStyle w:val="SmartLink1"/>
                <w:sz w:val="20"/>
                <w:szCs w:val="22"/>
              </w:rPr>
              <w:t>P.2.1.2 |</w:t>
            </w:r>
          </w:p>
        </w:tc>
        <w:tc>
          <w:tcPr>
            <w:tcW w:w="3286" w:type="pct"/>
            <w:tcBorders>
              <w:top w:val="single" w:sz="4" w:space="0" w:color="auto"/>
              <w:left w:val="single" w:sz="4" w:space="0" w:color="auto"/>
              <w:bottom w:val="single" w:sz="4" w:space="0" w:color="auto"/>
              <w:right w:val="single" w:sz="4" w:space="0" w:color="auto"/>
            </w:tcBorders>
          </w:tcPr>
          <w:p w14:paraId="451CCBAC" w14:textId="77777777" w:rsidR="001D5826" w:rsidRPr="00860063" w:rsidRDefault="001D5826" w:rsidP="00992AF1">
            <w:pPr>
              <w:pStyle w:val="TablesHeadingGSCyan"/>
              <w:framePr w:hSpace="0" w:wrap="auto" w:vAnchor="margin" w:hAnchor="text" w:yAlign="inline"/>
              <w:spacing w:line="276" w:lineRule="auto"/>
              <w:rPr>
                <w:caps w:val="0"/>
                <w:color w:val="4D4D4C"/>
                <w:sz w:val="20"/>
                <w:szCs w:val="20"/>
              </w:rPr>
            </w:pPr>
            <w:r w:rsidRPr="00755053">
              <w:rPr>
                <w:caps w:val="0"/>
                <w:color w:val="4D4D4C"/>
                <w:sz w:val="20"/>
                <w:szCs w:val="20"/>
              </w:rPr>
              <w:t>Is information about project objectives being communicated in a way that is inappropriate for the local context and not tailored to the methods of understanding of both women and men, which could hinder their participation?</w:t>
            </w:r>
          </w:p>
        </w:tc>
        <w:tc>
          <w:tcPr>
            <w:tcW w:w="952" w:type="pct"/>
            <w:tcBorders>
              <w:top w:val="single" w:sz="4" w:space="0" w:color="auto"/>
              <w:left w:val="single" w:sz="4" w:space="0" w:color="auto"/>
              <w:bottom w:val="single" w:sz="4" w:space="0" w:color="auto"/>
            </w:tcBorders>
          </w:tcPr>
          <w:p w14:paraId="7CBE4D0A"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3454026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B9E6462"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52436866"/>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5F2B0F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1103E7D" w14:textId="77777777" w:rsidR="001D5826" w:rsidRPr="00A42C21"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P.2.1.3 |</w:t>
            </w:r>
          </w:p>
        </w:tc>
        <w:tc>
          <w:tcPr>
            <w:tcW w:w="3286" w:type="pct"/>
            <w:tcBorders>
              <w:top w:val="single" w:sz="4" w:space="0" w:color="auto"/>
              <w:left w:val="single" w:sz="4" w:space="0" w:color="auto"/>
              <w:bottom w:val="single" w:sz="4" w:space="0" w:color="auto"/>
              <w:right w:val="single" w:sz="4" w:space="0" w:color="auto"/>
            </w:tcBorders>
          </w:tcPr>
          <w:p w14:paraId="773A145A" w14:textId="77777777" w:rsidR="001D5826" w:rsidRPr="00755053" w:rsidRDefault="001D5826" w:rsidP="00992AF1">
            <w:pPr>
              <w:pStyle w:val="TablesHeadingGSCyan"/>
              <w:framePr w:hSpace="0" w:wrap="auto" w:vAnchor="margin" w:hAnchor="text" w:yAlign="inline"/>
              <w:spacing w:line="276" w:lineRule="auto"/>
              <w:rPr>
                <w:caps w:val="0"/>
                <w:color w:val="4D4D4C"/>
                <w:sz w:val="20"/>
                <w:szCs w:val="20"/>
              </w:rPr>
            </w:pPr>
            <w:r w:rsidRPr="00A95ABD">
              <w:rPr>
                <w:caps w:val="0"/>
                <w:color w:val="4D4D4C"/>
                <w:sz w:val="20"/>
                <w:szCs w:val="20"/>
              </w:rPr>
              <w:t>Has the project assessed gender risks without referencing the country's gender strategy or equivalent national commitment?</w:t>
            </w:r>
          </w:p>
        </w:tc>
        <w:tc>
          <w:tcPr>
            <w:tcW w:w="952" w:type="pct"/>
            <w:tcBorders>
              <w:top w:val="single" w:sz="4" w:space="0" w:color="auto"/>
              <w:left w:val="single" w:sz="4" w:space="0" w:color="auto"/>
              <w:bottom w:val="single" w:sz="4" w:space="0" w:color="auto"/>
            </w:tcBorders>
          </w:tcPr>
          <w:p w14:paraId="0A2BC3D3"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4015383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C042455"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8320737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E9AD29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A7ABBC8" w14:textId="77777777" w:rsidR="001D5826"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lastRenderedPageBreak/>
              <w:t>P.2.1.4 |</w:t>
            </w:r>
          </w:p>
        </w:tc>
        <w:tc>
          <w:tcPr>
            <w:tcW w:w="3286" w:type="pct"/>
            <w:tcBorders>
              <w:top w:val="single" w:sz="4" w:space="0" w:color="auto"/>
              <w:left w:val="single" w:sz="4" w:space="0" w:color="auto"/>
              <w:bottom w:val="single" w:sz="4" w:space="0" w:color="auto"/>
              <w:right w:val="single" w:sz="4" w:space="0" w:color="auto"/>
            </w:tcBorders>
          </w:tcPr>
          <w:p w14:paraId="3182C445" w14:textId="77777777" w:rsidR="001D5826" w:rsidRPr="00A95ABD" w:rsidRDefault="001D5826" w:rsidP="00992AF1">
            <w:pPr>
              <w:pStyle w:val="TablesHeadingGSCyan"/>
              <w:framePr w:hSpace="0" w:wrap="auto" w:vAnchor="margin" w:hAnchor="text" w:yAlign="inline"/>
              <w:spacing w:line="276" w:lineRule="auto"/>
              <w:rPr>
                <w:caps w:val="0"/>
                <w:color w:val="4D4D4C"/>
                <w:sz w:val="20"/>
                <w:szCs w:val="20"/>
              </w:rPr>
            </w:pPr>
            <w:r w:rsidRPr="005B6F64">
              <w:rPr>
                <w:caps w:val="0"/>
                <w:color w:val="4D4D4C"/>
                <w:sz w:val="20"/>
                <w:szCs w:val="20"/>
              </w:rPr>
              <w:t>Ha</w:t>
            </w:r>
            <w:r>
              <w:rPr>
                <w:caps w:val="0"/>
                <w:color w:val="4D4D4C"/>
                <w:sz w:val="20"/>
                <w:szCs w:val="20"/>
              </w:rPr>
              <w:t>s</w:t>
            </w:r>
            <w:r w:rsidRPr="005B6F64">
              <w:rPr>
                <w:caps w:val="0"/>
                <w:color w:val="4D4D4C"/>
                <w:sz w:val="20"/>
                <w:szCs w:val="20"/>
              </w:rPr>
              <w:t xml:space="preserve"> expert stakeholder</w:t>
            </w:r>
            <w:r>
              <w:rPr>
                <w:caps w:val="0"/>
                <w:color w:val="4D4D4C"/>
                <w:sz w:val="20"/>
                <w:szCs w:val="20"/>
              </w:rPr>
              <w:t>(</w:t>
            </w:r>
            <w:r w:rsidRPr="005B6F64">
              <w:rPr>
                <w:caps w:val="0"/>
                <w:color w:val="4D4D4C"/>
                <w:sz w:val="20"/>
                <w:szCs w:val="20"/>
              </w:rPr>
              <w:t>s</w:t>
            </w:r>
            <w:r>
              <w:rPr>
                <w:caps w:val="0"/>
                <w:color w:val="4D4D4C"/>
                <w:sz w:val="20"/>
                <w:szCs w:val="20"/>
              </w:rPr>
              <w:t>)</w:t>
            </w:r>
            <w:r w:rsidRPr="005B6F64">
              <w:rPr>
                <w:caps w:val="0"/>
                <w:color w:val="4D4D4C"/>
                <w:sz w:val="20"/>
                <w:szCs w:val="20"/>
              </w:rPr>
              <w:t xml:space="preserve"> been involved, and has their input been requested for the project design on gender equality and women's empowerment?</w:t>
            </w:r>
          </w:p>
        </w:tc>
        <w:tc>
          <w:tcPr>
            <w:tcW w:w="952" w:type="pct"/>
            <w:tcBorders>
              <w:top w:val="single" w:sz="4" w:space="0" w:color="auto"/>
              <w:left w:val="single" w:sz="4" w:space="0" w:color="auto"/>
              <w:bottom w:val="single" w:sz="4" w:space="0" w:color="auto"/>
            </w:tcBorders>
          </w:tcPr>
          <w:p w14:paraId="00B05207"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1180066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7478A8C"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88305991"/>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555433A" w14:textId="77777777" w:rsidTr="00992AF1">
        <w:trPr>
          <w:trHeight w:val="364"/>
        </w:trPr>
        <w:tc>
          <w:tcPr>
            <w:tcW w:w="5000" w:type="pct"/>
            <w:gridSpan w:val="3"/>
            <w:tcBorders>
              <w:top w:val="single" w:sz="4" w:space="0" w:color="auto"/>
              <w:bottom w:val="single" w:sz="4" w:space="0" w:color="auto"/>
            </w:tcBorders>
            <w:noWrap/>
            <w:vAlign w:val="top"/>
          </w:tcPr>
          <w:p w14:paraId="748D8C88" w14:textId="77777777" w:rsidR="001D5826" w:rsidRPr="00855FF5" w:rsidRDefault="001D5826" w:rsidP="00992AF1">
            <w:pPr>
              <w:pStyle w:val="TablesHeadingGSCyan"/>
              <w:framePr w:hSpace="0" w:wrap="auto" w:vAnchor="margin" w:hAnchor="text" w:yAlign="inline"/>
              <w:spacing w:line="276" w:lineRule="auto"/>
              <w:rPr>
                <w:caps w:val="0"/>
                <w:color w:val="4D4D4C"/>
                <w:sz w:val="20"/>
                <w:szCs w:val="20"/>
              </w:rPr>
            </w:pPr>
            <w:r w:rsidRPr="00770304">
              <w:rPr>
                <w:caps w:val="0"/>
                <w:sz w:val="20"/>
                <w:szCs w:val="22"/>
              </w:rPr>
              <w:t>If the answer to any of the questions above is "yes," please explain the reason and how the project will ensure compliance with applicable requirements.</w:t>
            </w:r>
          </w:p>
        </w:tc>
      </w:tr>
      <w:tr w:rsidR="001D5826" w:rsidRPr="005E36C8" w14:paraId="28499060"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300F1CB" w14:textId="77777777"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 xml:space="preserve">Local context has been integrated into </w:t>
            </w:r>
            <w:proofErr w:type="gramStart"/>
            <w:r w:rsidRPr="002F0A46">
              <w:rPr>
                <w:i/>
                <w:iCs/>
                <w:caps w:val="0"/>
                <w:color w:val="4D4D4C"/>
                <w:sz w:val="20"/>
                <w:szCs w:val="20"/>
              </w:rPr>
              <w:t>the project</w:t>
            </w:r>
            <w:proofErr w:type="gramEnd"/>
            <w:r w:rsidRPr="002F0A46">
              <w:rPr>
                <w:i/>
                <w:iCs/>
                <w:caps w:val="0"/>
                <w:color w:val="4D4D4C"/>
                <w:sz w:val="20"/>
                <w:szCs w:val="20"/>
              </w:rPr>
              <w:t xml:space="preserve"> design (i.e. in-community direct contact,</w:t>
            </w:r>
          </w:p>
          <w:p w14:paraId="3648DDFA" w14:textId="77777777" w:rsidR="001D5826" w:rsidRPr="002F0A46" w:rsidRDefault="001D5826" w:rsidP="00992AF1">
            <w:pPr>
              <w:rPr>
                <w:i/>
                <w:iCs/>
                <w:sz w:val="20"/>
                <w:szCs w:val="20"/>
              </w:rPr>
            </w:pPr>
            <w:r w:rsidRPr="002F0A46">
              <w:rPr>
                <w:i/>
                <w:iCs/>
                <w:sz w:val="20"/>
                <w:szCs w:val="20"/>
              </w:rPr>
              <w:t>phone lines, etc. instead of relying only on virtual portals).</w:t>
            </w:r>
            <w:r>
              <w:rPr>
                <w:i/>
                <w:iCs/>
                <w:sz w:val="20"/>
                <w:szCs w:val="20"/>
              </w:rPr>
              <w:t xml:space="preserve"> </w:t>
            </w:r>
            <w:r w:rsidRPr="002F0A46">
              <w:rPr>
                <w:i/>
                <w:iCs/>
                <w:sz w:val="20"/>
                <w:szCs w:val="20"/>
              </w:rPr>
              <w:t>Additionally, the project</w:t>
            </w:r>
          </w:p>
          <w:p w14:paraId="24788282" w14:textId="77777777" w:rsidR="001D5826" w:rsidRPr="002F0A46" w:rsidRDefault="001D5826" w:rsidP="00992AF1">
            <w:pPr>
              <w:rPr>
                <w:i/>
                <w:iCs/>
                <w:sz w:val="20"/>
                <w:szCs w:val="20"/>
              </w:rPr>
            </w:pPr>
            <w:proofErr w:type="gramStart"/>
            <w:r w:rsidRPr="002F0A46">
              <w:rPr>
                <w:i/>
                <w:iCs/>
                <w:sz w:val="20"/>
                <w:szCs w:val="20"/>
              </w:rPr>
              <w:t>developer offers</w:t>
            </w:r>
            <w:proofErr w:type="gramEnd"/>
            <w:r w:rsidRPr="002F0A46">
              <w:rPr>
                <w:i/>
                <w:iCs/>
                <w:sz w:val="20"/>
                <w:szCs w:val="20"/>
              </w:rPr>
              <w:t xml:space="preserve"> </w:t>
            </w:r>
            <w:proofErr w:type="gramStart"/>
            <w:r w:rsidRPr="002F0A46">
              <w:rPr>
                <w:i/>
                <w:iCs/>
                <w:sz w:val="20"/>
                <w:szCs w:val="20"/>
              </w:rPr>
              <w:t>equals</w:t>
            </w:r>
            <w:proofErr w:type="gramEnd"/>
            <w:r w:rsidRPr="002F0A46">
              <w:rPr>
                <w:i/>
                <w:iCs/>
                <w:sz w:val="20"/>
                <w:szCs w:val="20"/>
              </w:rPr>
              <w:t xml:space="preserve"> opportunities to everyone, irrespective of their gender, race, age,</w:t>
            </w:r>
          </w:p>
          <w:p w14:paraId="4E18CBA6" w14:textId="2BEBB859" w:rsidR="001D5826" w:rsidRPr="007558C4" w:rsidRDefault="001D5826" w:rsidP="00992AF1">
            <w:pPr>
              <w:rPr>
                <w:i/>
                <w:iCs/>
                <w:sz w:val="20"/>
                <w:szCs w:val="20"/>
              </w:rPr>
            </w:pPr>
            <w:r w:rsidRPr="002F0A46">
              <w:rPr>
                <w:i/>
                <w:iCs/>
                <w:sz w:val="20"/>
                <w:szCs w:val="20"/>
              </w:rPr>
              <w:t xml:space="preserve">physical ability. Their Fair Pay principles, from </w:t>
            </w:r>
            <w:r w:rsidR="00475682">
              <w:rPr>
                <w:i/>
                <w:iCs/>
                <w:sz w:val="20"/>
                <w:szCs w:val="20"/>
              </w:rPr>
              <w:t>Man and Man Enterprise</w:t>
            </w:r>
            <w:r w:rsidRPr="002F0A46">
              <w:rPr>
                <w:i/>
                <w:iCs/>
                <w:sz w:val="20"/>
                <w:szCs w:val="20"/>
              </w:rPr>
              <w:t>s Code of Conduct, also commits them</w:t>
            </w:r>
            <w:r w:rsidR="007558C4">
              <w:rPr>
                <w:i/>
                <w:iCs/>
                <w:sz w:val="20"/>
                <w:szCs w:val="20"/>
              </w:rPr>
              <w:t xml:space="preserve"> </w:t>
            </w:r>
            <w:r w:rsidRPr="002F0A46">
              <w:rPr>
                <w:i/>
                <w:iCs/>
                <w:sz w:val="20"/>
                <w:szCs w:val="20"/>
              </w:rPr>
              <w:t xml:space="preserve">not to pay differently due to gender, ethnicity or other </w:t>
            </w:r>
            <w:proofErr w:type="gramStart"/>
            <w:r w:rsidRPr="002F0A46">
              <w:rPr>
                <w:i/>
                <w:iCs/>
                <w:sz w:val="20"/>
                <w:szCs w:val="20"/>
              </w:rPr>
              <w:t>characteristics..</w:t>
            </w:r>
            <w:proofErr w:type="gramEnd"/>
          </w:p>
        </w:tc>
      </w:tr>
      <w:tr w:rsidR="001D5826" w:rsidRPr="005E36C8" w14:paraId="1A29A02F" w14:textId="77777777" w:rsidTr="00992AF1">
        <w:trPr>
          <w:trHeight w:val="364"/>
        </w:trPr>
        <w:tc>
          <w:tcPr>
            <w:tcW w:w="4047" w:type="pct"/>
            <w:gridSpan w:val="2"/>
            <w:tcBorders>
              <w:top w:val="single" w:sz="4" w:space="0" w:color="auto"/>
              <w:bottom w:val="single" w:sz="4" w:space="0" w:color="auto"/>
              <w:right w:val="single" w:sz="4" w:space="0" w:color="auto"/>
            </w:tcBorders>
            <w:noWrap/>
            <w:vAlign w:val="top"/>
          </w:tcPr>
          <w:p w14:paraId="29346A06" w14:textId="77777777" w:rsidR="001D5826" w:rsidRPr="005E6515" w:rsidRDefault="001D5826" w:rsidP="00992AF1">
            <w:pPr>
              <w:pStyle w:val="TablesHeadingGSCyan"/>
              <w:framePr w:hSpace="0" w:wrap="auto" w:vAnchor="margin" w:hAnchor="text" w:yAlign="inline"/>
              <w:spacing w:line="276" w:lineRule="auto"/>
              <w:rPr>
                <w:caps w:val="0"/>
              </w:rPr>
            </w:pPr>
            <w:r w:rsidRPr="005E6515">
              <w:rPr>
                <w:caps w:val="0"/>
                <w:sz w:val="20"/>
                <w:szCs w:val="22"/>
              </w:rPr>
              <w:t>Would the project potentially involve or lead to:</w:t>
            </w:r>
          </w:p>
        </w:tc>
        <w:tc>
          <w:tcPr>
            <w:tcW w:w="953" w:type="pct"/>
            <w:tcBorders>
              <w:top w:val="single" w:sz="4" w:space="0" w:color="auto"/>
              <w:left w:val="single" w:sz="4" w:space="0" w:color="auto"/>
              <w:bottom w:val="single" w:sz="4" w:space="0" w:color="auto"/>
            </w:tcBorders>
          </w:tcPr>
          <w:p w14:paraId="5AD43607"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p>
        </w:tc>
      </w:tr>
      <w:tr w:rsidR="001D5826" w:rsidRPr="005E36C8" w14:paraId="336D0F1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9F2E54B" w14:textId="77777777" w:rsidR="001D5826" w:rsidRPr="005E36C8" w:rsidRDefault="001D5826" w:rsidP="00992AF1">
            <w:pPr>
              <w:pStyle w:val="TablesHeadingGSCyan"/>
              <w:framePr w:hSpace="0" w:wrap="auto" w:vAnchor="margin" w:hAnchor="text" w:yAlign="inline"/>
              <w:spacing w:line="276" w:lineRule="auto"/>
            </w:pPr>
            <w:r w:rsidRPr="00DB649E">
              <w:rPr>
                <w:rStyle w:val="SmartLink1"/>
                <w:sz w:val="20"/>
                <w:szCs w:val="22"/>
              </w:rPr>
              <w:t>P.2.1.1 |</w:t>
            </w:r>
          </w:p>
        </w:tc>
        <w:tc>
          <w:tcPr>
            <w:tcW w:w="3285" w:type="pct"/>
            <w:tcBorders>
              <w:top w:val="single" w:sz="4" w:space="0" w:color="auto"/>
              <w:left w:val="single" w:sz="4" w:space="0" w:color="auto"/>
              <w:bottom w:val="single" w:sz="4" w:space="0" w:color="auto"/>
              <w:right w:val="single" w:sz="4" w:space="0" w:color="auto"/>
            </w:tcBorders>
            <w:vAlign w:val="top"/>
          </w:tcPr>
          <w:p w14:paraId="06534D42"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on gender equality and/or the situation of women and girls?</w:t>
            </w:r>
          </w:p>
        </w:tc>
        <w:tc>
          <w:tcPr>
            <w:tcW w:w="953" w:type="pct"/>
            <w:tcBorders>
              <w:top w:val="single" w:sz="4" w:space="0" w:color="auto"/>
              <w:left w:val="single" w:sz="4" w:space="0" w:color="auto"/>
              <w:bottom w:val="single" w:sz="4" w:space="0" w:color="auto"/>
            </w:tcBorders>
          </w:tcPr>
          <w:p w14:paraId="44C79CBE"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903172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8D4EE9B" w14:textId="77777777" w:rsidR="001D5826" w:rsidRPr="00B97128" w:rsidDel="00A63097" w:rsidRDefault="00620877" w:rsidP="00992AF1">
            <w:pPr>
              <w:rPr>
                <w:color w:val="auto"/>
              </w:rPr>
            </w:pPr>
            <w:sdt>
              <w:sdtPr>
                <w:rPr>
                  <w:caps/>
                  <w:color w:val="auto"/>
                  <w:sz w:val="20"/>
                  <w:szCs w:val="20"/>
                </w:rPr>
                <w:id w:val="1165390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BD27205"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66483075"/>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0B85BC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9E9E1EA" w14:textId="77777777" w:rsidR="001D5826" w:rsidRPr="00DB649E" w:rsidRDefault="001D5826" w:rsidP="00992AF1">
            <w:pPr>
              <w:pStyle w:val="TablesHeadingGSCyan"/>
              <w:framePr w:hSpace="0" w:wrap="auto" w:vAnchor="margin" w:hAnchor="text" w:yAlign="inline"/>
              <w:spacing w:line="276" w:lineRule="auto"/>
              <w:rPr>
                <w:rStyle w:val="SmartLink1"/>
                <w:sz w:val="20"/>
                <w:szCs w:val="22"/>
              </w:rPr>
            </w:pPr>
            <w:r w:rsidRPr="00DB649E">
              <w:rPr>
                <w:rStyle w:val="SmartLink1"/>
                <w:sz w:val="20"/>
                <w:szCs w:val="22"/>
              </w:rPr>
              <w:t>P.2.1.1 |</w:t>
            </w:r>
          </w:p>
        </w:tc>
        <w:tc>
          <w:tcPr>
            <w:tcW w:w="3285" w:type="pct"/>
            <w:tcBorders>
              <w:top w:val="single" w:sz="4" w:space="0" w:color="auto"/>
              <w:left w:val="single" w:sz="4" w:space="0" w:color="auto"/>
              <w:bottom w:val="single" w:sz="4" w:space="0" w:color="auto"/>
              <w:right w:val="single" w:sz="4" w:space="0" w:color="auto"/>
            </w:tcBorders>
          </w:tcPr>
          <w:p w14:paraId="1C8CBD0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exacerbation of risks of gender-based violence? For example, through the influx of workers to a community, changes in community and household power dynamics, increased exposure to unsafe public places and/or transport, etc.</w:t>
            </w:r>
          </w:p>
        </w:tc>
        <w:tc>
          <w:tcPr>
            <w:tcW w:w="953" w:type="pct"/>
            <w:tcBorders>
              <w:top w:val="single" w:sz="4" w:space="0" w:color="auto"/>
              <w:left w:val="single" w:sz="4" w:space="0" w:color="auto"/>
              <w:bottom w:val="single" w:sz="4" w:space="0" w:color="auto"/>
            </w:tcBorders>
          </w:tcPr>
          <w:p w14:paraId="5E3D7D0E"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834735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7F35A0C" w14:textId="454966EF" w:rsidR="001D5826" w:rsidRPr="00B97128" w:rsidDel="00A63097" w:rsidRDefault="00620877" w:rsidP="00992AF1">
            <w:pPr>
              <w:rPr>
                <w:color w:val="auto"/>
              </w:rPr>
            </w:pPr>
            <w:sdt>
              <w:sdtPr>
                <w:rPr>
                  <w:caps/>
                  <w:color w:val="auto"/>
                  <w:sz w:val="20"/>
                  <w:szCs w:val="20"/>
                </w:rPr>
                <w:id w:val="1610466322"/>
                <w14:checkbox>
                  <w14:checked w14:val="0"/>
                  <w14:checkedState w14:val="2612" w14:font="MS Gothic"/>
                  <w14:uncheckedState w14:val="2610" w14:font="MS Gothic"/>
                </w14:checkbox>
              </w:sdtPr>
              <w:sdtEndPr/>
              <w:sdtContent>
                <w:r w:rsidR="00AF0383">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DD28801" w14:textId="72386FAA"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28924599"/>
                <w14:checkbox>
                  <w14:checked w14:val="1"/>
                  <w14:checkedState w14:val="2612" w14:font="MS Gothic"/>
                  <w14:uncheckedState w14:val="2610" w14:font="MS Gothic"/>
                </w14:checkbox>
              </w:sdtPr>
              <w:sdtEndPr/>
              <w:sdtContent>
                <w:r w:rsidR="00AF0383">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29BAF7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BA53A07" w14:textId="77777777" w:rsidR="001D5826" w:rsidRPr="005E36C8" w:rsidRDefault="001D5826" w:rsidP="00992AF1">
            <w:pPr>
              <w:pStyle w:val="TablesHeadingGSCyan"/>
              <w:framePr w:hSpace="0" w:wrap="auto" w:vAnchor="margin" w:hAnchor="text" w:yAlign="inline"/>
              <w:spacing w:line="276" w:lineRule="auto"/>
            </w:pPr>
            <w:r w:rsidRPr="00A42C21">
              <w:rPr>
                <w:rStyle w:val="SmartLink1"/>
                <w:sz w:val="20"/>
                <w:szCs w:val="22"/>
              </w:rPr>
              <w:t>P.2.1.2 |</w:t>
            </w:r>
          </w:p>
        </w:tc>
        <w:tc>
          <w:tcPr>
            <w:tcW w:w="3285" w:type="pct"/>
            <w:tcBorders>
              <w:top w:val="single" w:sz="4" w:space="0" w:color="auto"/>
              <w:left w:val="single" w:sz="4" w:space="0" w:color="auto"/>
              <w:bottom w:val="single" w:sz="4" w:space="0" w:color="auto"/>
              <w:right w:val="single" w:sz="4" w:space="0" w:color="auto"/>
            </w:tcBorders>
          </w:tcPr>
          <w:p w14:paraId="6CB017D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reproducing discriminations against women based on gender, especially regarding participation in design and implementation or access to opportunities and benefits?</w:t>
            </w:r>
          </w:p>
        </w:tc>
        <w:tc>
          <w:tcPr>
            <w:tcW w:w="953" w:type="pct"/>
            <w:tcBorders>
              <w:top w:val="single" w:sz="4" w:space="0" w:color="auto"/>
              <w:left w:val="single" w:sz="4" w:space="0" w:color="auto"/>
              <w:bottom w:val="single" w:sz="4" w:space="0" w:color="auto"/>
            </w:tcBorders>
          </w:tcPr>
          <w:p w14:paraId="3A8FE2F5"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2694476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D02A60C" w14:textId="77777777" w:rsidR="001D5826" w:rsidRPr="00B97128" w:rsidDel="00A63097" w:rsidRDefault="00620877" w:rsidP="00992AF1">
            <w:pPr>
              <w:rPr>
                <w:color w:val="auto"/>
              </w:rPr>
            </w:pPr>
            <w:sdt>
              <w:sdtPr>
                <w:rPr>
                  <w:caps/>
                  <w:color w:val="auto"/>
                  <w:sz w:val="20"/>
                  <w:szCs w:val="20"/>
                </w:rPr>
                <w:id w:val="40411909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9A8FA6B"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06466169"/>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830E1C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9A744D8" w14:textId="77777777" w:rsidR="001D5826" w:rsidRPr="005E36C8" w:rsidRDefault="001D5826" w:rsidP="00992AF1">
            <w:pPr>
              <w:pStyle w:val="TablesHeadingGSCyan"/>
              <w:framePr w:hSpace="0" w:wrap="auto" w:vAnchor="margin" w:hAnchor="text" w:yAlign="inline"/>
              <w:spacing w:line="276" w:lineRule="auto"/>
            </w:pPr>
            <w:r w:rsidRPr="00A42C21">
              <w:rPr>
                <w:rStyle w:val="SmartLink1"/>
                <w:sz w:val="20"/>
                <w:szCs w:val="22"/>
              </w:rPr>
              <w:t>P.2.1.2 |</w:t>
            </w:r>
          </w:p>
        </w:tc>
        <w:tc>
          <w:tcPr>
            <w:tcW w:w="3285" w:type="pct"/>
            <w:tcBorders>
              <w:top w:val="single" w:sz="4" w:space="0" w:color="auto"/>
              <w:left w:val="single" w:sz="4" w:space="0" w:color="auto"/>
              <w:bottom w:val="single" w:sz="4" w:space="0" w:color="auto"/>
              <w:right w:val="single" w:sz="4" w:space="0" w:color="auto"/>
            </w:tcBorders>
          </w:tcPr>
          <w:p w14:paraId="6108D96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limitations on women’s ability to use, develop and protect</w:t>
            </w:r>
            <w:r>
              <w:rPr>
                <w:caps w:val="0"/>
                <w:color w:val="4D4D4C"/>
                <w:sz w:val="20"/>
                <w:szCs w:val="20"/>
              </w:rPr>
              <w:t xml:space="preserve"> </w:t>
            </w:r>
            <w:r w:rsidRPr="005E36C8">
              <w:rPr>
                <w:caps w:val="0"/>
                <w:color w:val="4D4D4C"/>
                <w:sz w:val="20"/>
                <w:szCs w:val="20"/>
              </w:rPr>
              <w:t xml:space="preserve">natural resources, </w:t>
            </w:r>
            <w:proofErr w:type="gramStart"/>
            <w:r w:rsidRPr="005E36C8">
              <w:rPr>
                <w:caps w:val="0"/>
                <w:color w:val="4D4D4C"/>
                <w:sz w:val="20"/>
                <w:szCs w:val="20"/>
              </w:rPr>
              <w:t>taking into account</w:t>
            </w:r>
            <w:proofErr w:type="gramEnd"/>
            <w:r w:rsidRPr="005E36C8">
              <w:rPr>
                <w:caps w:val="0"/>
                <w:color w:val="4D4D4C"/>
                <w:sz w:val="20"/>
                <w:szCs w:val="20"/>
              </w:rPr>
              <w:t xml:space="preserve"> different</w:t>
            </w:r>
            <w:r>
              <w:rPr>
                <w:caps w:val="0"/>
                <w:color w:val="4D4D4C"/>
                <w:sz w:val="20"/>
                <w:szCs w:val="20"/>
              </w:rPr>
              <w:t xml:space="preserve"> </w:t>
            </w:r>
            <w:r w:rsidRPr="005E36C8">
              <w:rPr>
                <w:caps w:val="0"/>
                <w:color w:val="4D4D4C"/>
                <w:sz w:val="20"/>
                <w:szCs w:val="20"/>
              </w:rPr>
              <w:t>roles and positions of women and men in accessing environmental goods and services?</w:t>
            </w:r>
          </w:p>
          <w:p w14:paraId="2B8A04F6"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For example, activities that could lead to natural resources degradation or depletion in communities who</w:t>
            </w:r>
            <w:r>
              <w:rPr>
                <w:caps w:val="0"/>
                <w:color w:val="4D4D4C"/>
                <w:sz w:val="20"/>
                <w:szCs w:val="20"/>
              </w:rPr>
              <w:t xml:space="preserve"> </w:t>
            </w:r>
            <w:r w:rsidRPr="005E36C8">
              <w:rPr>
                <w:caps w:val="0"/>
                <w:color w:val="4D4D4C"/>
                <w:sz w:val="20"/>
                <w:szCs w:val="20"/>
              </w:rPr>
              <w:t>depend on these resources for their livelihoods and well-being.</w:t>
            </w:r>
          </w:p>
        </w:tc>
        <w:tc>
          <w:tcPr>
            <w:tcW w:w="953" w:type="pct"/>
            <w:tcBorders>
              <w:top w:val="single" w:sz="4" w:space="0" w:color="auto"/>
              <w:left w:val="single" w:sz="4" w:space="0" w:color="auto"/>
              <w:bottom w:val="single" w:sz="4" w:space="0" w:color="auto"/>
            </w:tcBorders>
          </w:tcPr>
          <w:p w14:paraId="68ED2D74"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7621531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DF59E0B" w14:textId="77777777" w:rsidR="001D5826" w:rsidRPr="00B97128" w:rsidDel="00A63097" w:rsidRDefault="00620877" w:rsidP="00992AF1">
            <w:pPr>
              <w:rPr>
                <w:color w:val="auto"/>
              </w:rPr>
            </w:pPr>
            <w:sdt>
              <w:sdtPr>
                <w:rPr>
                  <w:caps/>
                  <w:color w:val="auto"/>
                  <w:sz w:val="20"/>
                  <w:szCs w:val="20"/>
                </w:rPr>
                <w:id w:val="100533294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2BD0336"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6927607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9F03928" w14:textId="77777777" w:rsidTr="00992AF1">
        <w:trPr>
          <w:trHeight w:val="364"/>
        </w:trPr>
        <w:tc>
          <w:tcPr>
            <w:tcW w:w="5000" w:type="pct"/>
            <w:gridSpan w:val="3"/>
            <w:tcBorders>
              <w:top w:val="single" w:sz="4" w:space="0" w:color="auto"/>
              <w:bottom w:val="single" w:sz="4" w:space="0" w:color="auto"/>
            </w:tcBorders>
            <w:noWrap/>
            <w:vAlign w:val="top"/>
          </w:tcPr>
          <w:p w14:paraId="765304E8" w14:textId="77777777" w:rsidR="001D5826" w:rsidRPr="004A0077" w:rsidRDefault="001D5826" w:rsidP="00992AF1">
            <w:pPr>
              <w:pStyle w:val="TablesHeadingGSCyan"/>
              <w:framePr w:hSpace="0" w:wrap="auto" w:vAnchor="margin" w:hAnchor="text" w:yAlign="inline"/>
              <w:spacing w:line="276" w:lineRule="auto"/>
              <w:rPr>
                <w:caps w:val="0"/>
                <w:sz w:val="20"/>
                <w:szCs w:val="22"/>
              </w:rPr>
            </w:pPr>
            <w:r w:rsidRPr="004A0077">
              <w:rPr>
                <w:caps w:val="0"/>
                <w:sz w:val="20"/>
                <w:szCs w:val="22"/>
              </w:rPr>
              <w:t>Briefly describe below how the project is addressing any identified risk to gender equality and women’s empowerment.</w:t>
            </w:r>
          </w:p>
        </w:tc>
      </w:tr>
      <w:tr w:rsidR="001D5826" w:rsidRPr="005E36C8" w14:paraId="6AD7221E"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F72CA33" w14:textId="5C620936" w:rsidR="00992DCE" w:rsidRPr="00992DCE" w:rsidRDefault="00992DCE" w:rsidP="00992DCE">
            <w:pPr>
              <w:pStyle w:val="TablesHeadingGSCyan"/>
              <w:framePr w:hSpace="0" w:wrap="auto" w:vAnchor="margin" w:hAnchor="text" w:yAlign="inline"/>
              <w:spacing w:line="276" w:lineRule="auto"/>
              <w:rPr>
                <w:i/>
                <w:iCs/>
                <w:caps w:val="0"/>
                <w:color w:val="4D4D4C"/>
                <w:sz w:val="20"/>
                <w:szCs w:val="20"/>
              </w:rPr>
            </w:pPr>
            <w:r w:rsidRPr="00992DCE">
              <w:rPr>
                <w:i/>
                <w:iCs/>
                <w:caps w:val="0"/>
                <w:color w:val="4D4D4C"/>
                <w:sz w:val="20"/>
                <w:szCs w:val="20"/>
              </w:rPr>
              <w:t>The project intends to contribute to Gender Equality, although gender equality is not included among the formally tracked SDGs. Women are primarily responsible for cooking activities and fuel use in the target households, and the introduction of improved cookstoves is expected to generate positive impacts, including time savings, reduced physical burden, and potential household cost savings.</w:t>
            </w:r>
          </w:p>
          <w:p w14:paraId="61C3E0BD" w14:textId="77777777" w:rsidR="00992DCE" w:rsidRPr="00992DCE" w:rsidRDefault="00992DCE" w:rsidP="00992DCE">
            <w:pPr>
              <w:pStyle w:val="TablesHeadingGSCyan"/>
              <w:framePr w:hSpace="0" w:wrap="auto" w:vAnchor="margin" w:hAnchor="text" w:yAlign="inline"/>
              <w:spacing w:line="276" w:lineRule="auto"/>
              <w:rPr>
                <w:i/>
                <w:iCs/>
                <w:caps w:val="0"/>
                <w:color w:val="4D4D4C"/>
                <w:sz w:val="20"/>
                <w:szCs w:val="20"/>
              </w:rPr>
            </w:pPr>
            <w:r w:rsidRPr="00992DCE">
              <w:rPr>
                <w:i/>
                <w:iCs/>
                <w:caps w:val="0"/>
                <w:color w:val="4D4D4C"/>
                <w:sz w:val="20"/>
                <w:szCs w:val="20"/>
              </w:rPr>
              <w:t>During project design, stakeholder consultations, and implementation, no significant gender-related risks were identified. The project does not introduce changes to land tenure, household ownership, income control, or community power structures, and does not involve activities that could reasonably give rise to gender-based harm or exclusion.</w:t>
            </w:r>
          </w:p>
          <w:p w14:paraId="3291A72D" w14:textId="77777777" w:rsidR="00992DCE" w:rsidRPr="00992DCE" w:rsidRDefault="00992DCE" w:rsidP="00992DCE">
            <w:pPr>
              <w:pStyle w:val="TablesHeadingGSCyan"/>
              <w:framePr w:hSpace="0" w:wrap="auto" w:vAnchor="margin" w:hAnchor="text" w:yAlign="inline"/>
              <w:spacing w:line="276" w:lineRule="auto"/>
              <w:rPr>
                <w:i/>
                <w:iCs/>
                <w:caps w:val="0"/>
                <w:color w:val="4D4D4C"/>
                <w:sz w:val="20"/>
                <w:szCs w:val="20"/>
              </w:rPr>
            </w:pPr>
            <w:r w:rsidRPr="00992DCE">
              <w:rPr>
                <w:i/>
                <w:iCs/>
                <w:caps w:val="0"/>
                <w:color w:val="4D4D4C"/>
                <w:sz w:val="20"/>
                <w:szCs w:val="20"/>
              </w:rPr>
              <w:t>The improved cookstoves are distributed at household level and used primarily by women, who are direct beneficiaries of the intervention. Basic guidance on safe and appropriate stove use is provided during distribution.</w:t>
            </w:r>
          </w:p>
          <w:p w14:paraId="18C72E22" w14:textId="77777777" w:rsidR="00992DCE" w:rsidRPr="00992DCE" w:rsidRDefault="00992DCE" w:rsidP="00992DCE">
            <w:pPr>
              <w:pStyle w:val="TablesHeadingGSCyan"/>
              <w:framePr w:hSpace="0" w:wrap="auto" w:vAnchor="margin" w:hAnchor="text" w:yAlign="inline"/>
              <w:spacing w:line="276" w:lineRule="auto"/>
              <w:rPr>
                <w:i/>
                <w:iCs/>
                <w:caps w:val="0"/>
                <w:color w:val="4D4D4C"/>
                <w:sz w:val="20"/>
                <w:szCs w:val="20"/>
              </w:rPr>
            </w:pPr>
            <w:r w:rsidRPr="00992DCE">
              <w:rPr>
                <w:i/>
                <w:iCs/>
                <w:caps w:val="0"/>
                <w:color w:val="4D4D4C"/>
                <w:sz w:val="20"/>
                <w:szCs w:val="20"/>
              </w:rPr>
              <w:t xml:space="preserve">Based on the above, the project is assessed as having low gender-related risk, while contributing positively to women’s wellbeing. Gender safeguarding principles are therefore </w:t>
            </w:r>
            <w:r w:rsidRPr="00992DCE">
              <w:rPr>
                <w:i/>
                <w:iCs/>
                <w:caps w:val="0"/>
                <w:color w:val="4D4D4C"/>
                <w:sz w:val="20"/>
                <w:szCs w:val="20"/>
              </w:rPr>
              <w:lastRenderedPageBreak/>
              <w:t>addressed through the project’s existing implementation and monitoring activities, without the need for additional dedicated risk mitigation measures</w:t>
            </w:r>
          </w:p>
          <w:p w14:paraId="3FCD9D8E" w14:textId="7FA1A67D"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p>
          <w:p w14:paraId="6D53E240" w14:textId="30FB2013" w:rsidR="007558C4" w:rsidRPr="00992DCE" w:rsidRDefault="001D5826" w:rsidP="007558C4">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 xml:space="preserve">. </w:t>
            </w:r>
          </w:p>
          <w:p w14:paraId="364E09B4" w14:textId="7146033D" w:rsidR="001D5826" w:rsidRPr="00992DCE" w:rsidRDefault="001D5826" w:rsidP="00992AF1">
            <w:pPr>
              <w:pStyle w:val="TablesHeadingGSCyan"/>
              <w:framePr w:hSpace="0" w:wrap="auto" w:vAnchor="margin" w:hAnchor="text" w:yAlign="inline"/>
              <w:spacing w:line="276" w:lineRule="auto"/>
              <w:rPr>
                <w:i/>
                <w:iCs/>
                <w:caps w:val="0"/>
                <w:color w:val="4D4D4C"/>
                <w:sz w:val="20"/>
                <w:szCs w:val="20"/>
              </w:rPr>
            </w:pPr>
          </w:p>
        </w:tc>
      </w:tr>
      <w:tr w:rsidR="001D5826" w:rsidRPr="00514D61" w14:paraId="1CEDBBEB" w14:textId="77777777" w:rsidTr="00992AF1">
        <w:trPr>
          <w:trHeight w:val="364"/>
        </w:trPr>
        <w:tc>
          <w:tcPr>
            <w:tcW w:w="5000" w:type="pct"/>
            <w:gridSpan w:val="3"/>
            <w:tcBorders>
              <w:top w:val="single" w:sz="4" w:space="0" w:color="auto"/>
              <w:bottom w:val="single" w:sz="4" w:space="0" w:color="auto"/>
            </w:tcBorders>
            <w:noWrap/>
            <w:vAlign w:val="top"/>
          </w:tcPr>
          <w:p w14:paraId="5A44D008" w14:textId="77777777" w:rsidR="001D5826" w:rsidRPr="005818F2" w:rsidRDefault="001D5826" w:rsidP="00992AF1">
            <w:pPr>
              <w:pStyle w:val="TablesHeadingGSCyan"/>
              <w:framePr w:hSpace="0" w:wrap="auto" w:vAnchor="margin" w:hAnchor="text" w:yAlign="inline"/>
              <w:spacing w:line="276" w:lineRule="auto"/>
              <w:rPr>
                <w:b/>
                <w:bCs/>
                <w:caps w:val="0"/>
                <w:color w:val="4D4D4C"/>
                <w:sz w:val="20"/>
                <w:szCs w:val="20"/>
              </w:rPr>
            </w:pPr>
            <w:r w:rsidRPr="005818F2">
              <w:rPr>
                <w:rStyle w:val="SmartLink1"/>
                <w:b/>
                <w:bCs/>
              </w:rPr>
              <w:lastRenderedPageBreak/>
              <w:t>P.3 |Community Health AND Safety</w:t>
            </w:r>
          </w:p>
        </w:tc>
      </w:tr>
      <w:tr w:rsidR="001D5826" w:rsidRPr="00514D61" w14:paraId="53710EE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74EE742" w14:textId="77777777" w:rsidR="001D5826" w:rsidRPr="00072AE1" w:rsidRDefault="001D5826" w:rsidP="00992AF1">
            <w:pPr>
              <w:pStyle w:val="TablesHeadingGSCyan"/>
              <w:framePr w:hSpace="0" w:wrap="auto" w:vAnchor="margin" w:hAnchor="text" w:yAlign="inline"/>
              <w:spacing w:line="276" w:lineRule="auto"/>
              <w:rPr>
                <w:rStyle w:val="SmartLink1"/>
                <w:sz w:val="20"/>
                <w:szCs w:val="22"/>
              </w:rPr>
            </w:pPr>
            <w:r w:rsidRPr="00072AE1">
              <w:rPr>
                <w:rStyle w:val="SmartLink1"/>
                <w:sz w:val="20"/>
                <w:szCs w:val="22"/>
              </w:rPr>
              <w:t>P.3.1.1 |</w:t>
            </w:r>
          </w:p>
        </w:tc>
        <w:tc>
          <w:tcPr>
            <w:tcW w:w="3285" w:type="pct"/>
            <w:tcBorders>
              <w:top w:val="single" w:sz="4" w:space="0" w:color="auto"/>
              <w:left w:val="single" w:sz="4" w:space="0" w:color="auto"/>
              <w:bottom w:val="single" w:sz="4" w:space="0" w:color="auto"/>
              <w:right w:val="single" w:sz="4" w:space="0" w:color="auto"/>
            </w:tcBorders>
          </w:tcPr>
          <w:p w14:paraId="590AB45A" w14:textId="77777777" w:rsidR="001D5826" w:rsidRPr="005818F2" w:rsidRDefault="001D5826" w:rsidP="00992AF1">
            <w:pPr>
              <w:pStyle w:val="TablesHeadingGSCyan"/>
              <w:framePr w:hSpace="0" w:wrap="auto" w:vAnchor="margin" w:hAnchor="text" w:yAlign="inline"/>
              <w:spacing w:line="276" w:lineRule="auto"/>
              <w:rPr>
                <w:rStyle w:val="SmartLink1"/>
                <w:b/>
                <w:bCs/>
              </w:rPr>
            </w:pPr>
            <w:r w:rsidRPr="00044227">
              <w:rPr>
                <w:caps w:val="0"/>
                <w:color w:val="4D4D4C"/>
                <w:sz w:val="20"/>
                <w:szCs w:val="20"/>
              </w:rPr>
              <w:t xml:space="preserve">Does the project </w:t>
            </w:r>
            <w:r>
              <w:rPr>
                <w:caps w:val="0"/>
                <w:color w:val="4D4D4C"/>
                <w:sz w:val="20"/>
                <w:szCs w:val="20"/>
              </w:rPr>
              <w:t>involve</w:t>
            </w:r>
            <w:r w:rsidRPr="00044227">
              <w:rPr>
                <w:caps w:val="0"/>
                <w:color w:val="4D4D4C"/>
                <w:sz w:val="20"/>
                <w:szCs w:val="20"/>
              </w:rPr>
              <w:t xml:space="preserve"> potential risks to the health and safety of affected communities during its life cycle?</w:t>
            </w:r>
          </w:p>
        </w:tc>
        <w:tc>
          <w:tcPr>
            <w:tcW w:w="953" w:type="pct"/>
            <w:tcBorders>
              <w:top w:val="single" w:sz="4" w:space="0" w:color="auto"/>
              <w:left w:val="single" w:sz="4" w:space="0" w:color="auto"/>
              <w:bottom w:val="single" w:sz="4" w:space="0" w:color="auto"/>
            </w:tcBorders>
          </w:tcPr>
          <w:p w14:paraId="0AB5D7AF"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7262868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D201921" w14:textId="77777777" w:rsidR="001D5826" w:rsidRPr="00B97128" w:rsidRDefault="00620877" w:rsidP="00992AF1">
            <w:pPr>
              <w:pStyle w:val="TablesHeadingGSCyan"/>
              <w:framePr w:hSpace="0" w:wrap="auto" w:vAnchor="margin" w:hAnchor="text" w:yAlign="inline"/>
              <w:spacing w:line="276" w:lineRule="auto"/>
              <w:rPr>
                <w:rStyle w:val="SmartLink1"/>
                <w:b/>
                <w:bCs/>
                <w:color w:val="auto"/>
              </w:rPr>
            </w:pPr>
            <w:sdt>
              <w:sdtPr>
                <w:rPr>
                  <w:rFonts w:asciiTheme="minorHAnsi" w:hAnsiTheme="minorHAnsi"/>
                  <w:caps w:val="0"/>
                  <w:color w:val="auto"/>
                  <w:sz w:val="20"/>
                  <w:szCs w:val="20"/>
                  <w:u w:val="single"/>
                  <w:shd w:val="clear" w:color="auto" w:fill="E1DFDD"/>
                </w:rPr>
                <w:id w:val="-904994599"/>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514D61" w14:paraId="20FF135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355C74E" w14:textId="77777777" w:rsidR="001D5826" w:rsidRPr="00072AE1" w:rsidRDefault="001D5826" w:rsidP="00992AF1">
            <w:pPr>
              <w:pStyle w:val="TablesHeadingGSCyan"/>
              <w:framePr w:hSpace="0" w:wrap="auto" w:vAnchor="margin" w:hAnchor="text" w:yAlign="inline"/>
              <w:spacing w:line="276" w:lineRule="auto"/>
              <w:rPr>
                <w:rStyle w:val="SmartLink1"/>
                <w:sz w:val="20"/>
                <w:szCs w:val="22"/>
              </w:rPr>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tcPr>
          <w:p w14:paraId="7CCBB9D3" w14:textId="77777777" w:rsidR="001D5826" w:rsidRPr="00044227" w:rsidRDefault="001D5826" w:rsidP="00992AF1">
            <w:pPr>
              <w:pStyle w:val="TablesHeadingGSCyan"/>
              <w:framePr w:hSpace="0" w:wrap="auto" w:vAnchor="margin" w:hAnchor="text" w:yAlign="inline"/>
              <w:spacing w:line="276" w:lineRule="auto"/>
              <w:rPr>
                <w:caps w:val="0"/>
                <w:color w:val="4D4D4C"/>
                <w:sz w:val="20"/>
                <w:szCs w:val="20"/>
              </w:rPr>
            </w:pPr>
            <w:r w:rsidRPr="009031E4">
              <w:rPr>
                <w:caps w:val="0"/>
                <w:color w:val="4D4D4C"/>
                <w:sz w:val="20"/>
                <w:szCs w:val="20"/>
              </w:rPr>
              <w:t>Does the project involve any potential risks to the workers' safety and health?</w:t>
            </w:r>
          </w:p>
        </w:tc>
        <w:tc>
          <w:tcPr>
            <w:tcW w:w="953" w:type="pct"/>
            <w:tcBorders>
              <w:top w:val="single" w:sz="4" w:space="0" w:color="auto"/>
              <w:left w:val="single" w:sz="4" w:space="0" w:color="auto"/>
              <w:bottom w:val="single" w:sz="4" w:space="0" w:color="auto"/>
            </w:tcBorders>
          </w:tcPr>
          <w:p w14:paraId="2EA4C03A"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4056741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16F2C31" w14:textId="77777777" w:rsidR="001D5826" w:rsidRPr="00B97128" w:rsidRDefault="00620877" w:rsidP="00992AF1">
            <w:pPr>
              <w:pStyle w:val="TablesHeadingGSCyan"/>
              <w:framePr w:hSpace="0" w:wrap="auto" w:vAnchor="margin" w:hAnchor="text" w:yAlign="inline"/>
              <w:spacing w:line="276" w:lineRule="auto"/>
              <w:rPr>
                <w:rStyle w:val="SmartLink1"/>
                <w:b/>
                <w:bCs/>
                <w:color w:val="auto"/>
              </w:rPr>
            </w:pPr>
            <w:sdt>
              <w:sdtPr>
                <w:rPr>
                  <w:rFonts w:asciiTheme="minorHAnsi" w:hAnsiTheme="minorHAnsi"/>
                  <w:caps w:val="0"/>
                  <w:color w:val="auto"/>
                  <w:sz w:val="20"/>
                  <w:szCs w:val="20"/>
                  <w:u w:val="single"/>
                  <w:shd w:val="clear" w:color="auto" w:fill="E1DFDD"/>
                </w:rPr>
                <w:id w:val="-1540660839"/>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514D61" w14:paraId="31B25285" w14:textId="77777777" w:rsidTr="00992AF1">
        <w:trPr>
          <w:trHeight w:val="364"/>
        </w:trPr>
        <w:tc>
          <w:tcPr>
            <w:tcW w:w="5000" w:type="pct"/>
            <w:gridSpan w:val="3"/>
            <w:tcBorders>
              <w:top w:val="single" w:sz="4" w:space="0" w:color="auto"/>
              <w:bottom w:val="single" w:sz="4" w:space="0" w:color="auto"/>
            </w:tcBorders>
            <w:noWrap/>
            <w:vAlign w:val="top"/>
          </w:tcPr>
          <w:p w14:paraId="7495CBA4" w14:textId="77777777" w:rsidR="001D5826" w:rsidRPr="005818F2" w:rsidRDefault="001D5826" w:rsidP="00992AF1">
            <w:pPr>
              <w:pStyle w:val="TablesHeadingGSCyan"/>
              <w:framePr w:hSpace="0" w:wrap="auto" w:vAnchor="margin" w:hAnchor="text" w:yAlign="inline"/>
              <w:spacing w:line="276" w:lineRule="auto"/>
              <w:rPr>
                <w:rStyle w:val="SmartLink1"/>
                <w:b/>
                <w:bCs/>
              </w:rPr>
            </w:pPr>
            <w:r w:rsidRPr="00770304">
              <w:rPr>
                <w:caps w:val="0"/>
                <w:sz w:val="20"/>
                <w:szCs w:val="22"/>
              </w:rPr>
              <w:t>If the answer to any of the questions above is "yes," please explain the reason and how the project will ensure compliance with applicable requirements.</w:t>
            </w:r>
          </w:p>
        </w:tc>
      </w:tr>
      <w:tr w:rsidR="001D5826" w:rsidRPr="00514D61" w14:paraId="34D44660"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11484D2" w14:textId="6B9B3040" w:rsidR="001D5826" w:rsidRPr="002F0A46" w:rsidRDefault="00255655" w:rsidP="00992AF1">
            <w:pPr>
              <w:pStyle w:val="TablesHeadingGSCyan"/>
              <w:framePr w:hSpace="0" w:wrap="auto" w:vAnchor="margin" w:hAnchor="text" w:yAlign="inline"/>
              <w:spacing w:line="276" w:lineRule="auto"/>
              <w:rPr>
                <w:i/>
                <w:iCs/>
                <w:caps w:val="0"/>
                <w:color w:val="4D4D4C"/>
                <w:sz w:val="20"/>
                <w:szCs w:val="20"/>
              </w:rPr>
            </w:pPr>
            <w:proofErr w:type="gramStart"/>
            <w:r>
              <w:rPr>
                <w:i/>
                <w:iCs/>
                <w:caps w:val="0"/>
                <w:color w:val="4D4D4C"/>
                <w:sz w:val="20"/>
                <w:szCs w:val="20"/>
              </w:rPr>
              <w:t>No</w:t>
            </w:r>
            <w:proofErr w:type="gramEnd"/>
            <w:r>
              <w:rPr>
                <w:i/>
                <w:iCs/>
                <w:caps w:val="0"/>
                <w:color w:val="4D4D4C"/>
                <w:sz w:val="20"/>
                <w:szCs w:val="20"/>
              </w:rPr>
              <w:t xml:space="preserve"> the project is not expected to involve potential </w:t>
            </w:r>
            <w:proofErr w:type="spellStart"/>
            <w:proofErr w:type="gramStart"/>
            <w:r>
              <w:rPr>
                <w:i/>
                <w:iCs/>
                <w:caps w:val="0"/>
                <w:color w:val="4D4D4C"/>
                <w:sz w:val="20"/>
                <w:szCs w:val="20"/>
              </w:rPr>
              <w:t>risk.</w:t>
            </w:r>
            <w:r w:rsidR="001D5826" w:rsidRPr="002F0A46">
              <w:rPr>
                <w:i/>
                <w:iCs/>
                <w:caps w:val="0"/>
                <w:color w:val="4D4D4C"/>
                <w:sz w:val="20"/>
                <w:szCs w:val="20"/>
              </w:rPr>
              <w:t>On</w:t>
            </w:r>
            <w:proofErr w:type="spellEnd"/>
            <w:proofErr w:type="gramEnd"/>
            <w:r w:rsidR="001D5826" w:rsidRPr="002F0A46">
              <w:rPr>
                <w:i/>
                <w:iCs/>
                <w:caps w:val="0"/>
                <w:color w:val="4D4D4C"/>
                <w:sz w:val="20"/>
                <w:szCs w:val="20"/>
              </w:rPr>
              <w:t xml:space="preserve"> the contrary, the project </w:t>
            </w:r>
            <w:r>
              <w:rPr>
                <w:i/>
                <w:iCs/>
                <w:caps w:val="0"/>
                <w:color w:val="4D4D4C"/>
                <w:sz w:val="20"/>
                <w:szCs w:val="20"/>
              </w:rPr>
              <w:t>will</w:t>
            </w:r>
            <w:r w:rsidR="001D5826" w:rsidRPr="002F0A46">
              <w:rPr>
                <w:i/>
                <w:iCs/>
                <w:caps w:val="0"/>
                <w:color w:val="4D4D4C"/>
                <w:sz w:val="20"/>
                <w:szCs w:val="20"/>
              </w:rPr>
              <w:t xml:space="preserve"> improve health</w:t>
            </w:r>
          </w:p>
          <w:p w14:paraId="6617F9AC" w14:textId="43033888" w:rsidR="001D5826" w:rsidRPr="002F0A46" w:rsidRDefault="007558C4" w:rsidP="00255655">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S</w:t>
            </w:r>
            <w:r w:rsidR="001D5826" w:rsidRPr="002F0A46">
              <w:rPr>
                <w:i/>
                <w:iCs/>
                <w:caps w:val="0"/>
                <w:color w:val="4D4D4C"/>
                <w:sz w:val="20"/>
                <w:szCs w:val="20"/>
              </w:rPr>
              <w:t>tandards</w:t>
            </w:r>
            <w:r w:rsidR="00255655">
              <w:rPr>
                <w:i/>
                <w:iCs/>
                <w:caps w:val="0"/>
                <w:color w:val="4D4D4C"/>
                <w:sz w:val="20"/>
                <w:szCs w:val="20"/>
              </w:rPr>
              <w:t xml:space="preserve"> by deploying more efficient stoves; improving by the same the air </w:t>
            </w:r>
            <w:proofErr w:type="gramStart"/>
            <w:r w:rsidR="00255655">
              <w:rPr>
                <w:i/>
                <w:iCs/>
                <w:caps w:val="0"/>
                <w:color w:val="4D4D4C"/>
                <w:sz w:val="20"/>
                <w:szCs w:val="20"/>
              </w:rPr>
              <w:t>quality</w:t>
            </w:r>
            <w:r>
              <w:rPr>
                <w:i/>
                <w:iCs/>
                <w:caps w:val="0"/>
                <w:color w:val="4D4D4C"/>
                <w:sz w:val="20"/>
                <w:szCs w:val="20"/>
              </w:rPr>
              <w:t>.</w:t>
            </w:r>
            <w:r w:rsidR="001D5826" w:rsidRPr="002F0A46">
              <w:rPr>
                <w:i/>
                <w:iCs/>
                <w:caps w:val="0"/>
                <w:color w:val="4D4D4C"/>
                <w:sz w:val="20"/>
                <w:szCs w:val="20"/>
              </w:rPr>
              <w:t>.</w:t>
            </w:r>
            <w:proofErr w:type="gramEnd"/>
            <w:r w:rsidR="001D5826" w:rsidRPr="002F0A46">
              <w:rPr>
                <w:i/>
                <w:iCs/>
                <w:caps w:val="0"/>
                <w:color w:val="4D4D4C"/>
                <w:sz w:val="20"/>
                <w:szCs w:val="20"/>
              </w:rPr>
              <w:t xml:space="preserve"> This will lead to health improvements due to the reduction </w:t>
            </w:r>
            <w:proofErr w:type="gramStart"/>
            <w:r w:rsidR="001D5826" w:rsidRPr="002F0A46">
              <w:rPr>
                <w:i/>
                <w:iCs/>
                <w:caps w:val="0"/>
                <w:color w:val="4D4D4C"/>
                <w:sz w:val="20"/>
                <w:szCs w:val="20"/>
              </w:rPr>
              <w:t>of</w:t>
            </w:r>
            <w:proofErr w:type="gramEnd"/>
            <w:r w:rsidR="001D5826" w:rsidRPr="002F0A46">
              <w:rPr>
                <w:i/>
                <w:iCs/>
                <w:caps w:val="0"/>
                <w:color w:val="4D4D4C"/>
                <w:sz w:val="20"/>
                <w:szCs w:val="20"/>
              </w:rPr>
              <w:t xml:space="preserve"> air </w:t>
            </w:r>
            <w:proofErr w:type="gramStart"/>
            <w:r w:rsidR="001D5826" w:rsidRPr="002F0A46">
              <w:rPr>
                <w:i/>
                <w:iCs/>
                <w:caps w:val="0"/>
                <w:color w:val="4D4D4C"/>
                <w:sz w:val="20"/>
                <w:szCs w:val="20"/>
              </w:rPr>
              <w:t>pollution;</w:t>
            </w:r>
            <w:proofErr w:type="gramEnd"/>
          </w:p>
          <w:p w14:paraId="40D21EB1" w14:textId="77777777" w:rsidR="001D5826" w:rsidRDefault="001D5826" w:rsidP="00992AF1">
            <w:pPr>
              <w:pStyle w:val="TablesHeadingGSCyan"/>
              <w:framePr w:hSpace="0" w:wrap="auto" w:vAnchor="margin" w:hAnchor="text" w:yAlign="inline"/>
              <w:spacing w:line="276" w:lineRule="auto"/>
              <w:rPr>
                <w:rStyle w:val="SmartLink1"/>
              </w:rPr>
            </w:pPr>
            <w:proofErr w:type="gramStart"/>
            <w:r w:rsidRPr="002F0A46">
              <w:rPr>
                <w:i/>
                <w:iCs/>
                <w:caps w:val="0"/>
                <w:color w:val="4D4D4C"/>
                <w:sz w:val="20"/>
                <w:szCs w:val="20"/>
              </w:rPr>
              <w:t>consequently</w:t>
            </w:r>
            <w:proofErr w:type="gramEnd"/>
            <w:r w:rsidRPr="002F0A46">
              <w:rPr>
                <w:i/>
                <w:iCs/>
                <w:caps w:val="0"/>
                <w:color w:val="4D4D4C"/>
                <w:sz w:val="20"/>
                <w:szCs w:val="20"/>
              </w:rPr>
              <w:t>, illnesses associated with this factor, such as lung cancer, could decrease.</w:t>
            </w:r>
          </w:p>
          <w:p w14:paraId="57F032A8" w14:textId="77777777" w:rsidR="001D5826" w:rsidRPr="001E1AF3" w:rsidRDefault="001D5826" w:rsidP="00992AF1"/>
        </w:tc>
      </w:tr>
      <w:tr w:rsidR="001D5826" w:rsidRPr="005E36C8" w14:paraId="6AD54595" w14:textId="77777777" w:rsidTr="00992AF1">
        <w:trPr>
          <w:trHeight w:val="364"/>
        </w:trPr>
        <w:tc>
          <w:tcPr>
            <w:tcW w:w="5000" w:type="pct"/>
            <w:gridSpan w:val="3"/>
            <w:tcBorders>
              <w:top w:val="single" w:sz="4" w:space="0" w:color="auto"/>
              <w:bottom w:val="single" w:sz="4" w:space="0" w:color="auto"/>
            </w:tcBorders>
            <w:noWrap/>
            <w:vAlign w:val="top"/>
          </w:tcPr>
          <w:p w14:paraId="4E9CA791" w14:textId="77777777" w:rsidR="001D5826" w:rsidRPr="005E6515" w:rsidRDefault="001D5826" w:rsidP="00992AF1">
            <w:pPr>
              <w:pStyle w:val="TablesHeadingGSCyan"/>
              <w:framePr w:hSpace="0" w:wrap="auto" w:vAnchor="margin" w:hAnchor="text" w:yAlign="inline"/>
              <w:spacing w:line="276" w:lineRule="auto"/>
              <w:rPr>
                <w:caps w:val="0"/>
                <w:color w:val="4D4D4C"/>
              </w:rPr>
            </w:pPr>
            <w:r w:rsidRPr="005E6515">
              <w:rPr>
                <w:caps w:val="0"/>
                <w:sz w:val="20"/>
                <w:szCs w:val="22"/>
              </w:rPr>
              <w:t>Would the project potentially involve or lead to:</w:t>
            </w:r>
          </w:p>
        </w:tc>
      </w:tr>
      <w:tr w:rsidR="001D5826" w:rsidRPr="005E36C8" w14:paraId="7ACC44D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2DB5227"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P.3.1.1 |</w:t>
            </w:r>
          </w:p>
        </w:tc>
        <w:tc>
          <w:tcPr>
            <w:tcW w:w="3285" w:type="pct"/>
            <w:tcBorders>
              <w:top w:val="single" w:sz="4" w:space="0" w:color="auto"/>
              <w:left w:val="single" w:sz="4" w:space="0" w:color="auto"/>
              <w:bottom w:val="single" w:sz="4" w:space="0" w:color="auto"/>
              <w:right w:val="single" w:sz="4" w:space="0" w:color="auto"/>
            </w:tcBorders>
            <w:vAlign w:val="top"/>
          </w:tcPr>
          <w:p w14:paraId="02EB60B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construction and/or infrastructure development (e.g., roads, buildings, dams)?</w:t>
            </w:r>
          </w:p>
        </w:tc>
        <w:tc>
          <w:tcPr>
            <w:tcW w:w="953" w:type="pct"/>
            <w:tcBorders>
              <w:top w:val="single" w:sz="4" w:space="0" w:color="auto"/>
              <w:left w:val="single" w:sz="4" w:space="0" w:color="auto"/>
              <w:bottom w:val="single" w:sz="4" w:space="0" w:color="auto"/>
            </w:tcBorders>
          </w:tcPr>
          <w:p w14:paraId="1AEAD97A"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3911722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EA5D43F"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31279574"/>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EEE72C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9799851"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18D5157F"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air pollution, noise, vibration, traffic, injuries, physical hazards, poor surface water quality due to runoff, erosion, sanitation?</w:t>
            </w:r>
          </w:p>
        </w:tc>
        <w:tc>
          <w:tcPr>
            <w:tcW w:w="953" w:type="pct"/>
            <w:tcBorders>
              <w:top w:val="single" w:sz="4" w:space="0" w:color="auto"/>
              <w:left w:val="single" w:sz="4" w:space="0" w:color="auto"/>
              <w:bottom w:val="single" w:sz="4" w:space="0" w:color="auto"/>
            </w:tcBorders>
          </w:tcPr>
          <w:p w14:paraId="41A67A36"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8845977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AAB31A0" w14:textId="77777777" w:rsidR="001D5826" w:rsidRPr="00B97128" w:rsidDel="00A63097" w:rsidRDefault="00620877" w:rsidP="00992AF1">
            <w:pPr>
              <w:rPr>
                <w:color w:val="auto"/>
              </w:rPr>
            </w:pPr>
            <w:sdt>
              <w:sdtPr>
                <w:rPr>
                  <w:caps/>
                  <w:color w:val="auto"/>
                  <w:sz w:val="20"/>
                  <w:szCs w:val="20"/>
                </w:rPr>
                <w:id w:val="-213609017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49B8FF6"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0800414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046955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CB564A0"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55E23A6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harm or losses due to failure of structural elements of the project (e.g., collapse of buildings or infrastructure)?</w:t>
            </w:r>
          </w:p>
        </w:tc>
        <w:tc>
          <w:tcPr>
            <w:tcW w:w="953" w:type="pct"/>
            <w:tcBorders>
              <w:top w:val="single" w:sz="4" w:space="0" w:color="auto"/>
              <w:left w:val="single" w:sz="4" w:space="0" w:color="auto"/>
              <w:bottom w:val="single" w:sz="4" w:space="0" w:color="auto"/>
            </w:tcBorders>
          </w:tcPr>
          <w:p w14:paraId="62E720A9"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2804903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7DCE9C8" w14:textId="77777777" w:rsidR="001D5826" w:rsidRPr="00B97128" w:rsidDel="00A63097" w:rsidRDefault="00620877" w:rsidP="00992AF1">
            <w:pPr>
              <w:rPr>
                <w:color w:val="auto"/>
              </w:rPr>
            </w:pPr>
            <w:sdt>
              <w:sdtPr>
                <w:rPr>
                  <w:caps/>
                  <w:color w:val="auto"/>
                  <w:sz w:val="20"/>
                  <w:szCs w:val="20"/>
                </w:rPr>
                <w:id w:val="-144453153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1017732"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57161664"/>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B76E20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EDB7B06"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750B8844"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risks of water-borne or other vector-borne diseases (e.g., temporary breeding habitats), communicable and noncommunicable diseases, nutritional disorders, mental health?</w:t>
            </w:r>
          </w:p>
        </w:tc>
        <w:tc>
          <w:tcPr>
            <w:tcW w:w="953" w:type="pct"/>
            <w:tcBorders>
              <w:top w:val="single" w:sz="4" w:space="0" w:color="auto"/>
              <w:left w:val="single" w:sz="4" w:space="0" w:color="auto"/>
              <w:bottom w:val="single" w:sz="4" w:space="0" w:color="auto"/>
            </w:tcBorders>
          </w:tcPr>
          <w:p w14:paraId="567798E8"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3423499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531CE07" w14:textId="77777777" w:rsidR="001D5826" w:rsidRPr="00B97128" w:rsidDel="00A63097" w:rsidRDefault="00620877" w:rsidP="00992AF1">
            <w:pPr>
              <w:rPr>
                <w:color w:val="auto"/>
              </w:rPr>
            </w:pPr>
            <w:sdt>
              <w:sdtPr>
                <w:rPr>
                  <w:caps/>
                  <w:color w:val="auto"/>
                  <w:sz w:val="20"/>
                  <w:szCs w:val="20"/>
                </w:rPr>
                <w:id w:val="145313275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2B9C2E7"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93216569"/>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9A2A3C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AC9CC4F"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1AAFBB28"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transport, storage, and use and/or disposal of hazardous or dangerous materials (e.g., explosives, fuel and other chemicals during construction and operation)?</w:t>
            </w:r>
          </w:p>
        </w:tc>
        <w:tc>
          <w:tcPr>
            <w:tcW w:w="953" w:type="pct"/>
            <w:tcBorders>
              <w:top w:val="single" w:sz="4" w:space="0" w:color="auto"/>
              <w:left w:val="single" w:sz="4" w:space="0" w:color="auto"/>
              <w:bottom w:val="single" w:sz="4" w:space="0" w:color="auto"/>
            </w:tcBorders>
          </w:tcPr>
          <w:p w14:paraId="62ABB9CE"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2170591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1041097" w14:textId="77777777" w:rsidR="001D5826" w:rsidRPr="00B97128" w:rsidDel="00A63097" w:rsidRDefault="00620877" w:rsidP="00992AF1">
            <w:pPr>
              <w:rPr>
                <w:color w:val="auto"/>
              </w:rPr>
            </w:pPr>
            <w:sdt>
              <w:sdtPr>
                <w:rPr>
                  <w:caps/>
                  <w:color w:val="auto"/>
                  <w:sz w:val="20"/>
                  <w:szCs w:val="20"/>
                </w:rPr>
                <w:id w:val="-39319538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3FD5B41"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71538363"/>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3F4C840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F710678"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4E11FDE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on ecosystems and ecosystem services relevant to communities’ health (e.g., food, surface water purification, natural buffers from flooding)?</w:t>
            </w:r>
          </w:p>
        </w:tc>
        <w:tc>
          <w:tcPr>
            <w:tcW w:w="953" w:type="pct"/>
            <w:tcBorders>
              <w:top w:val="single" w:sz="4" w:space="0" w:color="auto"/>
              <w:left w:val="single" w:sz="4" w:space="0" w:color="auto"/>
              <w:bottom w:val="single" w:sz="4" w:space="0" w:color="auto"/>
            </w:tcBorders>
          </w:tcPr>
          <w:p w14:paraId="2345D491"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0921135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8F8961E" w14:textId="77777777" w:rsidR="001D5826" w:rsidRPr="00B97128" w:rsidDel="00A63097" w:rsidRDefault="00620877" w:rsidP="00992AF1">
            <w:pPr>
              <w:rPr>
                <w:color w:val="auto"/>
              </w:rPr>
            </w:pPr>
            <w:sdt>
              <w:sdtPr>
                <w:rPr>
                  <w:caps/>
                  <w:color w:val="auto"/>
                  <w:sz w:val="20"/>
                  <w:szCs w:val="20"/>
                </w:rPr>
                <w:id w:val="109189867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3A3D5C4"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3662469"/>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70B02A9" w14:textId="77777777" w:rsidTr="00992AF1">
        <w:trPr>
          <w:trHeight w:val="364"/>
        </w:trPr>
        <w:tc>
          <w:tcPr>
            <w:tcW w:w="5000" w:type="pct"/>
            <w:gridSpan w:val="3"/>
            <w:tcBorders>
              <w:top w:val="single" w:sz="4" w:space="0" w:color="auto"/>
              <w:bottom w:val="single" w:sz="4" w:space="0" w:color="auto"/>
            </w:tcBorders>
            <w:noWrap/>
            <w:vAlign w:val="top"/>
          </w:tcPr>
          <w:p w14:paraId="75714FB0"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4A0077">
              <w:rPr>
                <w:caps w:val="0"/>
                <w:sz w:val="20"/>
                <w:szCs w:val="22"/>
              </w:rPr>
              <w:t xml:space="preserve">Briefly describe below how the project </w:t>
            </w:r>
            <w:proofErr w:type="gramStart"/>
            <w:r w:rsidRPr="004A0077">
              <w:rPr>
                <w:caps w:val="0"/>
                <w:sz w:val="20"/>
                <w:szCs w:val="22"/>
              </w:rPr>
              <w:t>is addressing</w:t>
            </w:r>
            <w:proofErr w:type="gramEnd"/>
            <w:r w:rsidRPr="004A0077">
              <w:rPr>
                <w:caps w:val="0"/>
                <w:sz w:val="20"/>
                <w:szCs w:val="22"/>
              </w:rPr>
              <w:t xml:space="preserve"> any identified risk </w:t>
            </w:r>
            <w:r>
              <w:rPr>
                <w:caps w:val="0"/>
                <w:sz w:val="20"/>
                <w:szCs w:val="22"/>
              </w:rPr>
              <w:t xml:space="preserve">related to </w:t>
            </w:r>
            <w:r w:rsidRPr="00030D9B">
              <w:rPr>
                <w:caps w:val="0"/>
                <w:sz w:val="20"/>
                <w:szCs w:val="22"/>
              </w:rPr>
              <w:t>community health and safety.</w:t>
            </w:r>
          </w:p>
        </w:tc>
      </w:tr>
      <w:tr w:rsidR="001D5826" w:rsidRPr="00BF1765" w14:paraId="7FB63895"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C71BA47" w14:textId="3A78336E" w:rsidR="001D5826" w:rsidRPr="00E0732C" w:rsidRDefault="001D5826" w:rsidP="00992AF1">
            <w:pPr>
              <w:rPr>
                <w:i/>
                <w:iCs/>
                <w:sz w:val="21"/>
                <w:szCs w:val="22"/>
              </w:rPr>
            </w:pPr>
            <w:r w:rsidRPr="002F0A46">
              <w:rPr>
                <w:i/>
                <w:iCs/>
                <w:sz w:val="21"/>
                <w:szCs w:val="22"/>
              </w:rPr>
              <w:t>The project is expected to have positive health impacts due to reductions in pollution from</w:t>
            </w:r>
            <w:r>
              <w:rPr>
                <w:i/>
                <w:iCs/>
                <w:sz w:val="21"/>
                <w:szCs w:val="22"/>
              </w:rPr>
              <w:t xml:space="preserve"> </w:t>
            </w:r>
            <w:r w:rsidRPr="002F0A46">
              <w:rPr>
                <w:i/>
                <w:iCs/>
                <w:sz w:val="21"/>
                <w:szCs w:val="22"/>
              </w:rPr>
              <w:t>the cleaner cooking method being introduced</w:t>
            </w:r>
            <w:r w:rsidRPr="00035A21">
              <w:rPr>
                <w:i/>
                <w:iCs/>
                <w:sz w:val="21"/>
                <w:szCs w:val="22"/>
              </w:rPr>
              <w:t>.</w:t>
            </w:r>
          </w:p>
          <w:p w14:paraId="52040810" w14:textId="77777777" w:rsidR="001D5826" w:rsidRPr="00E0732C" w:rsidRDefault="001D5826" w:rsidP="00992AF1">
            <w:pPr>
              <w:rPr>
                <w:i/>
                <w:iCs/>
                <w:sz w:val="20"/>
                <w:szCs w:val="20"/>
              </w:rPr>
            </w:pPr>
          </w:p>
        </w:tc>
      </w:tr>
      <w:tr w:rsidR="001D5826" w:rsidRPr="005E36C8" w14:paraId="49E27549" w14:textId="77777777" w:rsidTr="00992AF1">
        <w:trPr>
          <w:trHeight w:val="364"/>
        </w:trPr>
        <w:tc>
          <w:tcPr>
            <w:tcW w:w="5000" w:type="pct"/>
            <w:gridSpan w:val="3"/>
            <w:tcBorders>
              <w:top w:val="single" w:sz="4" w:space="0" w:color="auto"/>
              <w:bottom w:val="single" w:sz="4" w:space="0" w:color="auto"/>
            </w:tcBorders>
            <w:noWrap/>
            <w:vAlign w:val="top"/>
          </w:tcPr>
          <w:p w14:paraId="0CA5A61E" w14:textId="77777777" w:rsidR="001D5826" w:rsidRPr="00F35BFA" w:rsidRDefault="001D5826" w:rsidP="00992AF1">
            <w:pPr>
              <w:pStyle w:val="TablesHeadingGSCyan"/>
              <w:framePr w:hSpace="0" w:wrap="auto" w:vAnchor="margin" w:hAnchor="text" w:yAlign="inline"/>
              <w:spacing w:line="276" w:lineRule="auto"/>
              <w:rPr>
                <w:b/>
                <w:bCs/>
                <w:color w:val="515151" w:themeColor="text1"/>
                <w:szCs w:val="26"/>
              </w:rPr>
            </w:pPr>
            <w:r w:rsidRPr="00F35BFA">
              <w:rPr>
                <w:rStyle w:val="SmartLink1"/>
                <w:b/>
                <w:bCs/>
              </w:rPr>
              <w:lastRenderedPageBreak/>
              <w:t>P.4 |Cultural Heritage, Indigenous People, Displacement and Resettlement</w:t>
            </w:r>
          </w:p>
        </w:tc>
      </w:tr>
      <w:tr w:rsidR="001D5826" w:rsidRPr="00C075F2" w14:paraId="785D006D" w14:textId="77777777" w:rsidTr="00992AF1">
        <w:trPr>
          <w:trHeight w:val="364"/>
        </w:trPr>
        <w:tc>
          <w:tcPr>
            <w:tcW w:w="5000" w:type="pct"/>
            <w:gridSpan w:val="3"/>
            <w:tcBorders>
              <w:top w:val="single" w:sz="4" w:space="0" w:color="auto"/>
              <w:bottom w:val="single" w:sz="4" w:space="0" w:color="auto"/>
            </w:tcBorders>
            <w:noWrap/>
            <w:vAlign w:val="top"/>
          </w:tcPr>
          <w:p w14:paraId="0FBA47B1" w14:textId="77777777" w:rsidR="001D5826" w:rsidRPr="00E10991" w:rsidRDefault="001D5826" w:rsidP="00992AF1">
            <w:pPr>
              <w:pStyle w:val="TablesHeadingGSCyan"/>
              <w:framePr w:hSpace="0" w:wrap="auto" w:vAnchor="margin" w:hAnchor="text" w:yAlign="inline"/>
              <w:spacing w:line="276" w:lineRule="auto"/>
              <w:rPr>
                <w:rStyle w:val="SmartLink1"/>
                <w:i/>
                <w:iCs/>
              </w:rPr>
            </w:pPr>
            <w:r w:rsidRPr="00E10991">
              <w:rPr>
                <w:rStyle w:val="SmartLink1"/>
                <w:i/>
                <w:iCs/>
                <w:caps w:val="0"/>
                <w:sz w:val="20"/>
                <w:szCs w:val="22"/>
              </w:rPr>
              <w:t>P.4.1 |Sites of Cultural and Historical Heritage</w:t>
            </w:r>
          </w:p>
        </w:tc>
      </w:tr>
      <w:tr w:rsidR="001D5826" w:rsidRPr="00C075F2" w14:paraId="7A181C6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2E65F78" w14:textId="77777777" w:rsidR="001D5826" w:rsidRPr="001B582D" w:rsidRDefault="001D5826" w:rsidP="00992AF1">
            <w:pPr>
              <w:pStyle w:val="TablesHeadingGSCyan"/>
              <w:framePr w:hSpace="0" w:wrap="auto" w:vAnchor="margin" w:hAnchor="text" w:yAlign="inline"/>
              <w:spacing w:line="276" w:lineRule="auto"/>
              <w:ind w:right="-56"/>
            </w:pPr>
            <w:r w:rsidRPr="00E73678">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tcPr>
          <w:p w14:paraId="7AE93A75" w14:textId="77777777" w:rsidR="001D5826" w:rsidRPr="001B582D" w:rsidRDefault="001D5826" w:rsidP="00992AF1">
            <w:pPr>
              <w:pStyle w:val="TablesHeadingGSCyan"/>
              <w:framePr w:hSpace="0" w:wrap="auto" w:vAnchor="margin" w:hAnchor="text" w:yAlign="inline"/>
              <w:spacing w:line="276" w:lineRule="auto"/>
            </w:pPr>
            <w:r w:rsidRPr="00310CC3">
              <w:rPr>
                <w:caps w:val="0"/>
                <w:color w:val="4D4D4C"/>
                <w:sz w:val="20"/>
                <w:szCs w:val="20"/>
              </w:rPr>
              <w:t>Does the project involve altering, damaging, or removing sites, objects, or structures of significant cultural heritage?</w:t>
            </w:r>
          </w:p>
        </w:tc>
        <w:tc>
          <w:tcPr>
            <w:tcW w:w="953" w:type="pct"/>
            <w:tcBorders>
              <w:top w:val="single" w:sz="4" w:space="0" w:color="auto"/>
              <w:left w:val="single" w:sz="4" w:space="0" w:color="auto"/>
              <w:bottom w:val="single" w:sz="4" w:space="0" w:color="auto"/>
            </w:tcBorders>
          </w:tcPr>
          <w:p w14:paraId="60749FBA"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1106306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5207AE8" w14:textId="77777777" w:rsidR="001D5826" w:rsidRPr="00B97128" w:rsidRDefault="00620877" w:rsidP="00992AF1">
            <w:pPr>
              <w:pStyle w:val="TablesHeadingGSCyan"/>
              <w:framePr w:hSpace="0" w:wrap="auto" w:vAnchor="margin" w:hAnchor="text" w:yAlign="inline"/>
              <w:spacing w:line="276" w:lineRule="auto"/>
              <w:rPr>
                <w:color w:val="auto"/>
              </w:rPr>
            </w:pPr>
            <w:sdt>
              <w:sdtPr>
                <w:rPr>
                  <w:caps w:val="0"/>
                  <w:color w:val="auto"/>
                  <w:sz w:val="20"/>
                  <w:szCs w:val="20"/>
                </w:rPr>
                <w:id w:val="35215580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359C2D6A" w14:textId="77777777" w:rsidTr="00992AF1">
        <w:trPr>
          <w:trHeight w:val="364"/>
        </w:trPr>
        <w:tc>
          <w:tcPr>
            <w:tcW w:w="5000" w:type="pct"/>
            <w:gridSpan w:val="3"/>
            <w:tcBorders>
              <w:top w:val="single" w:sz="4" w:space="0" w:color="auto"/>
              <w:bottom w:val="single" w:sz="4" w:space="0" w:color="auto"/>
            </w:tcBorders>
            <w:noWrap/>
            <w:vAlign w:val="top"/>
          </w:tcPr>
          <w:p w14:paraId="0A067AA8"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r w:rsidRPr="00770304">
              <w:rPr>
                <w:caps w:val="0"/>
                <w:sz w:val="20"/>
                <w:szCs w:val="22"/>
              </w:rPr>
              <w:t>If the answer to question above is "yes," please explain the reason and how the project will ensure compliance with applicable requirements.</w:t>
            </w:r>
          </w:p>
        </w:tc>
      </w:tr>
      <w:tr w:rsidR="001D5826" w:rsidRPr="00C075F2" w14:paraId="75248C6F"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386FFB1"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 xml:space="preserve">According to the project description document, the </w:t>
            </w:r>
            <w:proofErr w:type="gramStart"/>
            <w:r w:rsidRPr="00035A21">
              <w:rPr>
                <w:i/>
                <w:iCs/>
                <w:caps w:val="0"/>
                <w:color w:val="4D4D4C"/>
                <w:sz w:val="20"/>
                <w:szCs w:val="20"/>
              </w:rPr>
              <w:t>project it</w:t>
            </w:r>
            <w:proofErr w:type="gramEnd"/>
            <w:r w:rsidRPr="00035A21">
              <w:rPr>
                <w:i/>
                <w:iCs/>
                <w:caps w:val="0"/>
                <w:color w:val="4D4D4C"/>
                <w:sz w:val="20"/>
                <w:szCs w:val="20"/>
              </w:rPr>
              <w:t xml:space="preserve"> intends to distribute</w:t>
            </w:r>
          </w:p>
          <w:p w14:paraId="2D0C0E61"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Improved Cookstoves (ICS) that will not generate any negative impact on any common</w:t>
            </w:r>
          </w:p>
          <w:p w14:paraId="42907A5A"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cultural cooking practice. Since it will be compatible with all cooking utensils and cooking</w:t>
            </w:r>
          </w:p>
          <w:p w14:paraId="3BB2A3BD" w14:textId="77777777" w:rsidR="001D5826" w:rsidRPr="00E0732C" w:rsidRDefault="001D5826" w:rsidP="00992AF1">
            <w:pPr>
              <w:pStyle w:val="TablesHeadingGSCyan"/>
              <w:framePr w:hSpace="0" w:wrap="auto" w:vAnchor="margin" w:hAnchor="text" w:yAlign="inline"/>
              <w:spacing w:line="276" w:lineRule="auto"/>
              <w:rPr>
                <w:rStyle w:val="SmartLink1"/>
                <w:sz w:val="20"/>
                <w:szCs w:val="20"/>
              </w:rPr>
            </w:pPr>
            <w:r w:rsidRPr="00035A21">
              <w:rPr>
                <w:i/>
                <w:iCs/>
                <w:caps w:val="0"/>
                <w:color w:val="4D4D4C"/>
                <w:sz w:val="20"/>
                <w:szCs w:val="20"/>
              </w:rPr>
              <w:t>habits of Ghana’s population.</w:t>
            </w:r>
          </w:p>
          <w:p w14:paraId="4F4069B8" w14:textId="77777777" w:rsidR="001D5826" w:rsidRPr="00E0732C" w:rsidRDefault="001D5826" w:rsidP="00992AF1">
            <w:pPr>
              <w:rPr>
                <w:color w:val="515151" w:themeColor="text1"/>
                <w:sz w:val="20"/>
                <w:szCs w:val="20"/>
              </w:rPr>
            </w:pPr>
          </w:p>
        </w:tc>
      </w:tr>
      <w:tr w:rsidR="001D5826" w:rsidRPr="005E36C8" w14:paraId="44692DEE" w14:textId="77777777" w:rsidTr="00992AF1">
        <w:trPr>
          <w:trHeight w:val="364"/>
        </w:trPr>
        <w:tc>
          <w:tcPr>
            <w:tcW w:w="5000" w:type="pct"/>
            <w:gridSpan w:val="3"/>
            <w:tcBorders>
              <w:top w:val="single" w:sz="4" w:space="0" w:color="auto"/>
              <w:bottom w:val="single" w:sz="4" w:space="0" w:color="auto"/>
            </w:tcBorders>
            <w:noWrap/>
            <w:vAlign w:val="top"/>
          </w:tcPr>
          <w:p w14:paraId="162C814D" w14:textId="77777777" w:rsidR="001D5826" w:rsidRPr="00444A04" w:rsidRDefault="001D5826" w:rsidP="00992AF1">
            <w:pPr>
              <w:pStyle w:val="TablesHeadingGSCyan"/>
              <w:framePr w:hSpace="0" w:wrap="auto" w:vAnchor="margin" w:hAnchor="text" w:yAlign="inline"/>
              <w:spacing w:line="276" w:lineRule="auto"/>
              <w:rPr>
                <w:caps w:val="0"/>
                <w:color w:val="4D4D4C"/>
              </w:rPr>
            </w:pPr>
            <w:r w:rsidRPr="00444A04">
              <w:rPr>
                <w:caps w:val="0"/>
                <w:sz w:val="20"/>
                <w:szCs w:val="22"/>
              </w:rPr>
              <w:t>Would the project potentially involve or lead to:</w:t>
            </w:r>
          </w:p>
        </w:tc>
      </w:tr>
      <w:tr w:rsidR="001D5826" w:rsidRPr="005E36C8" w14:paraId="226635A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213DDD4" w14:textId="77777777" w:rsidR="001D5826" w:rsidRPr="00330B26" w:rsidRDefault="001D5826" w:rsidP="00992AF1">
            <w:pPr>
              <w:pStyle w:val="TablesHeadingGSCyan"/>
              <w:framePr w:hSpace="0" w:wrap="auto" w:vAnchor="margin" w:hAnchor="text" w:yAlign="inline"/>
              <w:spacing w:line="276" w:lineRule="auto"/>
              <w:rPr>
                <w:rStyle w:val="SmartLink1"/>
                <w:sz w:val="20"/>
                <w:szCs w:val="22"/>
              </w:rPr>
            </w:pPr>
            <w:r w:rsidRPr="00330B26">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1F31C3B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activities adjacent to or within a cultural heritage site?</w:t>
            </w:r>
          </w:p>
        </w:tc>
        <w:tc>
          <w:tcPr>
            <w:tcW w:w="953" w:type="pct"/>
            <w:tcBorders>
              <w:top w:val="single" w:sz="4" w:space="0" w:color="auto"/>
              <w:left w:val="single" w:sz="4" w:space="0" w:color="auto"/>
              <w:bottom w:val="single" w:sz="4" w:space="0" w:color="auto"/>
            </w:tcBorders>
            <w:vAlign w:val="top"/>
          </w:tcPr>
          <w:p w14:paraId="532F0C91"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9504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F01E786" w14:textId="77777777" w:rsidR="001D5826" w:rsidRPr="00B97128" w:rsidDel="00A63097" w:rsidRDefault="00620877" w:rsidP="00992AF1">
            <w:pPr>
              <w:rPr>
                <w:color w:val="auto"/>
              </w:rPr>
            </w:pPr>
            <w:sdt>
              <w:sdtPr>
                <w:rPr>
                  <w:caps/>
                  <w:color w:val="auto"/>
                  <w:sz w:val="20"/>
                  <w:szCs w:val="20"/>
                </w:rPr>
                <w:id w:val="204756661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171BD926"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77433494"/>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C1A635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62475D9" w14:textId="77777777" w:rsidR="001D5826" w:rsidRPr="00330B26" w:rsidRDefault="001D5826" w:rsidP="00992AF1">
            <w:pPr>
              <w:pStyle w:val="TablesHeadingGSCyan"/>
              <w:framePr w:hSpace="0" w:wrap="auto" w:vAnchor="margin" w:hAnchor="text" w:yAlign="inline"/>
              <w:spacing w:line="276" w:lineRule="auto"/>
              <w:rPr>
                <w:rStyle w:val="SmartLink1"/>
                <w:sz w:val="20"/>
                <w:szCs w:val="22"/>
              </w:rPr>
            </w:pPr>
            <w:r w:rsidRPr="00330B26">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7FC9D22E" w14:textId="77777777" w:rsidR="001D5826" w:rsidRPr="00330B26" w:rsidRDefault="001D5826" w:rsidP="00992AF1">
            <w:pPr>
              <w:pStyle w:val="TablesHeadingGSCyan"/>
              <w:framePr w:hSpace="0" w:wrap="auto" w:vAnchor="margin" w:hAnchor="text" w:yAlign="inline"/>
              <w:spacing w:line="276" w:lineRule="auto"/>
              <w:rPr>
                <w:caps w:val="0"/>
                <w:color w:val="4D4D4C"/>
                <w:sz w:val="20"/>
                <w:szCs w:val="20"/>
              </w:rPr>
            </w:pPr>
            <w:r w:rsidRPr="00330B26">
              <w:rPr>
                <w:caps w:val="0"/>
                <w:color w:val="4D4D4C"/>
                <w:sz w:val="20"/>
                <w:szCs w:val="20"/>
              </w:rPr>
              <w:t>significant excavations, demolitions, movement of earth, flooding or other environmental changes?</w:t>
            </w:r>
          </w:p>
        </w:tc>
        <w:tc>
          <w:tcPr>
            <w:tcW w:w="953" w:type="pct"/>
            <w:tcBorders>
              <w:top w:val="single" w:sz="4" w:space="0" w:color="auto"/>
              <w:left w:val="single" w:sz="4" w:space="0" w:color="auto"/>
              <w:bottom w:val="single" w:sz="4" w:space="0" w:color="auto"/>
            </w:tcBorders>
            <w:vAlign w:val="top"/>
          </w:tcPr>
          <w:p w14:paraId="7C91326E"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7264569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948B2C0" w14:textId="3CD845A9" w:rsidR="001D5826" w:rsidRPr="00B97128" w:rsidDel="00A63097" w:rsidRDefault="00620877" w:rsidP="00992AF1">
            <w:pPr>
              <w:rPr>
                <w:color w:val="auto"/>
              </w:rPr>
            </w:pPr>
            <w:sdt>
              <w:sdtPr>
                <w:rPr>
                  <w:caps/>
                  <w:color w:val="auto"/>
                  <w:sz w:val="20"/>
                  <w:szCs w:val="20"/>
                </w:rPr>
                <w:id w:val="1886914301"/>
                <w14:checkbox>
                  <w14:checked w14:val="0"/>
                  <w14:checkedState w14:val="2612" w14:font="MS Gothic"/>
                  <w14:uncheckedState w14:val="2610" w14:font="MS Gothic"/>
                </w14:checkbox>
              </w:sdtPr>
              <w:sdtEndPr/>
              <w:sdtContent>
                <w:r w:rsidR="00255655">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4FE5548" w14:textId="293C42C8"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09056425"/>
                <w14:checkbox>
                  <w14:checked w14:val="1"/>
                  <w14:checkedState w14:val="2612" w14:font="MS Gothic"/>
                  <w14:uncheckedState w14:val="2610" w14:font="MS Gothic"/>
                </w14:checkbox>
              </w:sdtPr>
              <w:sdtEndPr/>
              <w:sdtContent>
                <w:r w:rsidR="005F55C0">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01D599B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B625661" w14:textId="77777777" w:rsidR="001D5826" w:rsidRPr="00770604" w:rsidRDefault="001D5826" w:rsidP="00992AF1">
            <w:pPr>
              <w:pStyle w:val="TablesHeadingGSCyan"/>
              <w:framePr w:hSpace="0" w:wrap="auto" w:vAnchor="margin" w:hAnchor="text" w:yAlign="inline"/>
              <w:spacing w:line="276" w:lineRule="auto"/>
              <w:rPr>
                <w:rStyle w:val="SmartLink1"/>
                <w:sz w:val="18"/>
                <w:szCs w:val="20"/>
              </w:rPr>
            </w:pPr>
            <w:r w:rsidRPr="00E73678">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7698832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alterations to landscapes and natural features with cultural significance?</w:t>
            </w:r>
          </w:p>
        </w:tc>
        <w:tc>
          <w:tcPr>
            <w:tcW w:w="953" w:type="pct"/>
            <w:tcBorders>
              <w:top w:val="single" w:sz="4" w:space="0" w:color="auto"/>
              <w:left w:val="single" w:sz="4" w:space="0" w:color="auto"/>
              <w:bottom w:val="single" w:sz="4" w:space="0" w:color="auto"/>
            </w:tcBorders>
            <w:vAlign w:val="top"/>
          </w:tcPr>
          <w:p w14:paraId="53ED618A"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7658242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4C3BF47" w14:textId="77777777" w:rsidR="001D5826" w:rsidRPr="00B97128" w:rsidDel="00A63097" w:rsidRDefault="00620877" w:rsidP="00992AF1">
            <w:pPr>
              <w:rPr>
                <w:color w:val="auto"/>
              </w:rPr>
            </w:pPr>
            <w:sdt>
              <w:sdtPr>
                <w:rPr>
                  <w:caps/>
                  <w:color w:val="auto"/>
                  <w:sz w:val="20"/>
                  <w:szCs w:val="20"/>
                </w:rPr>
                <w:id w:val="-16841258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748DDFF4"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0922452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18F45C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A75CD20" w14:textId="77777777" w:rsidR="001D5826" w:rsidRPr="005E36C8" w:rsidRDefault="001D5826" w:rsidP="00992AF1">
            <w:pPr>
              <w:pStyle w:val="TablesHeadingGSCyan"/>
              <w:framePr w:hSpace="0" w:wrap="auto" w:vAnchor="margin" w:hAnchor="text" w:yAlign="inline"/>
              <w:spacing w:line="276" w:lineRule="auto"/>
            </w:pPr>
            <w:r w:rsidRPr="00E73678">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144B3CD1"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to sites, structures, or objects with historical, cultural, artistic, traditional or religious</w:t>
            </w:r>
            <w:r>
              <w:rPr>
                <w:caps w:val="0"/>
                <w:color w:val="4D4D4C"/>
                <w:sz w:val="20"/>
                <w:szCs w:val="20"/>
              </w:rPr>
              <w:t xml:space="preserve"> </w:t>
            </w:r>
            <w:r w:rsidRPr="005E36C8">
              <w:rPr>
                <w:caps w:val="0"/>
                <w:color w:val="4D4D4C"/>
                <w:sz w:val="20"/>
                <w:szCs w:val="20"/>
              </w:rPr>
              <w:t>values or intangible forms of culture (e.g., knowledge, innovations, practices)? (Note: projects intended to</w:t>
            </w:r>
            <w:r>
              <w:rPr>
                <w:caps w:val="0"/>
                <w:color w:val="4D4D4C"/>
                <w:sz w:val="20"/>
                <w:szCs w:val="20"/>
              </w:rPr>
              <w:t xml:space="preserve"> </w:t>
            </w:r>
            <w:r w:rsidRPr="005E36C8">
              <w:rPr>
                <w:caps w:val="0"/>
                <w:color w:val="4D4D4C"/>
                <w:sz w:val="20"/>
                <w:szCs w:val="20"/>
              </w:rPr>
              <w:t>protect and conserve Cultural Heritage may also have inadvertent adverse impacts)</w:t>
            </w:r>
          </w:p>
        </w:tc>
        <w:tc>
          <w:tcPr>
            <w:tcW w:w="953" w:type="pct"/>
            <w:tcBorders>
              <w:top w:val="single" w:sz="4" w:space="0" w:color="auto"/>
              <w:left w:val="single" w:sz="4" w:space="0" w:color="auto"/>
              <w:bottom w:val="single" w:sz="4" w:space="0" w:color="auto"/>
            </w:tcBorders>
            <w:vAlign w:val="top"/>
          </w:tcPr>
          <w:p w14:paraId="2568CF9B"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3549604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0F13132" w14:textId="77777777" w:rsidR="001D5826" w:rsidRPr="00B97128" w:rsidDel="00A63097" w:rsidRDefault="00620877" w:rsidP="00992AF1">
            <w:pPr>
              <w:rPr>
                <w:color w:val="auto"/>
              </w:rPr>
            </w:pPr>
            <w:sdt>
              <w:sdtPr>
                <w:rPr>
                  <w:caps/>
                  <w:color w:val="auto"/>
                  <w:sz w:val="20"/>
                  <w:szCs w:val="20"/>
                </w:rPr>
                <w:id w:val="-131603403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7FF9145E"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20587916"/>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CC07AC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07383EF" w14:textId="77777777" w:rsidR="001D5826" w:rsidRPr="00490364" w:rsidRDefault="001D5826" w:rsidP="00992AF1">
            <w:pPr>
              <w:pStyle w:val="TablesHeadingGSCyan"/>
              <w:framePr w:hSpace="0" w:wrap="auto" w:vAnchor="margin" w:hAnchor="text" w:yAlign="inline"/>
              <w:spacing w:line="276" w:lineRule="auto"/>
              <w:rPr>
                <w:rStyle w:val="SmartLink1"/>
              </w:rPr>
            </w:pPr>
            <w:r w:rsidRPr="00490364">
              <w:rPr>
                <w:rStyle w:val="SmartLink1"/>
                <w:sz w:val="20"/>
                <w:szCs w:val="22"/>
              </w:rPr>
              <w:t>P.4.1.2 |</w:t>
            </w:r>
          </w:p>
        </w:tc>
        <w:tc>
          <w:tcPr>
            <w:tcW w:w="3285" w:type="pct"/>
            <w:tcBorders>
              <w:top w:val="single" w:sz="4" w:space="0" w:color="auto"/>
              <w:left w:val="single" w:sz="4" w:space="0" w:color="auto"/>
              <w:bottom w:val="single" w:sz="4" w:space="0" w:color="auto"/>
              <w:right w:val="single" w:sz="4" w:space="0" w:color="auto"/>
            </w:tcBorders>
            <w:vAlign w:val="top"/>
          </w:tcPr>
          <w:p w14:paraId="2A992F9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proofErr w:type="spellStart"/>
            <w:r w:rsidRPr="005E36C8">
              <w:rPr>
                <w:caps w:val="0"/>
                <w:color w:val="4D4D4C"/>
                <w:sz w:val="20"/>
                <w:szCs w:val="20"/>
              </w:rPr>
              <w:t>utili</w:t>
            </w:r>
            <w:r>
              <w:rPr>
                <w:caps w:val="0"/>
                <w:color w:val="4D4D4C"/>
                <w:sz w:val="20"/>
                <w:szCs w:val="20"/>
              </w:rPr>
              <w:t>s</w:t>
            </w:r>
            <w:r w:rsidRPr="005E36C8">
              <w:rPr>
                <w:caps w:val="0"/>
                <w:color w:val="4D4D4C"/>
                <w:sz w:val="20"/>
                <w:szCs w:val="20"/>
              </w:rPr>
              <w:t>ation</w:t>
            </w:r>
            <w:proofErr w:type="spellEnd"/>
            <w:r w:rsidRPr="005E36C8">
              <w:rPr>
                <w:caps w:val="0"/>
                <w:color w:val="4D4D4C"/>
                <w:sz w:val="20"/>
                <w:szCs w:val="20"/>
              </w:rPr>
              <w:t xml:space="preserve"> of tangible and/or intangible forms (e.g., practices, traditional knowledge) of Cultural Heritage</w:t>
            </w:r>
          </w:p>
          <w:p w14:paraId="51C4279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for commercial or other purposes?</w:t>
            </w:r>
          </w:p>
        </w:tc>
        <w:tc>
          <w:tcPr>
            <w:tcW w:w="953" w:type="pct"/>
            <w:tcBorders>
              <w:top w:val="single" w:sz="4" w:space="0" w:color="auto"/>
              <w:left w:val="single" w:sz="4" w:space="0" w:color="auto"/>
              <w:bottom w:val="single" w:sz="4" w:space="0" w:color="auto"/>
            </w:tcBorders>
            <w:vAlign w:val="top"/>
          </w:tcPr>
          <w:p w14:paraId="6D2FEDB3"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2965070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2BED30D" w14:textId="77777777" w:rsidR="001D5826" w:rsidRPr="00B97128" w:rsidDel="00A63097" w:rsidRDefault="00620877" w:rsidP="00992AF1">
            <w:pPr>
              <w:rPr>
                <w:color w:val="auto"/>
              </w:rPr>
            </w:pPr>
            <w:sdt>
              <w:sdtPr>
                <w:rPr>
                  <w:caps/>
                  <w:color w:val="auto"/>
                  <w:sz w:val="20"/>
                  <w:szCs w:val="20"/>
                </w:rPr>
                <w:id w:val="-167071611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DB390A2"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109326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00155F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F341683" w14:textId="77777777" w:rsidR="001D5826" w:rsidRPr="005E36C8" w:rsidRDefault="001D5826" w:rsidP="00992AF1">
            <w:pPr>
              <w:pStyle w:val="TablesHeadingGSCyan"/>
              <w:framePr w:hSpace="0" w:wrap="auto" w:vAnchor="margin" w:hAnchor="text" w:yAlign="inline"/>
              <w:spacing w:line="276" w:lineRule="auto"/>
              <w:ind w:right="-56"/>
              <w:rPr>
                <w:caps w:val="0"/>
                <w:color w:val="4D4D4C"/>
                <w:sz w:val="20"/>
                <w:szCs w:val="20"/>
              </w:rPr>
            </w:pPr>
            <w:r w:rsidRPr="00490364">
              <w:rPr>
                <w:rStyle w:val="SmartLink1"/>
                <w:sz w:val="20"/>
                <w:szCs w:val="22"/>
              </w:rPr>
              <w:t>P.4.1.2 |</w:t>
            </w:r>
          </w:p>
        </w:tc>
        <w:tc>
          <w:tcPr>
            <w:tcW w:w="3285" w:type="pct"/>
            <w:tcBorders>
              <w:top w:val="single" w:sz="4" w:space="0" w:color="auto"/>
              <w:bottom w:val="single" w:sz="4" w:space="0" w:color="auto"/>
              <w:right w:val="single" w:sz="4" w:space="0" w:color="auto"/>
            </w:tcBorders>
          </w:tcPr>
          <w:p w14:paraId="0C508C2A"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9777E4">
              <w:rPr>
                <w:caps w:val="0"/>
                <w:color w:val="4D4D4C"/>
                <w:sz w:val="20"/>
                <w:szCs w:val="20"/>
              </w:rPr>
              <w:t>If answer to question above is “YES” or “POTENTIALLY” - are the communities made aware of their right under the law, scope and nature of proposed development and its potential consequences?</w:t>
            </w:r>
          </w:p>
        </w:tc>
        <w:tc>
          <w:tcPr>
            <w:tcW w:w="953" w:type="pct"/>
            <w:tcBorders>
              <w:top w:val="single" w:sz="4" w:space="0" w:color="auto"/>
              <w:left w:val="single" w:sz="4" w:space="0" w:color="auto"/>
              <w:bottom w:val="single" w:sz="4" w:space="0" w:color="auto"/>
            </w:tcBorders>
            <w:vAlign w:val="top"/>
          </w:tcPr>
          <w:p w14:paraId="091DE261"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6225471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A8262C7"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7948456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7144754"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85972191"/>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 </w:t>
            </w:r>
          </w:p>
        </w:tc>
      </w:tr>
      <w:tr w:rsidR="001D5826" w:rsidRPr="005E36C8" w14:paraId="627FA4D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E4B55D3" w14:textId="77777777" w:rsidR="001D5826" w:rsidRPr="00490364" w:rsidRDefault="001D5826" w:rsidP="00992AF1">
            <w:pPr>
              <w:pStyle w:val="TablesHeadingGSCyan"/>
              <w:framePr w:hSpace="0" w:wrap="auto" w:vAnchor="margin" w:hAnchor="text" w:yAlign="inline"/>
              <w:spacing w:line="276" w:lineRule="auto"/>
              <w:ind w:right="-56"/>
              <w:rPr>
                <w:rStyle w:val="SmartLink1"/>
                <w:sz w:val="20"/>
                <w:szCs w:val="22"/>
              </w:rPr>
            </w:pPr>
            <w:r>
              <w:rPr>
                <w:rStyle w:val="SmartLink1"/>
                <w:sz w:val="20"/>
                <w:szCs w:val="22"/>
              </w:rPr>
              <w:t>P.4.1.3 |</w:t>
            </w:r>
          </w:p>
        </w:tc>
        <w:tc>
          <w:tcPr>
            <w:tcW w:w="3285" w:type="pct"/>
            <w:tcBorders>
              <w:top w:val="single" w:sz="4" w:space="0" w:color="auto"/>
              <w:bottom w:val="single" w:sz="4" w:space="0" w:color="auto"/>
              <w:right w:val="single" w:sz="4" w:space="0" w:color="auto"/>
            </w:tcBorders>
          </w:tcPr>
          <w:p w14:paraId="7B282D81" w14:textId="77777777" w:rsidR="001D5826" w:rsidRPr="009777E4" w:rsidRDefault="001D5826" w:rsidP="00992AF1">
            <w:pPr>
              <w:pStyle w:val="TablesHeadingGSCyan"/>
              <w:framePr w:hSpace="0" w:wrap="auto" w:vAnchor="margin" w:hAnchor="text" w:yAlign="inline"/>
              <w:spacing w:line="276" w:lineRule="auto"/>
              <w:rPr>
                <w:caps w:val="0"/>
                <w:color w:val="4D4D4C"/>
                <w:sz w:val="20"/>
                <w:szCs w:val="20"/>
              </w:rPr>
            </w:pPr>
            <w:r w:rsidRPr="003E5043">
              <w:rPr>
                <w:caps w:val="0"/>
                <w:color w:val="4D4D4C"/>
                <w:sz w:val="20"/>
                <w:szCs w:val="20"/>
              </w:rPr>
              <w:t xml:space="preserve">If answer to question above is “YES” - does the project provide equitable sharing of benefits from </w:t>
            </w:r>
            <w:proofErr w:type="spellStart"/>
            <w:r w:rsidRPr="003E5043">
              <w:rPr>
                <w:caps w:val="0"/>
                <w:color w:val="4D4D4C"/>
                <w:sz w:val="20"/>
                <w:szCs w:val="20"/>
              </w:rPr>
              <w:t>commercialisation</w:t>
            </w:r>
            <w:proofErr w:type="spellEnd"/>
            <w:r w:rsidRPr="003E5043">
              <w:rPr>
                <w:caps w:val="0"/>
                <w:color w:val="4D4D4C"/>
                <w:sz w:val="20"/>
                <w:szCs w:val="20"/>
              </w:rPr>
              <w:t xml:space="preserve"> of such knowledge, innovation, or practice, consistent with their customs and traditions?</w:t>
            </w:r>
          </w:p>
        </w:tc>
        <w:tc>
          <w:tcPr>
            <w:tcW w:w="953" w:type="pct"/>
            <w:tcBorders>
              <w:top w:val="single" w:sz="4" w:space="0" w:color="auto"/>
              <w:left w:val="single" w:sz="4" w:space="0" w:color="auto"/>
              <w:bottom w:val="single" w:sz="4" w:space="0" w:color="auto"/>
            </w:tcBorders>
            <w:vAlign w:val="top"/>
          </w:tcPr>
          <w:p w14:paraId="4F66B45C"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6461708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222090F"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4897946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EC263E8"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278550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1792771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5E43CC6" w14:textId="77777777" w:rsidR="001D5826" w:rsidRPr="00490364" w:rsidRDefault="001D5826" w:rsidP="00992AF1">
            <w:pPr>
              <w:pStyle w:val="TablesHeadingGSCyan"/>
              <w:framePr w:hSpace="0" w:wrap="auto" w:vAnchor="margin" w:hAnchor="text" w:yAlign="inline"/>
              <w:spacing w:line="276" w:lineRule="auto"/>
              <w:ind w:right="-56"/>
              <w:rPr>
                <w:rStyle w:val="SmartLink1"/>
                <w:sz w:val="20"/>
                <w:szCs w:val="22"/>
              </w:rPr>
            </w:pPr>
            <w:r>
              <w:rPr>
                <w:rStyle w:val="SmartLink1"/>
                <w:sz w:val="20"/>
                <w:szCs w:val="22"/>
              </w:rPr>
              <w:t>P.4.1.4 |</w:t>
            </w:r>
          </w:p>
        </w:tc>
        <w:tc>
          <w:tcPr>
            <w:tcW w:w="3285" w:type="pct"/>
            <w:tcBorders>
              <w:top w:val="single" w:sz="4" w:space="0" w:color="auto"/>
              <w:bottom w:val="single" w:sz="4" w:space="0" w:color="auto"/>
              <w:right w:val="single" w:sz="4" w:space="0" w:color="auto"/>
            </w:tcBorders>
            <w:vAlign w:val="top"/>
          </w:tcPr>
          <w:p w14:paraId="2FFC6241" w14:textId="77777777" w:rsidR="001D5826" w:rsidRPr="003E5043" w:rsidRDefault="001D5826" w:rsidP="00992AF1">
            <w:pPr>
              <w:pStyle w:val="TablesHeadingGSCyan"/>
              <w:framePr w:hSpace="0" w:wrap="auto" w:vAnchor="margin" w:hAnchor="text" w:yAlign="inline"/>
              <w:spacing w:line="276" w:lineRule="auto"/>
              <w:rPr>
                <w:caps w:val="0"/>
                <w:color w:val="4D4D4C"/>
                <w:sz w:val="20"/>
                <w:szCs w:val="20"/>
              </w:rPr>
            </w:pPr>
            <w:r w:rsidRPr="003E5043">
              <w:rPr>
                <w:caps w:val="0"/>
                <w:color w:val="4D4D4C"/>
                <w:sz w:val="20"/>
                <w:szCs w:val="20"/>
              </w:rPr>
              <w:t xml:space="preserve">If answer to question above is “YES” </w:t>
            </w:r>
            <w:r>
              <w:rPr>
                <w:caps w:val="0"/>
                <w:color w:val="4D4D4C"/>
                <w:sz w:val="20"/>
                <w:szCs w:val="20"/>
              </w:rPr>
              <w:t xml:space="preserve">- </w:t>
            </w: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005227CA"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5320797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ACD317E"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4026245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CF0A90E"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65065377"/>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6C676EA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8EFBAF8" w14:textId="77777777" w:rsidR="001D5826" w:rsidRPr="00490364" w:rsidRDefault="001D5826" w:rsidP="00992AF1">
            <w:pPr>
              <w:pStyle w:val="TablesHeadingGSCyan"/>
              <w:framePr w:hSpace="0" w:wrap="auto" w:vAnchor="margin" w:hAnchor="text" w:yAlign="inline"/>
              <w:spacing w:line="276" w:lineRule="auto"/>
              <w:ind w:right="-56"/>
              <w:rPr>
                <w:rStyle w:val="SmartLink1"/>
                <w:sz w:val="20"/>
                <w:szCs w:val="22"/>
              </w:rPr>
            </w:pPr>
            <w:r>
              <w:rPr>
                <w:rStyle w:val="SmartLink1"/>
                <w:sz w:val="20"/>
                <w:szCs w:val="22"/>
              </w:rPr>
              <w:lastRenderedPageBreak/>
              <w:t>P.4.1.4 |</w:t>
            </w:r>
          </w:p>
        </w:tc>
        <w:tc>
          <w:tcPr>
            <w:tcW w:w="3285" w:type="pct"/>
            <w:tcBorders>
              <w:top w:val="single" w:sz="4" w:space="0" w:color="auto"/>
              <w:bottom w:val="single" w:sz="4" w:space="0" w:color="auto"/>
              <w:right w:val="single" w:sz="4" w:space="0" w:color="auto"/>
            </w:tcBorders>
            <w:vAlign w:val="top"/>
          </w:tcPr>
          <w:p w14:paraId="4FE4A179" w14:textId="77777777" w:rsidR="001D5826" w:rsidRPr="003E5043"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If answer to question above is “YES”, ha</w:t>
            </w:r>
            <w:r>
              <w:rPr>
                <w:caps w:val="0"/>
                <w:color w:val="4D4D4C"/>
                <w:sz w:val="20"/>
                <w:szCs w:val="20"/>
              </w:rPr>
              <w:t>s</w:t>
            </w:r>
            <w:r w:rsidRPr="005E36C8">
              <w:rPr>
                <w:caps w:val="0"/>
                <w:color w:val="4D4D4C"/>
                <w:sz w:val="20"/>
                <w:szCs w:val="20"/>
              </w:rPr>
              <w:t xml:space="preserve"> project design been changed, modified, updated considering </w:t>
            </w:r>
            <w:r w:rsidRPr="005E36C8">
              <w:rPr>
                <w:caps w:val="0"/>
                <w:color w:val="4D4D4C"/>
                <w:sz w:val="20"/>
                <w:szCs w:val="22"/>
              </w:rPr>
              <w:t>opinions and recommendations of an Expert Stakeholder?</w:t>
            </w:r>
          </w:p>
        </w:tc>
        <w:tc>
          <w:tcPr>
            <w:tcW w:w="953" w:type="pct"/>
            <w:tcBorders>
              <w:top w:val="single" w:sz="4" w:space="0" w:color="auto"/>
              <w:left w:val="single" w:sz="4" w:space="0" w:color="auto"/>
              <w:bottom w:val="single" w:sz="4" w:space="0" w:color="auto"/>
            </w:tcBorders>
            <w:vAlign w:val="top"/>
          </w:tcPr>
          <w:p w14:paraId="11136F95"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2948379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1AC6BB1"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6937513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3EAC207F"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60752781"/>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169E7460" w14:textId="77777777" w:rsidTr="00992AF1">
        <w:trPr>
          <w:trHeight w:val="364"/>
        </w:trPr>
        <w:tc>
          <w:tcPr>
            <w:tcW w:w="5000" w:type="pct"/>
            <w:gridSpan w:val="3"/>
            <w:tcBorders>
              <w:top w:val="single" w:sz="4" w:space="0" w:color="auto"/>
              <w:bottom w:val="single" w:sz="4" w:space="0" w:color="auto"/>
            </w:tcBorders>
            <w:noWrap/>
            <w:vAlign w:val="top"/>
          </w:tcPr>
          <w:p w14:paraId="570C86D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1D5826" w:rsidRPr="005E36C8" w14:paraId="5918DACF"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7E3412B"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Minor improvements to traditional cooking practices. Basic methods of cooking remain in</w:t>
            </w:r>
          </w:p>
          <w:p w14:paraId="4447F499"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place with potential to improve efficiency and technology incrementally/down the line so as</w:t>
            </w:r>
          </w:p>
          <w:p w14:paraId="177F7397"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to preserve any associated cultural practices tied to cooking.</w:t>
            </w:r>
          </w:p>
          <w:p w14:paraId="0F8231D0"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Minor environmental improvements will result from the use of ICS but are not expected to</w:t>
            </w:r>
          </w:p>
          <w:p w14:paraId="10BDB6C2" w14:textId="77777777" w:rsidR="001D5826" w:rsidRPr="001E1AF3" w:rsidRDefault="001D5826" w:rsidP="00992AF1">
            <w:r w:rsidRPr="00035A21">
              <w:rPr>
                <w:i/>
                <w:iCs/>
                <w:sz w:val="20"/>
                <w:szCs w:val="20"/>
              </w:rPr>
              <w:t>impact cultural practices.</w:t>
            </w:r>
          </w:p>
        </w:tc>
      </w:tr>
      <w:tr w:rsidR="001D5826" w:rsidRPr="00C075F2" w14:paraId="742834CA" w14:textId="77777777" w:rsidTr="00992AF1">
        <w:trPr>
          <w:trHeight w:val="364"/>
        </w:trPr>
        <w:tc>
          <w:tcPr>
            <w:tcW w:w="5000" w:type="pct"/>
            <w:gridSpan w:val="3"/>
            <w:tcBorders>
              <w:top w:val="single" w:sz="4" w:space="0" w:color="auto"/>
              <w:bottom w:val="single" w:sz="4" w:space="0" w:color="auto"/>
            </w:tcBorders>
            <w:noWrap/>
            <w:vAlign w:val="top"/>
          </w:tcPr>
          <w:p w14:paraId="298F2918" w14:textId="77777777" w:rsidR="001D5826" w:rsidRPr="00F35BFA" w:rsidRDefault="001D5826" w:rsidP="00992AF1">
            <w:pPr>
              <w:pStyle w:val="TablesHeadingGSCyan"/>
              <w:framePr w:hSpace="0" w:wrap="auto" w:vAnchor="margin" w:hAnchor="text" w:yAlign="inline"/>
              <w:spacing w:line="276" w:lineRule="auto"/>
              <w:rPr>
                <w:i/>
                <w:iCs/>
                <w:caps w:val="0"/>
                <w:color w:val="4D4D4C"/>
                <w:sz w:val="20"/>
                <w:szCs w:val="20"/>
              </w:rPr>
            </w:pPr>
            <w:r w:rsidRPr="00F35BFA">
              <w:rPr>
                <w:rStyle w:val="SmartLink1"/>
                <w:sz w:val="20"/>
                <w:szCs w:val="22"/>
              </w:rPr>
              <w:t>P.4.2 |</w:t>
            </w:r>
            <w:r w:rsidRPr="00F35BFA">
              <w:rPr>
                <w:rStyle w:val="SmartLink1"/>
                <w:i/>
                <w:iCs/>
                <w:caps w:val="0"/>
                <w:sz w:val="20"/>
                <w:szCs w:val="22"/>
              </w:rPr>
              <w:t>Forced Eviction and Displacement</w:t>
            </w:r>
          </w:p>
        </w:tc>
      </w:tr>
      <w:tr w:rsidR="001D5826" w:rsidRPr="00C075F2" w14:paraId="2673643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57E16A1" w14:textId="77777777" w:rsidR="001D5826" w:rsidRPr="00F35BFA"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P.4.2.1 |</w:t>
            </w:r>
          </w:p>
        </w:tc>
        <w:tc>
          <w:tcPr>
            <w:tcW w:w="3285" w:type="pct"/>
            <w:tcBorders>
              <w:top w:val="single" w:sz="4" w:space="0" w:color="auto"/>
              <w:left w:val="single" w:sz="4" w:space="0" w:color="auto"/>
              <w:bottom w:val="single" w:sz="4" w:space="0" w:color="auto"/>
              <w:right w:val="single" w:sz="4" w:space="0" w:color="auto"/>
            </w:tcBorders>
          </w:tcPr>
          <w:p w14:paraId="1136F209" w14:textId="77777777" w:rsidR="001D5826" w:rsidRPr="00F35BFA" w:rsidRDefault="001D5826" w:rsidP="00992AF1">
            <w:pPr>
              <w:pStyle w:val="TablesHeadingGSCyan"/>
              <w:framePr w:hSpace="0" w:wrap="auto" w:vAnchor="margin" w:hAnchor="text" w:yAlign="inline"/>
              <w:spacing w:line="276" w:lineRule="auto"/>
              <w:rPr>
                <w:rStyle w:val="SmartLink1"/>
                <w:sz w:val="20"/>
                <w:szCs w:val="22"/>
              </w:rPr>
            </w:pPr>
            <w:r w:rsidRPr="0000098D">
              <w:rPr>
                <w:caps w:val="0"/>
                <w:color w:val="4D4D4C"/>
                <w:sz w:val="20"/>
                <w:szCs w:val="20"/>
              </w:rPr>
              <w:t>Does the project involve any risks related to involuntary relocation of people?</w:t>
            </w:r>
          </w:p>
        </w:tc>
        <w:tc>
          <w:tcPr>
            <w:tcW w:w="953" w:type="pct"/>
            <w:tcBorders>
              <w:top w:val="single" w:sz="4" w:space="0" w:color="auto"/>
              <w:left w:val="single" w:sz="4" w:space="0" w:color="auto"/>
              <w:bottom w:val="single" w:sz="4" w:space="0" w:color="auto"/>
            </w:tcBorders>
          </w:tcPr>
          <w:p w14:paraId="03F00B0E"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5242045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AE4CC03" w14:textId="77777777" w:rsidR="001D5826" w:rsidRPr="00F35BFA" w:rsidRDefault="00620877" w:rsidP="00992AF1">
            <w:pPr>
              <w:pStyle w:val="TablesHeadingGSCyan"/>
              <w:framePr w:hSpace="0" w:wrap="auto" w:vAnchor="margin" w:hAnchor="text" w:yAlign="inline"/>
              <w:spacing w:line="276" w:lineRule="auto"/>
              <w:rPr>
                <w:rStyle w:val="SmartLink1"/>
                <w:sz w:val="20"/>
                <w:szCs w:val="22"/>
              </w:rPr>
            </w:pPr>
            <w:sdt>
              <w:sdtPr>
                <w:rPr>
                  <w:rFonts w:asciiTheme="minorHAnsi" w:hAnsiTheme="minorHAnsi"/>
                  <w:caps w:val="0"/>
                  <w:color w:val="auto"/>
                  <w:sz w:val="20"/>
                  <w:szCs w:val="20"/>
                  <w:u w:val="single"/>
                  <w:shd w:val="clear" w:color="auto" w:fill="E1DFDD"/>
                </w:rPr>
                <w:id w:val="-1829593065"/>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C075F2" w14:paraId="072796A2" w14:textId="77777777" w:rsidTr="00992AF1">
        <w:trPr>
          <w:trHeight w:val="364"/>
        </w:trPr>
        <w:tc>
          <w:tcPr>
            <w:tcW w:w="5000" w:type="pct"/>
            <w:gridSpan w:val="3"/>
            <w:tcBorders>
              <w:top w:val="single" w:sz="4" w:space="0" w:color="auto"/>
              <w:bottom w:val="single" w:sz="4" w:space="0" w:color="auto"/>
            </w:tcBorders>
            <w:noWrap/>
            <w:vAlign w:val="top"/>
          </w:tcPr>
          <w:p w14:paraId="33D82C48" w14:textId="77777777" w:rsidR="001D5826" w:rsidRPr="00F35BFA" w:rsidRDefault="001D5826" w:rsidP="00992AF1">
            <w:pPr>
              <w:pStyle w:val="TablesHeadingGSCyan"/>
              <w:framePr w:hSpace="0" w:wrap="auto" w:vAnchor="margin" w:hAnchor="text" w:yAlign="inline"/>
              <w:spacing w:line="276" w:lineRule="auto"/>
              <w:rPr>
                <w:rStyle w:val="SmartLink1"/>
                <w:sz w:val="20"/>
                <w:szCs w:val="22"/>
              </w:rPr>
            </w:pPr>
            <w:r w:rsidRPr="00770304">
              <w:rPr>
                <w:caps w:val="0"/>
                <w:sz w:val="20"/>
                <w:szCs w:val="22"/>
              </w:rPr>
              <w:t>If the answer to question above is "yes," please explain the reason and how the project will ensure compliance with applicable requirements.</w:t>
            </w:r>
          </w:p>
        </w:tc>
      </w:tr>
      <w:tr w:rsidR="001D5826" w:rsidRPr="00C075F2" w14:paraId="36EFBAC2"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4CA7B7A" w14:textId="77777777" w:rsidR="001D5826" w:rsidRPr="001E1AF3" w:rsidRDefault="001D5826" w:rsidP="00992AF1">
            <w:r w:rsidRPr="00035A21">
              <w:rPr>
                <w:i/>
                <w:iCs/>
                <w:sz w:val="20"/>
                <w:szCs w:val="20"/>
              </w:rPr>
              <w:t>The project will not involve any involuntary relocation of people according to the PDD.</w:t>
            </w:r>
          </w:p>
        </w:tc>
      </w:tr>
      <w:tr w:rsidR="001D5826" w:rsidRPr="005E36C8" w14:paraId="13E45DC3" w14:textId="77777777" w:rsidTr="00992AF1">
        <w:trPr>
          <w:trHeight w:val="364"/>
        </w:trPr>
        <w:tc>
          <w:tcPr>
            <w:tcW w:w="5000" w:type="pct"/>
            <w:gridSpan w:val="3"/>
            <w:tcBorders>
              <w:top w:val="single" w:sz="4" w:space="0" w:color="auto"/>
              <w:bottom w:val="single" w:sz="4" w:space="0" w:color="auto"/>
            </w:tcBorders>
            <w:noWrap/>
            <w:vAlign w:val="top"/>
          </w:tcPr>
          <w:p w14:paraId="25DC6A3D" w14:textId="77777777" w:rsidR="001D5826" w:rsidRPr="00444A04" w:rsidRDefault="001D5826" w:rsidP="00992AF1">
            <w:pPr>
              <w:pStyle w:val="TablesHeadingGSCyan"/>
              <w:framePr w:hSpace="0" w:wrap="auto" w:vAnchor="margin" w:hAnchor="text" w:yAlign="inline"/>
              <w:spacing w:line="276" w:lineRule="auto"/>
              <w:rPr>
                <w:caps w:val="0"/>
                <w:color w:val="4D4D4C"/>
              </w:rPr>
            </w:pPr>
            <w:r w:rsidRPr="00444A04">
              <w:rPr>
                <w:caps w:val="0"/>
                <w:sz w:val="20"/>
                <w:szCs w:val="22"/>
              </w:rPr>
              <w:t>Would the project potentially involve or lead to:</w:t>
            </w:r>
          </w:p>
        </w:tc>
      </w:tr>
      <w:tr w:rsidR="001D5826" w:rsidRPr="005E36C8" w14:paraId="0D1881B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AEDACC6"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Pr>
                <w:rStyle w:val="SmartLink1"/>
                <w:sz w:val="20"/>
                <w:szCs w:val="22"/>
              </w:rPr>
              <w:t>P.4.2.1 |</w:t>
            </w:r>
          </w:p>
        </w:tc>
        <w:tc>
          <w:tcPr>
            <w:tcW w:w="3285" w:type="pct"/>
            <w:tcBorders>
              <w:top w:val="single" w:sz="4" w:space="0" w:color="auto"/>
              <w:bottom w:val="single" w:sz="4" w:space="0" w:color="auto"/>
              <w:right w:val="single" w:sz="4" w:space="0" w:color="auto"/>
            </w:tcBorders>
            <w:vAlign w:val="top"/>
          </w:tcPr>
          <w:p w14:paraId="4B0A04D7"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risk of forced evictions or involuntary relocation of people?</w:t>
            </w:r>
          </w:p>
        </w:tc>
        <w:tc>
          <w:tcPr>
            <w:tcW w:w="953" w:type="pct"/>
            <w:tcBorders>
              <w:top w:val="single" w:sz="4" w:space="0" w:color="auto"/>
              <w:left w:val="single" w:sz="4" w:space="0" w:color="auto"/>
              <w:bottom w:val="single" w:sz="4" w:space="0" w:color="auto"/>
            </w:tcBorders>
            <w:vAlign w:val="top"/>
          </w:tcPr>
          <w:p w14:paraId="5A688EEF"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1021691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8405710" w14:textId="77777777" w:rsidR="001D5826" w:rsidRPr="00B97128" w:rsidDel="00A63097" w:rsidRDefault="00620877" w:rsidP="00992AF1">
            <w:pPr>
              <w:rPr>
                <w:color w:val="auto"/>
              </w:rPr>
            </w:pPr>
            <w:sdt>
              <w:sdtPr>
                <w:rPr>
                  <w:caps/>
                  <w:color w:val="auto"/>
                  <w:sz w:val="20"/>
                  <w:szCs w:val="20"/>
                </w:rPr>
                <w:id w:val="-140961468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75904C3"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3850813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A81700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035DB6C"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8E012C">
              <w:rPr>
                <w:rStyle w:val="SmartLink1"/>
                <w:sz w:val="20"/>
              </w:rPr>
              <w:t>P.4.2.</w:t>
            </w:r>
            <w:r w:rsidRPr="008E012C">
              <w:rPr>
                <w:rStyle w:val="SmartLink1"/>
                <w:sz w:val="20"/>
                <w:szCs w:val="22"/>
              </w:rPr>
              <w:t>2 |</w:t>
            </w:r>
          </w:p>
        </w:tc>
        <w:tc>
          <w:tcPr>
            <w:tcW w:w="3285" w:type="pct"/>
            <w:tcBorders>
              <w:top w:val="single" w:sz="4" w:space="0" w:color="auto"/>
              <w:bottom w:val="single" w:sz="4" w:space="0" w:color="auto"/>
              <w:right w:val="single" w:sz="4" w:space="0" w:color="auto"/>
            </w:tcBorders>
            <w:vAlign w:val="top"/>
          </w:tcPr>
          <w:p w14:paraId="2D2F74B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 xml:space="preserve">temporary or permanent and full or partial physical displacement (including people without legally </w:t>
            </w:r>
            <w:proofErr w:type="spellStart"/>
            <w:r w:rsidRPr="005E36C8">
              <w:rPr>
                <w:caps w:val="0"/>
                <w:color w:val="4D4D4C"/>
                <w:sz w:val="20"/>
                <w:szCs w:val="20"/>
              </w:rPr>
              <w:t>recogni</w:t>
            </w:r>
            <w:r>
              <w:rPr>
                <w:caps w:val="0"/>
                <w:color w:val="4D4D4C"/>
                <w:sz w:val="20"/>
                <w:szCs w:val="20"/>
              </w:rPr>
              <w:t>s</w:t>
            </w:r>
            <w:r w:rsidRPr="005E36C8">
              <w:rPr>
                <w:caps w:val="0"/>
                <w:color w:val="4D4D4C"/>
                <w:sz w:val="20"/>
                <w:szCs w:val="20"/>
              </w:rPr>
              <w:t>able</w:t>
            </w:r>
            <w:proofErr w:type="spellEnd"/>
            <w:r w:rsidRPr="005E36C8">
              <w:rPr>
                <w:caps w:val="0"/>
                <w:color w:val="4D4D4C"/>
                <w:sz w:val="20"/>
                <w:szCs w:val="20"/>
              </w:rPr>
              <w:t xml:space="preserve"> claims to land)?</w:t>
            </w:r>
          </w:p>
        </w:tc>
        <w:tc>
          <w:tcPr>
            <w:tcW w:w="953" w:type="pct"/>
            <w:tcBorders>
              <w:top w:val="single" w:sz="4" w:space="0" w:color="auto"/>
              <w:left w:val="single" w:sz="4" w:space="0" w:color="auto"/>
              <w:bottom w:val="single" w:sz="4" w:space="0" w:color="auto"/>
            </w:tcBorders>
            <w:vAlign w:val="top"/>
          </w:tcPr>
          <w:p w14:paraId="109D1F9F"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8828460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6D2CCC8" w14:textId="77777777" w:rsidR="001D5826" w:rsidRPr="00B97128" w:rsidDel="00A63097" w:rsidRDefault="00620877" w:rsidP="00992AF1">
            <w:pPr>
              <w:rPr>
                <w:color w:val="auto"/>
              </w:rPr>
            </w:pPr>
            <w:sdt>
              <w:sdtPr>
                <w:rPr>
                  <w:caps/>
                  <w:color w:val="auto"/>
                  <w:sz w:val="20"/>
                  <w:szCs w:val="20"/>
                </w:rPr>
                <w:id w:val="185676056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10071370"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9832024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B99749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2B47DAF" w14:textId="77777777" w:rsidR="001D5826" w:rsidRPr="005E36C8" w:rsidRDefault="001D5826" w:rsidP="00992AF1">
            <w:pPr>
              <w:pStyle w:val="TablesHeadingGSCyan"/>
              <w:framePr w:hSpace="0" w:wrap="auto" w:vAnchor="margin" w:hAnchor="text" w:yAlign="inline"/>
              <w:rPr>
                <w:caps w:val="0"/>
                <w:color w:val="4D4D4C"/>
                <w:sz w:val="20"/>
                <w:szCs w:val="22"/>
              </w:rPr>
            </w:pPr>
            <w:r w:rsidRPr="008E012C">
              <w:rPr>
                <w:rStyle w:val="SmartLink1"/>
                <w:sz w:val="20"/>
              </w:rPr>
              <w:t>P.4.2.</w:t>
            </w:r>
            <w:r w:rsidRPr="008E012C">
              <w:rPr>
                <w:rStyle w:val="SmartLink1"/>
                <w:sz w:val="20"/>
                <w:szCs w:val="22"/>
              </w:rPr>
              <w:t>2 |</w:t>
            </w:r>
          </w:p>
        </w:tc>
        <w:tc>
          <w:tcPr>
            <w:tcW w:w="3285" w:type="pct"/>
            <w:tcBorders>
              <w:top w:val="single" w:sz="4" w:space="0" w:color="auto"/>
              <w:bottom w:val="single" w:sz="4" w:space="0" w:color="auto"/>
              <w:right w:val="single" w:sz="4" w:space="0" w:color="auto"/>
            </w:tcBorders>
            <w:vAlign w:val="top"/>
          </w:tcPr>
          <w:p w14:paraId="71469031"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economic displacement (e.g., loss of assets or access to resources due to land acquisition or access restrictions – even in the absence of physical relocation)?</w:t>
            </w:r>
          </w:p>
        </w:tc>
        <w:tc>
          <w:tcPr>
            <w:tcW w:w="953" w:type="pct"/>
            <w:tcBorders>
              <w:top w:val="single" w:sz="4" w:space="0" w:color="auto"/>
              <w:left w:val="single" w:sz="4" w:space="0" w:color="auto"/>
              <w:bottom w:val="single" w:sz="4" w:space="0" w:color="auto"/>
            </w:tcBorders>
            <w:vAlign w:val="top"/>
          </w:tcPr>
          <w:p w14:paraId="3B169E0A"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0923719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DB9B162" w14:textId="77777777" w:rsidR="001D5826" w:rsidRPr="00B97128" w:rsidDel="00A63097" w:rsidRDefault="00620877" w:rsidP="00992AF1">
            <w:pPr>
              <w:rPr>
                <w:color w:val="auto"/>
              </w:rPr>
            </w:pPr>
            <w:sdt>
              <w:sdtPr>
                <w:rPr>
                  <w:caps/>
                  <w:color w:val="auto"/>
                  <w:sz w:val="20"/>
                  <w:szCs w:val="20"/>
                </w:rPr>
                <w:id w:val="41883590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7D6EEF2"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3018596"/>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46F1CE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91A5A96" w14:textId="77777777" w:rsidR="001D5826" w:rsidRDefault="001D5826" w:rsidP="00992AF1">
            <w:pPr>
              <w:pStyle w:val="TablesHeadingGSCyan"/>
              <w:framePr w:hSpace="0" w:wrap="auto" w:vAnchor="margin" w:hAnchor="text" w:yAlign="inline"/>
              <w:rPr>
                <w:rStyle w:val="SmartLink1"/>
                <w:sz w:val="20"/>
                <w:szCs w:val="22"/>
              </w:rPr>
            </w:pPr>
            <w:r w:rsidRPr="008E012C">
              <w:rPr>
                <w:rStyle w:val="SmartLink1"/>
                <w:sz w:val="20"/>
              </w:rPr>
              <w:t>P.4.2.</w:t>
            </w:r>
            <w:r w:rsidRPr="008E012C">
              <w:rPr>
                <w:rStyle w:val="SmartLink1"/>
                <w:sz w:val="20"/>
                <w:szCs w:val="22"/>
              </w:rPr>
              <w:t>2 |</w:t>
            </w:r>
          </w:p>
        </w:tc>
        <w:tc>
          <w:tcPr>
            <w:tcW w:w="3285" w:type="pct"/>
            <w:tcBorders>
              <w:top w:val="single" w:sz="4" w:space="0" w:color="auto"/>
              <w:bottom w:val="single" w:sz="4" w:space="0" w:color="auto"/>
              <w:right w:val="single" w:sz="4" w:space="0" w:color="auto"/>
            </w:tcBorders>
            <w:vAlign w:val="top"/>
          </w:tcPr>
          <w:p w14:paraId="7311F9E4" w14:textId="77777777" w:rsidR="001D5826" w:rsidRPr="005E36C8" w:rsidRDefault="001D5826" w:rsidP="00992AF1">
            <w:pPr>
              <w:pStyle w:val="TablesHeadingGSCyan"/>
              <w:framePr w:hSpace="0" w:wrap="auto" w:vAnchor="margin" w:hAnchor="text" w:yAlign="inline"/>
              <w:spacing w:line="276" w:lineRule="auto"/>
              <w:rPr>
                <w:caps w:val="0"/>
                <w:color w:val="4D4D4C"/>
              </w:rPr>
            </w:pPr>
            <w:r w:rsidRPr="005E36C8">
              <w:rPr>
                <w:caps w:val="0"/>
                <w:color w:val="4D4D4C"/>
                <w:sz w:val="20"/>
                <w:szCs w:val="20"/>
              </w:rPr>
              <w:t>If answer to question above is “YES” or “POTENTIALLY”</w:t>
            </w:r>
            <w:r w:rsidRPr="005E36C8">
              <w:rPr>
                <w:caps w:val="0"/>
                <w:color w:val="4D4D4C"/>
              </w:rPr>
              <w:t xml:space="preserve">, </w:t>
            </w:r>
          </w:p>
          <w:p w14:paraId="13AC9206" w14:textId="77777777" w:rsidR="001D5826" w:rsidRDefault="001D5826">
            <w:pPr>
              <w:pStyle w:val="TablesHeadingGSCyan"/>
              <w:framePr w:hSpace="0" w:wrap="auto" w:vAnchor="margin" w:hAnchor="text" w:yAlign="inline"/>
              <w:numPr>
                <w:ilvl w:val="0"/>
                <w:numId w:val="22"/>
              </w:numPr>
              <w:spacing w:line="276" w:lineRule="auto"/>
              <w:rPr>
                <w:caps w:val="0"/>
                <w:color w:val="4D4D4C"/>
                <w:sz w:val="20"/>
                <w:szCs w:val="20"/>
              </w:rPr>
            </w:pPr>
            <w:proofErr w:type="gramStart"/>
            <w:r w:rsidRPr="005E36C8">
              <w:rPr>
                <w:caps w:val="0"/>
                <w:color w:val="4D4D4C"/>
                <w:sz w:val="20"/>
                <w:szCs w:val="20"/>
              </w:rPr>
              <w:t>has</w:t>
            </w:r>
            <w:proofErr w:type="gramEnd"/>
            <w:r w:rsidRPr="005E36C8">
              <w:rPr>
                <w:caps w:val="0"/>
                <w:color w:val="4D4D4C"/>
                <w:sz w:val="20"/>
                <w:szCs w:val="20"/>
              </w:rPr>
              <w:t xml:space="preserve"> the project developed Resettlement Action Plan or Livelihood Action Plan in consultation and agreement with affected individual, group or community?</w:t>
            </w:r>
          </w:p>
          <w:p w14:paraId="5E6A9CC3" w14:textId="77777777" w:rsidR="001D5826" w:rsidRPr="008E012C" w:rsidRDefault="001D5826">
            <w:pPr>
              <w:pStyle w:val="TablesHeadingGSCyan"/>
              <w:framePr w:hSpace="0" w:wrap="auto" w:vAnchor="margin" w:hAnchor="text" w:yAlign="inline"/>
              <w:numPr>
                <w:ilvl w:val="0"/>
                <w:numId w:val="22"/>
              </w:numPr>
              <w:spacing w:line="276" w:lineRule="auto"/>
              <w:rPr>
                <w:caps w:val="0"/>
                <w:color w:val="4D4D4C"/>
                <w:sz w:val="20"/>
                <w:szCs w:val="20"/>
              </w:rPr>
            </w:pPr>
            <w:r w:rsidRPr="008E012C">
              <w:rPr>
                <w:caps w:val="0"/>
                <w:color w:val="4D4D4C"/>
                <w:sz w:val="20"/>
                <w:szCs w:val="20"/>
              </w:rPr>
              <w:t xml:space="preserve">has the project </w:t>
            </w:r>
            <w:proofErr w:type="gramStart"/>
            <w:r w:rsidRPr="008E012C">
              <w:rPr>
                <w:caps w:val="0"/>
                <w:color w:val="4D4D4C"/>
                <w:sz w:val="20"/>
                <w:szCs w:val="20"/>
              </w:rPr>
              <w:t>integrated</w:t>
            </w:r>
            <w:proofErr w:type="gramEnd"/>
            <w:r w:rsidRPr="008E012C">
              <w:rPr>
                <w:caps w:val="0"/>
                <w:color w:val="4D4D4C"/>
                <w:sz w:val="20"/>
                <w:szCs w:val="20"/>
              </w:rPr>
              <w:t xml:space="preserve"> Resettlement Action Plan or Livelihood Action Plan into the Project design?</w:t>
            </w:r>
          </w:p>
        </w:tc>
        <w:tc>
          <w:tcPr>
            <w:tcW w:w="953" w:type="pct"/>
            <w:tcBorders>
              <w:top w:val="single" w:sz="4" w:space="0" w:color="auto"/>
              <w:left w:val="single" w:sz="4" w:space="0" w:color="auto"/>
              <w:bottom w:val="single" w:sz="4" w:space="0" w:color="auto"/>
            </w:tcBorders>
            <w:vAlign w:val="top"/>
          </w:tcPr>
          <w:p w14:paraId="3B0CC19A"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4492982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36C05D6"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865901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1228DB3B"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34257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 </w:t>
            </w:r>
          </w:p>
        </w:tc>
      </w:tr>
      <w:tr w:rsidR="001D5826" w:rsidRPr="005E36C8" w14:paraId="0051366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5B4CC24" w14:textId="77777777" w:rsidR="001D5826" w:rsidRDefault="001D5826" w:rsidP="00992AF1">
            <w:pPr>
              <w:pStyle w:val="TablesHeadingGSCyan"/>
              <w:framePr w:hSpace="0" w:wrap="auto" w:vAnchor="margin" w:hAnchor="text" w:yAlign="inline"/>
              <w:rPr>
                <w:rStyle w:val="SmartLink1"/>
                <w:sz w:val="20"/>
                <w:szCs w:val="22"/>
              </w:rPr>
            </w:pPr>
            <w:r>
              <w:rPr>
                <w:rStyle w:val="SmartLink1"/>
                <w:sz w:val="20"/>
                <w:szCs w:val="22"/>
              </w:rPr>
              <w:t>P.4.2.3 |</w:t>
            </w:r>
          </w:p>
        </w:tc>
        <w:tc>
          <w:tcPr>
            <w:tcW w:w="3285" w:type="pct"/>
            <w:tcBorders>
              <w:top w:val="single" w:sz="4" w:space="0" w:color="auto"/>
              <w:bottom w:val="single" w:sz="4" w:space="0" w:color="auto"/>
              <w:right w:val="single" w:sz="4" w:space="0" w:color="auto"/>
            </w:tcBorders>
            <w:vAlign w:val="top"/>
          </w:tcPr>
          <w:p w14:paraId="34087571"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If answer to question above is “YES”</w:t>
            </w:r>
            <w:r>
              <w:rPr>
                <w:caps w:val="0"/>
                <w:color w:val="4D4D4C"/>
                <w:sz w:val="20"/>
                <w:szCs w:val="20"/>
              </w:rPr>
              <w:t xml:space="preserve"> - </w:t>
            </w: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438E4D56"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0889834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539BB8D"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569724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2DCEBDC"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66830514"/>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6CFEADC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6A010D0" w14:textId="77777777" w:rsidR="001D5826" w:rsidRDefault="001D5826" w:rsidP="00992AF1">
            <w:pPr>
              <w:pStyle w:val="TablesHeadingGSCyan"/>
              <w:framePr w:hSpace="0" w:wrap="auto" w:vAnchor="margin" w:hAnchor="text" w:yAlign="inline"/>
              <w:rPr>
                <w:rStyle w:val="SmartLink1"/>
                <w:sz w:val="20"/>
                <w:szCs w:val="22"/>
              </w:rPr>
            </w:pPr>
            <w:r>
              <w:rPr>
                <w:rStyle w:val="SmartLink1"/>
                <w:sz w:val="20"/>
                <w:szCs w:val="22"/>
              </w:rPr>
              <w:t>P.4.2.3 |</w:t>
            </w:r>
          </w:p>
        </w:tc>
        <w:tc>
          <w:tcPr>
            <w:tcW w:w="3285" w:type="pct"/>
            <w:tcBorders>
              <w:top w:val="single" w:sz="4" w:space="0" w:color="auto"/>
              <w:bottom w:val="single" w:sz="4" w:space="0" w:color="auto"/>
              <w:right w:val="single" w:sz="4" w:space="0" w:color="auto"/>
            </w:tcBorders>
            <w:vAlign w:val="top"/>
          </w:tcPr>
          <w:p w14:paraId="05B1D2C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 xml:space="preserve">If answer to question above is “YES”, have project design been changed, modified, updated considering </w:t>
            </w:r>
            <w:r w:rsidRPr="005E36C8">
              <w:rPr>
                <w:caps w:val="0"/>
                <w:color w:val="4D4D4C"/>
                <w:sz w:val="20"/>
                <w:szCs w:val="22"/>
              </w:rPr>
              <w:t>opinions and recommendations of an Expert Stakeholder?</w:t>
            </w:r>
          </w:p>
        </w:tc>
        <w:tc>
          <w:tcPr>
            <w:tcW w:w="953" w:type="pct"/>
            <w:tcBorders>
              <w:top w:val="single" w:sz="4" w:space="0" w:color="auto"/>
              <w:left w:val="single" w:sz="4" w:space="0" w:color="auto"/>
              <w:bottom w:val="single" w:sz="4" w:space="0" w:color="auto"/>
            </w:tcBorders>
            <w:vAlign w:val="top"/>
          </w:tcPr>
          <w:p w14:paraId="11F01501"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0866089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26292BE"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7931616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AA45285"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4440820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22F37803" w14:textId="77777777" w:rsidTr="00992AF1">
        <w:trPr>
          <w:trHeight w:val="364"/>
        </w:trPr>
        <w:tc>
          <w:tcPr>
            <w:tcW w:w="5000" w:type="pct"/>
            <w:gridSpan w:val="3"/>
            <w:tcBorders>
              <w:top w:val="single" w:sz="4" w:space="0" w:color="auto"/>
              <w:bottom w:val="single" w:sz="4" w:space="0" w:color="auto"/>
            </w:tcBorders>
            <w:noWrap/>
            <w:vAlign w:val="top"/>
          </w:tcPr>
          <w:p w14:paraId="015E8A7C" w14:textId="77777777" w:rsidR="001D5826" w:rsidRPr="007D5FA8" w:rsidRDefault="001D5826" w:rsidP="00992AF1">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1D5826" w:rsidRPr="00BF1765" w14:paraId="2F96BC2E" w14:textId="77777777" w:rsidTr="00992AF1">
        <w:trPr>
          <w:trHeight w:val="364"/>
        </w:trPr>
        <w:tc>
          <w:tcPr>
            <w:tcW w:w="5000" w:type="pct"/>
            <w:gridSpan w:val="3"/>
            <w:tcBorders>
              <w:top w:val="single" w:sz="4" w:space="0" w:color="auto"/>
              <w:bottom w:val="single" w:sz="4" w:space="0" w:color="auto"/>
            </w:tcBorders>
            <w:noWrap/>
            <w:vAlign w:val="top"/>
          </w:tcPr>
          <w:p w14:paraId="714FD112" w14:textId="77777777" w:rsidR="001D5826" w:rsidRPr="00035A21" w:rsidRDefault="001D5826" w:rsidP="00992AF1">
            <w:pPr>
              <w:pStyle w:val="TablesHeadingGSCyan"/>
              <w:framePr w:hSpace="0" w:wrap="auto" w:vAnchor="margin" w:hAnchor="text" w:yAlign="inline"/>
              <w:shd w:val="clear" w:color="auto" w:fill="E6E5E5" w:themeFill="background2"/>
              <w:spacing w:line="276" w:lineRule="auto"/>
              <w:rPr>
                <w:i/>
                <w:iCs/>
                <w:caps w:val="0"/>
                <w:color w:val="4D4D4C"/>
                <w:sz w:val="20"/>
                <w:szCs w:val="20"/>
              </w:rPr>
            </w:pPr>
            <w:r w:rsidRPr="00035A21">
              <w:rPr>
                <w:i/>
                <w:iCs/>
                <w:caps w:val="0"/>
                <w:color w:val="4D4D4C"/>
                <w:sz w:val="20"/>
                <w:szCs w:val="20"/>
              </w:rPr>
              <w:lastRenderedPageBreak/>
              <w:t>The project will not involve or lead to any risks related to forced evictions, involuntary</w:t>
            </w:r>
          </w:p>
          <w:p w14:paraId="1E149DE8" w14:textId="77777777" w:rsidR="001D5826" w:rsidRPr="00035A21" w:rsidRDefault="001D5826" w:rsidP="00992AF1">
            <w:pPr>
              <w:pStyle w:val="TablesHeadingGSCyan"/>
              <w:framePr w:hSpace="0" w:wrap="auto" w:vAnchor="margin" w:hAnchor="text" w:yAlign="inline"/>
              <w:shd w:val="clear" w:color="auto" w:fill="E6E5E5" w:themeFill="background2"/>
              <w:spacing w:line="276" w:lineRule="auto"/>
              <w:rPr>
                <w:i/>
                <w:iCs/>
                <w:caps w:val="0"/>
                <w:color w:val="4D4D4C"/>
                <w:sz w:val="20"/>
                <w:szCs w:val="20"/>
              </w:rPr>
            </w:pPr>
            <w:r w:rsidRPr="00035A21">
              <w:rPr>
                <w:i/>
                <w:iCs/>
                <w:caps w:val="0"/>
                <w:color w:val="4D4D4C"/>
                <w:sz w:val="20"/>
                <w:szCs w:val="20"/>
              </w:rPr>
              <w:t>relocation or physical displacement according to the project activity, as demonstrated in the</w:t>
            </w:r>
          </w:p>
          <w:p w14:paraId="17FAA0FB" w14:textId="77777777" w:rsidR="001D5826" w:rsidRPr="00BF1765" w:rsidRDefault="001D5826" w:rsidP="00992AF1">
            <w:pPr>
              <w:pStyle w:val="TablesHeadingGSCyan"/>
              <w:framePr w:hSpace="0" w:wrap="auto" w:vAnchor="margin" w:hAnchor="text" w:yAlign="inline"/>
              <w:shd w:val="clear" w:color="auto" w:fill="E6E5E5" w:themeFill="background2"/>
              <w:spacing w:line="276" w:lineRule="auto"/>
              <w:rPr>
                <w:i/>
                <w:iCs/>
                <w:caps w:val="0"/>
                <w:color w:val="4D4D4C"/>
                <w:sz w:val="20"/>
                <w:szCs w:val="20"/>
              </w:rPr>
            </w:pPr>
            <w:r w:rsidRPr="00035A21">
              <w:rPr>
                <w:i/>
                <w:iCs/>
                <w:caps w:val="0"/>
                <w:color w:val="4D4D4C"/>
                <w:sz w:val="20"/>
                <w:szCs w:val="20"/>
              </w:rPr>
              <w:t>PDD.</w:t>
            </w:r>
          </w:p>
          <w:p w14:paraId="04FE6C8B" w14:textId="77777777" w:rsidR="001D5826" w:rsidRPr="00BF1765" w:rsidRDefault="001D5826" w:rsidP="00992AF1">
            <w:pPr>
              <w:pStyle w:val="TablesHeadingGSCyan"/>
              <w:framePr w:hSpace="0" w:wrap="auto" w:vAnchor="margin" w:hAnchor="text" w:yAlign="inline"/>
              <w:shd w:val="clear" w:color="auto" w:fill="E6E5E5" w:themeFill="background2"/>
              <w:spacing w:line="276" w:lineRule="auto"/>
              <w:rPr>
                <w:i/>
                <w:iCs/>
                <w:caps w:val="0"/>
                <w:color w:val="4D4D4C"/>
                <w:sz w:val="20"/>
                <w:szCs w:val="20"/>
              </w:rPr>
            </w:pPr>
          </w:p>
        </w:tc>
      </w:tr>
      <w:tr w:rsidR="001D5826" w:rsidRPr="00C075F2" w14:paraId="490F3BC0" w14:textId="77777777" w:rsidTr="00992AF1">
        <w:trPr>
          <w:trHeight w:val="364"/>
        </w:trPr>
        <w:tc>
          <w:tcPr>
            <w:tcW w:w="5000" w:type="pct"/>
            <w:gridSpan w:val="3"/>
            <w:tcBorders>
              <w:top w:val="single" w:sz="4" w:space="0" w:color="auto"/>
              <w:bottom w:val="single" w:sz="4" w:space="0" w:color="auto"/>
            </w:tcBorders>
            <w:noWrap/>
            <w:vAlign w:val="top"/>
          </w:tcPr>
          <w:p w14:paraId="44BE0694" w14:textId="77777777" w:rsidR="001D5826" w:rsidRPr="00516CB0" w:rsidRDefault="001D5826" w:rsidP="00992AF1">
            <w:pPr>
              <w:pStyle w:val="TablesHeadingGSCyan"/>
              <w:framePr w:hSpace="0" w:wrap="auto" w:vAnchor="margin" w:hAnchor="text" w:yAlign="inline"/>
              <w:spacing w:line="276" w:lineRule="auto"/>
              <w:rPr>
                <w:rStyle w:val="SmartLink1"/>
              </w:rPr>
            </w:pPr>
            <w:r w:rsidRPr="00516CB0">
              <w:rPr>
                <w:rStyle w:val="SmartLink1"/>
              </w:rPr>
              <w:t>P.4.3 |Land tenure and other rights</w:t>
            </w:r>
          </w:p>
        </w:tc>
      </w:tr>
      <w:tr w:rsidR="001D5826" w:rsidRPr="00C075F2" w14:paraId="26E9D7D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8740260" w14:textId="77777777" w:rsidR="001D5826" w:rsidRPr="0034266D" w:rsidDel="00031385" w:rsidRDefault="001D5826" w:rsidP="00992AF1">
            <w:pPr>
              <w:pStyle w:val="TablesHeadingGSCyan"/>
              <w:framePr w:hSpace="0" w:wrap="auto" w:vAnchor="margin" w:hAnchor="text" w:yAlign="inline"/>
              <w:spacing w:line="276" w:lineRule="auto"/>
              <w:rPr>
                <w:rStyle w:val="SmartLink1"/>
              </w:rPr>
            </w:pPr>
            <w:r w:rsidRPr="0034266D">
              <w:rPr>
                <w:rStyle w:val="SmartLink1"/>
                <w:sz w:val="20"/>
                <w:szCs w:val="22"/>
              </w:rPr>
              <w:t>P.4.3.1 |</w:t>
            </w:r>
          </w:p>
        </w:tc>
        <w:tc>
          <w:tcPr>
            <w:tcW w:w="3285" w:type="pct"/>
            <w:tcBorders>
              <w:top w:val="single" w:sz="4" w:space="0" w:color="auto"/>
              <w:left w:val="single" w:sz="4" w:space="0" w:color="auto"/>
              <w:bottom w:val="single" w:sz="4" w:space="0" w:color="auto"/>
              <w:right w:val="single" w:sz="4" w:space="0" w:color="auto"/>
            </w:tcBorders>
            <w:vAlign w:val="top"/>
          </w:tcPr>
          <w:p w14:paraId="458BFD9B" w14:textId="77777777" w:rsidR="001D5826" w:rsidRPr="005123F6" w:rsidDel="00031385" w:rsidRDefault="001D5826" w:rsidP="00992AF1">
            <w:pPr>
              <w:pStyle w:val="TablesHeadingGSCyan"/>
              <w:framePr w:hSpace="0" w:wrap="auto" w:vAnchor="margin" w:hAnchor="text" w:yAlign="inline"/>
              <w:spacing w:line="276" w:lineRule="auto"/>
              <w:rPr>
                <w:caps w:val="0"/>
                <w:color w:val="4D4D4C"/>
                <w:sz w:val="20"/>
                <w:szCs w:val="20"/>
              </w:rPr>
            </w:pPr>
            <w:r w:rsidRPr="005123F6">
              <w:rPr>
                <w:caps w:val="0"/>
                <w:color w:val="4D4D4C"/>
                <w:sz w:val="20"/>
                <w:szCs w:val="20"/>
              </w:rPr>
              <w:t>Does the project involve any risks related to identifying and managing legitimate tenure rights that may be affected by the project?</w:t>
            </w:r>
          </w:p>
        </w:tc>
        <w:tc>
          <w:tcPr>
            <w:tcW w:w="953" w:type="pct"/>
            <w:tcBorders>
              <w:top w:val="single" w:sz="4" w:space="0" w:color="auto"/>
              <w:left w:val="single" w:sz="4" w:space="0" w:color="auto"/>
              <w:bottom w:val="single" w:sz="4" w:space="0" w:color="auto"/>
            </w:tcBorders>
            <w:vAlign w:val="top"/>
          </w:tcPr>
          <w:p w14:paraId="268D1042"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3381953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CB56B80" w14:textId="77777777" w:rsidR="001D5826" w:rsidRPr="00B97128" w:rsidDel="000313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61835393"/>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353FCBD1" w14:textId="77777777" w:rsidTr="00992AF1">
        <w:trPr>
          <w:trHeight w:val="364"/>
        </w:trPr>
        <w:tc>
          <w:tcPr>
            <w:tcW w:w="5000" w:type="pct"/>
            <w:gridSpan w:val="3"/>
            <w:tcBorders>
              <w:top w:val="single" w:sz="4" w:space="0" w:color="auto"/>
              <w:bottom w:val="single" w:sz="4" w:space="0" w:color="auto"/>
            </w:tcBorders>
            <w:noWrap/>
            <w:vAlign w:val="top"/>
          </w:tcPr>
          <w:p w14:paraId="7409C10B" w14:textId="77777777" w:rsidR="001D5826" w:rsidRPr="005E36C8" w:rsidDel="00031385" w:rsidRDefault="001D5826" w:rsidP="00992AF1">
            <w:pPr>
              <w:pStyle w:val="TablesHeadingGSCyan"/>
              <w:framePr w:hSpace="0" w:wrap="auto" w:vAnchor="margin" w:hAnchor="text" w:yAlign="inline"/>
              <w:spacing w:line="276" w:lineRule="auto"/>
            </w:pPr>
            <w:r w:rsidRPr="00770304">
              <w:rPr>
                <w:caps w:val="0"/>
                <w:sz w:val="20"/>
                <w:szCs w:val="22"/>
              </w:rPr>
              <w:t>If the answer to question above is "yes," please explain the reason and how the project will ensure compliance with applicable requirements.</w:t>
            </w:r>
          </w:p>
        </w:tc>
      </w:tr>
      <w:tr w:rsidR="001D5826" w:rsidRPr="00C075F2" w14:paraId="4FC9BED8"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B7ADE79" w14:textId="77777777" w:rsidR="001D5826" w:rsidRPr="00BF1765" w:rsidRDefault="001D5826" w:rsidP="00992AF1">
            <w:pPr>
              <w:pStyle w:val="TablesHeadingGSCyan"/>
              <w:framePr w:hSpace="0" w:wrap="auto" w:vAnchor="margin" w:hAnchor="text" w:yAlign="inline"/>
              <w:spacing w:line="276" w:lineRule="auto"/>
              <w:rPr>
                <w:rFonts w:asciiTheme="minorHAnsi" w:hAnsiTheme="minorHAnsi"/>
                <w:color w:val="00B9BD" w:themeColor="hyperlink"/>
                <w:shd w:val="clear" w:color="auto" w:fill="E1DFDD"/>
              </w:rPr>
            </w:pPr>
            <w:r w:rsidRPr="00035A21">
              <w:rPr>
                <w:i/>
                <w:iCs/>
                <w:caps w:val="0"/>
                <w:color w:val="4D4D4C"/>
                <w:sz w:val="20"/>
                <w:szCs w:val="20"/>
              </w:rPr>
              <w:t>The project activity will not involve any land occupation or dispute.</w:t>
            </w:r>
          </w:p>
          <w:p w14:paraId="63B5C815" w14:textId="77777777" w:rsidR="001D5826" w:rsidRPr="00083A8D" w:rsidDel="00031385" w:rsidRDefault="001D5826" w:rsidP="00992AF1"/>
        </w:tc>
      </w:tr>
      <w:tr w:rsidR="001D5826" w:rsidRPr="005E36C8" w14:paraId="0C25AFFC" w14:textId="77777777" w:rsidTr="00992AF1">
        <w:trPr>
          <w:trHeight w:val="364"/>
        </w:trPr>
        <w:tc>
          <w:tcPr>
            <w:tcW w:w="5000" w:type="pct"/>
            <w:gridSpan w:val="3"/>
            <w:tcBorders>
              <w:top w:val="single" w:sz="4" w:space="0" w:color="auto"/>
              <w:bottom w:val="single" w:sz="4" w:space="0" w:color="auto"/>
            </w:tcBorders>
            <w:noWrap/>
            <w:vAlign w:val="top"/>
          </w:tcPr>
          <w:p w14:paraId="09AB4FEB" w14:textId="77777777" w:rsidR="001D5826" w:rsidRPr="00444A04" w:rsidRDefault="001D5826" w:rsidP="00992AF1">
            <w:pPr>
              <w:pStyle w:val="TablesHeadingGSCyan"/>
              <w:framePr w:hSpace="0" w:wrap="auto" w:vAnchor="margin" w:hAnchor="text" w:yAlign="inline"/>
              <w:spacing w:line="276" w:lineRule="auto"/>
              <w:rPr>
                <w:caps w:val="0"/>
                <w:color w:val="4D4D4C"/>
                <w:sz w:val="20"/>
                <w:szCs w:val="20"/>
              </w:rPr>
            </w:pPr>
            <w:r w:rsidRPr="00444A04">
              <w:rPr>
                <w:caps w:val="0"/>
                <w:sz w:val="20"/>
                <w:szCs w:val="22"/>
              </w:rPr>
              <w:t>Would the project potentially involve or lead to:</w:t>
            </w:r>
          </w:p>
        </w:tc>
      </w:tr>
      <w:tr w:rsidR="001D5826" w:rsidRPr="005E36C8" w14:paraId="331A67D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CDD0036" w14:textId="77777777" w:rsidR="001D5826" w:rsidRPr="0034266D" w:rsidRDefault="001D5826" w:rsidP="00992AF1">
            <w:pPr>
              <w:pStyle w:val="TablesHeadingGSCyan"/>
              <w:framePr w:hSpace="0" w:wrap="auto" w:vAnchor="margin" w:hAnchor="text" w:yAlign="inline"/>
              <w:rPr>
                <w:rStyle w:val="SmartLink1"/>
              </w:rPr>
            </w:pPr>
            <w:r w:rsidRPr="0034266D">
              <w:rPr>
                <w:rStyle w:val="SmartLink1"/>
                <w:sz w:val="20"/>
                <w:szCs w:val="22"/>
              </w:rPr>
              <w:t>P.4.3.1 |</w:t>
            </w:r>
          </w:p>
        </w:tc>
        <w:tc>
          <w:tcPr>
            <w:tcW w:w="3285" w:type="pct"/>
            <w:tcBorders>
              <w:top w:val="single" w:sz="4" w:space="0" w:color="auto"/>
              <w:bottom w:val="single" w:sz="4" w:space="0" w:color="auto"/>
              <w:right w:val="single" w:sz="4" w:space="0" w:color="auto"/>
            </w:tcBorders>
          </w:tcPr>
          <w:p w14:paraId="655DCAC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impacts on or changes to land tenure arrangements and/or community-based property rights/customary rights to land, territories and/or resources?</w:t>
            </w:r>
          </w:p>
        </w:tc>
        <w:tc>
          <w:tcPr>
            <w:tcW w:w="953" w:type="pct"/>
            <w:tcBorders>
              <w:top w:val="single" w:sz="4" w:space="0" w:color="auto"/>
              <w:left w:val="single" w:sz="4" w:space="0" w:color="auto"/>
              <w:bottom w:val="single" w:sz="4" w:space="0" w:color="auto"/>
            </w:tcBorders>
          </w:tcPr>
          <w:p w14:paraId="5A39A9E8"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8736653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1381327" w14:textId="77777777" w:rsidR="001D5826" w:rsidRPr="00B97128" w:rsidDel="00A63097" w:rsidRDefault="00620877" w:rsidP="00992AF1">
            <w:pPr>
              <w:rPr>
                <w:color w:val="auto"/>
              </w:rPr>
            </w:pPr>
            <w:sdt>
              <w:sdtPr>
                <w:rPr>
                  <w:caps/>
                  <w:color w:val="auto"/>
                  <w:sz w:val="20"/>
                  <w:szCs w:val="20"/>
                </w:rPr>
                <w:id w:val="-66593864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F43B243"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18504343"/>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2A9F04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70D8E9A" w14:textId="77777777" w:rsidR="001D5826" w:rsidRPr="005E36C8" w:rsidRDefault="001D5826" w:rsidP="00992AF1">
            <w:pPr>
              <w:pStyle w:val="TablesHeadingGSCyan"/>
              <w:framePr w:hSpace="0" w:wrap="auto" w:vAnchor="margin" w:hAnchor="text" w:yAlign="inline"/>
              <w:rPr>
                <w:caps w:val="0"/>
                <w:color w:val="4D4D4C"/>
                <w:sz w:val="20"/>
                <w:szCs w:val="22"/>
              </w:rPr>
            </w:pPr>
            <w:r w:rsidRPr="0034266D">
              <w:rPr>
                <w:rStyle w:val="SmartLink1"/>
                <w:sz w:val="20"/>
                <w:szCs w:val="22"/>
              </w:rPr>
              <w:t>P.4.3.1 |</w:t>
            </w:r>
          </w:p>
        </w:tc>
        <w:tc>
          <w:tcPr>
            <w:tcW w:w="3285" w:type="pct"/>
            <w:tcBorders>
              <w:top w:val="single" w:sz="4" w:space="0" w:color="auto"/>
              <w:bottom w:val="single" w:sz="4" w:space="0" w:color="auto"/>
              <w:right w:val="single" w:sz="4" w:space="0" w:color="auto"/>
            </w:tcBorders>
          </w:tcPr>
          <w:p w14:paraId="7E245CF8"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uncertainties with regards to land tenure, access rights, usage rights or land ownership?</w:t>
            </w:r>
          </w:p>
          <w:p w14:paraId="540F8AA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Examples include, but are not limited to water access rights, community-based property rights and customary rights.</w:t>
            </w:r>
          </w:p>
        </w:tc>
        <w:tc>
          <w:tcPr>
            <w:tcW w:w="953" w:type="pct"/>
            <w:tcBorders>
              <w:top w:val="single" w:sz="4" w:space="0" w:color="auto"/>
              <w:left w:val="single" w:sz="4" w:space="0" w:color="auto"/>
              <w:bottom w:val="single" w:sz="4" w:space="0" w:color="auto"/>
            </w:tcBorders>
          </w:tcPr>
          <w:p w14:paraId="73482753"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7100965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2198D7E" w14:textId="77777777" w:rsidR="001D5826" w:rsidRPr="00B97128" w:rsidDel="00A63097" w:rsidRDefault="00620877" w:rsidP="00992AF1">
            <w:pPr>
              <w:rPr>
                <w:color w:val="auto"/>
              </w:rPr>
            </w:pPr>
            <w:sdt>
              <w:sdtPr>
                <w:rPr>
                  <w:caps/>
                  <w:color w:val="auto"/>
                  <w:sz w:val="20"/>
                  <w:szCs w:val="20"/>
                </w:rPr>
                <w:id w:val="93000454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1955FBCF"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80165043"/>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076138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C743AA6"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P.4.3.2 |</w:t>
            </w:r>
          </w:p>
        </w:tc>
        <w:tc>
          <w:tcPr>
            <w:tcW w:w="3285" w:type="pct"/>
            <w:tcBorders>
              <w:top w:val="single" w:sz="4" w:space="0" w:color="auto"/>
              <w:bottom w:val="single" w:sz="4" w:space="0" w:color="auto"/>
              <w:right w:val="single" w:sz="4" w:space="0" w:color="auto"/>
            </w:tcBorders>
            <w:vAlign w:val="top"/>
          </w:tcPr>
          <w:p w14:paraId="31FABE22"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Pr>
                <w:caps w:val="0"/>
                <w:color w:val="4D4D4C"/>
                <w:sz w:val="20"/>
                <w:szCs w:val="20"/>
              </w:rPr>
              <w:t>C</w:t>
            </w:r>
            <w:r w:rsidRPr="005E36C8">
              <w:rPr>
                <w:caps w:val="0"/>
                <w:color w:val="4D4D4C"/>
                <w:sz w:val="20"/>
                <w:szCs w:val="20"/>
              </w:rPr>
              <w:t>hanges in legal arrangements, if yes, are the changes done in line with relevant laws and regulations?</w:t>
            </w:r>
          </w:p>
          <w:p w14:paraId="7B5CF14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p>
        </w:tc>
        <w:tc>
          <w:tcPr>
            <w:tcW w:w="953" w:type="pct"/>
            <w:tcBorders>
              <w:top w:val="single" w:sz="4" w:space="0" w:color="auto"/>
              <w:left w:val="single" w:sz="4" w:space="0" w:color="auto"/>
              <w:bottom w:val="single" w:sz="4" w:space="0" w:color="auto"/>
            </w:tcBorders>
          </w:tcPr>
          <w:p w14:paraId="37A1CD5F"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5679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5508A8E"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3296266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0DE049A6"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55227341"/>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 </w:t>
            </w:r>
          </w:p>
        </w:tc>
      </w:tr>
      <w:tr w:rsidR="001D5826" w:rsidRPr="005E36C8" w14:paraId="3705B92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CD84B61"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P.4.3.2 |</w:t>
            </w:r>
          </w:p>
        </w:tc>
        <w:tc>
          <w:tcPr>
            <w:tcW w:w="3285" w:type="pct"/>
            <w:tcBorders>
              <w:top w:val="single" w:sz="4" w:space="0" w:color="auto"/>
              <w:bottom w:val="single" w:sz="4" w:space="0" w:color="auto"/>
              <w:right w:val="single" w:sz="4" w:space="0" w:color="auto"/>
            </w:tcBorders>
            <w:vAlign w:val="top"/>
          </w:tcPr>
          <w:p w14:paraId="10D0B590"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Pr>
                <w:caps w:val="0"/>
                <w:color w:val="4D4D4C"/>
                <w:sz w:val="20"/>
                <w:szCs w:val="20"/>
              </w:rPr>
              <w:t>C</w:t>
            </w:r>
            <w:r w:rsidRPr="005E36C8">
              <w:rPr>
                <w:caps w:val="0"/>
                <w:color w:val="4D4D4C"/>
                <w:sz w:val="20"/>
                <w:szCs w:val="20"/>
              </w:rPr>
              <w:t xml:space="preserve">hanges in legal arrangements, if yes, </w:t>
            </w:r>
            <w:r w:rsidRPr="00B76F89">
              <w:rPr>
                <w:caps w:val="0"/>
                <w:color w:val="4D4D4C"/>
                <w:sz w:val="20"/>
                <w:szCs w:val="20"/>
              </w:rPr>
              <w:t>are these changes agree with free, prior and informed consent of the involved stakeholders?</w:t>
            </w:r>
          </w:p>
        </w:tc>
        <w:tc>
          <w:tcPr>
            <w:tcW w:w="953" w:type="pct"/>
            <w:tcBorders>
              <w:top w:val="single" w:sz="4" w:space="0" w:color="auto"/>
              <w:left w:val="single" w:sz="4" w:space="0" w:color="auto"/>
              <w:bottom w:val="single" w:sz="4" w:space="0" w:color="auto"/>
            </w:tcBorders>
          </w:tcPr>
          <w:p w14:paraId="31D20964"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4104117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1BEFE05"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7270227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7723E499"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58359341"/>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4E89938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19D7C90"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P.4.3.3 |</w:t>
            </w:r>
          </w:p>
        </w:tc>
        <w:tc>
          <w:tcPr>
            <w:tcW w:w="3285" w:type="pct"/>
            <w:tcBorders>
              <w:top w:val="single" w:sz="4" w:space="0" w:color="auto"/>
              <w:bottom w:val="single" w:sz="4" w:space="0" w:color="auto"/>
              <w:right w:val="single" w:sz="4" w:space="0" w:color="auto"/>
            </w:tcBorders>
            <w:vAlign w:val="top"/>
          </w:tcPr>
          <w:p w14:paraId="41C08744" w14:textId="77777777" w:rsidR="001D5826" w:rsidRPr="005E36C8" w:rsidRDefault="001D5826" w:rsidP="00992AF1">
            <w:pPr>
              <w:pStyle w:val="TablesHeadingGSCyan"/>
              <w:framePr w:hSpace="0" w:wrap="auto" w:vAnchor="margin" w:hAnchor="text" w:yAlign="inline"/>
              <w:rPr>
                <w:caps w:val="0"/>
                <w:color w:val="4D4D4C"/>
                <w:sz w:val="20"/>
                <w:szCs w:val="20"/>
              </w:rPr>
            </w:pPr>
            <w:r w:rsidRPr="00B76F89">
              <w:rPr>
                <w:caps w:val="0"/>
                <w:color w:val="4D4D4C"/>
                <w:sz w:val="20"/>
                <w:szCs w:val="20"/>
              </w:rPr>
              <w:t>Does</w:t>
            </w:r>
            <w:r>
              <w:rPr>
                <w:caps w:val="0"/>
                <w:color w:val="4D4D4C"/>
                <w:sz w:val="20"/>
                <w:szCs w:val="20"/>
              </w:rPr>
              <w:t xml:space="preserve"> some other entity (other than the</w:t>
            </w:r>
            <w:r w:rsidRPr="00B76F89">
              <w:rPr>
                <w:caps w:val="0"/>
                <w:color w:val="4D4D4C"/>
                <w:sz w:val="20"/>
                <w:szCs w:val="20"/>
              </w:rPr>
              <w:t xml:space="preserve"> </w:t>
            </w:r>
            <w:r>
              <w:rPr>
                <w:caps w:val="0"/>
                <w:color w:val="4D4D4C"/>
                <w:sz w:val="20"/>
                <w:szCs w:val="20"/>
              </w:rPr>
              <w:t>project developer)</w:t>
            </w:r>
            <w:r w:rsidRPr="00B76F89">
              <w:rPr>
                <w:caps w:val="0"/>
                <w:color w:val="4D4D4C"/>
                <w:sz w:val="20"/>
                <w:szCs w:val="20"/>
              </w:rPr>
              <w:t xml:space="preserve"> hold uncontested land title for the entire Project Boundary?</w:t>
            </w:r>
            <w:r w:rsidRPr="00B76F89">
              <w:rPr>
                <w:caps w:val="0"/>
                <w:color w:val="4D4D4C"/>
                <w:sz w:val="20"/>
                <w:szCs w:val="20"/>
              </w:rPr>
              <w:tab/>
            </w:r>
          </w:p>
        </w:tc>
        <w:tc>
          <w:tcPr>
            <w:tcW w:w="953" w:type="pct"/>
            <w:tcBorders>
              <w:top w:val="single" w:sz="4" w:space="0" w:color="auto"/>
              <w:left w:val="single" w:sz="4" w:space="0" w:color="auto"/>
              <w:bottom w:val="single" w:sz="4" w:space="0" w:color="auto"/>
            </w:tcBorders>
          </w:tcPr>
          <w:p w14:paraId="1212055C"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0248653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864631A"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0514705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1E3ABDA1"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20391741"/>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0481DAD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EED1A7B"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P.4.3.4 |</w:t>
            </w:r>
          </w:p>
        </w:tc>
        <w:tc>
          <w:tcPr>
            <w:tcW w:w="3285" w:type="pct"/>
            <w:tcBorders>
              <w:top w:val="single" w:sz="4" w:space="0" w:color="auto"/>
              <w:bottom w:val="single" w:sz="4" w:space="0" w:color="auto"/>
              <w:right w:val="single" w:sz="4" w:space="0" w:color="auto"/>
            </w:tcBorders>
            <w:vAlign w:val="top"/>
          </w:tcPr>
          <w:p w14:paraId="391D86E6" w14:textId="77777777" w:rsidR="001D5826" w:rsidRPr="00B76F89" w:rsidRDefault="001D5826" w:rsidP="00992AF1">
            <w:pPr>
              <w:pStyle w:val="TablesHeadingGSCyan"/>
              <w:framePr w:hSpace="0" w:wrap="auto" w:vAnchor="margin" w:hAnchor="text" w:yAlign="inline"/>
              <w:rPr>
                <w:caps w:val="0"/>
                <w:color w:val="4D4D4C"/>
                <w:sz w:val="20"/>
                <w:szCs w:val="20"/>
              </w:rPr>
            </w:pP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tcPr>
          <w:p w14:paraId="3CCCF175"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18174261"/>
                <w14:checkbox>
                  <w14:checked w14:val="0"/>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D57EF6C"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4971140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188B483"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2016249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0A3F70A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4B5F887"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P.4.3.4 |</w:t>
            </w:r>
          </w:p>
        </w:tc>
        <w:tc>
          <w:tcPr>
            <w:tcW w:w="3285" w:type="pct"/>
            <w:tcBorders>
              <w:top w:val="single" w:sz="4" w:space="0" w:color="auto"/>
              <w:bottom w:val="single" w:sz="4" w:space="0" w:color="auto"/>
              <w:right w:val="single" w:sz="4" w:space="0" w:color="auto"/>
            </w:tcBorders>
            <w:vAlign w:val="top"/>
          </w:tcPr>
          <w:p w14:paraId="540BF4E9" w14:textId="77777777" w:rsidR="001D5826" w:rsidRPr="00B76F89"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If answer to question above is “YES”, have project design been changed, modified, updated considering </w:t>
            </w:r>
            <w:r w:rsidRPr="005E36C8">
              <w:rPr>
                <w:caps w:val="0"/>
                <w:color w:val="4D4D4C"/>
                <w:sz w:val="20"/>
                <w:szCs w:val="22"/>
              </w:rPr>
              <w:t>opinions and recommendations of an Expert Stakeholder?</w:t>
            </w:r>
          </w:p>
        </w:tc>
        <w:tc>
          <w:tcPr>
            <w:tcW w:w="953" w:type="pct"/>
            <w:tcBorders>
              <w:top w:val="single" w:sz="4" w:space="0" w:color="auto"/>
              <w:left w:val="single" w:sz="4" w:space="0" w:color="auto"/>
              <w:bottom w:val="single" w:sz="4" w:space="0" w:color="auto"/>
            </w:tcBorders>
          </w:tcPr>
          <w:p w14:paraId="69BF6C61"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1313347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FADA7FE"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7930669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7412A48B"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244336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6758EF0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ED11F11"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P.4.3.5 |</w:t>
            </w:r>
          </w:p>
        </w:tc>
        <w:tc>
          <w:tcPr>
            <w:tcW w:w="3285" w:type="pct"/>
            <w:tcBorders>
              <w:top w:val="single" w:sz="4" w:space="0" w:color="auto"/>
              <w:bottom w:val="single" w:sz="4" w:space="0" w:color="auto"/>
              <w:right w:val="single" w:sz="4" w:space="0" w:color="auto"/>
            </w:tcBorders>
            <w:vAlign w:val="top"/>
          </w:tcPr>
          <w:p w14:paraId="77A1A0B2" w14:textId="77777777" w:rsidR="001D5826" w:rsidRPr="00B76F89"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Have project </w:t>
            </w:r>
            <w:proofErr w:type="gramStart"/>
            <w:r w:rsidRPr="005E36C8">
              <w:rPr>
                <w:caps w:val="0"/>
                <w:color w:val="4D4D4C"/>
                <w:sz w:val="20"/>
                <w:szCs w:val="20"/>
              </w:rPr>
              <w:t>developer</w:t>
            </w:r>
            <w:proofErr w:type="gramEnd"/>
            <w:r w:rsidRPr="005E36C8">
              <w:rPr>
                <w:caps w:val="0"/>
                <w:color w:val="4D4D4C"/>
                <w:sz w:val="20"/>
                <w:szCs w:val="20"/>
              </w:rPr>
              <w:t xml:space="preserve"> in consultation with stakeholders established a functioning mechanism to receive, process, resolve, communicate and record grievances? </w:t>
            </w:r>
          </w:p>
        </w:tc>
        <w:tc>
          <w:tcPr>
            <w:tcW w:w="953" w:type="pct"/>
            <w:tcBorders>
              <w:top w:val="single" w:sz="4" w:space="0" w:color="auto"/>
              <w:left w:val="single" w:sz="4" w:space="0" w:color="auto"/>
              <w:bottom w:val="single" w:sz="4" w:space="0" w:color="auto"/>
            </w:tcBorders>
          </w:tcPr>
          <w:p w14:paraId="0E9EBE7C"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6282218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AFE4B39"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2569083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0898C20C"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2391204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383223A4" w14:textId="77777777" w:rsidTr="00992AF1">
        <w:trPr>
          <w:trHeight w:val="364"/>
        </w:trPr>
        <w:tc>
          <w:tcPr>
            <w:tcW w:w="5000" w:type="pct"/>
            <w:gridSpan w:val="3"/>
            <w:tcBorders>
              <w:top w:val="single" w:sz="4" w:space="0" w:color="auto"/>
              <w:bottom w:val="single" w:sz="4" w:space="0" w:color="auto"/>
            </w:tcBorders>
            <w:noWrap/>
            <w:vAlign w:val="top"/>
          </w:tcPr>
          <w:p w14:paraId="59D76B0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1D5826" w:rsidRPr="005E36C8" w14:paraId="2FCADAED"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68E2F94" w14:textId="4B555152" w:rsidR="001D5826" w:rsidRPr="00035A21" w:rsidRDefault="00475682" w:rsidP="00992AF1">
            <w:pPr>
              <w:pStyle w:val="TablesHeadingGSCyan"/>
              <w:framePr w:hSpace="0" w:wrap="auto" w:vAnchor="margin" w:hAnchor="text" w:yAlign="inline"/>
              <w:spacing w:line="276" w:lineRule="auto"/>
              <w:rPr>
                <w:i/>
                <w:iCs/>
                <w:caps w:val="0"/>
                <w:color w:val="4D4D4C"/>
                <w:sz w:val="20"/>
                <w:szCs w:val="20"/>
              </w:rPr>
            </w:pPr>
            <w:proofErr w:type="gramStart"/>
            <w:r>
              <w:rPr>
                <w:i/>
                <w:iCs/>
                <w:caps w:val="0"/>
                <w:color w:val="4D4D4C"/>
                <w:sz w:val="20"/>
                <w:szCs w:val="20"/>
              </w:rPr>
              <w:t>Man</w:t>
            </w:r>
            <w:proofErr w:type="gramEnd"/>
            <w:r>
              <w:rPr>
                <w:i/>
                <w:iCs/>
                <w:caps w:val="0"/>
                <w:color w:val="4D4D4C"/>
                <w:sz w:val="20"/>
                <w:szCs w:val="20"/>
              </w:rPr>
              <w:t xml:space="preserve"> and Man Enterprise</w:t>
            </w:r>
            <w:r w:rsidR="001D5826" w:rsidRPr="00035A21">
              <w:rPr>
                <w:i/>
                <w:iCs/>
                <w:caps w:val="0"/>
                <w:color w:val="4D4D4C"/>
                <w:sz w:val="20"/>
                <w:szCs w:val="20"/>
              </w:rPr>
              <w:t xml:space="preserve">s established an </w:t>
            </w:r>
            <w:r w:rsidR="001D5826">
              <w:rPr>
                <w:i/>
                <w:iCs/>
                <w:caps w:val="0"/>
                <w:color w:val="4D4D4C"/>
                <w:sz w:val="20"/>
                <w:szCs w:val="20"/>
              </w:rPr>
              <w:t>o</w:t>
            </w:r>
            <w:r w:rsidR="001D5826" w:rsidRPr="00035A21">
              <w:rPr>
                <w:i/>
                <w:iCs/>
                <w:caps w:val="0"/>
                <w:color w:val="4D4D4C"/>
                <w:sz w:val="20"/>
                <w:szCs w:val="20"/>
              </w:rPr>
              <w:t>n-site office with dedicated telephone line so that stakeholders</w:t>
            </w:r>
          </w:p>
          <w:p w14:paraId="47C43B46"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lastRenderedPageBreak/>
              <w:t>can share any grievances. The staff are equipped to properly address stakeholder concerns.</w:t>
            </w:r>
          </w:p>
          <w:p w14:paraId="4E22C5AB" w14:textId="405F0C55"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Grievance mechanism is defined on “</w:t>
            </w:r>
            <w:r w:rsidR="00475682">
              <w:rPr>
                <w:i/>
                <w:iCs/>
                <w:caps w:val="0"/>
                <w:color w:val="4D4D4C"/>
                <w:sz w:val="20"/>
                <w:szCs w:val="20"/>
              </w:rPr>
              <w:t>Man and Man Enterprise</w:t>
            </w:r>
            <w:r w:rsidRPr="00035A21">
              <w:rPr>
                <w:i/>
                <w:iCs/>
                <w:caps w:val="0"/>
                <w:color w:val="4D4D4C"/>
                <w:sz w:val="20"/>
                <w:szCs w:val="20"/>
              </w:rPr>
              <w:t>s Continuous Input / Grievance Expression</w:t>
            </w:r>
          </w:p>
          <w:p w14:paraId="270617C6" w14:textId="77777777" w:rsidR="001D5826" w:rsidRPr="00AC0C3F" w:rsidRDefault="001D5826" w:rsidP="00992AF1">
            <w:pPr>
              <w:rPr>
                <w:color w:val="515151" w:themeColor="text1"/>
              </w:rPr>
            </w:pPr>
            <w:r w:rsidRPr="00035A21">
              <w:rPr>
                <w:i/>
                <w:iCs/>
                <w:sz w:val="20"/>
                <w:szCs w:val="20"/>
              </w:rPr>
              <w:t>Process”</w:t>
            </w:r>
          </w:p>
        </w:tc>
      </w:tr>
      <w:tr w:rsidR="001D5826" w:rsidRPr="00C075F2" w14:paraId="16973515" w14:textId="77777777" w:rsidTr="00992AF1">
        <w:trPr>
          <w:trHeight w:val="364"/>
        </w:trPr>
        <w:tc>
          <w:tcPr>
            <w:tcW w:w="5000" w:type="pct"/>
            <w:gridSpan w:val="3"/>
            <w:tcBorders>
              <w:top w:val="single" w:sz="4" w:space="0" w:color="auto"/>
              <w:bottom w:val="single" w:sz="4" w:space="0" w:color="auto"/>
            </w:tcBorders>
            <w:noWrap/>
            <w:vAlign w:val="top"/>
          </w:tcPr>
          <w:p w14:paraId="143D8154" w14:textId="77777777" w:rsidR="001D5826" w:rsidRPr="00A80A48" w:rsidRDefault="001D5826" w:rsidP="00992AF1">
            <w:pPr>
              <w:pStyle w:val="TablesHeadingGSCyan"/>
              <w:framePr w:hSpace="0" w:wrap="auto" w:vAnchor="margin" w:hAnchor="text" w:yAlign="inline"/>
              <w:spacing w:line="276" w:lineRule="auto"/>
              <w:rPr>
                <w:rStyle w:val="SmartLink1"/>
              </w:rPr>
            </w:pPr>
            <w:r w:rsidRPr="00A80A48">
              <w:rPr>
                <w:rStyle w:val="SmartLink1"/>
              </w:rPr>
              <w:lastRenderedPageBreak/>
              <w:t>P.4.4 |Indigenous peoples</w:t>
            </w:r>
          </w:p>
        </w:tc>
      </w:tr>
      <w:tr w:rsidR="001D5826" w:rsidRPr="00C075F2" w14:paraId="71AAB89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1DC17A2" w14:textId="77777777" w:rsidR="001D5826" w:rsidRPr="00A80A48" w:rsidRDefault="001D5826" w:rsidP="00992AF1">
            <w:pPr>
              <w:pStyle w:val="TablesHeadingGSCyan"/>
              <w:framePr w:hSpace="0" w:wrap="auto" w:vAnchor="margin" w:hAnchor="text" w:yAlign="inline"/>
              <w:rPr>
                <w:rStyle w:val="SmartLink1"/>
              </w:rPr>
            </w:pPr>
            <w:r w:rsidRPr="003F628A">
              <w:rPr>
                <w:rStyle w:val="SmartLink1"/>
                <w:sz w:val="20"/>
                <w:szCs w:val="22"/>
              </w:rPr>
              <w:t>P.4.4.1 |</w:t>
            </w:r>
          </w:p>
        </w:tc>
        <w:tc>
          <w:tcPr>
            <w:tcW w:w="3285" w:type="pct"/>
            <w:tcBorders>
              <w:top w:val="single" w:sz="4" w:space="0" w:color="auto"/>
              <w:left w:val="single" w:sz="4" w:space="0" w:color="auto"/>
              <w:bottom w:val="single" w:sz="4" w:space="0" w:color="auto"/>
              <w:right w:val="single" w:sz="4" w:space="0" w:color="auto"/>
            </w:tcBorders>
          </w:tcPr>
          <w:p w14:paraId="338373C0" w14:textId="77777777" w:rsidR="001D5826" w:rsidRPr="00A80A48" w:rsidRDefault="001D5826" w:rsidP="00992AF1">
            <w:pPr>
              <w:pStyle w:val="TablesHeadingGSCyan"/>
              <w:framePr w:hSpace="0" w:wrap="auto" w:vAnchor="margin" w:hAnchor="text" w:yAlign="inline"/>
              <w:rPr>
                <w:rStyle w:val="SmartLink1"/>
              </w:rPr>
            </w:pPr>
            <w:r w:rsidRPr="005669AF">
              <w:rPr>
                <w:caps w:val="0"/>
                <w:color w:val="4D4D4C"/>
                <w:sz w:val="20"/>
                <w:szCs w:val="20"/>
              </w:rPr>
              <w:t>Does the project involve Indigenous People within the Project area of influence who may be affected directly or indirectly by the Project?</w:t>
            </w:r>
          </w:p>
        </w:tc>
        <w:tc>
          <w:tcPr>
            <w:tcW w:w="953" w:type="pct"/>
            <w:tcBorders>
              <w:top w:val="single" w:sz="4" w:space="0" w:color="auto"/>
              <w:left w:val="single" w:sz="4" w:space="0" w:color="auto"/>
              <w:bottom w:val="single" w:sz="4" w:space="0" w:color="auto"/>
            </w:tcBorders>
          </w:tcPr>
          <w:p w14:paraId="54FC54AE"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4020273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F497F6F" w14:textId="77777777" w:rsidR="001D5826" w:rsidRPr="0065048F" w:rsidRDefault="00620877" w:rsidP="00992AF1">
            <w:pPr>
              <w:pStyle w:val="TablesHeadingGSCyan"/>
              <w:framePr w:hSpace="0" w:wrap="auto" w:vAnchor="margin" w:hAnchor="text" w:yAlign="inline"/>
              <w:spacing w:line="276" w:lineRule="auto"/>
              <w:rPr>
                <w:rStyle w:val="SmartLink1"/>
                <w:caps w:val="0"/>
                <w:color w:val="4D4D4C"/>
                <w:sz w:val="20"/>
                <w:szCs w:val="20"/>
              </w:rPr>
            </w:pPr>
            <w:sdt>
              <w:sdtPr>
                <w:rPr>
                  <w:rFonts w:asciiTheme="minorHAnsi" w:hAnsiTheme="minorHAnsi"/>
                  <w:caps w:val="0"/>
                  <w:color w:val="auto"/>
                  <w:sz w:val="20"/>
                  <w:szCs w:val="20"/>
                  <w:u w:val="single"/>
                  <w:shd w:val="clear" w:color="auto" w:fill="E1DFDD"/>
                </w:rPr>
                <w:id w:val="392859694"/>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C075F2" w14:paraId="25E77F9A" w14:textId="77777777" w:rsidTr="00992AF1">
        <w:trPr>
          <w:trHeight w:val="364"/>
        </w:trPr>
        <w:tc>
          <w:tcPr>
            <w:tcW w:w="5000" w:type="pct"/>
            <w:gridSpan w:val="3"/>
            <w:tcBorders>
              <w:top w:val="single" w:sz="4" w:space="0" w:color="auto"/>
              <w:bottom w:val="single" w:sz="4" w:space="0" w:color="auto"/>
            </w:tcBorders>
            <w:noWrap/>
            <w:vAlign w:val="top"/>
          </w:tcPr>
          <w:p w14:paraId="3D77543D" w14:textId="77777777" w:rsidR="001D5826" w:rsidRPr="00A80A48"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 xml:space="preserve">If the answer to 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C075F2" w14:paraId="2076B54E"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D170FD0"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 xml:space="preserve">The project developer’s description of the </w:t>
            </w:r>
            <w:proofErr w:type="gramStart"/>
            <w:r w:rsidRPr="00035A21">
              <w:rPr>
                <w:i/>
                <w:iCs/>
                <w:caps w:val="0"/>
                <w:color w:val="4D4D4C"/>
                <w:sz w:val="20"/>
                <w:szCs w:val="20"/>
              </w:rPr>
              <w:t>project,</w:t>
            </w:r>
            <w:proofErr w:type="gramEnd"/>
            <w:r w:rsidRPr="00035A21">
              <w:rPr>
                <w:i/>
                <w:iCs/>
                <w:caps w:val="0"/>
                <w:color w:val="4D4D4C"/>
                <w:sz w:val="20"/>
                <w:szCs w:val="20"/>
              </w:rPr>
              <w:t xml:space="preserve"> explains that the</w:t>
            </w:r>
          </w:p>
          <w:p w14:paraId="38C66260"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project consists in distributing ICSs and do not involve directly or indirectly Indigenous</w:t>
            </w:r>
          </w:p>
          <w:p w14:paraId="475EF200" w14:textId="6FC96479" w:rsidR="001D5826" w:rsidRPr="005357B8" w:rsidRDefault="001D5826" w:rsidP="003C38DF">
            <w:pPr>
              <w:pStyle w:val="TablesHeadingGSCyan"/>
              <w:framePr w:hSpace="0" w:wrap="auto" w:vAnchor="margin" w:hAnchor="text" w:yAlign="inline"/>
              <w:spacing w:line="276" w:lineRule="auto"/>
              <w:rPr>
                <w:color w:val="515151" w:themeColor="text1"/>
              </w:rPr>
            </w:pPr>
            <w:r w:rsidRPr="00035A21">
              <w:rPr>
                <w:i/>
                <w:iCs/>
                <w:caps w:val="0"/>
                <w:color w:val="4D4D4C"/>
                <w:sz w:val="20"/>
                <w:szCs w:val="20"/>
              </w:rPr>
              <w:t xml:space="preserve">People. </w:t>
            </w:r>
          </w:p>
        </w:tc>
      </w:tr>
      <w:tr w:rsidR="001D5826" w:rsidRPr="005E36C8" w14:paraId="40B6CCE5" w14:textId="77777777" w:rsidTr="00992AF1">
        <w:trPr>
          <w:trHeight w:val="364"/>
        </w:trPr>
        <w:tc>
          <w:tcPr>
            <w:tcW w:w="5000" w:type="pct"/>
            <w:gridSpan w:val="3"/>
            <w:tcBorders>
              <w:top w:val="single" w:sz="4" w:space="0" w:color="auto"/>
              <w:bottom w:val="single" w:sz="4" w:space="0" w:color="auto"/>
            </w:tcBorders>
            <w:noWrap/>
            <w:vAlign w:val="top"/>
          </w:tcPr>
          <w:p w14:paraId="051639DF" w14:textId="77777777" w:rsidR="001D5826" w:rsidRPr="00444A04" w:rsidRDefault="001D5826" w:rsidP="00992AF1">
            <w:pPr>
              <w:pStyle w:val="TablesHeadingGSCyan"/>
              <w:framePr w:hSpace="0" w:wrap="auto" w:vAnchor="margin" w:hAnchor="text" w:yAlign="inline"/>
              <w:spacing w:line="276" w:lineRule="auto"/>
              <w:rPr>
                <w:caps w:val="0"/>
                <w:color w:val="4D4D4C"/>
                <w:sz w:val="20"/>
                <w:szCs w:val="20"/>
              </w:rPr>
            </w:pPr>
            <w:r w:rsidRPr="00444A04">
              <w:rPr>
                <w:caps w:val="0"/>
                <w:sz w:val="20"/>
                <w:szCs w:val="22"/>
              </w:rPr>
              <w:t>Would the project potentially involve or lead to:</w:t>
            </w:r>
          </w:p>
        </w:tc>
      </w:tr>
      <w:tr w:rsidR="001D5826" w:rsidRPr="005E36C8" w14:paraId="365511B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FDF3F77" w14:textId="77777777" w:rsidR="001D5826" w:rsidRPr="005E36C8" w:rsidRDefault="001D5826" w:rsidP="00992AF1">
            <w:pPr>
              <w:pStyle w:val="TablesHeadingGSCyan"/>
              <w:framePr w:hSpace="0" w:wrap="auto" w:vAnchor="margin" w:hAnchor="text" w:yAlign="inline"/>
              <w:rPr>
                <w:caps w:val="0"/>
                <w:color w:val="4D4D4C"/>
                <w:sz w:val="20"/>
                <w:szCs w:val="22"/>
              </w:rPr>
            </w:pPr>
            <w:r w:rsidRPr="003F628A">
              <w:rPr>
                <w:rStyle w:val="SmartLink1"/>
                <w:sz w:val="20"/>
                <w:szCs w:val="22"/>
              </w:rPr>
              <w:t>P.4.4.1 |</w:t>
            </w:r>
          </w:p>
        </w:tc>
        <w:tc>
          <w:tcPr>
            <w:tcW w:w="3285" w:type="pct"/>
            <w:tcBorders>
              <w:top w:val="single" w:sz="4" w:space="0" w:color="auto"/>
              <w:bottom w:val="single" w:sz="4" w:space="0" w:color="auto"/>
              <w:right w:val="single" w:sz="4" w:space="0" w:color="auto"/>
            </w:tcBorders>
            <w:vAlign w:val="top"/>
          </w:tcPr>
          <w:p w14:paraId="72927CA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Pr>
                <w:caps w:val="0"/>
                <w:color w:val="4D4D4C"/>
                <w:sz w:val="20"/>
                <w:szCs w:val="20"/>
              </w:rPr>
              <w:t xml:space="preserve">affect </w:t>
            </w:r>
            <w:r w:rsidRPr="005E36C8">
              <w:rPr>
                <w:caps w:val="0"/>
                <w:color w:val="4D4D4C"/>
                <w:sz w:val="20"/>
                <w:szCs w:val="20"/>
              </w:rPr>
              <w:t xml:space="preserve">areas where indigenous peoples are present (including project area of influence) </w:t>
            </w:r>
          </w:p>
        </w:tc>
        <w:tc>
          <w:tcPr>
            <w:tcW w:w="953" w:type="pct"/>
            <w:tcBorders>
              <w:top w:val="single" w:sz="4" w:space="0" w:color="auto"/>
              <w:left w:val="single" w:sz="4" w:space="0" w:color="auto"/>
              <w:bottom w:val="single" w:sz="4" w:space="0" w:color="auto"/>
            </w:tcBorders>
            <w:vAlign w:val="top"/>
          </w:tcPr>
          <w:p w14:paraId="78C47332"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0957258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3843A47" w14:textId="77777777" w:rsidR="001D5826" w:rsidRPr="00B97128" w:rsidDel="00A63097" w:rsidRDefault="00620877" w:rsidP="00992AF1">
            <w:pPr>
              <w:rPr>
                <w:color w:val="auto"/>
              </w:rPr>
            </w:pPr>
            <w:sdt>
              <w:sdtPr>
                <w:rPr>
                  <w:caps/>
                  <w:color w:val="auto"/>
                  <w:sz w:val="20"/>
                  <w:szCs w:val="20"/>
                </w:rPr>
                <w:id w:val="125301553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2BC8C0A"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8269127"/>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3CA876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8961250" w14:textId="77777777" w:rsidR="001D5826" w:rsidRPr="005E36C8" w:rsidRDefault="001D5826" w:rsidP="00992AF1">
            <w:pPr>
              <w:pStyle w:val="TablesHeadingGSCyan"/>
              <w:framePr w:hSpace="0" w:wrap="auto" w:vAnchor="margin" w:hAnchor="text" w:yAlign="inline"/>
              <w:rPr>
                <w:caps w:val="0"/>
                <w:color w:val="4D4D4C"/>
                <w:sz w:val="20"/>
                <w:szCs w:val="22"/>
              </w:rPr>
            </w:pPr>
            <w:r w:rsidRPr="003F628A">
              <w:rPr>
                <w:rStyle w:val="SmartLink1"/>
                <w:sz w:val="20"/>
                <w:szCs w:val="22"/>
              </w:rPr>
              <w:t>P.4.4.1 |</w:t>
            </w:r>
          </w:p>
        </w:tc>
        <w:tc>
          <w:tcPr>
            <w:tcW w:w="3285" w:type="pct"/>
            <w:tcBorders>
              <w:top w:val="single" w:sz="4" w:space="0" w:color="auto"/>
              <w:bottom w:val="single" w:sz="4" w:space="0" w:color="auto"/>
              <w:right w:val="single" w:sz="4" w:space="0" w:color="auto"/>
            </w:tcBorders>
            <w:vAlign w:val="top"/>
          </w:tcPr>
          <w:p w14:paraId="30499008"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Pr>
                <w:caps w:val="0"/>
                <w:color w:val="4D4D4C"/>
                <w:sz w:val="20"/>
                <w:szCs w:val="20"/>
              </w:rPr>
              <w:t xml:space="preserve">affect </w:t>
            </w:r>
            <w:r w:rsidRPr="005E36C8">
              <w:rPr>
                <w:caps w:val="0"/>
                <w:color w:val="4D4D4C"/>
                <w:sz w:val="20"/>
                <w:szCs w:val="20"/>
              </w:rPr>
              <w:t>areas, land and territory claimed by indigenous peoples?</w:t>
            </w:r>
          </w:p>
        </w:tc>
        <w:tc>
          <w:tcPr>
            <w:tcW w:w="953" w:type="pct"/>
            <w:tcBorders>
              <w:top w:val="single" w:sz="4" w:space="0" w:color="auto"/>
              <w:left w:val="single" w:sz="4" w:space="0" w:color="auto"/>
              <w:bottom w:val="single" w:sz="4" w:space="0" w:color="auto"/>
            </w:tcBorders>
            <w:vAlign w:val="top"/>
          </w:tcPr>
          <w:p w14:paraId="11275E3F"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5714963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E575A79" w14:textId="77777777" w:rsidR="001D5826" w:rsidRPr="00B97128" w:rsidDel="00A63097" w:rsidRDefault="00620877" w:rsidP="00992AF1">
            <w:pPr>
              <w:rPr>
                <w:color w:val="auto"/>
              </w:rPr>
            </w:pPr>
            <w:sdt>
              <w:sdtPr>
                <w:rPr>
                  <w:caps/>
                  <w:color w:val="auto"/>
                  <w:sz w:val="20"/>
                  <w:szCs w:val="20"/>
                </w:rPr>
                <w:id w:val="129039495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6836A7A6"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1293669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D08FF7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BB8B303" w14:textId="77777777" w:rsidR="001D5826" w:rsidRPr="005E36C8" w:rsidRDefault="001D5826" w:rsidP="00992AF1">
            <w:pPr>
              <w:pStyle w:val="TablesHeadingGSCyan"/>
              <w:framePr w:hSpace="0" w:wrap="auto" w:vAnchor="margin" w:hAnchor="text" w:yAlign="inline"/>
              <w:rPr>
                <w:caps w:val="0"/>
                <w:color w:val="4D4D4C"/>
                <w:sz w:val="20"/>
                <w:szCs w:val="22"/>
              </w:rPr>
            </w:pPr>
            <w:r w:rsidRPr="003F628A">
              <w:rPr>
                <w:rStyle w:val="SmartLink1"/>
                <w:sz w:val="20"/>
                <w:szCs w:val="22"/>
              </w:rPr>
              <w:t>P.4.4.1 |</w:t>
            </w:r>
          </w:p>
        </w:tc>
        <w:tc>
          <w:tcPr>
            <w:tcW w:w="3285" w:type="pct"/>
            <w:tcBorders>
              <w:top w:val="single" w:sz="4" w:space="0" w:color="auto"/>
              <w:bottom w:val="single" w:sz="4" w:space="0" w:color="auto"/>
              <w:right w:val="single" w:sz="4" w:space="0" w:color="auto"/>
            </w:tcBorders>
            <w:vAlign w:val="top"/>
          </w:tcPr>
          <w:p w14:paraId="57B84FF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impacts (positive or negative) to the human rights, lands, natural resources, territories, and traditional livelihoods of indigenous peoples?</w:t>
            </w:r>
          </w:p>
        </w:tc>
        <w:tc>
          <w:tcPr>
            <w:tcW w:w="953" w:type="pct"/>
            <w:tcBorders>
              <w:top w:val="single" w:sz="4" w:space="0" w:color="auto"/>
              <w:left w:val="single" w:sz="4" w:space="0" w:color="auto"/>
              <w:bottom w:val="single" w:sz="4" w:space="0" w:color="auto"/>
            </w:tcBorders>
            <w:vAlign w:val="top"/>
          </w:tcPr>
          <w:p w14:paraId="54E049FC"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6175370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B833C89" w14:textId="77777777" w:rsidR="001D5826" w:rsidRPr="00B97128" w:rsidDel="00A63097" w:rsidRDefault="00620877" w:rsidP="00992AF1">
            <w:pPr>
              <w:rPr>
                <w:color w:val="auto"/>
              </w:rPr>
            </w:pPr>
            <w:sdt>
              <w:sdtPr>
                <w:rPr>
                  <w:caps/>
                  <w:color w:val="auto"/>
                  <w:sz w:val="20"/>
                  <w:szCs w:val="20"/>
                </w:rPr>
                <w:id w:val="-59138629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34B63481"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36758223"/>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4FCBF2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D3C964C" w14:textId="77777777" w:rsidR="001D5826" w:rsidRPr="000C62F2" w:rsidRDefault="001D5826" w:rsidP="00992AF1">
            <w:pPr>
              <w:pStyle w:val="TablesHeadingGSCyan"/>
              <w:framePr w:hSpace="0" w:wrap="auto" w:vAnchor="margin" w:hAnchor="text" w:yAlign="inline"/>
              <w:rPr>
                <w:rStyle w:val="SmartLink1"/>
                <w:sz w:val="20"/>
              </w:rPr>
            </w:pPr>
            <w:r w:rsidRPr="000C62F2">
              <w:rPr>
                <w:rStyle w:val="SmartLink1"/>
                <w:sz w:val="20"/>
              </w:rPr>
              <w:t>P.4.4.7 |</w:t>
            </w:r>
          </w:p>
        </w:tc>
        <w:tc>
          <w:tcPr>
            <w:tcW w:w="3285" w:type="pct"/>
            <w:tcBorders>
              <w:top w:val="single" w:sz="4" w:space="0" w:color="auto"/>
              <w:bottom w:val="single" w:sz="4" w:space="0" w:color="auto"/>
              <w:right w:val="single" w:sz="4" w:space="0" w:color="auto"/>
            </w:tcBorders>
            <w:vAlign w:val="top"/>
          </w:tcPr>
          <w:p w14:paraId="485ED24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 xml:space="preserve">If answer to above questions is ’’YES’’ or “POTENTIALLY”, </w:t>
            </w:r>
          </w:p>
          <w:p w14:paraId="78B6B500" w14:textId="77777777" w:rsidR="001D5826" w:rsidRPr="00B2783D" w:rsidRDefault="001D5826">
            <w:pPr>
              <w:pStyle w:val="TablesHeadingGSCyan"/>
              <w:framePr w:hSpace="0" w:wrap="auto" w:vAnchor="margin" w:hAnchor="text" w:yAlign="inline"/>
              <w:numPr>
                <w:ilvl w:val="0"/>
                <w:numId w:val="22"/>
              </w:numPr>
              <w:spacing w:line="276" w:lineRule="auto"/>
              <w:rPr>
                <w:caps w:val="0"/>
                <w:color w:val="4D4D4C"/>
                <w:sz w:val="20"/>
                <w:szCs w:val="20"/>
              </w:rPr>
            </w:pPr>
            <w:r w:rsidRPr="00B2783D">
              <w:rPr>
                <w:caps w:val="0"/>
                <w:color w:val="4D4D4C"/>
                <w:sz w:val="20"/>
                <w:szCs w:val="20"/>
              </w:rPr>
              <w:t>Is it determined that the proposed project may affect the rights, lands, resources, or territories of indigenous people?</w:t>
            </w:r>
          </w:p>
          <w:p w14:paraId="144AC9D2" w14:textId="77777777" w:rsidR="001D5826" w:rsidRPr="00A144CC" w:rsidRDefault="001D5826">
            <w:pPr>
              <w:pStyle w:val="Paragraphedeliste"/>
              <w:numPr>
                <w:ilvl w:val="0"/>
                <w:numId w:val="22"/>
              </w:numPr>
              <w:spacing w:after="60" w:line="276" w:lineRule="auto"/>
              <w:contextualSpacing w:val="0"/>
              <w:rPr>
                <w:sz w:val="20"/>
                <w:szCs w:val="20"/>
              </w:rPr>
            </w:pPr>
            <w:r w:rsidRPr="00A144CC">
              <w:rPr>
                <w:sz w:val="20"/>
                <w:szCs w:val="20"/>
              </w:rPr>
              <w:t>Has an "Indigenous People Plan" (IPP) or "Indigenous People Plan Framework" been elaborated and included in the project documentation?</w:t>
            </w:r>
          </w:p>
          <w:p w14:paraId="142D4AD8" w14:textId="77777777" w:rsidR="001D5826" w:rsidRPr="00A144CC" w:rsidRDefault="001D5826">
            <w:pPr>
              <w:pStyle w:val="Paragraphedeliste"/>
              <w:numPr>
                <w:ilvl w:val="0"/>
                <w:numId w:val="22"/>
              </w:numPr>
              <w:spacing w:after="60" w:line="276" w:lineRule="auto"/>
              <w:contextualSpacing w:val="0"/>
              <w:rPr>
                <w:sz w:val="20"/>
                <w:szCs w:val="20"/>
              </w:rPr>
            </w:pPr>
            <w:r w:rsidRPr="00E164A8">
              <w:rPr>
                <w:rFonts w:ascii="Segoe UI" w:hAnsi="Segoe UI" w:cs="Segoe UI"/>
                <w:color w:val="37352F"/>
                <w:sz w:val="21"/>
                <w:szCs w:val="21"/>
                <w:shd w:val="clear" w:color="auto" w:fill="FFFFFF"/>
              </w:rPr>
              <w:t>Was the plan developed in accordance with the effective and meaningful participation of indigenous peoples and in accordance with UNDP Guidelines?</w:t>
            </w:r>
          </w:p>
        </w:tc>
        <w:tc>
          <w:tcPr>
            <w:tcW w:w="953" w:type="pct"/>
            <w:tcBorders>
              <w:top w:val="single" w:sz="4" w:space="0" w:color="auto"/>
              <w:left w:val="single" w:sz="4" w:space="0" w:color="auto"/>
              <w:bottom w:val="single" w:sz="4" w:space="0" w:color="auto"/>
            </w:tcBorders>
            <w:vAlign w:val="top"/>
          </w:tcPr>
          <w:p w14:paraId="289CF3DF"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47555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8447CB8"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5519048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667155FD"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5946279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 </w:t>
            </w:r>
          </w:p>
        </w:tc>
      </w:tr>
      <w:tr w:rsidR="001D5826" w:rsidRPr="005E36C8" w14:paraId="62A3555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F3CFDE7" w14:textId="77777777" w:rsidR="001D5826" w:rsidRPr="002F44DE" w:rsidRDefault="001D5826" w:rsidP="00992AF1">
            <w:pPr>
              <w:pStyle w:val="TablesHeadingGSCyan"/>
              <w:framePr w:hSpace="0" w:wrap="auto" w:vAnchor="margin" w:hAnchor="text" w:yAlign="inline"/>
              <w:rPr>
                <w:rStyle w:val="SmartLink1"/>
                <w:sz w:val="20"/>
              </w:rPr>
            </w:pPr>
            <w:r>
              <w:rPr>
                <w:rStyle w:val="SmartLink1"/>
                <w:sz w:val="20"/>
              </w:rPr>
              <w:t>P.4.4.3 |</w:t>
            </w:r>
          </w:p>
        </w:tc>
        <w:tc>
          <w:tcPr>
            <w:tcW w:w="3285" w:type="pct"/>
            <w:tcBorders>
              <w:top w:val="single" w:sz="4" w:space="0" w:color="auto"/>
              <w:bottom w:val="single" w:sz="4" w:space="0" w:color="auto"/>
              <w:right w:val="single" w:sz="4" w:space="0" w:color="auto"/>
            </w:tcBorders>
            <w:vAlign w:val="top"/>
          </w:tcPr>
          <w:p w14:paraId="31E54123" w14:textId="77777777" w:rsidR="001D5826" w:rsidRPr="005E36C8" w:rsidRDefault="001D5826" w:rsidP="00992AF1">
            <w:pPr>
              <w:pStyle w:val="TablesHeadingGSCyan"/>
              <w:framePr w:hSpace="0" w:wrap="auto" w:vAnchor="margin" w:hAnchor="text" w:yAlign="inline"/>
              <w:rPr>
                <w:caps w:val="0"/>
                <w:color w:val="4D4D4C"/>
                <w:sz w:val="20"/>
                <w:szCs w:val="20"/>
              </w:rPr>
            </w:pPr>
            <w:r w:rsidRPr="00F70741">
              <w:rPr>
                <w:caps w:val="0"/>
                <w:color w:val="4D4D4C"/>
                <w:sz w:val="20"/>
                <w:szCs w:val="20"/>
              </w:rPr>
              <w:t>risk of forcibly removing indigenous people from their lands and territories?</w:t>
            </w:r>
          </w:p>
        </w:tc>
        <w:tc>
          <w:tcPr>
            <w:tcW w:w="953" w:type="pct"/>
            <w:tcBorders>
              <w:top w:val="single" w:sz="4" w:space="0" w:color="auto"/>
              <w:left w:val="single" w:sz="4" w:space="0" w:color="auto"/>
              <w:bottom w:val="single" w:sz="4" w:space="0" w:color="auto"/>
            </w:tcBorders>
            <w:vAlign w:val="top"/>
          </w:tcPr>
          <w:p w14:paraId="4300BAB9"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5665039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E083156" w14:textId="77777777" w:rsidR="001D5826" w:rsidRPr="00B97128" w:rsidDel="00A63097" w:rsidRDefault="00620877" w:rsidP="00992AF1">
            <w:pPr>
              <w:rPr>
                <w:color w:val="auto"/>
              </w:rPr>
            </w:pPr>
            <w:sdt>
              <w:sdtPr>
                <w:rPr>
                  <w:caps/>
                  <w:color w:val="auto"/>
                  <w:sz w:val="20"/>
                  <w:szCs w:val="20"/>
                </w:rPr>
                <w:id w:val="106121033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6B5979D2" w14:textId="77777777" w:rsidR="001D5826" w:rsidRPr="00B97128" w:rsidRDefault="00620877" w:rsidP="00992AF1">
            <w:pPr>
              <w:pStyle w:val="TablesHeadingGSCyan"/>
              <w:framePr w:hSpace="0" w:wrap="auto" w:vAnchor="margin" w:hAnchor="text" w:yAlign="inline"/>
              <w:spacing w:line="276" w:lineRule="auto"/>
              <w:rPr>
                <w:color w:val="auto"/>
                <w:sz w:val="20"/>
                <w:szCs w:val="20"/>
              </w:rPr>
            </w:pPr>
            <w:sdt>
              <w:sdtPr>
                <w:rPr>
                  <w:caps w:val="0"/>
                  <w:color w:val="auto"/>
                  <w:sz w:val="20"/>
                  <w:szCs w:val="20"/>
                </w:rPr>
                <w:id w:val="533383134"/>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43992B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F0EB62A" w14:textId="77777777" w:rsidR="001D5826" w:rsidRPr="00E12D80" w:rsidRDefault="001D5826" w:rsidP="00992AF1">
            <w:pPr>
              <w:pStyle w:val="TablesHeadingGSCyan"/>
              <w:framePr w:hSpace="0" w:wrap="auto" w:vAnchor="margin" w:hAnchor="text" w:yAlign="inline"/>
              <w:rPr>
                <w:rStyle w:val="SmartLink1"/>
                <w:sz w:val="20"/>
              </w:rPr>
            </w:pPr>
            <w:r w:rsidRPr="00E12D80">
              <w:rPr>
                <w:rStyle w:val="SmartLink1"/>
                <w:sz w:val="20"/>
              </w:rPr>
              <w:t>P.4.4.4 |</w:t>
            </w:r>
          </w:p>
        </w:tc>
        <w:tc>
          <w:tcPr>
            <w:tcW w:w="3285" w:type="pct"/>
            <w:tcBorders>
              <w:top w:val="single" w:sz="4" w:space="0" w:color="auto"/>
              <w:bottom w:val="single" w:sz="4" w:space="0" w:color="auto"/>
              <w:right w:val="single" w:sz="4" w:space="0" w:color="auto"/>
            </w:tcBorders>
          </w:tcPr>
          <w:p w14:paraId="626F39E1" w14:textId="77777777" w:rsidR="001D5826" w:rsidRPr="005E36C8" w:rsidRDefault="001D5826" w:rsidP="00992AF1">
            <w:pPr>
              <w:pStyle w:val="TablesHeadingGSCyan"/>
              <w:framePr w:hSpace="0" w:wrap="auto" w:vAnchor="margin" w:hAnchor="text" w:yAlign="inline"/>
              <w:rPr>
                <w:caps w:val="0"/>
                <w:color w:val="4D4D4C"/>
                <w:sz w:val="20"/>
                <w:szCs w:val="20"/>
              </w:rPr>
            </w:pPr>
            <w:proofErr w:type="spellStart"/>
            <w:r w:rsidRPr="005E36C8">
              <w:rPr>
                <w:caps w:val="0"/>
                <w:color w:val="4D4D4C"/>
                <w:sz w:val="20"/>
                <w:szCs w:val="20"/>
              </w:rPr>
              <w:t>utili</w:t>
            </w:r>
            <w:r>
              <w:rPr>
                <w:caps w:val="0"/>
                <w:color w:val="4D4D4C"/>
                <w:sz w:val="20"/>
                <w:szCs w:val="20"/>
              </w:rPr>
              <w:t>s</w:t>
            </w:r>
            <w:r w:rsidRPr="005E36C8">
              <w:rPr>
                <w:caps w:val="0"/>
                <w:color w:val="4D4D4C"/>
                <w:sz w:val="20"/>
                <w:szCs w:val="20"/>
              </w:rPr>
              <w:t>ation</w:t>
            </w:r>
            <w:proofErr w:type="spellEnd"/>
            <w:r w:rsidRPr="005E36C8">
              <w:rPr>
                <w:caps w:val="0"/>
                <w:color w:val="4D4D4C"/>
                <w:sz w:val="20"/>
                <w:szCs w:val="20"/>
              </w:rPr>
              <w:t xml:space="preserve"> and/or commercial development of natural resources on lands and territories claimed by indigenous peoples?</w:t>
            </w:r>
          </w:p>
          <w:p w14:paraId="600C57A9" w14:textId="77777777" w:rsidR="001D5826" w:rsidRPr="005E36C8" w:rsidRDefault="001D5826" w:rsidP="00992AF1">
            <w:pPr>
              <w:rPr>
                <w:sz w:val="20"/>
                <w:szCs w:val="20"/>
              </w:rPr>
            </w:pPr>
          </w:p>
          <w:p w14:paraId="548BCFF3" w14:textId="77777777" w:rsidR="001D5826" w:rsidRPr="005E36C8" w:rsidRDefault="001D5826" w:rsidP="00992AF1">
            <w:pPr>
              <w:rPr>
                <w:sz w:val="20"/>
                <w:szCs w:val="20"/>
              </w:rPr>
            </w:pPr>
            <w:r w:rsidRPr="005E36C8">
              <w:rPr>
                <w:sz w:val="20"/>
                <w:szCs w:val="20"/>
              </w:rPr>
              <w:t>Consider, and where appropriate ensure, consistency with the answers under Principle 4.1 above</w:t>
            </w:r>
          </w:p>
        </w:tc>
        <w:tc>
          <w:tcPr>
            <w:tcW w:w="953" w:type="pct"/>
            <w:tcBorders>
              <w:top w:val="single" w:sz="4" w:space="0" w:color="auto"/>
              <w:left w:val="single" w:sz="4" w:space="0" w:color="auto"/>
              <w:bottom w:val="single" w:sz="4" w:space="0" w:color="auto"/>
            </w:tcBorders>
          </w:tcPr>
          <w:p w14:paraId="12B58A27"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422829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981AAB8" w14:textId="77777777" w:rsidR="001D5826" w:rsidRPr="00B97128" w:rsidDel="00A63097" w:rsidRDefault="00620877" w:rsidP="00992AF1">
            <w:pPr>
              <w:rPr>
                <w:color w:val="auto"/>
              </w:rPr>
            </w:pPr>
            <w:sdt>
              <w:sdtPr>
                <w:rPr>
                  <w:caps/>
                  <w:color w:val="auto"/>
                  <w:sz w:val="20"/>
                  <w:szCs w:val="20"/>
                </w:rPr>
                <w:id w:val="-37986317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E7F49A8"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65406047"/>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B9AD9C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FBD4FEA" w14:textId="77777777" w:rsidR="001D5826" w:rsidRDefault="001D5826" w:rsidP="00992AF1">
            <w:pPr>
              <w:pStyle w:val="TablesHeadingGSCyan"/>
              <w:framePr w:hSpace="0" w:wrap="auto" w:vAnchor="margin" w:hAnchor="text" w:yAlign="inline"/>
              <w:rPr>
                <w:rStyle w:val="SmartLink1"/>
                <w:sz w:val="20"/>
              </w:rPr>
            </w:pPr>
            <w:r>
              <w:rPr>
                <w:rStyle w:val="SmartLink1"/>
                <w:sz w:val="20"/>
              </w:rPr>
              <w:lastRenderedPageBreak/>
              <w:t>P.4.4.5 |</w:t>
            </w:r>
          </w:p>
          <w:p w14:paraId="5CAFA603" w14:textId="77777777" w:rsidR="001D5826" w:rsidRDefault="001D5826" w:rsidP="00992AF1"/>
          <w:p w14:paraId="5980B168" w14:textId="77777777" w:rsidR="001D5826" w:rsidRPr="00192B9C" w:rsidRDefault="001D5826" w:rsidP="00992AF1">
            <w:pPr>
              <w:pStyle w:val="TablesHeadingGSCyan"/>
              <w:framePr w:hSpace="0" w:wrap="auto" w:vAnchor="margin" w:hAnchor="text" w:yAlign="inline"/>
            </w:pPr>
            <w:r w:rsidRPr="00192B9C">
              <w:rPr>
                <w:rStyle w:val="SmartLink1"/>
                <w:sz w:val="20"/>
              </w:rPr>
              <w:t>P.4.4.6 |</w:t>
            </w:r>
          </w:p>
        </w:tc>
        <w:tc>
          <w:tcPr>
            <w:tcW w:w="3285" w:type="pct"/>
            <w:tcBorders>
              <w:top w:val="single" w:sz="4" w:space="0" w:color="auto"/>
              <w:bottom w:val="single" w:sz="4" w:space="0" w:color="auto"/>
              <w:right w:val="single" w:sz="4" w:space="0" w:color="auto"/>
            </w:tcBorders>
          </w:tcPr>
          <w:p w14:paraId="3922C756" w14:textId="77777777" w:rsidR="001D5826"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If answer to question above is “YES” or “POTENTIALLY”</w:t>
            </w:r>
          </w:p>
          <w:p w14:paraId="0645FEF2" w14:textId="77777777" w:rsidR="001D5826" w:rsidRDefault="001D5826">
            <w:pPr>
              <w:pStyle w:val="TablesHeadingGSCyan"/>
              <w:framePr w:hSpace="0" w:wrap="auto" w:vAnchor="margin" w:hAnchor="text" w:yAlign="inline"/>
              <w:numPr>
                <w:ilvl w:val="0"/>
                <w:numId w:val="22"/>
              </w:numPr>
              <w:rPr>
                <w:caps w:val="0"/>
                <w:color w:val="4D4D4C"/>
                <w:sz w:val="20"/>
                <w:szCs w:val="20"/>
              </w:rPr>
            </w:pPr>
            <w:r w:rsidRPr="002E5103">
              <w:rPr>
                <w:caps w:val="0"/>
                <w:color w:val="4D4D4C"/>
                <w:sz w:val="20"/>
                <w:szCs w:val="20"/>
              </w:rPr>
              <w:t xml:space="preserve">Did the </w:t>
            </w:r>
            <w:r>
              <w:rPr>
                <w:caps w:val="0"/>
                <w:color w:val="4D4D4C"/>
                <w:sz w:val="20"/>
                <w:szCs w:val="20"/>
              </w:rPr>
              <w:t>p</w:t>
            </w:r>
            <w:r w:rsidRPr="002E5103">
              <w:rPr>
                <w:caps w:val="0"/>
                <w:color w:val="4D4D4C"/>
                <w:sz w:val="20"/>
                <w:szCs w:val="20"/>
              </w:rPr>
              <w:t>roject obtain free, prior and informed consent from indigenous people before taking their cultural, intellectual, religious, and/or spiritual property?</w:t>
            </w:r>
          </w:p>
          <w:p w14:paraId="46522F14" w14:textId="77777777" w:rsidR="001D5826" w:rsidRPr="002C0523" w:rsidRDefault="001D5826" w:rsidP="00992AF1"/>
          <w:p w14:paraId="59E4EFB3" w14:textId="77777777" w:rsidR="001D5826" w:rsidRDefault="001D5826">
            <w:pPr>
              <w:pStyle w:val="TablesHeadingGSCyan"/>
              <w:framePr w:hSpace="0" w:wrap="auto" w:vAnchor="margin" w:hAnchor="text" w:yAlign="inline"/>
              <w:numPr>
                <w:ilvl w:val="0"/>
                <w:numId w:val="22"/>
              </w:numPr>
              <w:rPr>
                <w:caps w:val="0"/>
                <w:color w:val="4D4D4C"/>
                <w:sz w:val="20"/>
                <w:szCs w:val="20"/>
              </w:rPr>
            </w:pPr>
            <w:r w:rsidRPr="00EB6875">
              <w:rPr>
                <w:caps w:val="0"/>
                <w:color w:val="4D4D4C"/>
                <w:sz w:val="20"/>
                <w:szCs w:val="20"/>
              </w:rPr>
              <w:t>Does the project ensu</w:t>
            </w:r>
            <w:r>
              <w:rPr>
                <w:caps w:val="0"/>
                <w:color w:val="4D4D4C"/>
                <w:sz w:val="20"/>
                <w:szCs w:val="20"/>
              </w:rPr>
              <w:t xml:space="preserve">re </w:t>
            </w:r>
            <w:r w:rsidRPr="00EF7870">
              <w:rPr>
                <w:caps w:val="0"/>
                <w:color w:val="4D4D4C"/>
                <w:sz w:val="20"/>
                <w:szCs w:val="20"/>
              </w:rPr>
              <w:t xml:space="preserve">that the indigenous people receive an equitable sharing of benefits resulting from the use of their traditional knowledge and practices? </w:t>
            </w:r>
            <w:r w:rsidRPr="00EB6875">
              <w:rPr>
                <w:caps w:val="0"/>
                <w:color w:val="4D4D4C"/>
                <w:sz w:val="20"/>
                <w:szCs w:val="20"/>
              </w:rPr>
              <w:t>?</w:t>
            </w:r>
          </w:p>
          <w:p w14:paraId="3ECC9346" w14:textId="77777777" w:rsidR="001D5826" w:rsidRPr="00B90BF9" w:rsidRDefault="001D5826" w:rsidP="00992AF1"/>
          <w:p w14:paraId="493AB7D3" w14:textId="77777777" w:rsidR="001D5826" w:rsidRDefault="001D5826">
            <w:pPr>
              <w:pStyle w:val="TablesHeadingGSCyan"/>
              <w:framePr w:hSpace="0" w:wrap="auto" w:vAnchor="margin" w:hAnchor="text" w:yAlign="inline"/>
              <w:numPr>
                <w:ilvl w:val="0"/>
                <w:numId w:val="22"/>
              </w:numPr>
              <w:rPr>
                <w:caps w:val="0"/>
                <w:color w:val="4D4D4C"/>
                <w:sz w:val="20"/>
                <w:szCs w:val="20"/>
              </w:rPr>
            </w:pPr>
            <w:r w:rsidRPr="00450350">
              <w:rPr>
                <w:caps w:val="0"/>
                <w:color w:val="4D4D4C"/>
                <w:sz w:val="20"/>
                <w:szCs w:val="20"/>
              </w:rPr>
              <w:t xml:space="preserve">Does the </w:t>
            </w:r>
            <w:r>
              <w:rPr>
                <w:caps w:val="0"/>
                <w:color w:val="4D4D4C"/>
                <w:sz w:val="20"/>
                <w:szCs w:val="20"/>
              </w:rPr>
              <w:t>p</w:t>
            </w:r>
            <w:r w:rsidRPr="00450350">
              <w:rPr>
                <w:caps w:val="0"/>
                <w:color w:val="4D4D4C"/>
                <w:sz w:val="20"/>
                <w:szCs w:val="20"/>
              </w:rPr>
              <w:t>roject ensure that the sharing of benefits resulting from the use of indigenous peoples' traditional knowledge and practices is culturally appropriate and inclusive?</w:t>
            </w:r>
          </w:p>
          <w:p w14:paraId="6CAAF9DC" w14:textId="77777777" w:rsidR="001D5826" w:rsidRPr="00B90BF9" w:rsidRDefault="001D5826" w:rsidP="00992AF1"/>
          <w:p w14:paraId="76404F73" w14:textId="77777777" w:rsidR="001D5826" w:rsidRPr="007F7ADC" w:rsidRDefault="001D5826">
            <w:pPr>
              <w:pStyle w:val="TablesHeadingGSCyan"/>
              <w:framePr w:hSpace="0" w:wrap="auto" w:vAnchor="margin" w:hAnchor="text" w:yAlign="inline"/>
              <w:numPr>
                <w:ilvl w:val="0"/>
                <w:numId w:val="22"/>
              </w:numPr>
            </w:pPr>
            <w:r w:rsidRPr="00450350">
              <w:rPr>
                <w:caps w:val="0"/>
                <w:color w:val="4D4D4C"/>
                <w:sz w:val="20"/>
                <w:szCs w:val="20"/>
              </w:rPr>
              <w:t xml:space="preserve">Does the </w:t>
            </w:r>
            <w:r>
              <w:rPr>
                <w:caps w:val="0"/>
                <w:color w:val="4D4D4C"/>
                <w:sz w:val="20"/>
                <w:szCs w:val="20"/>
              </w:rPr>
              <w:t>p</w:t>
            </w:r>
            <w:r w:rsidRPr="00450350">
              <w:rPr>
                <w:caps w:val="0"/>
                <w:color w:val="4D4D4C"/>
                <w:sz w:val="20"/>
                <w:szCs w:val="20"/>
              </w:rPr>
              <w:t xml:space="preserve">roject ensure that </w:t>
            </w:r>
            <w:r w:rsidRPr="00B90BF9">
              <w:rPr>
                <w:caps w:val="0"/>
                <w:color w:val="4D4D4C"/>
                <w:sz w:val="20"/>
                <w:szCs w:val="20"/>
              </w:rPr>
              <w:t xml:space="preserve">the provision of equitable sharing of benefits </w:t>
            </w:r>
            <w:r>
              <w:rPr>
                <w:caps w:val="0"/>
                <w:color w:val="4D4D4C"/>
                <w:sz w:val="20"/>
                <w:szCs w:val="20"/>
              </w:rPr>
              <w:t xml:space="preserve">does not </w:t>
            </w:r>
            <w:r w:rsidRPr="00B90BF9">
              <w:rPr>
                <w:caps w:val="0"/>
                <w:color w:val="4D4D4C"/>
                <w:sz w:val="20"/>
                <w:szCs w:val="20"/>
              </w:rPr>
              <w:t>impede land rights or equal access to basic services including health services, clean water, energy, education, safe and decent working conditions, and housing?</w:t>
            </w:r>
          </w:p>
        </w:tc>
        <w:tc>
          <w:tcPr>
            <w:tcW w:w="953" w:type="pct"/>
            <w:tcBorders>
              <w:top w:val="single" w:sz="4" w:space="0" w:color="auto"/>
              <w:left w:val="single" w:sz="4" w:space="0" w:color="auto"/>
              <w:bottom w:val="single" w:sz="4" w:space="0" w:color="auto"/>
            </w:tcBorders>
          </w:tcPr>
          <w:p w14:paraId="1C34E996"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6837887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4F1EE3E"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2428600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404D96B1"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82118597"/>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4BBCC10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EA2243F" w14:textId="77777777" w:rsidR="001D5826" w:rsidRPr="00E12D80" w:rsidRDefault="001D5826" w:rsidP="00992AF1">
            <w:pPr>
              <w:pStyle w:val="TablesHeadingGSCyan"/>
              <w:framePr w:hSpace="0" w:wrap="auto" w:vAnchor="margin" w:hAnchor="text" w:yAlign="inline"/>
              <w:rPr>
                <w:rStyle w:val="SmartLink1"/>
                <w:sz w:val="20"/>
              </w:rPr>
            </w:pPr>
            <w:r>
              <w:rPr>
                <w:rStyle w:val="SmartLink1"/>
                <w:sz w:val="20"/>
              </w:rPr>
              <w:t>P.4.4.8 |</w:t>
            </w:r>
          </w:p>
        </w:tc>
        <w:tc>
          <w:tcPr>
            <w:tcW w:w="3285" w:type="pct"/>
            <w:tcBorders>
              <w:top w:val="single" w:sz="4" w:space="0" w:color="auto"/>
              <w:bottom w:val="single" w:sz="4" w:space="0" w:color="auto"/>
              <w:right w:val="single" w:sz="4" w:space="0" w:color="auto"/>
            </w:tcBorders>
            <w:vAlign w:val="top"/>
          </w:tcPr>
          <w:p w14:paraId="2D558D7C" w14:textId="77777777" w:rsidR="001D5826" w:rsidRPr="00D500E8" w:rsidRDefault="001D5826" w:rsidP="00992AF1">
            <w:pPr>
              <w:rPr>
                <w:sz w:val="20"/>
                <w:szCs w:val="20"/>
              </w:rPr>
            </w:pPr>
            <w:r w:rsidRPr="00703428">
              <w:rPr>
                <w:sz w:val="20"/>
                <w:szCs w:val="20"/>
              </w:rPr>
              <w:t>Does the project lack appropriate feedback and grievance channels for Indigenous Peoples and their representatives?</w:t>
            </w:r>
          </w:p>
        </w:tc>
        <w:tc>
          <w:tcPr>
            <w:tcW w:w="953" w:type="pct"/>
            <w:tcBorders>
              <w:top w:val="single" w:sz="4" w:space="0" w:color="auto"/>
              <w:left w:val="single" w:sz="4" w:space="0" w:color="auto"/>
              <w:bottom w:val="single" w:sz="4" w:space="0" w:color="auto"/>
            </w:tcBorders>
          </w:tcPr>
          <w:p w14:paraId="4621869E"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3998588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F363A90"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2020543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2E714DA7"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89102256"/>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63068A6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3452C31" w14:textId="77777777" w:rsidR="001D5826" w:rsidRPr="00E12D80" w:rsidRDefault="001D5826" w:rsidP="00992AF1">
            <w:pPr>
              <w:pStyle w:val="TablesHeadingGSCyan"/>
              <w:framePr w:hSpace="0" w:wrap="auto" w:vAnchor="margin" w:hAnchor="text" w:yAlign="inline"/>
              <w:rPr>
                <w:rStyle w:val="SmartLink1"/>
                <w:sz w:val="20"/>
              </w:rPr>
            </w:pPr>
            <w:r>
              <w:rPr>
                <w:rStyle w:val="SmartLink1"/>
                <w:sz w:val="20"/>
              </w:rPr>
              <w:t>P.4.4.8 |</w:t>
            </w:r>
          </w:p>
        </w:tc>
        <w:tc>
          <w:tcPr>
            <w:tcW w:w="3285" w:type="pct"/>
            <w:tcBorders>
              <w:top w:val="single" w:sz="4" w:space="0" w:color="auto"/>
              <w:bottom w:val="single" w:sz="4" w:space="0" w:color="auto"/>
              <w:right w:val="single" w:sz="4" w:space="0" w:color="auto"/>
            </w:tcBorders>
          </w:tcPr>
          <w:p w14:paraId="2FBD0BB3" w14:textId="77777777" w:rsidR="001D5826" w:rsidRPr="00D500E8" w:rsidRDefault="001D5826" w:rsidP="00992AF1">
            <w:pPr>
              <w:rPr>
                <w:sz w:val="20"/>
                <w:szCs w:val="20"/>
              </w:rPr>
            </w:pPr>
            <w:r w:rsidRPr="00D500E8">
              <w:rPr>
                <w:sz w:val="20"/>
                <w:szCs w:val="20"/>
              </w:rPr>
              <w:t xml:space="preserve">Has a grievance mechanism </w:t>
            </w:r>
            <w:r>
              <w:rPr>
                <w:sz w:val="20"/>
                <w:szCs w:val="20"/>
              </w:rPr>
              <w:t xml:space="preserve">not </w:t>
            </w:r>
            <w:r w:rsidRPr="00D500E8">
              <w:rPr>
                <w:sz w:val="20"/>
                <w:szCs w:val="20"/>
              </w:rPr>
              <w:t xml:space="preserve">been established at the beginning of </w:t>
            </w:r>
            <w:proofErr w:type="spellStart"/>
            <w:r w:rsidRPr="00D500E8">
              <w:rPr>
                <w:sz w:val="20"/>
                <w:szCs w:val="20"/>
              </w:rPr>
              <w:t>programme</w:t>
            </w:r>
            <w:proofErr w:type="spellEnd"/>
            <w:r w:rsidRPr="00D500E8">
              <w:rPr>
                <w:sz w:val="20"/>
                <w:szCs w:val="20"/>
              </w:rPr>
              <w:t xml:space="preserve"> or project implementation with due consideration given to customary dispute settlement mechanisms among the Indigenous Peoples concerned and will it remain operational throughout the project cycle?</w:t>
            </w:r>
          </w:p>
        </w:tc>
        <w:tc>
          <w:tcPr>
            <w:tcW w:w="953" w:type="pct"/>
            <w:tcBorders>
              <w:top w:val="single" w:sz="4" w:space="0" w:color="auto"/>
              <w:left w:val="single" w:sz="4" w:space="0" w:color="auto"/>
              <w:bottom w:val="single" w:sz="4" w:space="0" w:color="auto"/>
            </w:tcBorders>
          </w:tcPr>
          <w:p w14:paraId="027698D7"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783919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AD2162C"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1682074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08A953F5"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6531137"/>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14F39EB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CF9B984" w14:textId="77777777" w:rsidR="001D5826" w:rsidRDefault="001D5826" w:rsidP="00992AF1">
            <w:pPr>
              <w:pStyle w:val="TablesHeadingGSCyan"/>
              <w:framePr w:hSpace="0" w:wrap="auto" w:vAnchor="margin" w:hAnchor="text" w:yAlign="inline"/>
              <w:rPr>
                <w:rStyle w:val="SmartLink1"/>
                <w:sz w:val="20"/>
              </w:rPr>
            </w:pPr>
            <w:r>
              <w:rPr>
                <w:rStyle w:val="SmartLink1"/>
                <w:sz w:val="20"/>
              </w:rPr>
              <w:t>P.4.4.9 |</w:t>
            </w:r>
          </w:p>
        </w:tc>
        <w:tc>
          <w:tcPr>
            <w:tcW w:w="3285" w:type="pct"/>
            <w:tcBorders>
              <w:top w:val="single" w:sz="4" w:space="0" w:color="auto"/>
              <w:bottom w:val="single" w:sz="4" w:space="0" w:color="auto"/>
              <w:right w:val="single" w:sz="4" w:space="0" w:color="auto"/>
            </w:tcBorders>
          </w:tcPr>
          <w:p w14:paraId="634EB3B9" w14:textId="77777777" w:rsidR="001D5826" w:rsidRPr="00D500E8" w:rsidRDefault="001D5826" w:rsidP="00992AF1">
            <w:pPr>
              <w:rPr>
                <w:sz w:val="20"/>
                <w:szCs w:val="20"/>
              </w:rPr>
            </w:pPr>
            <w:r>
              <w:rPr>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tcPr>
          <w:p w14:paraId="5D51B7F1"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1492859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30A7C6F"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1786527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645466AB"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7589434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69855E3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11D92B9" w14:textId="77777777" w:rsidR="001D5826" w:rsidRDefault="001D5826" w:rsidP="00992AF1">
            <w:pPr>
              <w:pStyle w:val="TablesHeadingGSCyan"/>
              <w:framePr w:hSpace="0" w:wrap="auto" w:vAnchor="margin" w:hAnchor="text" w:yAlign="inline"/>
              <w:rPr>
                <w:rStyle w:val="SmartLink1"/>
                <w:sz w:val="20"/>
              </w:rPr>
            </w:pPr>
            <w:r>
              <w:rPr>
                <w:rStyle w:val="SmartLink1"/>
                <w:sz w:val="20"/>
              </w:rPr>
              <w:t>P.4.4.9 |</w:t>
            </w:r>
          </w:p>
        </w:tc>
        <w:tc>
          <w:tcPr>
            <w:tcW w:w="3285" w:type="pct"/>
            <w:tcBorders>
              <w:top w:val="single" w:sz="4" w:space="0" w:color="auto"/>
              <w:bottom w:val="single" w:sz="4" w:space="0" w:color="auto"/>
              <w:right w:val="single" w:sz="4" w:space="0" w:color="auto"/>
            </w:tcBorders>
          </w:tcPr>
          <w:p w14:paraId="4692A9C9" w14:textId="77777777" w:rsidR="001D5826" w:rsidRPr="005E36C8" w:rsidRDefault="001D5826" w:rsidP="00992AF1">
            <w:pPr>
              <w:rPr>
                <w:sz w:val="20"/>
                <w:szCs w:val="22"/>
              </w:rPr>
            </w:pPr>
            <w:r w:rsidRPr="005E36C8">
              <w:rPr>
                <w:sz w:val="20"/>
                <w:szCs w:val="20"/>
              </w:rPr>
              <w:t xml:space="preserve">If answer to question above is “YES”, have project design been changed, modified, updated considering </w:t>
            </w:r>
            <w:r w:rsidRPr="005E36C8">
              <w:rPr>
                <w:sz w:val="20"/>
                <w:szCs w:val="22"/>
              </w:rPr>
              <w:t>opinions and recommendations of an Expert Stakeholder?</w:t>
            </w:r>
          </w:p>
        </w:tc>
        <w:tc>
          <w:tcPr>
            <w:tcW w:w="953" w:type="pct"/>
            <w:tcBorders>
              <w:top w:val="single" w:sz="4" w:space="0" w:color="auto"/>
              <w:left w:val="single" w:sz="4" w:space="0" w:color="auto"/>
              <w:bottom w:val="single" w:sz="4" w:space="0" w:color="auto"/>
            </w:tcBorders>
          </w:tcPr>
          <w:p w14:paraId="0388510D"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9803990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F9A08B6"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0048725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734CEF4D"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34961479"/>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12C4988D" w14:textId="77777777" w:rsidTr="00992AF1">
        <w:trPr>
          <w:trHeight w:val="364"/>
        </w:trPr>
        <w:tc>
          <w:tcPr>
            <w:tcW w:w="5000" w:type="pct"/>
            <w:gridSpan w:val="3"/>
            <w:tcBorders>
              <w:top w:val="single" w:sz="4" w:space="0" w:color="auto"/>
              <w:bottom w:val="single" w:sz="4" w:space="0" w:color="auto"/>
            </w:tcBorders>
            <w:noWrap/>
            <w:vAlign w:val="top"/>
          </w:tcPr>
          <w:p w14:paraId="3C7C974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59A0A01A"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B1D0236"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The project will not involve any indigenous areas, lands or territories. Will not have any</w:t>
            </w:r>
          </w:p>
          <w:p w14:paraId="42EA92CE"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(positive or negative) impacts to human rights, resources, territories, and traditional</w:t>
            </w:r>
          </w:p>
          <w:p w14:paraId="495193D1" w14:textId="1C205844" w:rsidR="001D5826" w:rsidRPr="008B7258" w:rsidRDefault="001D5826" w:rsidP="003C38DF">
            <w:pPr>
              <w:pStyle w:val="TablesHeadingGSCyan"/>
              <w:framePr w:hSpace="0" w:wrap="auto" w:vAnchor="margin" w:hAnchor="text" w:yAlign="inline"/>
              <w:spacing w:line="276" w:lineRule="auto"/>
              <w:rPr>
                <w:color w:val="515151" w:themeColor="text1"/>
              </w:rPr>
            </w:pPr>
            <w:r w:rsidRPr="00035A21">
              <w:rPr>
                <w:i/>
                <w:iCs/>
                <w:caps w:val="0"/>
                <w:color w:val="4D4D4C"/>
                <w:sz w:val="20"/>
                <w:szCs w:val="20"/>
              </w:rPr>
              <w:t>indigenous livelihoods</w:t>
            </w:r>
          </w:p>
        </w:tc>
      </w:tr>
      <w:tr w:rsidR="001D5826" w:rsidRPr="00C075F2" w14:paraId="42741D4D" w14:textId="77777777" w:rsidTr="00992AF1">
        <w:trPr>
          <w:trHeight w:val="364"/>
        </w:trPr>
        <w:tc>
          <w:tcPr>
            <w:tcW w:w="5000" w:type="pct"/>
            <w:gridSpan w:val="3"/>
            <w:tcBorders>
              <w:top w:val="single" w:sz="4" w:space="0" w:color="auto"/>
              <w:bottom w:val="single" w:sz="4" w:space="0" w:color="auto"/>
            </w:tcBorders>
            <w:noWrap/>
            <w:vAlign w:val="top"/>
          </w:tcPr>
          <w:p w14:paraId="022AE3DC" w14:textId="77777777" w:rsidR="001D5826" w:rsidRPr="00810543" w:rsidRDefault="001D5826" w:rsidP="00992AF1">
            <w:pPr>
              <w:pStyle w:val="TablesHeadingGSCyan"/>
              <w:framePr w:hSpace="0" w:wrap="auto" w:vAnchor="margin" w:hAnchor="text" w:yAlign="inline"/>
              <w:spacing w:line="276" w:lineRule="auto"/>
              <w:rPr>
                <w:b/>
                <w:bCs/>
              </w:rPr>
            </w:pPr>
            <w:r w:rsidRPr="00810543">
              <w:rPr>
                <w:rStyle w:val="SmartLink1"/>
                <w:b/>
                <w:bCs/>
              </w:rPr>
              <w:t>P.5 |Corruption</w:t>
            </w:r>
          </w:p>
        </w:tc>
      </w:tr>
      <w:tr w:rsidR="001D5826" w:rsidRPr="005E36C8" w14:paraId="2CD11E0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B94FD85" w14:textId="77777777" w:rsidR="001D5826" w:rsidRPr="005E36C8" w:rsidRDefault="001D5826" w:rsidP="00992AF1">
            <w:pPr>
              <w:pStyle w:val="TablesHeadingGSCyan"/>
              <w:framePr w:hSpace="0" w:wrap="auto" w:vAnchor="margin" w:hAnchor="text" w:yAlign="inline"/>
              <w:rPr>
                <w:caps w:val="0"/>
                <w:color w:val="4D4D4C"/>
                <w:sz w:val="20"/>
                <w:szCs w:val="22"/>
              </w:rPr>
            </w:pPr>
            <w:r w:rsidRPr="00810543">
              <w:rPr>
                <w:rStyle w:val="SmartLink1"/>
                <w:sz w:val="20"/>
              </w:rPr>
              <w:t>P.5.1.1 |</w:t>
            </w:r>
          </w:p>
        </w:tc>
        <w:tc>
          <w:tcPr>
            <w:tcW w:w="3285" w:type="pct"/>
            <w:tcBorders>
              <w:top w:val="single" w:sz="4" w:space="0" w:color="auto"/>
              <w:bottom w:val="single" w:sz="4" w:space="0" w:color="auto"/>
              <w:right w:val="single" w:sz="4" w:space="0" w:color="auto"/>
            </w:tcBorders>
          </w:tcPr>
          <w:p w14:paraId="1DCED366" w14:textId="77777777" w:rsidR="001D5826" w:rsidRPr="005E36C8" w:rsidRDefault="001D5826" w:rsidP="00992AF1">
            <w:pPr>
              <w:pStyle w:val="TablesHeadingGSCyan"/>
              <w:framePr w:hSpace="0" w:wrap="auto" w:vAnchor="margin" w:hAnchor="text" w:yAlign="inline"/>
              <w:spacing w:line="276" w:lineRule="auto"/>
              <w:rPr>
                <w:caps w:val="0"/>
                <w:color w:val="4D4D4C"/>
              </w:rPr>
            </w:pPr>
            <w:r w:rsidRPr="00375E85">
              <w:rPr>
                <w:caps w:val="0"/>
                <w:color w:val="4D4D4C"/>
                <w:sz w:val="20"/>
                <w:szCs w:val="20"/>
              </w:rPr>
              <w:t xml:space="preserve">Does the </w:t>
            </w:r>
            <w:r>
              <w:rPr>
                <w:caps w:val="0"/>
                <w:color w:val="4D4D4C"/>
                <w:sz w:val="20"/>
                <w:szCs w:val="20"/>
              </w:rPr>
              <w:t>p</w:t>
            </w:r>
            <w:r w:rsidRPr="00375E85">
              <w:rPr>
                <w:caps w:val="0"/>
                <w:color w:val="4D4D4C"/>
                <w:sz w:val="20"/>
                <w:szCs w:val="20"/>
              </w:rPr>
              <w:t>roject involve, or is it complicit in, contributing to or reinforcing corruption or corrupt projects?</w:t>
            </w:r>
          </w:p>
        </w:tc>
        <w:tc>
          <w:tcPr>
            <w:tcW w:w="953" w:type="pct"/>
            <w:tcBorders>
              <w:top w:val="single" w:sz="4" w:space="0" w:color="auto"/>
              <w:left w:val="single" w:sz="4" w:space="0" w:color="auto"/>
              <w:bottom w:val="single" w:sz="4" w:space="0" w:color="auto"/>
            </w:tcBorders>
          </w:tcPr>
          <w:p w14:paraId="2290C21A"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4680452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6733551"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2684259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D86921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D7A7FFC" w14:textId="77777777" w:rsidR="001D5826" w:rsidRPr="005E36C8" w:rsidRDefault="001D5826" w:rsidP="00992AF1">
            <w:pPr>
              <w:pStyle w:val="TablesHeadingGSCyan"/>
              <w:framePr w:hSpace="0" w:wrap="auto" w:vAnchor="margin" w:hAnchor="text" w:yAlign="inline"/>
              <w:rPr>
                <w:caps w:val="0"/>
                <w:color w:val="4D4D4C"/>
                <w:sz w:val="20"/>
                <w:szCs w:val="22"/>
              </w:rPr>
            </w:pPr>
            <w:r w:rsidRPr="00810543">
              <w:rPr>
                <w:rStyle w:val="SmartLink1"/>
                <w:sz w:val="20"/>
              </w:rPr>
              <w:lastRenderedPageBreak/>
              <w:t>P.5.1.1 |</w:t>
            </w:r>
          </w:p>
        </w:tc>
        <w:tc>
          <w:tcPr>
            <w:tcW w:w="3285" w:type="pct"/>
            <w:tcBorders>
              <w:top w:val="single" w:sz="4" w:space="0" w:color="auto"/>
              <w:bottom w:val="single" w:sz="4" w:space="0" w:color="auto"/>
              <w:right w:val="single" w:sz="4" w:space="0" w:color="auto"/>
            </w:tcBorders>
          </w:tcPr>
          <w:p w14:paraId="0F8CC748" w14:textId="77777777" w:rsidR="001D5826" w:rsidRPr="00375E85" w:rsidRDefault="001D5826" w:rsidP="00992AF1">
            <w:pPr>
              <w:pStyle w:val="TablesHeadingGSCyan"/>
              <w:framePr w:hSpace="0" w:wrap="auto" w:vAnchor="margin" w:hAnchor="text" w:yAlign="inline"/>
              <w:spacing w:line="276" w:lineRule="auto"/>
              <w:rPr>
                <w:caps w:val="0"/>
                <w:color w:val="4D4D4C"/>
                <w:sz w:val="20"/>
                <w:szCs w:val="20"/>
              </w:rPr>
            </w:pPr>
            <w:r w:rsidRPr="007A026E">
              <w:rPr>
                <w:caps w:val="0"/>
                <w:color w:val="4D4D4C"/>
                <w:sz w:val="20"/>
                <w:szCs w:val="20"/>
              </w:rPr>
              <w:t>Does the project have a risk of encouraging bribery, kickbacks, or other unethical behavior?</w:t>
            </w:r>
          </w:p>
        </w:tc>
        <w:tc>
          <w:tcPr>
            <w:tcW w:w="953" w:type="pct"/>
            <w:tcBorders>
              <w:top w:val="single" w:sz="4" w:space="0" w:color="auto"/>
              <w:left w:val="single" w:sz="4" w:space="0" w:color="auto"/>
              <w:bottom w:val="single" w:sz="4" w:space="0" w:color="auto"/>
            </w:tcBorders>
          </w:tcPr>
          <w:p w14:paraId="26C5DBD1"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1714169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F8E9F6B"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73418133"/>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19DA76C" w14:textId="77777777" w:rsidTr="00992AF1">
        <w:trPr>
          <w:trHeight w:val="364"/>
        </w:trPr>
        <w:tc>
          <w:tcPr>
            <w:tcW w:w="5000" w:type="pct"/>
            <w:gridSpan w:val="3"/>
            <w:tcBorders>
              <w:top w:val="single" w:sz="4" w:space="0" w:color="auto"/>
              <w:bottom w:val="single" w:sz="4" w:space="0" w:color="auto"/>
            </w:tcBorders>
            <w:noWrap/>
            <w:vAlign w:val="top"/>
          </w:tcPr>
          <w:p w14:paraId="5E9EEAAC"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770304">
              <w:rPr>
                <w:caps w:val="0"/>
                <w:sz w:val="20"/>
                <w:szCs w:val="22"/>
              </w:rPr>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5E36C8" w14:paraId="1213F57C"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82C9307"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The project developer has a zero-tolerance policy for corruption. According to its Code of</w:t>
            </w:r>
          </w:p>
          <w:p w14:paraId="1111679C"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Conduct, bribery, corruption, and unethical practices are not accepted, tolerated, or</w:t>
            </w:r>
          </w:p>
          <w:p w14:paraId="63C08D02" w14:textId="77777777" w:rsidR="001D5826" w:rsidRPr="00810543" w:rsidRDefault="001D5826" w:rsidP="00992AF1">
            <w:pPr>
              <w:pStyle w:val="TablesHeadingGSCyan"/>
              <w:framePr w:hSpace="0" w:wrap="auto" w:vAnchor="margin" w:hAnchor="text" w:yAlign="inline"/>
              <w:spacing w:line="276" w:lineRule="auto"/>
              <w:rPr>
                <w:caps w:val="0"/>
                <w:color w:val="515151" w:themeColor="text1"/>
                <w:sz w:val="20"/>
                <w:szCs w:val="20"/>
              </w:rPr>
            </w:pPr>
            <w:r w:rsidRPr="00035A21">
              <w:rPr>
                <w:i/>
                <w:iCs/>
                <w:caps w:val="0"/>
                <w:color w:val="4D4D4C"/>
                <w:sz w:val="20"/>
                <w:szCs w:val="20"/>
              </w:rPr>
              <w:t>practiced by contractors and suppliers.</w:t>
            </w:r>
          </w:p>
          <w:p w14:paraId="6CEE6E8C" w14:textId="77777777" w:rsidR="001D5826" w:rsidRPr="00810543" w:rsidRDefault="001D5826" w:rsidP="00992AF1">
            <w:pPr>
              <w:pStyle w:val="TablesHeadingGSCyan"/>
              <w:framePr w:hSpace="0" w:wrap="auto" w:vAnchor="margin" w:hAnchor="text" w:yAlign="inline"/>
              <w:spacing w:line="276" w:lineRule="auto"/>
              <w:rPr>
                <w:color w:val="515151" w:themeColor="text1"/>
              </w:rPr>
            </w:pPr>
          </w:p>
        </w:tc>
      </w:tr>
      <w:tr w:rsidR="001D5826" w:rsidRPr="00C075F2" w14:paraId="55A5C9BA" w14:textId="77777777" w:rsidTr="00992AF1">
        <w:trPr>
          <w:trHeight w:val="364"/>
        </w:trPr>
        <w:tc>
          <w:tcPr>
            <w:tcW w:w="5000" w:type="pct"/>
            <w:gridSpan w:val="3"/>
            <w:tcBorders>
              <w:top w:val="single" w:sz="4" w:space="0" w:color="auto"/>
              <w:bottom w:val="single" w:sz="4" w:space="0" w:color="auto"/>
            </w:tcBorders>
            <w:noWrap/>
            <w:vAlign w:val="top"/>
          </w:tcPr>
          <w:p w14:paraId="22BD5D02" w14:textId="77777777" w:rsidR="001D5826" w:rsidRPr="00C075F2" w:rsidRDefault="001D5826" w:rsidP="00992AF1">
            <w:pPr>
              <w:pStyle w:val="TablesHeadingGSCyan"/>
              <w:framePr w:hSpace="0" w:wrap="auto" w:vAnchor="margin" w:hAnchor="text" w:yAlign="inline"/>
              <w:spacing w:line="276" w:lineRule="auto"/>
              <w:jc w:val="center"/>
              <w:rPr>
                <w:caps w:val="0"/>
                <w:color w:val="4D4D4C"/>
                <w:sz w:val="20"/>
                <w:szCs w:val="20"/>
              </w:rPr>
            </w:pPr>
            <w:r w:rsidRPr="00C075F2">
              <w:rPr>
                <w:b/>
                <w:bCs/>
                <w:caps w:val="0"/>
                <w:color w:val="4D4D4C"/>
                <w:szCs w:val="22"/>
              </w:rPr>
              <w:t>ECONOMIC SAFEGUARDING PRINCIPLES</w:t>
            </w:r>
          </w:p>
        </w:tc>
      </w:tr>
      <w:tr w:rsidR="001D5826" w:rsidRPr="00C075F2" w14:paraId="2043CFF0" w14:textId="77777777" w:rsidTr="00992AF1">
        <w:trPr>
          <w:trHeight w:val="364"/>
        </w:trPr>
        <w:tc>
          <w:tcPr>
            <w:tcW w:w="5000" w:type="pct"/>
            <w:gridSpan w:val="3"/>
            <w:tcBorders>
              <w:top w:val="single" w:sz="4" w:space="0" w:color="auto"/>
              <w:bottom w:val="single" w:sz="4" w:space="0" w:color="auto"/>
            </w:tcBorders>
            <w:noWrap/>
            <w:vAlign w:val="top"/>
          </w:tcPr>
          <w:p w14:paraId="5438C0A8" w14:textId="77777777" w:rsidR="001D5826" w:rsidRPr="00810543" w:rsidRDefault="001D5826" w:rsidP="00992AF1">
            <w:pPr>
              <w:pStyle w:val="TablesHeadingGSCyan"/>
              <w:framePr w:hSpace="0" w:wrap="auto" w:vAnchor="margin" w:hAnchor="text" w:yAlign="inline"/>
              <w:spacing w:line="276" w:lineRule="auto"/>
              <w:rPr>
                <w:b/>
                <w:bCs/>
                <w:caps w:val="0"/>
              </w:rPr>
            </w:pPr>
            <w:r w:rsidRPr="00810543">
              <w:rPr>
                <w:rStyle w:val="SmartLink1"/>
                <w:b/>
                <w:bCs/>
              </w:rPr>
              <w:t>P.6 |Economic Impacts</w:t>
            </w:r>
          </w:p>
        </w:tc>
      </w:tr>
      <w:tr w:rsidR="001D5826" w:rsidRPr="00C075F2" w14:paraId="0F8761BD" w14:textId="77777777" w:rsidTr="00992AF1">
        <w:trPr>
          <w:trHeight w:val="364"/>
        </w:trPr>
        <w:tc>
          <w:tcPr>
            <w:tcW w:w="5000" w:type="pct"/>
            <w:gridSpan w:val="3"/>
            <w:tcBorders>
              <w:top w:val="single" w:sz="4" w:space="0" w:color="auto"/>
              <w:bottom w:val="single" w:sz="4" w:space="0" w:color="auto"/>
            </w:tcBorders>
            <w:noWrap/>
            <w:vAlign w:val="top"/>
          </w:tcPr>
          <w:p w14:paraId="648CFB09" w14:textId="77777777" w:rsidR="001D5826" w:rsidRPr="00C075F2" w:rsidRDefault="001D5826" w:rsidP="00992AF1">
            <w:pPr>
              <w:pStyle w:val="TablesHeadingGSCyan"/>
              <w:framePr w:hSpace="0" w:wrap="auto" w:vAnchor="margin" w:hAnchor="text" w:yAlign="inline"/>
              <w:spacing w:line="276" w:lineRule="auto"/>
              <w:rPr>
                <w:i/>
                <w:iCs/>
                <w:color w:val="005B5E" w:themeColor="accent1" w:themeShade="7F"/>
              </w:rPr>
            </w:pPr>
            <w:r w:rsidRPr="00810543">
              <w:rPr>
                <w:rStyle w:val="SmartLink1"/>
              </w:rPr>
              <w:t>P.6.1 |Labour Rights and Working Conditions</w:t>
            </w:r>
          </w:p>
        </w:tc>
      </w:tr>
      <w:tr w:rsidR="001D5826" w:rsidRPr="00C075F2" w14:paraId="0AC70A6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7BD3E7D" w14:textId="77777777" w:rsidR="001D5826" w:rsidRPr="00810543" w:rsidRDefault="001D5826" w:rsidP="00992AF1">
            <w:pPr>
              <w:pStyle w:val="TablesHeadingGSCyan"/>
              <w:framePr w:hSpace="0" w:wrap="auto" w:vAnchor="margin" w:hAnchor="text" w:yAlign="inline"/>
              <w:spacing w:line="276" w:lineRule="auto"/>
              <w:rPr>
                <w:rStyle w:val="SmartLink1"/>
              </w:rPr>
            </w:pPr>
            <w:r w:rsidRPr="006A3AE0">
              <w:rPr>
                <w:rStyle w:val="SmartLink1"/>
                <w:sz w:val="20"/>
                <w:szCs w:val="22"/>
              </w:rPr>
              <w:t>P.6.1.1 |</w:t>
            </w:r>
          </w:p>
        </w:tc>
        <w:tc>
          <w:tcPr>
            <w:tcW w:w="3285" w:type="pct"/>
            <w:tcBorders>
              <w:top w:val="single" w:sz="4" w:space="0" w:color="auto"/>
              <w:left w:val="single" w:sz="4" w:space="0" w:color="auto"/>
              <w:bottom w:val="single" w:sz="4" w:space="0" w:color="auto"/>
              <w:right w:val="single" w:sz="4" w:space="0" w:color="auto"/>
            </w:tcBorders>
          </w:tcPr>
          <w:p w14:paraId="12132F68" w14:textId="77777777" w:rsidR="001D5826" w:rsidRPr="00B32093" w:rsidRDefault="001D5826" w:rsidP="00992AF1">
            <w:pPr>
              <w:pStyle w:val="TablesHeadingGSCyan"/>
              <w:framePr w:hSpace="0" w:wrap="auto" w:vAnchor="margin" w:hAnchor="text" w:yAlign="inline"/>
              <w:spacing w:line="276" w:lineRule="auto"/>
              <w:rPr>
                <w:caps w:val="0"/>
                <w:color w:val="4D4D4C"/>
                <w:sz w:val="20"/>
                <w:szCs w:val="20"/>
              </w:rPr>
            </w:pPr>
            <w:r w:rsidRPr="00976135">
              <w:rPr>
                <w:caps w:val="0"/>
                <w:color w:val="4D4D4C"/>
                <w:sz w:val="20"/>
                <w:szCs w:val="20"/>
              </w:rPr>
              <w:t>Does the project involve, facilitate, or condone forced labor, or pose a potential risk of forced labor?</w:t>
            </w:r>
          </w:p>
        </w:tc>
        <w:tc>
          <w:tcPr>
            <w:tcW w:w="953" w:type="pct"/>
            <w:tcBorders>
              <w:top w:val="single" w:sz="4" w:space="0" w:color="auto"/>
              <w:left w:val="single" w:sz="4" w:space="0" w:color="auto"/>
              <w:bottom w:val="single" w:sz="4" w:space="0" w:color="auto"/>
            </w:tcBorders>
          </w:tcPr>
          <w:p w14:paraId="050E7523"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1933494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6B076B7" w14:textId="77777777" w:rsidR="001D5826" w:rsidRPr="00B97128" w:rsidRDefault="00620877"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611628346"/>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C075F2" w14:paraId="3DF01F1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0E69C36" w14:textId="77777777" w:rsidR="001D5826" w:rsidRPr="00810543" w:rsidRDefault="001D5826" w:rsidP="00992AF1">
            <w:pPr>
              <w:pStyle w:val="TablesHeadingGSCyan"/>
              <w:framePr w:hSpace="0" w:wrap="auto" w:vAnchor="margin" w:hAnchor="text" w:yAlign="inline"/>
              <w:spacing w:line="276" w:lineRule="auto"/>
              <w:rPr>
                <w:rStyle w:val="SmartLink1"/>
              </w:rPr>
            </w:pPr>
            <w:r w:rsidRPr="006A3AE0">
              <w:rPr>
                <w:rStyle w:val="SmartLink1"/>
                <w:sz w:val="20"/>
                <w:szCs w:val="22"/>
              </w:rPr>
              <w:t>P.6.1.1 |</w:t>
            </w:r>
          </w:p>
        </w:tc>
        <w:tc>
          <w:tcPr>
            <w:tcW w:w="3285" w:type="pct"/>
            <w:tcBorders>
              <w:top w:val="single" w:sz="4" w:space="0" w:color="auto"/>
              <w:left w:val="single" w:sz="4" w:space="0" w:color="auto"/>
              <w:bottom w:val="single" w:sz="4" w:space="0" w:color="auto"/>
              <w:right w:val="single" w:sz="4" w:space="0" w:color="auto"/>
            </w:tcBorders>
          </w:tcPr>
          <w:p w14:paraId="7A037D15" w14:textId="77777777" w:rsidR="001D5826" w:rsidRPr="00B32093" w:rsidRDefault="001D5826" w:rsidP="00992AF1">
            <w:pPr>
              <w:pStyle w:val="TablesHeadingGSCyan"/>
              <w:framePr w:hSpace="0" w:wrap="auto" w:vAnchor="margin" w:hAnchor="text" w:yAlign="inline"/>
              <w:spacing w:line="276" w:lineRule="auto"/>
              <w:rPr>
                <w:caps w:val="0"/>
                <w:color w:val="4D4D4C"/>
                <w:sz w:val="20"/>
                <w:szCs w:val="20"/>
              </w:rPr>
            </w:pPr>
            <w:r w:rsidRPr="00B32093">
              <w:rPr>
                <w:caps w:val="0"/>
                <w:color w:val="4D4D4C"/>
                <w:sz w:val="20"/>
                <w:szCs w:val="20"/>
              </w:rPr>
              <w:t>Does the project violate any labor or health and safety laws, international obligations, or ILO conventions?</w:t>
            </w:r>
          </w:p>
        </w:tc>
        <w:tc>
          <w:tcPr>
            <w:tcW w:w="953" w:type="pct"/>
            <w:tcBorders>
              <w:top w:val="single" w:sz="4" w:space="0" w:color="auto"/>
              <w:left w:val="single" w:sz="4" w:space="0" w:color="auto"/>
              <w:bottom w:val="single" w:sz="4" w:space="0" w:color="auto"/>
            </w:tcBorders>
          </w:tcPr>
          <w:p w14:paraId="72E29B0B"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4239293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A62DE1E" w14:textId="77777777" w:rsidR="001D5826" w:rsidRPr="00B97128" w:rsidRDefault="00620877"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225486153"/>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C075F2" w14:paraId="484834C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FE6328A" w14:textId="77777777" w:rsidR="001D5826" w:rsidRPr="006A3AE0"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P.6.1.2 |</w:t>
            </w:r>
          </w:p>
        </w:tc>
        <w:tc>
          <w:tcPr>
            <w:tcW w:w="3285" w:type="pct"/>
            <w:tcBorders>
              <w:top w:val="single" w:sz="4" w:space="0" w:color="auto"/>
              <w:left w:val="single" w:sz="4" w:space="0" w:color="auto"/>
              <w:bottom w:val="single" w:sz="4" w:space="0" w:color="auto"/>
              <w:right w:val="single" w:sz="4" w:space="0" w:color="auto"/>
            </w:tcBorders>
          </w:tcPr>
          <w:p w14:paraId="7D2DA8E7" w14:textId="77777777" w:rsidR="001D5826" w:rsidRPr="00B32093" w:rsidRDefault="001D5826" w:rsidP="00992AF1">
            <w:pPr>
              <w:pStyle w:val="TablesHeadingGSCyan"/>
              <w:framePr w:hSpace="0" w:wrap="auto" w:vAnchor="margin" w:hAnchor="text" w:yAlign="inline"/>
              <w:spacing w:line="276" w:lineRule="auto"/>
              <w:rPr>
                <w:caps w:val="0"/>
                <w:color w:val="4D4D4C"/>
                <w:sz w:val="20"/>
                <w:szCs w:val="20"/>
              </w:rPr>
            </w:pPr>
            <w:r w:rsidRPr="00FC7A11">
              <w:rPr>
                <w:caps w:val="0"/>
                <w:color w:val="4D4D4C"/>
                <w:sz w:val="20"/>
                <w:szCs w:val="20"/>
              </w:rPr>
              <w:t>Does the project violate the principles of equal opportunity and fair treatment in its employment decisions?</w:t>
            </w:r>
          </w:p>
        </w:tc>
        <w:tc>
          <w:tcPr>
            <w:tcW w:w="953" w:type="pct"/>
            <w:tcBorders>
              <w:top w:val="single" w:sz="4" w:space="0" w:color="auto"/>
              <w:left w:val="single" w:sz="4" w:space="0" w:color="auto"/>
              <w:bottom w:val="single" w:sz="4" w:space="0" w:color="auto"/>
            </w:tcBorders>
          </w:tcPr>
          <w:p w14:paraId="5BB59EC7"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4840982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19911AE"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63415444"/>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58B91AA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51E683A" w14:textId="77777777" w:rsidR="001D5826"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P.6.1.3 |</w:t>
            </w:r>
          </w:p>
          <w:p w14:paraId="4A91450C" w14:textId="77777777" w:rsidR="001D5826" w:rsidRPr="00BD2FE0" w:rsidRDefault="001D5826" w:rsidP="00992AF1"/>
        </w:tc>
        <w:tc>
          <w:tcPr>
            <w:tcW w:w="3285" w:type="pct"/>
            <w:tcBorders>
              <w:top w:val="single" w:sz="4" w:space="0" w:color="auto"/>
              <w:left w:val="single" w:sz="4" w:space="0" w:color="auto"/>
              <w:bottom w:val="single" w:sz="4" w:space="0" w:color="auto"/>
              <w:right w:val="single" w:sz="4" w:space="0" w:color="auto"/>
            </w:tcBorders>
            <w:vAlign w:val="top"/>
          </w:tcPr>
          <w:p w14:paraId="4212BE3E" w14:textId="77777777" w:rsidR="001D5826" w:rsidRPr="00FC7A11" w:rsidRDefault="001D5826" w:rsidP="00992AF1">
            <w:pPr>
              <w:pStyle w:val="TablesHeadingGSCyan"/>
              <w:framePr w:hSpace="0" w:wrap="auto" w:vAnchor="margin" w:hAnchor="text" w:yAlign="inline"/>
              <w:spacing w:line="276" w:lineRule="auto"/>
              <w:rPr>
                <w:caps w:val="0"/>
                <w:color w:val="4D4D4C"/>
                <w:sz w:val="20"/>
                <w:szCs w:val="20"/>
              </w:rPr>
            </w:pPr>
            <w:r w:rsidRPr="00CD57D4">
              <w:rPr>
                <w:caps w:val="0"/>
                <w:color w:val="4D4D4C"/>
                <w:sz w:val="20"/>
                <w:szCs w:val="20"/>
              </w:rPr>
              <w:t>Does the project violate national laws</w:t>
            </w:r>
            <w:r>
              <w:rPr>
                <w:caps w:val="0"/>
                <w:color w:val="4D4D4C"/>
                <w:sz w:val="20"/>
                <w:szCs w:val="20"/>
              </w:rPr>
              <w:t>, if available</w:t>
            </w:r>
            <w:r w:rsidRPr="00CD57D4">
              <w:rPr>
                <w:caps w:val="0"/>
                <w:color w:val="4D4D4C"/>
                <w:sz w:val="20"/>
                <w:szCs w:val="20"/>
              </w:rPr>
              <w:t xml:space="preserve"> regarding non-discrimination in employment?</w:t>
            </w:r>
          </w:p>
        </w:tc>
        <w:tc>
          <w:tcPr>
            <w:tcW w:w="953" w:type="pct"/>
            <w:tcBorders>
              <w:top w:val="single" w:sz="4" w:space="0" w:color="auto"/>
              <w:left w:val="single" w:sz="4" w:space="0" w:color="auto"/>
              <w:bottom w:val="single" w:sz="4" w:space="0" w:color="auto"/>
            </w:tcBorders>
          </w:tcPr>
          <w:p w14:paraId="6419250A"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2968145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3AEECA4"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67373393"/>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592E254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0407905" w14:textId="77777777" w:rsidR="001D5826"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P.6.1.4 |</w:t>
            </w:r>
          </w:p>
          <w:p w14:paraId="546F946D" w14:textId="77777777" w:rsidR="001D5826" w:rsidRPr="001647BB" w:rsidRDefault="001D5826" w:rsidP="00992AF1">
            <w:pPr>
              <w:pStyle w:val="TablesHeadingGSCyan"/>
              <w:framePr w:hSpace="0" w:wrap="auto" w:vAnchor="margin" w:hAnchor="text" w:yAlign="inline"/>
              <w:spacing w:line="276" w:lineRule="auto"/>
            </w:pPr>
            <w:r w:rsidRPr="001647BB">
              <w:rPr>
                <w:rStyle w:val="SmartLink1"/>
                <w:sz w:val="20"/>
                <w:szCs w:val="22"/>
              </w:rPr>
              <w:t>P.6.1.5 |</w:t>
            </w:r>
          </w:p>
        </w:tc>
        <w:tc>
          <w:tcPr>
            <w:tcW w:w="3285" w:type="pct"/>
            <w:tcBorders>
              <w:top w:val="single" w:sz="4" w:space="0" w:color="auto"/>
              <w:left w:val="single" w:sz="4" w:space="0" w:color="auto"/>
              <w:bottom w:val="single" w:sz="4" w:space="0" w:color="auto"/>
              <w:right w:val="single" w:sz="4" w:space="0" w:color="auto"/>
            </w:tcBorders>
            <w:vAlign w:val="top"/>
          </w:tcPr>
          <w:p w14:paraId="579DEABE" w14:textId="77777777" w:rsidR="001D5826" w:rsidRPr="00CD57D4" w:rsidRDefault="001D5826" w:rsidP="00992AF1">
            <w:pPr>
              <w:pStyle w:val="TablesHeadingGSCyan"/>
              <w:framePr w:hSpace="0" w:wrap="auto" w:vAnchor="margin" w:hAnchor="text" w:yAlign="inline"/>
              <w:spacing w:line="276" w:lineRule="auto"/>
              <w:rPr>
                <w:caps w:val="0"/>
                <w:color w:val="4D4D4C"/>
                <w:sz w:val="20"/>
                <w:szCs w:val="20"/>
              </w:rPr>
            </w:pPr>
            <w:r w:rsidRPr="00E607FA">
              <w:rPr>
                <w:caps w:val="0"/>
                <w:color w:val="4D4D4C"/>
                <w:sz w:val="20"/>
                <w:szCs w:val="20"/>
              </w:rPr>
              <w:t>Does the project allow child labor?</w:t>
            </w:r>
          </w:p>
        </w:tc>
        <w:tc>
          <w:tcPr>
            <w:tcW w:w="953" w:type="pct"/>
            <w:tcBorders>
              <w:top w:val="single" w:sz="4" w:space="0" w:color="auto"/>
              <w:left w:val="single" w:sz="4" w:space="0" w:color="auto"/>
              <w:bottom w:val="single" w:sz="4" w:space="0" w:color="auto"/>
            </w:tcBorders>
          </w:tcPr>
          <w:p w14:paraId="6043705C"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7069528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63A647F"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99173574"/>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79000B4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A588655" w14:textId="77777777" w:rsidR="001D5826"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P.6.1.7 |</w:t>
            </w:r>
          </w:p>
          <w:p w14:paraId="1126428C" w14:textId="77777777" w:rsidR="001D5826" w:rsidRPr="001647BB" w:rsidRDefault="001D5826" w:rsidP="00992AF1">
            <w:pPr>
              <w:pStyle w:val="TablesHeadingGSCyan"/>
              <w:framePr w:hSpace="0" w:wrap="auto" w:vAnchor="margin" w:hAnchor="text" w:yAlign="inline"/>
              <w:spacing w:line="276" w:lineRule="auto"/>
            </w:pPr>
            <w:r w:rsidRPr="001647BB">
              <w:rPr>
                <w:rStyle w:val="SmartLink1"/>
                <w:sz w:val="20"/>
                <w:szCs w:val="22"/>
              </w:rPr>
              <w:t>P.6.1.8 |</w:t>
            </w:r>
          </w:p>
        </w:tc>
        <w:tc>
          <w:tcPr>
            <w:tcW w:w="3285" w:type="pct"/>
            <w:tcBorders>
              <w:top w:val="single" w:sz="4" w:space="0" w:color="auto"/>
              <w:left w:val="single" w:sz="4" w:space="0" w:color="auto"/>
              <w:bottom w:val="single" w:sz="4" w:space="0" w:color="auto"/>
              <w:right w:val="single" w:sz="4" w:space="0" w:color="auto"/>
            </w:tcBorders>
          </w:tcPr>
          <w:p w14:paraId="03D3BC45" w14:textId="77777777" w:rsidR="001D5826" w:rsidRPr="00CD57D4" w:rsidRDefault="001D5826" w:rsidP="00992AF1">
            <w:pPr>
              <w:pStyle w:val="TablesHeadingGSCyan"/>
              <w:framePr w:hSpace="0" w:wrap="auto" w:vAnchor="margin" w:hAnchor="text" w:yAlign="inline"/>
              <w:spacing w:line="276" w:lineRule="auto"/>
              <w:rPr>
                <w:caps w:val="0"/>
                <w:color w:val="4D4D4C"/>
                <w:sz w:val="20"/>
                <w:szCs w:val="20"/>
              </w:rPr>
            </w:pPr>
            <w:r w:rsidRPr="00DE4D53">
              <w:rPr>
                <w:caps w:val="0"/>
                <w:color w:val="4D4D4C"/>
                <w:sz w:val="20"/>
                <w:szCs w:val="20"/>
              </w:rPr>
              <w:t>Does the project have insufficient processes and measures in place to ensure the safety and health of project workers?</w:t>
            </w:r>
          </w:p>
        </w:tc>
        <w:tc>
          <w:tcPr>
            <w:tcW w:w="953" w:type="pct"/>
            <w:tcBorders>
              <w:top w:val="single" w:sz="4" w:space="0" w:color="auto"/>
              <w:left w:val="single" w:sz="4" w:space="0" w:color="auto"/>
              <w:bottom w:val="single" w:sz="4" w:space="0" w:color="auto"/>
            </w:tcBorders>
          </w:tcPr>
          <w:p w14:paraId="6CEA5A83"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085137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59F3D50"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6870649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7EF0633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1BDFF03" w14:textId="77777777" w:rsidR="001D5826"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P.6.1.9 |</w:t>
            </w:r>
          </w:p>
        </w:tc>
        <w:tc>
          <w:tcPr>
            <w:tcW w:w="3285" w:type="pct"/>
            <w:tcBorders>
              <w:top w:val="single" w:sz="4" w:space="0" w:color="auto"/>
              <w:left w:val="single" w:sz="4" w:space="0" w:color="auto"/>
              <w:bottom w:val="single" w:sz="4" w:space="0" w:color="auto"/>
              <w:right w:val="single" w:sz="4" w:space="0" w:color="auto"/>
            </w:tcBorders>
          </w:tcPr>
          <w:p w14:paraId="40ECC392" w14:textId="77777777" w:rsidR="001D5826" w:rsidRPr="00DE4D53" w:rsidRDefault="001D5826" w:rsidP="00992AF1">
            <w:pPr>
              <w:pStyle w:val="TablesHeadingGSCyan"/>
              <w:framePr w:hSpace="0" w:wrap="auto" w:vAnchor="margin" w:hAnchor="text" w:yAlign="inline"/>
              <w:spacing w:line="276" w:lineRule="auto"/>
              <w:rPr>
                <w:caps w:val="0"/>
                <w:color w:val="4D4D4C"/>
                <w:sz w:val="20"/>
                <w:szCs w:val="20"/>
              </w:rPr>
            </w:pPr>
            <w:r w:rsidRPr="000A2193">
              <w:rPr>
                <w:caps w:val="0"/>
                <w:color w:val="4D4D4C"/>
                <w:sz w:val="20"/>
                <w:szCs w:val="20"/>
              </w:rPr>
              <w:t xml:space="preserve">Does the project have </w:t>
            </w:r>
            <w:r w:rsidRPr="00DE4D53">
              <w:rPr>
                <w:caps w:val="0"/>
                <w:color w:val="4D4D4C"/>
                <w:sz w:val="20"/>
                <w:szCs w:val="20"/>
              </w:rPr>
              <w:t>insufficient</w:t>
            </w:r>
            <w:r w:rsidRPr="000A2193">
              <w:rPr>
                <w:caps w:val="0"/>
                <w:color w:val="4D4D4C"/>
                <w:sz w:val="20"/>
                <w:szCs w:val="20"/>
              </w:rPr>
              <w:t xml:space="preserve"> measures to safeguard and support vulnerable project workers, such as women, people with disabilities, migrant workers, and young workers, and to prevent any kind of harassment, abuse, bullying, or exploitation, including gender-based violence (GBV)?</w:t>
            </w:r>
          </w:p>
        </w:tc>
        <w:tc>
          <w:tcPr>
            <w:tcW w:w="953" w:type="pct"/>
            <w:tcBorders>
              <w:top w:val="single" w:sz="4" w:space="0" w:color="auto"/>
              <w:left w:val="single" w:sz="4" w:space="0" w:color="auto"/>
              <w:bottom w:val="single" w:sz="4" w:space="0" w:color="auto"/>
            </w:tcBorders>
          </w:tcPr>
          <w:p w14:paraId="56179BB1"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1266592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2BCC577"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20635411"/>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15B560F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71AE78E" w14:textId="77777777" w:rsidR="001D5826" w:rsidRDefault="001D5826" w:rsidP="00992AF1">
            <w:pPr>
              <w:pStyle w:val="TablesHeadingGSCyan"/>
              <w:framePr w:hSpace="0" w:wrap="auto" w:vAnchor="margin" w:hAnchor="text" w:yAlign="inline"/>
              <w:spacing w:line="276" w:lineRule="auto"/>
              <w:rPr>
                <w:rStyle w:val="SmartLink1"/>
                <w:sz w:val="20"/>
                <w:szCs w:val="22"/>
              </w:rPr>
            </w:pPr>
            <w:r w:rsidRPr="00737D40">
              <w:rPr>
                <w:rStyle w:val="SmartLink1"/>
                <w:sz w:val="18"/>
                <w:szCs w:val="20"/>
              </w:rPr>
              <w:t>P.6.1.10 |</w:t>
            </w:r>
          </w:p>
        </w:tc>
        <w:tc>
          <w:tcPr>
            <w:tcW w:w="3285" w:type="pct"/>
            <w:tcBorders>
              <w:top w:val="single" w:sz="4" w:space="0" w:color="auto"/>
              <w:left w:val="single" w:sz="4" w:space="0" w:color="auto"/>
              <w:bottom w:val="single" w:sz="4" w:space="0" w:color="auto"/>
              <w:right w:val="single" w:sz="4" w:space="0" w:color="auto"/>
            </w:tcBorders>
          </w:tcPr>
          <w:p w14:paraId="0E3223CE" w14:textId="77777777" w:rsidR="001D5826" w:rsidRPr="00DE4D53" w:rsidRDefault="001D5826" w:rsidP="00992AF1">
            <w:pPr>
              <w:pStyle w:val="TablesHeadingGSCyan"/>
              <w:framePr w:hSpace="0" w:wrap="auto" w:vAnchor="margin" w:hAnchor="text" w:yAlign="inline"/>
              <w:spacing w:line="276" w:lineRule="auto"/>
              <w:rPr>
                <w:caps w:val="0"/>
                <w:color w:val="4D4D4C"/>
                <w:sz w:val="20"/>
                <w:szCs w:val="20"/>
              </w:rPr>
            </w:pPr>
            <w:r w:rsidRPr="00737D40">
              <w:rPr>
                <w:caps w:val="0"/>
                <w:color w:val="4D4D4C"/>
                <w:sz w:val="20"/>
                <w:szCs w:val="20"/>
              </w:rPr>
              <w:t>Does the project have no grievance mechanism available for workers to voice workplace concerns? Is information about this mechanism not provided to workers at the time of recruitment, or is it not easily accessible?</w:t>
            </w:r>
          </w:p>
        </w:tc>
        <w:tc>
          <w:tcPr>
            <w:tcW w:w="953" w:type="pct"/>
            <w:tcBorders>
              <w:top w:val="single" w:sz="4" w:space="0" w:color="auto"/>
              <w:left w:val="single" w:sz="4" w:space="0" w:color="auto"/>
              <w:bottom w:val="single" w:sz="4" w:space="0" w:color="auto"/>
            </w:tcBorders>
          </w:tcPr>
          <w:p w14:paraId="34945AEC"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4544703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A70D558"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578923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1E890CBA" w14:textId="77777777" w:rsidTr="00992AF1">
        <w:trPr>
          <w:trHeight w:val="364"/>
        </w:trPr>
        <w:tc>
          <w:tcPr>
            <w:tcW w:w="5000" w:type="pct"/>
            <w:gridSpan w:val="3"/>
            <w:tcBorders>
              <w:top w:val="single" w:sz="4" w:space="0" w:color="auto"/>
              <w:bottom w:val="single" w:sz="4" w:space="0" w:color="auto"/>
            </w:tcBorders>
            <w:noWrap/>
            <w:vAlign w:val="top"/>
          </w:tcPr>
          <w:p w14:paraId="6A56C9CF"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r w:rsidRPr="00770304">
              <w:rPr>
                <w:caps w:val="0"/>
                <w:sz w:val="20"/>
                <w:szCs w:val="22"/>
              </w:rPr>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C075F2" w14:paraId="62AF0117" w14:textId="77777777" w:rsidTr="00992AF1">
        <w:trPr>
          <w:trHeight w:val="766"/>
        </w:trPr>
        <w:tc>
          <w:tcPr>
            <w:tcW w:w="5000" w:type="pct"/>
            <w:gridSpan w:val="3"/>
            <w:tcBorders>
              <w:top w:val="single" w:sz="4" w:space="0" w:color="auto"/>
            </w:tcBorders>
            <w:shd w:val="clear" w:color="auto" w:fill="E6E5E5" w:themeFill="background2"/>
            <w:noWrap/>
            <w:vAlign w:val="top"/>
          </w:tcPr>
          <w:p w14:paraId="0AB9FF16"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Covered under grievance mechanism established by the project developer as well as the</w:t>
            </w:r>
          </w:p>
          <w:p w14:paraId="43425476" w14:textId="324218A3" w:rsidR="001D5826" w:rsidRPr="00AA5B10" w:rsidRDefault="001D5826" w:rsidP="00992AF1">
            <w:pPr>
              <w:pStyle w:val="TablesHeadingGSCyan"/>
              <w:framePr w:hSpace="0" w:wrap="auto" w:vAnchor="margin" w:hAnchor="text" w:yAlign="inline"/>
              <w:spacing w:line="276" w:lineRule="auto"/>
              <w:rPr>
                <w:caps w:val="0"/>
                <w:color w:val="515151" w:themeColor="text1"/>
                <w:sz w:val="20"/>
                <w:szCs w:val="20"/>
              </w:rPr>
            </w:pPr>
            <w:r w:rsidRPr="00DF1B3C">
              <w:rPr>
                <w:i/>
                <w:iCs/>
                <w:caps w:val="0"/>
                <w:color w:val="4D4D4C"/>
                <w:sz w:val="20"/>
                <w:szCs w:val="20"/>
              </w:rPr>
              <w:t xml:space="preserve">workforce regulation and international standards. According to the </w:t>
            </w:r>
            <w:r w:rsidR="00475682">
              <w:rPr>
                <w:i/>
                <w:iCs/>
                <w:caps w:val="0"/>
                <w:color w:val="4D4D4C"/>
                <w:sz w:val="20"/>
                <w:szCs w:val="20"/>
              </w:rPr>
              <w:t>Man and Man Enterprise</w:t>
            </w:r>
            <w:r w:rsidRPr="00DF1B3C">
              <w:rPr>
                <w:i/>
                <w:iCs/>
                <w:caps w:val="0"/>
                <w:color w:val="4D4D4C"/>
                <w:sz w:val="20"/>
                <w:szCs w:val="20"/>
              </w:rPr>
              <w:t>s Code of</w:t>
            </w:r>
            <w:r w:rsidR="005A7A54">
              <w:rPr>
                <w:i/>
                <w:iCs/>
                <w:caps w:val="0"/>
                <w:color w:val="4D4D4C"/>
                <w:sz w:val="20"/>
                <w:szCs w:val="20"/>
              </w:rPr>
              <w:t xml:space="preserve"> </w:t>
            </w:r>
            <w:r w:rsidRPr="00DF1B3C">
              <w:rPr>
                <w:i/>
                <w:iCs/>
                <w:caps w:val="0"/>
                <w:color w:val="4D4D4C"/>
                <w:sz w:val="20"/>
                <w:szCs w:val="20"/>
              </w:rPr>
              <w:t xml:space="preserve">Conduct, the project developer is committed to the International </w:t>
            </w:r>
            <w:proofErr w:type="spellStart"/>
            <w:r w:rsidRPr="00DF1B3C">
              <w:rPr>
                <w:i/>
                <w:iCs/>
                <w:caps w:val="0"/>
                <w:color w:val="4D4D4C"/>
                <w:sz w:val="20"/>
                <w:szCs w:val="20"/>
              </w:rPr>
              <w:t>Labour</w:t>
            </w:r>
            <w:proofErr w:type="spellEnd"/>
            <w:r w:rsidRPr="00DF1B3C">
              <w:rPr>
                <w:i/>
                <w:iCs/>
                <w:caps w:val="0"/>
                <w:color w:val="4D4D4C"/>
                <w:sz w:val="20"/>
                <w:szCs w:val="20"/>
              </w:rPr>
              <w:t xml:space="preserve"> Organization (ILO)Declaration on Fundamental Principles and Rights at Work.</w:t>
            </w:r>
          </w:p>
        </w:tc>
      </w:tr>
      <w:tr w:rsidR="001D5826" w:rsidRPr="005E36C8" w14:paraId="7B8053DA" w14:textId="77777777" w:rsidTr="00992AF1">
        <w:trPr>
          <w:trHeight w:val="364"/>
        </w:trPr>
        <w:tc>
          <w:tcPr>
            <w:tcW w:w="5000" w:type="pct"/>
            <w:gridSpan w:val="3"/>
            <w:tcBorders>
              <w:top w:val="single" w:sz="4" w:space="0" w:color="auto"/>
              <w:bottom w:val="single" w:sz="4" w:space="0" w:color="auto"/>
            </w:tcBorders>
            <w:noWrap/>
            <w:vAlign w:val="top"/>
          </w:tcPr>
          <w:p w14:paraId="6EC9C178" w14:textId="77777777" w:rsidR="001D5826" w:rsidRPr="00847211" w:rsidRDefault="001D5826" w:rsidP="00992AF1">
            <w:pPr>
              <w:pStyle w:val="TablesHeadingGSCyan"/>
              <w:framePr w:hSpace="0" w:wrap="auto" w:vAnchor="margin" w:hAnchor="text" w:yAlign="inline"/>
              <w:spacing w:line="276" w:lineRule="auto"/>
              <w:rPr>
                <w:caps w:val="0"/>
                <w:sz w:val="20"/>
                <w:szCs w:val="22"/>
              </w:rPr>
            </w:pPr>
            <w:r w:rsidRPr="00847211">
              <w:rPr>
                <w:caps w:val="0"/>
                <w:sz w:val="20"/>
                <w:szCs w:val="22"/>
              </w:rPr>
              <w:t>Would the project</w:t>
            </w:r>
            <w:r>
              <w:rPr>
                <w:caps w:val="0"/>
                <w:sz w:val="20"/>
                <w:szCs w:val="22"/>
              </w:rPr>
              <w:t xml:space="preserve"> potentially</w:t>
            </w:r>
            <w:r w:rsidRPr="00847211">
              <w:rPr>
                <w:caps w:val="0"/>
                <w:sz w:val="20"/>
                <w:szCs w:val="22"/>
              </w:rPr>
              <w:t xml:space="preserve"> involve or lead to: </w:t>
            </w:r>
          </w:p>
          <w:p w14:paraId="4D100AEF"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b/>
                <w:bCs/>
                <w:caps w:val="0"/>
                <w:sz w:val="20"/>
                <w:szCs w:val="22"/>
              </w:rPr>
              <w:t>(</w:t>
            </w:r>
            <w:r w:rsidRPr="005E36C8">
              <w:t>note: applies to</w:t>
            </w:r>
            <w:r>
              <w:t xml:space="preserve"> both</w:t>
            </w:r>
            <w:r w:rsidRPr="005E36C8">
              <w:t xml:space="preserve"> project and contractor workers)</w:t>
            </w:r>
          </w:p>
        </w:tc>
      </w:tr>
      <w:tr w:rsidR="001D5826" w:rsidRPr="005E36C8" w14:paraId="7B00626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51DDB05" w14:textId="77777777" w:rsidR="001D5826" w:rsidRPr="005E36C8" w:rsidRDefault="001D5826" w:rsidP="00992AF1">
            <w:pPr>
              <w:pStyle w:val="TablesHeadingGSCyan"/>
              <w:framePr w:hSpace="0" w:wrap="auto" w:vAnchor="margin" w:hAnchor="text" w:yAlign="inline"/>
              <w:rPr>
                <w:caps w:val="0"/>
                <w:color w:val="4D4D4C"/>
                <w:sz w:val="20"/>
                <w:szCs w:val="22"/>
              </w:rPr>
            </w:pPr>
            <w:r w:rsidRPr="006A3AE0">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6567F600" w14:textId="77777777" w:rsidR="001D5826" w:rsidRPr="005E36C8" w:rsidRDefault="001D5826" w:rsidP="00992AF1">
            <w:pPr>
              <w:pStyle w:val="TablesHeadingGSCyan"/>
              <w:framePr w:hSpace="0" w:wrap="auto" w:vAnchor="margin" w:hAnchor="text" w:yAlign="inline"/>
              <w:rPr>
                <w:caps w:val="0"/>
                <w:color w:val="4D4D4C"/>
              </w:rPr>
            </w:pPr>
            <w:r w:rsidRPr="005E36C8">
              <w:rPr>
                <w:caps w:val="0"/>
                <w:color w:val="4D4D4C"/>
                <w:sz w:val="20"/>
                <w:szCs w:val="20"/>
              </w:rPr>
              <w:t xml:space="preserve">use of forced </w:t>
            </w:r>
            <w:proofErr w:type="spellStart"/>
            <w:r w:rsidRPr="005E36C8">
              <w:rPr>
                <w:caps w:val="0"/>
                <w:color w:val="4D4D4C"/>
                <w:sz w:val="20"/>
                <w:szCs w:val="20"/>
              </w:rPr>
              <w:t>labour</w:t>
            </w:r>
            <w:proofErr w:type="spellEnd"/>
            <w:r w:rsidRPr="005E36C8">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60555E20"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955321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608E2B1" w14:textId="77777777" w:rsidR="001D5826" w:rsidRPr="00B97128" w:rsidDel="00A63097" w:rsidRDefault="00620877" w:rsidP="00992AF1">
            <w:pPr>
              <w:rPr>
                <w:color w:val="auto"/>
              </w:rPr>
            </w:pPr>
            <w:sdt>
              <w:sdtPr>
                <w:rPr>
                  <w:caps/>
                  <w:color w:val="auto"/>
                  <w:sz w:val="20"/>
                  <w:szCs w:val="20"/>
                </w:rPr>
                <w:id w:val="-111489562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DED7DCF"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3804118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85E165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8CC4BC8" w14:textId="77777777" w:rsidR="001D5826" w:rsidRPr="005E36C8" w:rsidRDefault="001D5826" w:rsidP="00992AF1">
            <w:pPr>
              <w:pStyle w:val="TablesHeadingGSCyan"/>
              <w:framePr w:hSpace="0" w:wrap="auto" w:vAnchor="margin" w:hAnchor="text" w:yAlign="inline"/>
              <w:rPr>
                <w:caps w:val="0"/>
                <w:color w:val="4D4D4C"/>
                <w:sz w:val="20"/>
                <w:szCs w:val="22"/>
              </w:rPr>
            </w:pPr>
            <w:r w:rsidRPr="006A3AE0">
              <w:rPr>
                <w:rStyle w:val="SmartLink1"/>
                <w:sz w:val="20"/>
                <w:szCs w:val="22"/>
              </w:rPr>
              <w:lastRenderedPageBreak/>
              <w:t>P.6.1.1 |</w:t>
            </w:r>
          </w:p>
        </w:tc>
        <w:tc>
          <w:tcPr>
            <w:tcW w:w="3285" w:type="pct"/>
            <w:tcBorders>
              <w:top w:val="single" w:sz="4" w:space="0" w:color="auto"/>
              <w:bottom w:val="single" w:sz="4" w:space="0" w:color="auto"/>
              <w:right w:val="single" w:sz="4" w:space="0" w:color="auto"/>
            </w:tcBorders>
            <w:vAlign w:val="top"/>
          </w:tcPr>
          <w:p w14:paraId="30841864"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working conditions that do not meet national </w:t>
            </w:r>
            <w:proofErr w:type="spellStart"/>
            <w:r w:rsidRPr="005E36C8">
              <w:rPr>
                <w:caps w:val="0"/>
                <w:color w:val="4D4D4C"/>
                <w:sz w:val="20"/>
                <w:szCs w:val="20"/>
              </w:rPr>
              <w:t>labour</w:t>
            </w:r>
            <w:proofErr w:type="spellEnd"/>
            <w:r w:rsidRPr="005E36C8">
              <w:rPr>
                <w:caps w:val="0"/>
                <w:color w:val="4D4D4C"/>
                <w:sz w:val="20"/>
                <w:szCs w:val="20"/>
              </w:rPr>
              <w:t xml:space="preserve"> laws and international commitments?</w:t>
            </w:r>
          </w:p>
        </w:tc>
        <w:tc>
          <w:tcPr>
            <w:tcW w:w="953" w:type="pct"/>
            <w:tcBorders>
              <w:top w:val="single" w:sz="4" w:space="0" w:color="auto"/>
              <w:left w:val="single" w:sz="4" w:space="0" w:color="auto"/>
              <w:bottom w:val="single" w:sz="4" w:space="0" w:color="auto"/>
            </w:tcBorders>
            <w:vAlign w:val="top"/>
          </w:tcPr>
          <w:p w14:paraId="56A87AE9"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2408133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8801A88" w14:textId="77777777" w:rsidR="001D5826" w:rsidRPr="00B97128" w:rsidDel="00A63097" w:rsidRDefault="00620877" w:rsidP="00992AF1">
            <w:pPr>
              <w:rPr>
                <w:color w:val="auto"/>
              </w:rPr>
            </w:pPr>
            <w:sdt>
              <w:sdtPr>
                <w:rPr>
                  <w:caps/>
                  <w:color w:val="auto"/>
                  <w:sz w:val="20"/>
                  <w:szCs w:val="20"/>
                </w:rPr>
                <w:id w:val="74507220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5869DBD"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3438668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59251B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C8B76F8" w14:textId="77777777" w:rsidR="001D5826" w:rsidRPr="005E36C8" w:rsidRDefault="001D5826" w:rsidP="00992AF1">
            <w:pPr>
              <w:pStyle w:val="TablesHeadingGSCyan"/>
              <w:framePr w:hSpace="0" w:wrap="auto" w:vAnchor="margin" w:hAnchor="text" w:yAlign="inline"/>
              <w:rPr>
                <w:caps w:val="0"/>
                <w:color w:val="4D4D4C"/>
                <w:sz w:val="20"/>
                <w:szCs w:val="22"/>
              </w:rPr>
            </w:pPr>
            <w:r w:rsidRPr="006A3AE0">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3D5FFBDC"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working conditions that may deny freedom of association and collective bargaining?</w:t>
            </w:r>
          </w:p>
        </w:tc>
        <w:tc>
          <w:tcPr>
            <w:tcW w:w="953" w:type="pct"/>
            <w:tcBorders>
              <w:top w:val="single" w:sz="4" w:space="0" w:color="auto"/>
              <w:left w:val="single" w:sz="4" w:space="0" w:color="auto"/>
              <w:bottom w:val="single" w:sz="4" w:space="0" w:color="auto"/>
            </w:tcBorders>
            <w:vAlign w:val="top"/>
          </w:tcPr>
          <w:p w14:paraId="264DF2D3"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2663088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7696292" w14:textId="77777777" w:rsidR="001D5826" w:rsidRPr="00B97128" w:rsidDel="00A63097" w:rsidRDefault="00620877" w:rsidP="00992AF1">
            <w:pPr>
              <w:rPr>
                <w:color w:val="auto"/>
              </w:rPr>
            </w:pPr>
            <w:sdt>
              <w:sdtPr>
                <w:rPr>
                  <w:caps/>
                  <w:color w:val="auto"/>
                  <w:sz w:val="20"/>
                  <w:szCs w:val="20"/>
                </w:rPr>
                <w:id w:val="-30123660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0F72D51" w14:textId="77777777" w:rsidR="001D5826" w:rsidRPr="00B97128" w:rsidRDefault="00620877" w:rsidP="00992AF1">
            <w:pPr>
              <w:rPr>
                <w:color w:val="auto"/>
              </w:rPr>
            </w:pPr>
            <w:sdt>
              <w:sdtPr>
                <w:rPr>
                  <w:caps/>
                  <w:color w:val="auto"/>
                  <w:sz w:val="20"/>
                  <w:szCs w:val="20"/>
                </w:rPr>
                <w:id w:val="-458186833"/>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335DBA8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954E844" w14:textId="77777777" w:rsidR="001D5826" w:rsidRPr="006A3AE0" w:rsidRDefault="001D5826" w:rsidP="00992AF1">
            <w:pPr>
              <w:pStyle w:val="TablesHeadingGSCyan"/>
              <w:framePr w:hSpace="0" w:wrap="auto" w:vAnchor="margin" w:hAnchor="text" w:yAlign="inline"/>
              <w:rPr>
                <w:rStyle w:val="SmartLink1"/>
                <w:sz w:val="20"/>
                <w:szCs w:val="22"/>
              </w:rPr>
            </w:pPr>
            <w:r>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095F40F0" w14:textId="77777777" w:rsidR="001D5826" w:rsidRDefault="001D5826" w:rsidP="00992AF1">
            <w:pPr>
              <w:pStyle w:val="TablesHeadingGSCyan"/>
              <w:framePr w:hSpace="0" w:wrap="auto" w:vAnchor="margin" w:hAnchor="text" w:yAlign="inline"/>
            </w:pPr>
            <w:r>
              <w:rPr>
                <w:caps w:val="0"/>
                <w:color w:val="4D4D4C"/>
                <w:sz w:val="20"/>
                <w:szCs w:val="20"/>
              </w:rPr>
              <w:t>absence of documented w</w:t>
            </w:r>
            <w:r w:rsidRPr="00184ECB">
              <w:rPr>
                <w:caps w:val="0"/>
                <w:color w:val="4D4D4C"/>
                <w:sz w:val="20"/>
                <w:szCs w:val="20"/>
              </w:rPr>
              <w:t>orking agreements with all individual workers</w:t>
            </w:r>
            <w:r w:rsidRPr="005E36C8">
              <w:t xml:space="preserve"> </w:t>
            </w:r>
          </w:p>
          <w:p w14:paraId="264AEE90" w14:textId="77777777" w:rsidR="001D5826" w:rsidRDefault="001D5826" w:rsidP="00992AF1">
            <w:pPr>
              <w:pStyle w:val="TablesHeadingGSCyan"/>
              <w:framePr w:hSpace="0" w:wrap="auto" w:vAnchor="margin" w:hAnchor="text" w:yAlign="inline"/>
            </w:pPr>
          </w:p>
          <w:p w14:paraId="23AEC6B5" w14:textId="77777777" w:rsidR="001D5826" w:rsidRPr="005E36C8" w:rsidRDefault="001D5826" w:rsidP="00992AF1">
            <w:pPr>
              <w:pStyle w:val="TablesHeadingGSCyan"/>
              <w:framePr w:hSpace="0" w:wrap="auto" w:vAnchor="margin" w:hAnchor="text" w:yAlign="inline"/>
              <w:rPr>
                <w:caps w:val="0"/>
                <w:color w:val="4D4D4C"/>
                <w:sz w:val="20"/>
                <w:szCs w:val="20"/>
              </w:rPr>
            </w:pPr>
            <w:proofErr w:type="gramStart"/>
            <w:r w:rsidRPr="00B3777F">
              <w:rPr>
                <w:i/>
                <w:iCs/>
                <w:caps w:val="0"/>
                <w:color w:val="4D4D4C"/>
                <w:sz w:val="20"/>
                <w:szCs w:val="20"/>
              </w:rPr>
              <w:t>if</w:t>
            </w:r>
            <w:proofErr w:type="gramEnd"/>
            <w:r w:rsidRPr="00B3777F">
              <w:rPr>
                <w:i/>
                <w:iCs/>
                <w:caps w:val="0"/>
                <w:color w:val="4D4D4C"/>
                <w:sz w:val="20"/>
                <w:szCs w:val="20"/>
              </w:rPr>
              <w:t xml:space="preserve"> such agreements do not exist, or do not address working conditions and terms of employment, the project developer shall provide reasonable working conditions and terms of employment</w:t>
            </w:r>
            <w:r>
              <w:rPr>
                <w:i/>
                <w:iCs/>
                <w:caps w:val="0"/>
                <w:color w:val="4D4D4C"/>
                <w:sz w:val="20"/>
                <w:szCs w:val="20"/>
              </w:rPr>
              <w:t>.</w:t>
            </w:r>
            <w:r w:rsidRPr="00B3777F">
              <w:t xml:space="preserve"> </w:t>
            </w:r>
            <w:r>
              <w:t xml:space="preserve"> </w:t>
            </w:r>
            <w:r>
              <w:rPr>
                <w:caps w:val="0"/>
                <w:color w:val="4D4D4C"/>
                <w:sz w:val="20"/>
                <w:szCs w:val="20"/>
              </w:rPr>
              <w:t xml:space="preserve"> </w:t>
            </w:r>
          </w:p>
        </w:tc>
        <w:tc>
          <w:tcPr>
            <w:tcW w:w="953" w:type="pct"/>
            <w:tcBorders>
              <w:top w:val="single" w:sz="4" w:space="0" w:color="auto"/>
              <w:left w:val="single" w:sz="4" w:space="0" w:color="auto"/>
              <w:bottom w:val="single" w:sz="4" w:space="0" w:color="auto"/>
            </w:tcBorders>
            <w:vAlign w:val="top"/>
          </w:tcPr>
          <w:p w14:paraId="0309D0AB"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9044259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A96EB77" w14:textId="77777777" w:rsidR="001D5826" w:rsidRPr="00B97128" w:rsidDel="00A63097" w:rsidRDefault="00620877" w:rsidP="00992AF1">
            <w:pPr>
              <w:rPr>
                <w:color w:val="auto"/>
              </w:rPr>
            </w:pPr>
            <w:sdt>
              <w:sdtPr>
                <w:rPr>
                  <w:caps/>
                  <w:color w:val="auto"/>
                  <w:sz w:val="20"/>
                  <w:szCs w:val="20"/>
                </w:rPr>
                <w:id w:val="44065265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7AD408AC" w14:textId="77777777" w:rsidR="001D5826" w:rsidRPr="00B97128" w:rsidRDefault="00620877" w:rsidP="00992AF1">
            <w:pPr>
              <w:rPr>
                <w:caps/>
                <w:color w:val="auto"/>
                <w:sz w:val="20"/>
                <w:szCs w:val="20"/>
              </w:rPr>
            </w:pPr>
            <w:sdt>
              <w:sdtPr>
                <w:rPr>
                  <w:caps/>
                  <w:color w:val="auto"/>
                  <w:sz w:val="20"/>
                  <w:szCs w:val="20"/>
                </w:rPr>
                <w:id w:val="-996572634"/>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26EFA21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DC99341" w14:textId="77777777" w:rsidR="001D5826" w:rsidRPr="005E36C8" w:rsidRDefault="001D5826" w:rsidP="00992AF1">
            <w:pPr>
              <w:pStyle w:val="TablesHeadingGSCyan"/>
              <w:framePr w:hSpace="0" w:wrap="auto" w:vAnchor="margin" w:hAnchor="text" w:yAlign="inline"/>
              <w:rPr>
                <w:caps w:val="0"/>
                <w:color w:val="4D4D4C"/>
                <w:sz w:val="20"/>
                <w:szCs w:val="22"/>
              </w:rPr>
            </w:pPr>
            <w:r>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2922DFA9"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use of migrant workers?</w:t>
            </w:r>
          </w:p>
          <w:p w14:paraId="39EB0EF7" w14:textId="77777777" w:rsidR="001D5826" w:rsidRPr="005E36C8" w:rsidRDefault="001D5826" w:rsidP="00992AF1">
            <w:pPr>
              <w:pStyle w:val="TablesHeadingGSCyan"/>
              <w:framePr w:hSpace="0" w:wrap="auto" w:vAnchor="margin" w:hAnchor="text" w:yAlign="inline"/>
              <w:rPr>
                <w:caps w:val="0"/>
                <w:color w:val="4D4D4C"/>
                <w:sz w:val="20"/>
                <w:szCs w:val="20"/>
              </w:rPr>
            </w:pPr>
          </w:p>
          <w:p w14:paraId="09A9F8E5" w14:textId="77777777" w:rsidR="001D5826" w:rsidRPr="005E36C8" w:rsidRDefault="001D5826" w:rsidP="00992AF1">
            <w:pPr>
              <w:pStyle w:val="TablesHeadingGSCyan"/>
              <w:framePr w:hSpace="0" w:wrap="auto" w:vAnchor="margin" w:hAnchor="text" w:yAlign="inline"/>
              <w:rPr>
                <w:i/>
                <w:iCs/>
                <w:caps w:val="0"/>
                <w:color w:val="4D4D4C"/>
                <w:sz w:val="20"/>
                <w:szCs w:val="20"/>
              </w:rPr>
            </w:pPr>
            <w:proofErr w:type="gramStart"/>
            <w:r w:rsidRPr="005E36C8">
              <w:rPr>
                <w:i/>
                <w:iCs/>
                <w:caps w:val="0"/>
                <w:color w:val="4D4D4C"/>
                <w:sz w:val="20"/>
                <w:szCs w:val="20"/>
              </w:rPr>
              <w:t>if</w:t>
            </w:r>
            <w:proofErr w:type="gramEnd"/>
            <w:r w:rsidRPr="005E36C8">
              <w:rPr>
                <w:i/>
                <w:iCs/>
                <w:caps w:val="0"/>
                <w:color w:val="4D4D4C"/>
                <w:sz w:val="20"/>
                <w:szCs w:val="20"/>
              </w:rPr>
              <w:t xml:space="preserve"> engaged, the developer shall ensure that they are engaged substantially equivalent terms and conditions to non-migrant workers carrying out similar work.</w:t>
            </w:r>
          </w:p>
        </w:tc>
        <w:tc>
          <w:tcPr>
            <w:tcW w:w="953" w:type="pct"/>
            <w:tcBorders>
              <w:top w:val="single" w:sz="4" w:space="0" w:color="auto"/>
              <w:left w:val="single" w:sz="4" w:space="0" w:color="auto"/>
              <w:bottom w:val="single" w:sz="4" w:space="0" w:color="auto"/>
            </w:tcBorders>
            <w:vAlign w:val="top"/>
          </w:tcPr>
          <w:p w14:paraId="58BE1087"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6345987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E8CF2BF" w14:textId="77777777" w:rsidR="001D5826" w:rsidRPr="00B97128" w:rsidDel="00A63097" w:rsidRDefault="00620877" w:rsidP="00992AF1">
            <w:pPr>
              <w:rPr>
                <w:color w:val="auto"/>
              </w:rPr>
            </w:pPr>
            <w:sdt>
              <w:sdtPr>
                <w:rPr>
                  <w:caps/>
                  <w:color w:val="auto"/>
                  <w:sz w:val="20"/>
                  <w:szCs w:val="20"/>
                </w:rPr>
                <w:id w:val="176780984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0494BD9" w14:textId="77777777" w:rsidR="001D5826" w:rsidRPr="00B97128" w:rsidRDefault="00620877" w:rsidP="00992AF1">
            <w:pPr>
              <w:rPr>
                <w:color w:val="auto"/>
              </w:rPr>
            </w:pPr>
            <w:sdt>
              <w:sdtPr>
                <w:rPr>
                  <w:caps/>
                  <w:color w:val="auto"/>
                  <w:sz w:val="20"/>
                  <w:szCs w:val="20"/>
                </w:rPr>
                <w:id w:val="116341296"/>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59FB03A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22A3986" w14:textId="77777777" w:rsidR="001D5826" w:rsidRPr="005E36C8" w:rsidRDefault="001D5826" w:rsidP="00992AF1">
            <w:pPr>
              <w:pStyle w:val="TablesHeadingGSCyan"/>
              <w:framePr w:hSpace="0" w:wrap="auto" w:vAnchor="margin" w:hAnchor="text" w:yAlign="inline"/>
              <w:rPr>
                <w:caps w:val="0"/>
                <w:color w:val="4D4D4C"/>
                <w:sz w:val="20"/>
                <w:szCs w:val="22"/>
              </w:rPr>
            </w:pPr>
            <w:r>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38EDBC78"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having</w:t>
            </w:r>
            <w:r w:rsidRPr="005E36C8">
              <w:rPr>
                <w:caps w:val="0"/>
                <w:color w:val="4D4D4C"/>
                <w:sz w:val="20"/>
                <w:szCs w:val="20"/>
              </w:rPr>
              <w:t xml:space="preserve"> </w:t>
            </w:r>
            <w:r>
              <w:rPr>
                <w:caps w:val="0"/>
                <w:color w:val="4D4D4C"/>
                <w:sz w:val="20"/>
                <w:szCs w:val="20"/>
              </w:rPr>
              <w:t xml:space="preserve">no </w:t>
            </w:r>
            <w:r w:rsidRPr="005E36C8">
              <w:rPr>
                <w:caps w:val="0"/>
                <w:color w:val="4D4D4C"/>
                <w:sz w:val="20"/>
                <w:szCs w:val="20"/>
              </w:rPr>
              <w:t>arrangements for basic services</w:t>
            </w:r>
            <w:r w:rsidRPr="005E36C8">
              <w:rPr>
                <w:rStyle w:val="Appelnotedebasdep"/>
                <w:caps w:val="0"/>
                <w:color w:val="4D4D4C"/>
                <w:sz w:val="20"/>
                <w:szCs w:val="20"/>
              </w:rPr>
              <w:footnoteReference w:id="22"/>
            </w:r>
            <w:r w:rsidRPr="005E36C8">
              <w:rPr>
                <w:caps w:val="0"/>
                <w:color w:val="4D4D4C"/>
                <w:sz w:val="20"/>
                <w:szCs w:val="20"/>
              </w:rPr>
              <w:t xml:space="preserve"> for workers?</w:t>
            </w:r>
          </w:p>
          <w:p w14:paraId="13642BED" w14:textId="77777777" w:rsidR="001D5826" w:rsidRPr="009759D8" w:rsidRDefault="001D5826" w:rsidP="00992AF1"/>
          <w:p w14:paraId="04F5DEE5" w14:textId="77777777" w:rsidR="001D5826" w:rsidRPr="005E36C8" w:rsidRDefault="001D5826" w:rsidP="00992AF1">
            <w:pPr>
              <w:pStyle w:val="TablesHeadingGSCyan"/>
              <w:framePr w:hSpace="0" w:wrap="auto" w:vAnchor="margin" w:hAnchor="text" w:yAlign="inline"/>
            </w:pPr>
            <w:proofErr w:type="gramStart"/>
            <w:r w:rsidRPr="005E36C8">
              <w:rPr>
                <w:i/>
                <w:iCs/>
                <w:caps w:val="0"/>
                <w:color w:val="4D4D4C"/>
                <w:sz w:val="20"/>
                <w:szCs w:val="20"/>
              </w:rPr>
              <w:t>the</w:t>
            </w:r>
            <w:proofErr w:type="gramEnd"/>
            <w:r w:rsidRPr="005E36C8">
              <w:rPr>
                <w:i/>
                <w:iCs/>
                <w:caps w:val="0"/>
                <w:color w:val="4D4D4C"/>
                <w:sz w:val="20"/>
                <w:szCs w:val="20"/>
              </w:rPr>
              <w:t xml:space="preserve"> project developer shall put in place and implement policies on the quality and management of the accommodation and provision of basic services in a manner consistent with the principles of non-discrimination and equal opportunity. Workers’ accommodation arrangements should not restrict workers’ freedom of movement or of association</w:t>
            </w:r>
          </w:p>
        </w:tc>
        <w:tc>
          <w:tcPr>
            <w:tcW w:w="953" w:type="pct"/>
            <w:tcBorders>
              <w:top w:val="single" w:sz="4" w:space="0" w:color="auto"/>
              <w:left w:val="single" w:sz="4" w:space="0" w:color="auto"/>
              <w:bottom w:val="single" w:sz="4" w:space="0" w:color="auto"/>
            </w:tcBorders>
            <w:vAlign w:val="top"/>
          </w:tcPr>
          <w:p w14:paraId="6774A8B8"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7589519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1797729" w14:textId="77777777" w:rsidR="001D5826" w:rsidRPr="00B97128" w:rsidDel="00A63097" w:rsidRDefault="00620877" w:rsidP="00992AF1">
            <w:pPr>
              <w:rPr>
                <w:color w:val="auto"/>
              </w:rPr>
            </w:pPr>
            <w:sdt>
              <w:sdtPr>
                <w:rPr>
                  <w:caps/>
                  <w:color w:val="auto"/>
                  <w:sz w:val="20"/>
                  <w:szCs w:val="20"/>
                </w:rPr>
                <w:id w:val="-125566070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BDD0AFB"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0201539"/>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852F7A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DC89D37" w14:textId="77777777" w:rsidR="001D5826" w:rsidRDefault="001D5826" w:rsidP="00992AF1">
            <w:pPr>
              <w:pStyle w:val="TablesHeadingGSCyan"/>
              <w:framePr w:hSpace="0" w:wrap="auto" w:vAnchor="margin" w:hAnchor="text" w:yAlign="inline"/>
              <w:rPr>
                <w:rStyle w:val="SmartLink1"/>
                <w:sz w:val="20"/>
                <w:szCs w:val="22"/>
              </w:rPr>
            </w:pPr>
            <w:r>
              <w:rPr>
                <w:rStyle w:val="SmartLink1"/>
                <w:sz w:val="20"/>
                <w:szCs w:val="22"/>
              </w:rPr>
              <w:t>P.6.1.2 |</w:t>
            </w:r>
          </w:p>
        </w:tc>
        <w:tc>
          <w:tcPr>
            <w:tcW w:w="3285" w:type="pct"/>
            <w:tcBorders>
              <w:top w:val="single" w:sz="4" w:space="0" w:color="auto"/>
              <w:bottom w:val="single" w:sz="4" w:space="0" w:color="auto"/>
              <w:right w:val="single" w:sz="4" w:space="0" w:color="auto"/>
            </w:tcBorders>
            <w:vAlign w:val="top"/>
          </w:tcPr>
          <w:p w14:paraId="6443F9EE" w14:textId="77777777" w:rsidR="001D5826" w:rsidRPr="005E36C8" w:rsidRDefault="001D5826" w:rsidP="00992AF1">
            <w:pPr>
              <w:pStyle w:val="TablesHeadingGSCyan"/>
              <w:framePr w:hSpace="0" w:wrap="auto" w:vAnchor="margin" w:hAnchor="text" w:yAlign="inline"/>
              <w:rPr>
                <w:caps w:val="0"/>
                <w:color w:val="4D4D4C"/>
                <w:sz w:val="20"/>
                <w:szCs w:val="20"/>
              </w:rPr>
            </w:pPr>
            <w:r w:rsidRPr="00556552">
              <w:rPr>
                <w:caps w:val="0"/>
                <w:color w:val="4D4D4C"/>
                <w:sz w:val="20"/>
                <w:szCs w:val="20"/>
              </w:rPr>
              <w:t>any form of discrimination or harassment based on factors unrelated to job requirements, such as gender, race, nationality, ethnicity, social or indigenous origin, religion or belief, disability, age, or sexual orientation?</w:t>
            </w:r>
          </w:p>
        </w:tc>
        <w:tc>
          <w:tcPr>
            <w:tcW w:w="953" w:type="pct"/>
            <w:tcBorders>
              <w:top w:val="single" w:sz="4" w:space="0" w:color="auto"/>
              <w:left w:val="single" w:sz="4" w:space="0" w:color="auto"/>
              <w:bottom w:val="single" w:sz="4" w:space="0" w:color="auto"/>
            </w:tcBorders>
            <w:vAlign w:val="top"/>
          </w:tcPr>
          <w:p w14:paraId="1ED80D15"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1613205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17AAE80" w14:textId="77777777" w:rsidR="001D5826" w:rsidRPr="00B97128" w:rsidDel="00A63097" w:rsidRDefault="00620877" w:rsidP="00992AF1">
            <w:pPr>
              <w:rPr>
                <w:color w:val="auto"/>
              </w:rPr>
            </w:pPr>
            <w:sdt>
              <w:sdtPr>
                <w:rPr>
                  <w:caps/>
                  <w:color w:val="auto"/>
                  <w:sz w:val="20"/>
                  <w:szCs w:val="20"/>
                </w:rPr>
                <w:id w:val="-187669547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3A855677"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88891524"/>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952A4D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1F2EAFB" w14:textId="77777777" w:rsidR="001D5826" w:rsidRDefault="001D5826" w:rsidP="00992AF1">
            <w:pPr>
              <w:pStyle w:val="TablesHeadingGSCyan"/>
              <w:framePr w:hSpace="0" w:wrap="auto" w:vAnchor="margin" w:hAnchor="text" w:yAlign="inline"/>
              <w:rPr>
                <w:rStyle w:val="SmartLink1"/>
                <w:sz w:val="20"/>
                <w:szCs w:val="22"/>
              </w:rPr>
            </w:pPr>
            <w:r>
              <w:rPr>
                <w:rStyle w:val="SmartLink1"/>
                <w:sz w:val="20"/>
                <w:szCs w:val="22"/>
              </w:rPr>
              <w:t>P.6.1.2 |</w:t>
            </w:r>
          </w:p>
        </w:tc>
        <w:tc>
          <w:tcPr>
            <w:tcW w:w="3285" w:type="pct"/>
            <w:tcBorders>
              <w:top w:val="single" w:sz="4" w:space="0" w:color="auto"/>
              <w:bottom w:val="single" w:sz="4" w:space="0" w:color="auto"/>
              <w:right w:val="single" w:sz="4" w:space="0" w:color="auto"/>
            </w:tcBorders>
            <w:vAlign w:val="top"/>
          </w:tcPr>
          <w:p w14:paraId="2F2D4C97" w14:textId="77777777" w:rsidR="001D5826" w:rsidRPr="00556552" w:rsidRDefault="001D5826" w:rsidP="00992AF1">
            <w:pPr>
              <w:pStyle w:val="TablesHeadingGSCyan"/>
              <w:framePr w:hSpace="0" w:wrap="auto" w:vAnchor="margin" w:hAnchor="text" w:yAlign="inline"/>
              <w:rPr>
                <w:caps w:val="0"/>
                <w:color w:val="4D4D4C"/>
                <w:sz w:val="20"/>
                <w:szCs w:val="20"/>
              </w:rPr>
            </w:pPr>
            <w:r w:rsidRPr="0024591C">
              <w:rPr>
                <w:caps w:val="0"/>
                <w:color w:val="4D4D4C"/>
                <w:sz w:val="20"/>
                <w:szCs w:val="20"/>
              </w:rPr>
              <w:t>any form of discrimination in any aspect of employment, such as recruitment, compensation, working conditions, training, job assignment, promotion, termination, or discipline?</w:t>
            </w:r>
          </w:p>
        </w:tc>
        <w:tc>
          <w:tcPr>
            <w:tcW w:w="953" w:type="pct"/>
            <w:tcBorders>
              <w:top w:val="single" w:sz="4" w:space="0" w:color="auto"/>
              <w:left w:val="single" w:sz="4" w:space="0" w:color="auto"/>
              <w:bottom w:val="single" w:sz="4" w:space="0" w:color="auto"/>
            </w:tcBorders>
            <w:vAlign w:val="top"/>
          </w:tcPr>
          <w:p w14:paraId="77E0198A"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0989388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B40B76B" w14:textId="77777777" w:rsidR="001D5826" w:rsidRPr="00B97128" w:rsidDel="00A63097" w:rsidRDefault="00620877" w:rsidP="00992AF1">
            <w:pPr>
              <w:rPr>
                <w:color w:val="auto"/>
              </w:rPr>
            </w:pPr>
            <w:sdt>
              <w:sdtPr>
                <w:rPr>
                  <w:caps/>
                  <w:color w:val="auto"/>
                  <w:sz w:val="20"/>
                  <w:szCs w:val="20"/>
                </w:rPr>
                <w:id w:val="193709441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CC9807A"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22648047"/>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14F303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28B4BEA" w14:textId="77777777" w:rsidR="001D5826" w:rsidRPr="005E36C8" w:rsidRDefault="001D5826" w:rsidP="00992AF1">
            <w:pPr>
              <w:pStyle w:val="TablesHeadingGSCyan"/>
              <w:framePr w:hSpace="0" w:wrap="auto" w:vAnchor="margin" w:hAnchor="text" w:yAlign="inline"/>
              <w:rPr>
                <w:caps w:val="0"/>
                <w:color w:val="4D4D4C"/>
                <w:sz w:val="20"/>
                <w:szCs w:val="22"/>
              </w:rPr>
            </w:pPr>
            <w:r>
              <w:rPr>
                <w:rStyle w:val="SmartLink1"/>
                <w:sz w:val="20"/>
                <w:szCs w:val="22"/>
              </w:rPr>
              <w:t>P.6.1.2 |</w:t>
            </w:r>
          </w:p>
        </w:tc>
        <w:tc>
          <w:tcPr>
            <w:tcW w:w="3285" w:type="pct"/>
            <w:tcBorders>
              <w:top w:val="single" w:sz="4" w:space="0" w:color="auto"/>
              <w:bottom w:val="single" w:sz="4" w:space="0" w:color="auto"/>
              <w:right w:val="single" w:sz="4" w:space="0" w:color="auto"/>
            </w:tcBorders>
            <w:vAlign w:val="top"/>
          </w:tcPr>
          <w:p w14:paraId="34EC0821" w14:textId="77777777" w:rsidR="001D5826" w:rsidRPr="005E36C8" w:rsidRDefault="001D5826" w:rsidP="00992AF1">
            <w:pPr>
              <w:pStyle w:val="TablesHeadingGSCyan"/>
              <w:framePr w:hSpace="0" w:wrap="auto" w:vAnchor="margin" w:hAnchor="text" w:yAlign="inline"/>
              <w:rPr>
                <w:caps w:val="0"/>
                <w:color w:val="4D4D4C"/>
              </w:rPr>
            </w:pPr>
            <w:r w:rsidRPr="00DE024A">
              <w:rPr>
                <w:caps w:val="0"/>
                <w:color w:val="4D4D4C"/>
                <w:sz w:val="20"/>
                <w:szCs w:val="20"/>
              </w:rPr>
              <w:t xml:space="preserve">harassment, intimidation, and/or exploitation, especially </w:t>
            </w:r>
            <w:proofErr w:type="gramStart"/>
            <w:r w:rsidRPr="00DE024A">
              <w:rPr>
                <w:caps w:val="0"/>
                <w:color w:val="4D4D4C"/>
                <w:sz w:val="20"/>
                <w:szCs w:val="20"/>
              </w:rPr>
              <w:t>in regard to</w:t>
            </w:r>
            <w:proofErr w:type="gramEnd"/>
            <w:r w:rsidRPr="00DE024A">
              <w:rPr>
                <w:caps w:val="0"/>
                <w:color w:val="4D4D4C"/>
                <w:sz w:val="20"/>
                <w:szCs w:val="20"/>
              </w:rPr>
              <w:t xml:space="preserve"> women?</w:t>
            </w:r>
          </w:p>
        </w:tc>
        <w:tc>
          <w:tcPr>
            <w:tcW w:w="953" w:type="pct"/>
            <w:tcBorders>
              <w:top w:val="single" w:sz="4" w:space="0" w:color="auto"/>
              <w:left w:val="single" w:sz="4" w:space="0" w:color="auto"/>
              <w:bottom w:val="single" w:sz="4" w:space="0" w:color="auto"/>
            </w:tcBorders>
            <w:vAlign w:val="top"/>
          </w:tcPr>
          <w:p w14:paraId="5E00B5B4"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1213237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C479175" w14:textId="77777777" w:rsidR="001D5826" w:rsidRPr="00B97128" w:rsidDel="00A63097" w:rsidRDefault="00620877" w:rsidP="00992AF1">
            <w:pPr>
              <w:rPr>
                <w:color w:val="auto"/>
              </w:rPr>
            </w:pPr>
            <w:sdt>
              <w:sdtPr>
                <w:rPr>
                  <w:caps/>
                  <w:color w:val="auto"/>
                  <w:sz w:val="20"/>
                  <w:szCs w:val="20"/>
                </w:rPr>
                <w:id w:val="38814909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0A411E4"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7668034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7643A2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5FAA141" w14:textId="77777777" w:rsidR="001D5826" w:rsidRPr="005E36C8" w:rsidRDefault="001D5826" w:rsidP="00992AF1">
            <w:pPr>
              <w:pStyle w:val="TablesHeadingGSCyan"/>
              <w:framePr w:hSpace="0" w:wrap="auto" w:vAnchor="margin" w:hAnchor="text" w:yAlign="inline"/>
              <w:rPr>
                <w:caps w:val="0"/>
                <w:color w:val="4D4D4C"/>
                <w:sz w:val="20"/>
                <w:szCs w:val="22"/>
              </w:rPr>
            </w:pPr>
            <w:r w:rsidRPr="001718CB">
              <w:rPr>
                <w:rStyle w:val="SmartLink1"/>
                <w:sz w:val="20"/>
              </w:rPr>
              <w:t>P.6.1.3 |</w:t>
            </w:r>
          </w:p>
        </w:tc>
        <w:tc>
          <w:tcPr>
            <w:tcW w:w="3285" w:type="pct"/>
            <w:tcBorders>
              <w:top w:val="single" w:sz="4" w:space="0" w:color="auto"/>
              <w:bottom w:val="single" w:sz="4" w:space="0" w:color="auto"/>
              <w:right w:val="single" w:sz="4" w:space="0" w:color="auto"/>
            </w:tcBorders>
            <w:vAlign w:val="top"/>
          </w:tcPr>
          <w:p w14:paraId="7B08EF49"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discriminatory working conditions and/or lack of equal opportunity where national law provides provision to address non-discrimination in employment?</w:t>
            </w:r>
          </w:p>
        </w:tc>
        <w:tc>
          <w:tcPr>
            <w:tcW w:w="953" w:type="pct"/>
            <w:tcBorders>
              <w:top w:val="single" w:sz="4" w:space="0" w:color="auto"/>
              <w:left w:val="single" w:sz="4" w:space="0" w:color="auto"/>
              <w:bottom w:val="single" w:sz="4" w:space="0" w:color="auto"/>
            </w:tcBorders>
            <w:vAlign w:val="top"/>
          </w:tcPr>
          <w:p w14:paraId="20D0B7F6"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8912862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22E1656" w14:textId="77777777" w:rsidR="001D5826" w:rsidRPr="00B97128" w:rsidDel="00A63097" w:rsidRDefault="00620877" w:rsidP="00992AF1">
            <w:pPr>
              <w:rPr>
                <w:color w:val="auto"/>
              </w:rPr>
            </w:pPr>
            <w:sdt>
              <w:sdtPr>
                <w:rPr>
                  <w:caps/>
                  <w:color w:val="auto"/>
                  <w:sz w:val="20"/>
                  <w:szCs w:val="20"/>
                </w:rPr>
                <w:id w:val="114377662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3D1B9D09"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83804655"/>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2865F3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B182A36" w14:textId="77777777" w:rsidR="001D5826" w:rsidRPr="00D30E4C" w:rsidRDefault="001D5826" w:rsidP="00992AF1">
            <w:pPr>
              <w:pStyle w:val="TablesHeadingGSCyan"/>
              <w:framePr w:hSpace="0" w:wrap="auto" w:vAnchor="margin" w:hAnchor="text" w:yAlign="inline"/>
              <w:rPr>
                <w:rStyle w:val="SmartLink1"/>
                <w:sz w:val="20"/>
              </w:rPr>
            </w:pPr>
            <w:r w:rsidRPr="00D30E4C">
              <w:rPr>
                <w:rStyle w:val="SmartLink1"/>
                <w:sz w:val="20"/>
              </w:rPr>
              <w:lastRenderedPageBreak/>
              <w:t>P.6.1.4 |</w:t>
            </w:r>
          </w:p>
        </w:tc>
        <w:tc>
          <w:tcPr>
            <w:tcW w:w="3285" w:type="pct"/>
            <w:tcBorders>
              <w:top w:val="single" w:sz="4" w:space="0" w:color="auto"/>
              <w:bottom w:val="single" w:sz="4" w:space="0" w:color="auto"/>
              <w:right w:val="single" w:sz="4" w:space="0" w:color="auto"/>
            </w:tcBorders>
            <w:vAlign w:val="top"/>
          </w:tcPr>
          <w:p w14:paraId="39182200"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use of child </w:t>
            </w:r>
            <w:proofErr w:type="spellStart"/>
            <w:r w:rsidRPr="005E36C8">
              <w:rPr>
                <w:caps w:val="0"/>
                <w:color w:val="4D4D4C"/>
                <w:sz w:val="20"/>
                <w:szCs w:val="20"/>
              </w:rPr>
              <w:t>labour</w:t>
            </w:r>
            <w:proofErr w:type="spellEnd"/>
            <w:r w:rsidRPr="005E36C8">
              <w:rPr>
                <w:caps w:val="0"/>
                <w:color w:val="4D4D4C"/>
                <w:sz w:val="20"/>
                <w:szCs w:val="20"/>
              </w:rPr>
              <w:t>? (including third-party engaged workers)</w:t>
            </w:r>
          </w:p>
        </w:tc>
        <w:tc>
          <w:tcPr>
            <w:tcW w:w="953" w:type="pct"/>
            <w:tcBorders>
              <w:top w:val="single" w:sz="4" w:space="0" w:color="auto"/>
              <w:left w:val="single" w:sz="4" w:space="0" w:color="auto"/>
              <w:bottom w:val="single" w:sz="4" w:space="0" w:color="auto"/>
            </w:tcBorders>
            <w:vAlign w:val="top"/>
          </w:tcPr>
          <w:p w14:paraId="6DDD1F4E"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3113106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706F436" w14:textId="77777777" w:rsidR="001D5826" w:rsidRPr="00B97128" w:rsidDel="00A63097" w:rsidRDefault="00620877" w:rsidP="00992AF1">
            <w:pPr>
              <w:rPr>
                <w:color w:val="auto"/>
              </w:rPr>
            </w:pPr>
            <w:sdt>
              <w:sdtPr>
                <w:rPr>
                  <w:caps/>
                  <w:color w:val="auto"/>
                  <w:sz w:val="20"/>
                  <w:szCs w:val="20"/>
                </w:rPr>
                <w:id w:val="166072655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0D3A5A4" w14:textId="77777777" w:rsidR="001D5826" w:rsidRPr="00B97128" w:rsidRDefault="00620877" w:rsidP="00992AF1">
            <w:pPr>
              <w:rPr>
                <w:color w:val="auto"/>
              </w:rPr>
            </w:pPr>
            <w:sdt>
              <w:sdtPr>
                <w:rPr>
                  <w:caps/>
                  <w:color w:val="auto"/>
                  <w:sz w:val="20"/>
                  <w:szCs w:val="20"/>
                </w:rPr>
                <w:id w:val="1595442552"/>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2536D20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8009F1F" w14:textId="77777777" w:rsidR="001D5826" w:rsidRPr="00D30E4C" w:rsidRDefault="001D5826" w:rsidP="00992AF1">
            <w:pPr>
              <w:pStyle w:val="TablesHeadingGSCyan"/>
              <w:framePr w:hSpace="0" w:wrap="auto" w:vAnchor="margin" w:hAnchor="text" w:yAlign="inline"/>
              <w:rPr>
                <w:rStyle w:val="SmartLink1"/>
                <w:sz w:val="20"/>
              </w:rPr>
            </w:pPr>
            <w:r w:rsidRPr="00D30E4C">
              <w:rPr>
                <w:rStyle w:val="SmartLink1"/>
                <w:sz w:val="20"/>
              </w:rPr>
              <w:t>P.6.1.4 |</w:t>
            </w:r>
          </w:p>
        </w:tc>
        <w:tc>
          <w:tcPr>
            <w:tcW w:w="3285" w:type="pct"/>
            <w:tcBorders>
              <w:top w:val="single" w:sz="4" w:space="0" w:color="auto"/>
              <w:bottom w:val="single" w:sz="4" w:space="0" w:color="auto"/>
              <w:right w:val="single" w:sz="4" w:space="0" w:color="auto"/>
            </w:tcBorders>
            <w:vAlign w:val="top"/>
          </w:tcPr>
          <w:p w14:paraId="5AE53AAE"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in</w:t>
            </w:r>
            <w:r w:rsidRPr="005E36C8">
              <w:rPr>
                <w:caps w:val="0"/>
                <w:color w:val="4D4D4C"/>
                <w:sz w:val="20"/>
                <w:szCs w:val="20"/>
              </w:rPr>
              <w:t>adequate and verifiable mechanisms for age verification?</w:t>
            </w:r>
          </w:p>
        </w:tc>
        <w:tc>
          <w:tcPr>
            <w:tcW w:w="953" w:type="pct"/>
            <w:tcBorders>
              <w:top w:val="single" w:sz="4" w:space="0" w:color="auto"/>
              <w:left w:val="single" w:sz="4" w:space="0" w:color="auto"/>
              <w:bottom w:val="single" w:sz="4" w:space="0" w:color="auto"/>
            </w:tcBorders>
            <w:vAlign w:val="top"/>
          </w:tcPr>
          <w:p w14:paraId="27091DEC"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9892612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3CDB21D" w14:textId="77777777" w:rsidR="001D5826" w:rsidRPr="00B97128" w:rsidRDefault="00620877" w:rsidP="00992AF1">
            <w:pPr>
              <w:rPr>
                <w:color w:val="auto"/>
              </w:rPr>
            </w:pPr>
            <w:sdt>
              <w:sdtPr>
                <w:rPr>
                  <w:caps/>
                  <w:color w:val="auto"/>
                  <w:sz w:val="20"/>
                  <w:szCs w:val="20"/>
                </w:rPr>
                <w:id w:val="-1729843220"/>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3D1C68C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3247265" w14:textId="77777777" w:rsidR="001D5826" w:rsidRPr="00D30E4C" w:rsidRDefault="001D5826" w:rsidP="00992AF1">
            <w:pPr>
              <w:pStyle w:val="TablesHeadingGSCyan"/>
              <w:framePr w:hSpace="0" w:wrap="auto" w:vAnchor="margin" w:hAnchor="text" w:yAlign="inline"/>
              <w:rPr>
                <w:rStyle w:val="SmartLink1"/>
                <w:sz w:val="20"/>
              </w:rPr>
            </w:pPr>
            <w:r w:rsidRPr="00644AF6">
              <w:rPr>
                <w:rStyle w:val="SmartLink1"/>
                <w:sz w:val="20"/>
              </w:rPr>
              <w:t>P.6.1.7 |</w:t>
            </w:r>
          </w:p>
        </w:tc>
        <w:tc>
          <w:tcPr>
            <w:tcW w:w="3285" w:type="pct"/>
            <w:tcBorders>
              <w:top w:val="single" w:sz="4" w:space="0" w:color="auto"/>
              <w:bottom w:val="single" w:sz="4" w:space="0" w:color="auto"/>
              <w:right w:val="single" w:sz="4" w:space="0" w:color="auto"/>
            </w:tcBorders>
            <w:vAlign w:val="top"/>
          </w:tcPr>
          <w:p w14:paraId="68455F56"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644AF6">
              <w:rPr>
                <w:caps w:val="0"/>
                <w:color w:val="4D4D4C"/>
                <w:sz w:val="20"/>
                <w:szCs w:val="20"/>
              </w:rPr>
              <w:t xml:space="preserve">processes and measures </w:t>
            </w:r>
            <w:r>
              <w:rPr>
                <w:caps w:val="0"/>
                <w:color w:val="4D4D4C"/>
                <w:sz w:val="20"/>
                <w:szCs w:val="20"/>
              </w:rPr>
              <w:t xml:space="preserve">in place </w:t>
            </w:r>
            <w:r w:rsidRPr="00644AF6">
              <w:rPr>
                <w:caps w:val="0"/>
                <w:color w:val="4D4D4C"/>
                <w:sz w:val="20"/>
                <w:szCs w:val="20"/>
              </w:rPr>
              <w:t>for the safety and health of project workers?</w:t>
            </w:r>
          </w:p>
        </w:tc>
        <w:tc>
          <w:tcPr>
            <w:tcW w:w="953" w:type="pct"/>
            <w:tcBorders>
              <w:top w:val="single" w:sz="4" w:space="0" w:color="auto"/>
              <w:left w:val="single" w:sz="4" w:space="0" w:color="auto"/>
              <w:bottom w:val="single" w:sz="4" w:space="0" w:color="auto"/>
            </w:tcBorders>
            <w:vAlign w:val="top"/>
          </w:tcPr>
          <w:p w14:paraId="48674D7E"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5419602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E14C027" w14:textId="77777777" w:rsidR="001D5826" w:rsidRPr="00B97128" w:rsidRDefault="00620877" w:rsidP="00992AF1">
            <w:pPr>
              <w:rPr>
                <w:caps/>
                <w:color w:val="auto"/>
                <w:sz w:val="20"/>
                <w:szCs w:val="20"/>
              </w:rPr>
            </w:pPr>
            <w:sdt>
              <w:sdtPr>
                <w:rPr>
                  <w:caps/>
                  <w:color w:val="auto"/>
                  <w:sz w:val="20"/>
                  <w:szCs w:val="20"/>
                </w:rPr>
                <w:id w:val="22451995"/>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0AA7B33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5ECF84F" w14:textId="77777777" w:rsidR="001D5826" w:rsidRPr="00644AF6" w:rsidRDefault="001D5826" w:rsidP="00992AF1">
            <w:pPr>
              <w:pStyle w:val="TablesHeadingGSCyan"/>
              <w:framePr w:hSpace="0" w:wrap="auto" w:vAnchor="margin" w:hAnchor="text" w:yAlign="inline"/>
              <w:rPr>
                <w:rStyle w:val="SmartLink1"/>
                <w:sz w:val="20"/>
              </w:rPr>
            </w:pPr>
            <w:r w:rsidRPr="00644AF6">
              <w:rPr>
                <w:rStyle w:val="SmartLink1"/>
                <w:sz w:val="20"/>
              </w:rPr>
              <w:t>P.6.1.7 |</w:t>
            </w:r>
          </w:p>
        </w:tc>
        <w:tc>
          <w:tcPr>
            <w:tcW w:w="3285" w:type="pct"/>
            <w:tcBorders>
              <w:top w:val="single" w:sz="4" w:space="0" w:color="auto"/>
              <w:bottom w:val="single" w:sz="4" w:space="0" w:color="auto"/>
              <w:right w:val="single" w:sz="4" w:space="0" w:color="auto"/>
            </w:tcBorders>
            <w:vAlign w:val="top"/>
          </w:tcPr>
          <w:p w14:paraId="6EFEA9E4"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No provision of </w:t>
            </w:r>
            <w:r w:rsidRPr="00CF7F76">
              <w:rPr>
                <w:caps w:val="0"/>
                <w:color w:val="4D4D4C"/>
                <w:sz w:val="20"/>
                <w:szCs w:val="20"/>
              </w:rPr>
              <w:t>safety and health training</w:t>
            </w:r>
            <w:r>
              <w:rPr>
                <w:caps w:val="0"/>
                <w:color w:val="4D4D4C"/>
                <w:sz w:val="20"/>
                <w:szCs w:val="20"/>
              </w:rPr>
              <w:t xml:space="preserve"> provisions</w:t>
            </w:r>
            <w:r w:rsidRPr="00CF7F76">
              <w:rPr>
                <w:caps w:val="0"/>
                <w:color w:val="4D4D4C"/>
                <w:sz w:val="20"/>
                <w:szCs w:val="20"/>
              </w:rPr>
              <w:t xml:space="preserve">, </w:t>
            </w:r>
            <w:proofErr w:type="gramStart"/>
            <w:r w:rsidRPr="00CF7F76">
              <w:rPr>
                <w:caps w:val="0"/>
                <w:color w:val="4D4D4C"/>
                <w:sz w:val="20"/>
                <w:szCs w:val="20"/>
              </w:rPr>
              <w:t>including on</w:t>
            </w:r>
            <w:proofErr w:type="gramEnd"/>
            <w:r w:rsidRPr="00CF7F76">
              <w:rPr>
                <w:caps w:val="0"/>
                <w:color w:val="4D4D4C"/>
                <w:sz w:val="20"/>
                <w:szCs w:val="20"/>
              </w:rPr>
              <w:t xml:space="preserve"> the proper use and maintenance of personal protective equipment conducted by competent </w:t>
            </w:r>
            <w:proofErr w:type="gramStart"/>
            <w:r w:rsidRPr="00CF7F76">
              <w:rPr>
                <w:caps w:val="0"/>
                <w:color w:val="4D4D4C"/>
                <w:sz w:val="20"/>
                <w:szCs w:val="20"/>
              </w:rPr>
              <w:t>persons</w:t>
            </w:r>
            <w:proofErr w:type="gramEnd"/>
            <w:r w:rsidRPr="00CF7F76">
              <w:rPr>
                <w:caps w:val="0"/>
                <w:color w:val="4D4D4C"/>
                <w:sz w:val="20"/>
                <w:szCs w:val="20"/>
              </w:rPr>
              <w:t xml:space="preserve"> and the maintenance of training records?</w:t>
            </w:r>
          </w:p>
        </w:tc>
        <w:tc>
          <w:tcPr>
            <w:tcW w:w="953" w:type="pct"/>
            <w:tcBorders>
              <w:top w:val="single" w:sz="4" w:space="0" w:color="auto"/>
              <w:left w:val="single" w:sz="4" w:space="0" w:color="auto"/>
              <w:bottom w:val="single" w:sz="4" w:space="0" w:color="auto"/>
            </w:tcBorders>
            <w:vAlign w:val="top"/>
          </w:tcPr>
          <w:p w14:paraId="3AC87CB3" w14:textId="77777777" w:rsidR="001D5826" w:rsidRPr="00B97128" w:rsidDel="00A63097" w:rsidRDefault="00620877" w:rsidP="00992AF1">
            <w:pPr>
              <w:rPr>
                <w:caps/>
                <w:color w:val="auto"/>
                <w:sz w:val="20"/>
                <w:szCs w:val="20"/>
              </w:rPr>
            </w:pPr>
            <w:sdt>
              <w:sdtPr>
                <w:rPr>
                  <w:caps/>
                  <w:color w:val="auto"/>
                  <w:sz w:val="20"/>
                  <w:szCs w:val="20"/>
                </w:rPr>
                <w:id w:val="104756922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3864B605" w14:textId="77777777" w:rsidR="001D5826" w:rsidRPr="00B97128" w:rsidRDefault="00620877" w:rsidP="00992AF1">
            <w:pPr>
              <w:rPr>
                <w:caps/>
                <w:color w:val="auto"/>
                <w:sz w:val="20"/>
                <w:szCs w:val="20"/>
              </w:rPr>
            </w:pPr>
            <w:sdt>
              <w:sdtPr>
                <w:rPr>
                  <w:caps/>
                  <w:color w:val="auto"/>
                  <w:sz w:val="20"/>
                  <w:szCs w:val="20"/>
                </w:rPr>
                <w:id w:val="-1019158328"/>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321EF00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E93E155" w14:textId="77777777" w:rsidR="001D5826" w:rsidRPr="00644AF6" w:rsidRDefault="001D5826" w:rsidP="00992AF1">
            <w:pPr>
              <w:pStyle w:val="TablesHeadingGSCyan"/>
              <w:framePr w:hSpace="0" w:wrap="auto" w:vAnchor="margin" w:hAnchor="text" w:yAlign="inline"/>
              <w:rPr>
                <w:rStyle w:val="SmartLink1"/>
                <w:sz w:val="20"/>
              </w:rPr>
            </w:pPr>
            <w:r w:rsidRPr="00644AF6">
              <w:rPr>
                <w:rStyle w:val="SmartLink1"/>
                <w:sz w:val="20"/>
              </w:rPr>
              <w:t>P.6.1.7 |</w:t>
            </w:r>
          </w:p>
        </w:tc>
        <w:tc>
          <w:tcPr>
            <w:tcW w:w="3285" w:type="pct"/>
            <w:tcBorders>
              <w:top w:val="single" w:sz="4" w:space="0" w:color="auto"/>
              <w:bottom w:val="single" w:sz="4" w:space="0" w:color="auto"/>
              <w:right w:val="single" w:sz="4" w:space="0" w:color="auto"/>
            </w:tcBorders>
            <w:vAlign w:val="top"/>
          </w:tcPr>
          <w:p w14:paraId="6A38603B"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No provision to</w:t>
            </w:r>
            <w:r w:rsidRPr="00F473E7">
              <w:rPr>
                <w:caps w:val="0"/>
                <w:color w:val="4D4D4C"/>
                <w:sz w:val="20"/>
                <w:szCs w:val="20"/>
              </w:rPr>
              <w:t xml:space="preserve"> record and document accidents, diseases, incidents, and any resulting injuries, illnesses, or deaths?</w:t>
            </w:r>
          </w:p>
        </w:tc>
        <w:tc>
          <w:tcPr>
            <w:tcW w:w="953" w:type="pct"/>
            <w:tcBorders>
              <w:top w:val="single" w:sz="4" w:space="0" w:color="auto"/>
              <w:left w:val="single" w:sz="4" w:space="0" w:color="auto"/>
              <w:bottom w:val="single" w:sz="4" w:space="0" w:color="auto"/>
            </w:tcBorders>
            <w:vAlign w:val="top"/>
          </w:tcPr>
          <w:p w14:paraId="0FD095EC" w14:textId="77777777" w:rsidR="001D5826" w:rsidRPr="00B97128" w:rsidDel="00A63097" w:rsidRDefault="00620877" w:rsidP="00992AF1">
            <w:pPr>
              <w:rPr>
                <w:caps/>
                <w:color w:val="auto"/>
                <w:sz w:val="20"/>
                <w:szCs w:val="20"/>
              </w:rPr>
            </w:pPr>
            <w:sdt>
              <w:sdtPr>
                <w:rPr>
                  <w:caps/>
                  <w:color w:val="auto"/>
                  <w:sz w:val="20"/>
                  <w:szCs w:val="20"/>
                </w:rPr>
                <w:id w:val="-86005189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50143415" w14:textId="77777777" w:rsidR="001D5826" w:rsidRPr="00B97128" w:rsidRDefault="00620877" w:rsidP="00992AF1">
            <w:pPr>
              <w:rPr>
                <w:caps/>
                <w:color w:val="auto"/>
                <w:sz w:val="20"/>
                <w:szCs w:val="20"/>
              </w:rPr>
            </w:pPr>
            <w:sdt>
              <w:sdtPr>
                <w:rPr>
                  <w:caps/>
                  <w:color w:val="auto"/>
                  <w:sz w:val="20"/>
                  <w:szCs w:val="20"/>
                </w:rPr>
                <w:id w:val="1821533284"/>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09AC936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7EC2E89" w14:textId="77777777" w:rsidR="001D5826" w:rsidRPr="00644AF6" w:rsidRDefault="001D5826" w:rsidP="00992AF1">
            <w:pPr>
              <w:pStyle w:val="TablesHeadingGSCyan"/>
              <w:framePr w:hSpace="0" w:wrap="auto" w:vAnchor="margin" w:hAnchor="text" w:yAlign="inline"/>
              <w:rPr>
                <w:rStyle w:val="SmartLink1"/>
                <w:sz w:val="20"/>
              </w:rPr>
            </w:pPr>
            <w:r>
              <w:rPr>
                <w:rStyle w:val="SmartLink1"/>
                <w:sz w:val="20"/>
              </w:rPr>
              <w:t>P.6.1.8 |</w:t>
            </w:r>
          </w:p>
        </w:tc>
        <w:tc>
          <w:tcPr>
            <w:tcW w:w="3285" w:type="pct"/>
            <w:tcBorders>
              <w:top w:val="single" w:sz="4" w:space="0" w:color="auto"/>
              <w:bottom w:val="single" w:sz="4" w:space="0" w:color="auto"/>
              <w:right w:val="single" w:sz="4" w:space="0" w:color="auto"/>
            </w:tcBorders>
            <w:vAlign w:val="top"/>
          </w:tcPr>
          <w:p w14:paraId="6AC23BB9" w14:textId="77777777" w:rsidR="001D5826"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occupational health and safety risks due to physical, chemical, biological and psychosocial hazards (including violence and harassment) throughout the project </w:t>
            </w:r>
            <w:proofErr w:type="gramStart"/>
            <w:r w:rsidRPr="005E36C8">
              <w:rPr>
                <w:caps w:val="0"/>
                <w:color w:val="4D4D4C"/>
                <w:sz w:val="20"/>
                <w:szCs w:val="20"/>
              </w:rPr>
              <w:t>life-cycle</w:t>
            </w:r>
            <w:proofErr w:type="gramEnd"/>
            <w:r w:rsidRPr="005E36C8">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387A0F02"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1154009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D9EA1A9" w14:textId="77777777" w:rsidR="001D5826" w:rsidRPr="00B97128" w:rsidRDefault="00620877" w:rsidP="00992AF1">
            <w:pPr>
              <w:rPr>
                <w:caps/>
                <w:color w:val="auto"/>
                <w:sz w:val="20"/>
                <w:szCs w:val="20"/>
              </w:rPr>
            </w:pPr>
            <w:sdt>
              <w:sdtPr>
                <w:rPr>
                  <w:caps/>
                  <w:color w:val="auto"/>
                  <w:sz w:val="20"/>
                  <w:szCs w:val="20"/>
                </w:rPr>
                <w:id w:val="1908725998"/>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4E2BE81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C9ED8EA" w14:textId="77777777" w:rsidR="001D5826" w:rsidRDefault="001D5826" w:rsidP="00992AF1">
            <w:pPr>
              <w:pStyle w:val="TablesHeadingGSCyan"/>
              <w:framePr w:hSpace="0" w:wrap="auto" w:vAnchor="margin" w:hAnchor="text" w:yAlign="inline"/>
              <w:rPr>
                <w:rStyle w:val="SmartLink1"/>
                <w:sz w:val="20"/>
              </w:rPr>
            </w:pPr>
            <w:r>
              <w:rPr>
                <w:rStyle w:val="SmartLink1"/>
                <w:sz w:val="20"/>
              </w:rPr>
              <w:t>P.6.1.9 |</w:t>
            </w:r>
          </w:p>
        </w:tc>
        <w:tc>
          <w:tcPr>
            <w:tcW w:w="3285" w:type="pct"/>
            <w:tcBorders>
              <w:top w:val="single" w:sz="4" w:space="0" w:color="auto"/>
              <w:bottom w:val="single" w:sz="4" w:space="0" w:color="auto"/>
              <w:right w:val="single" w:sz="4" w:space="0" w:color="auto"/>
            </w:tcBorders>
            <w:vAlign w:val="top"/>
          </w:tcPr>
          <w:p w14:paraId="34F45955"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C55293">
              <w:rPr>
                <w:caps w:val="0"/>
                <w:color w:val="4D4D4C"/>
                <w:sz w:val="20"/>
                <w:szCs w:val="20"/>
              </w:rPr>
              <w:t>measures to protect vulnerable project workers from harassment, exploitation, and gender-based violence (GBV)?</w:t>
            </w:r>
            <w:r>
              <w:rPr>
                <w:caps w:val="0"/>
                <w:color w:val="4D4D4C"/>
                <w:sz w:val="20"/>
                <w:szCs w:val="20"/>
              </w:rPr>
              <w:t xml:space="preserve"> T</w:t>
            </w:r>
            <w:r w:rsidRPr="00C55293">
              <w:rPr>
                <w:caps w:val="0"/>
                <w:color w:val="4D4D4C"/>
                <w:sz w:val="20"/>
                <w:szCs w:val="20"/>
              </w:rPr>
              <w:t>his includes women, people with disabilities, migrant workers, and young workers.</w:t>
            </w:r>
          </w:p>
        </w:tc>
        <w:tc>
          <w:tcPr>
            <w:tcW w:w="953" w:type="pct"/>
            <w:tcBorders>
              <w:top w:val="single" w:sz="4" w:space="0" w:color="auto"/>
              <w:left w:val="single" w:sz="4" w:space="0" w:color="auto"/>
              <w:bottom w:val="single" w:sz="4" w:space="0" w:color="auto"/>
            </w:tcBorders>
            <w:vAlign w:val="top"/>
          </w:tcPr>
          <w:p w14:paraId="1D13E0EE" w14:textId="77777777" w:rsidR="001D5826" w:rsidRPr="00B97128" w:rsidDel="00A63097" w:rsidRDefault="00620877" w:rsidP="00992AF1">
            <w:pPr>
              <w:rPr>
                <w:caps/>
                <w:color w:val="auto"/>
                <w:sz w:val="20"/>
                <w:szCs w:val="20"/>
              </w:rPr>
            </w:pPr>
            <w:sdt>
              <w:sdtPr>
                <w:rPr>
                  <w:caps/>
                  <w:color w:val="auto"/>
                  <w:sz w:val="20"/>
                  <w:szCs w:val="20"/>
                </w:rPr>
                <w:id w:val="-209221957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1EA8D624" w14:textId="77777777" w:rsidR="001D5826" w:rsidRPr="00B97128" w:rsidRDefault="00620877" w:rsidP="00992AF1">
            <w:pPr>
              <w:rPr>
                <w:caps/>
                <w:color w:val="auto"/>
                <w:sz w:val="20"/>
                <w:szCs w:val="20"/>
              </w:rPr>
            </w:pPr>
            <w:sdt>
              <w:sdtPr>
                <w:rPr>
                  <w:caps/>
                  <w:color w:val="auto"/>
                  <w:sz w:val="20"/>
                  <w:szCs w:val="20"/>
                </w:rPr>
                <w:id w:val="226657035"/>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7D7F069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5737900" w14:textId="77777777" w:rsidR="001D5826" w:rsidRPr="00EB74A5" w:rsidRDefault="001D5826" w:rsidP="00992AF1">
            <w:pPr>
              <w:pStyle w:val="TablesHeadingGSCyan"/>
              <w:framePr w:hSpace="0" w:wrap="auto" w:vAnchor="margin" w:hAnchor="text" w:yAlign="inline"/>
              <w:rPr>
                <w:rStyle w:val="SmartLink1"/>
                <w:sz w:val="18"/>
                <w:szCs w:val="22"/>
              </w:rPr>
            </w:pPr>
            <w:r w:rsidRPr="00EB74A5">
              <w:rPr>
                <w:rStyle w:val="SmartLink1"/>
                <w:sz w:val="18"/>
                <w:szCs w:val="22"/>
              </w:rPr>
              <w:t>P.6.1.10 |</w:t>
            </w:r>
          </w:p>
        </w:tc>
        <w:tc>
          <w:tcPr>
            <w:tcW w:w="3285" w:type="pct"/>
            <w:tcBorders>
              <w:top w:val="single" w:sz="4" w:space="0" w:color="auto"/>
              <w:bottom w:val="single" w:sz="4" w:space="0" w:color="auto"/>
              <w:right w:val="single" w:sz="4" w:space="0" w:color="auto"/>
            </w:tcBorders>
            <w:vAlign w:val="top"/>
          </w:tcPr>
          <w:p w14:paraId="39F5A2C8"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3D7567">
              <w:rPr>
                <w:caps w:val="0"/>
                <w:color w:val="4D4D4C"/>
                <w:sz w:val="20"/>
                <w:szCs w:val="20"/>
              </w:rPr>
              <w:t xml:space="preserve">grievance mechanism </w:t>
            </w:r>
            <w:proofErr w:type="gramStart"/>
            <w:r w:rsidRPr="003D7567">
              <w:rPr>
                <w:caps w:val="0"/>
                <w:color w:val="4D4D4C"/>
                <w:sz w:val="20"/>
                <w:szCs w:val="20"/>
              </w:rPr>
              <w:t>available</w:t>
            </w:r>
            <w:proofErr w:type="gramEnd"/>
            <w:r w:rsidRPr="003D7567">
              <w:rPr>
                <w:caps w:val="0"/>
                <w:color w:val="4D4D4C"/>
                <w:sz w:val="20"/>
                <w:szCs w:val="20"/>
              </w:rPr>
              <w:t xml:space="preserve"> for workers to voice workplace concerns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1F72ABD3" w14:textId="77777777" w:rsidR="001D5826" w:rsidRPr="00B97128" w:rsidDel="00A63097" w:rsidRDefault="00620877" w:rsidP="00992AF1">
            <w:pPr>
              <w:rPr>
                <w:caps/>
                <w:color w:val="auto"/>
                <w:sz w:val="20"/>
                <w:szCs w:val="20"/>
              </w:rPr>
            </w:pPr>
            <w:sdt>
              <w:sdtPr>
                <w:rPr>
                  <w:caps/>
                  <w:color w:val="auto"/>
                  <w:sz w:val="20"/>
                  <w:szCs w:val="20"/>
                </w:rPr>
                <w:id w:val="-151044248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0D3676FA" w14:textId="77777777" w:rsidR="001D5826" w:rsidRPr="00B97128" w:rsidRDefault="00620877" w:rsidP="00992AF1">
            <w:pPr>
              <w:rPr>
                <w:caps/>
                <w:color w:val="auto"/>
                <w:sz w:val="20"/>
                <w:szCs w:val="20"/>
              </w:rPr>
            </w:pPr>
            <w:sdt>
              <w:sdtPr>
                <w:rPr>
                  <w:caps/>
                  <w:color w:val="auto"/>
                  <w:sz w:val="20"/>
                  <w:szCs w:val="20"/>
                </w:rPr>
                <w:id w:val="-834833021"/>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47D8807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D2C0042" w14:textId="77777777" w:rsidR="001D5826" w:rsidRPr="00EB74A5" w:rsidRDefault="001D5826" w:rsidP="00992AF1">
            <w:pPr>
              <w:pStyle w:val="TablesHeadingGSCyan"/>
              <w:framePr w:hSpace="0" w:wrap="auto" w:vAnchor="margin" w:hAnchor="text" w:yAlign="inline"/>
              <w:rPr>
                <w:rStyle w:val="SmartLink1"/>
                <w:sz w:val="18"/>
                <w:szCs w:val="22"/>
              </w:rPr>
            </w:pPr>
            <w:r>
              <w:rPr>
                <w:rStyle w:val="SmartLink1"/>
                <w:sz w:val="18"/>
                <w:szCs w:val="22"/>
              </w:rPr>
              <w:t>P.6.1.11 |</w:t>
            </w:r>
          </w:p>
        </w:tc>
        <w:tc>
          <w:tcPr>
            <w:tcW w:w="3285" w:type="pct"/>
            <w:tcBorders>
              <w:top w:val="single" w:sz="4" w:space="0" w:color="auto"/>
              <w:bottom w:val="single" w:sz="4" w:space="0" w:color="auto"/>
              <w:right w:val="single" w:sz="4" w:space="0" w:color="auto"/>
            </w:tcBorders>
            <w:vAlign w:val="top"/>
          </w:tcPr>
          <w:p w14:paraId="6C12A922" w14:textId="77777777" w:rsidR="001D5826" w:rsidRPr="003D7567"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442457">
              <w:rPr>
                <w:caps w:val="0"/>
                <w:color w:val="4D4D4C"/>
                <w:sz w:val="20"/>
                <w:szCs w:val="20"/>
              </w:rPr>
              <w:t>measures for due diligence and the establishment of policies and procedures to manage and monitor the performance of third-party employees in the project?</w:t>
            </w:r>
          </w:p>
        </w:tc>
        <w:tc>
          <w:tcPr>
            <w:tcW w:w="953" w:type="pct"/>
            <w:tcBorders>
              <w:top w:val="single" w:sz="4" w:space="0" w:color="auto"/>
              <w:left w:val="single" w:sz="4" w:space="0" w:color="auto"/>
              <w:bottom w:val="single" w:sz="4" w:space="0" w:color="auto"/>
            </w:tcBorders>
            <w:vAlign w:val="top"/>
          </w:tcPr>
          <w:p w14:paraId="22EF704B" w14:textId="77777777" w:rsidR="001D5826" w:rsidRPr="00B97128" w:rsidDel="00A63097" w:rsidRDefault="00620877" w:rsidP="00992AF1">
            <w:pPr>
              <w:rPr>
                <w:caps/>
                <w:color w:val="auto"/>
                <w:sz w:val="20"/>
                <w:szCs w:val="20"/>
              </w:rPr>
            </w:pPr>
            <w:sdt>
              <w:sdtPr>
                <w:rPr>
                  <w:caps/>
                  <w:color w:val="auto"/>
                  <w:sz w:val="20"/>
                  <w:szCs w:val="20"/>
                </w:rPr>
                <w:id w:val="-197991438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56B3B94C" w14:textId="77777777" w:rsidR="001D5826" w:rsidRPr="00B97128" w:rsidRDefault="00620877" w:rsidP="00992AF1">
            <w:pPr>
              <w:rPr>
                <w:caps/>
                <w:color w:val="auto"/>
                <w:sz w:val="20"/>
                <w:szCs w:val="20"/>
              </w:rPr>
            </w:pPr>
            <w:sdt>
              <w:sdtPr>
                <w:rPr>
                  <w:caps/>
                  <w:color w:val="auto"/>
                  <w:sz w:val="20"/>
                  <w:szCs w:val="20"/>
                </w:rPr>
                <w:id w:val="1866783778"/>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3B81A9B9" w14:textId="77777777" w:rsidTr="00992AF1">
        <w:trPr>
          <w:trHeight w:val="364"/>
        </w:trPr>
        <w:tc>
          <w:tcPr>
            <w:tcW w:w="5000" w:type="pct"/>
            <w:gridSpan w:val="3"/>
            <w:tcBorders>
              <w:top w:val="single" w:sz="4" w:space="0" w:color="auto"/>
              <w:bottom w:val="single" w:sz="4" w:space="0" w:color="auto"/>
            </w:tcBorders>
            <w:noWrap/>
            <w:vAlign w:val="top"/>
          </w:tcPr>
          <w:p w14:paraId="57C4FF44" w14:textId="77777777" w:rsidR="001D5826" w:rsidRPr="00F5760E" w:rsidRDefault="001D5826" w:rsidP="00992AF1">
            <w:pPr>
              <w:pStyle w:val="TablesHeadingGSCyan"/>
              <w:framePr w:hSpace="0" w:wrap="auto" w:vAnchor="margin" w:hAnchor="text" w:yAlign="inline"/>
              <w:spacing w:line="276" w:lineRule="auto"/>
              <w:rPr>
                <w:caps w:val="0"/>
                <w:sz w:val="20"/>
                <w:szCs w:val="22"/>
              </w:rPr>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25A3EEF8" w14:textId="77777777" w:rsidTr="00992AF1">
        <w:trPr>
          <w:trHeight w:val="448"/>
        </w:trPr>
        <w:tc>
          <w:tcPr>
            <w:tcW w:w="5000" w:type="pct"/>
            <w:gridSpan w:val="3"/>
            <w:tcBorders>
              <w:top w:val="single" w:sz="4" w:space="0" w:color="auto"/>
            </w:tcBorders>
            <w:shd w:val="clear" w:color="auto" w:fill="E6E5E5" w:themeFill="background2"/>
            <w:noWrap/>
            <w:vAlign w:val="top"/>
          </w:tcPr>
          <w:p w14:paraId="7858E5C3"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 xml:space="preserve">The project developer does not involve any forced </w:t>
            </w:r>
            <w:proofErr w:type="spellStart"/>
            <w:r w:rsidRPr="00DF1B3C">
              <w:rPr>
                <w:i/>
                <w:iCs/>
                <w:caps w:val="0"/>
                <w:color w:val="4D4D4C"/>
                <w:sz w:val="20"/>
                <w:szCs w:val="20"/>
              </w:rPr>
              <w:t>labour</w:t>
            </w:r>
            <w:proofErr w:type="spellEnd"/>
            <w:r w:rsidRPr="00DF1B3C">
              <w:rPr>
                <w:i/>
                <w:iCs/>
                <w:caps w:val="0"/>
                <w:color w:val="4D4D4C"/>
                <w:sz w:val="20"/>
                <w:szCs w:val="20"/>
              </w:rPr>
              <w:t xml:space="preserve"> and will ensure that all</w:t>
            </w:r>
          </w:p>
          <w:p w14:paraId="05735597" w14:textId="6B237DF9"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proofErr w:type="gramStart"/>
            <w:r w:rsidRPr="00DF1B3C">
              <w:rPr>
                <w:i/>
                <w:iCs/>
                <w:caps w:val="0"/>
                <w:color w:val="4D4D4C"/>
                <w:sz w:val="20"/>
                <w:szCs w:val="20"/>
              </w:rPr>
              <w:t>employment</w:t>
            </w:r>
            <w:proofErr w:type="gramEnd"/>
            <w:r w:rsidRPr="00DF1B3C">
              <w:rPr>
                <w:i/>
                <w:iCs/>
                <w:caps w:val="0"/>
                <w:color w:val="4D4D4C"/>
                <w:sz w:val="20"/>
                <w:szCs w:val="20"/>
              </w:rPr>
              <w:t xml:space="preserve"> </w:t>
            </w:r>
            <w:proofErr w:type="gramStart"/>
            <w:r w:rsidRPr="00DF1B3C">
              <w:rPr>
                <w:i/>
                <w:iCs/>
                <w:caps w:val="0"/>
                <w:color w:val="4D4D4C"/>
                <w:sz w:val="20"/>
                <w:szCs w:val="20"/>
              </w:rPr>
              <w:t>is in compliance with</w:t>
            </w:r>
            <w:proofErr w:type="gramEnd"/>
            <w:r w:rsidRPr="00DF1B3C">
              <w:rPr>
                <w:i/>
                <w:iCs/>
                <w:caps w:val="0"/>
                <w:color w:val="4D4D4C"/>
                <w:sz w:val="20"/>
                <w:szCs w:val="20"/>
              </w:rPr>
              <w:t xml:space="preserve"> local </w:t>
            </w:r>
            <w:proofErr w:type="spellStart"/>
            <w:r w:rsidRPr="00DF1B3C">
              <w:rPr>
                <w:i/>
                <w:iCs/>
                <w:caps w:val="0"/>
                <w:color w:val="4D4D4C"/>
                <w:sz w:val="20"/>
                <w:szCs w:val="20"/>
              </w:rPr>
              <w:t>labour</w:t>
            </w:r>
            <w:proofErr w:type="spellEnd"/>
            <w:r w:rsidRPr="00DF1B3C">
              <w:rPr>
                <w:i/>
                <w:iCs/>
                <w:caps w:val="0"/>
                <w:color w:val="4D4D4C"/>
                <w:sz w:val="20"/>
                <w:szCs w:val="20"/>
              </w:rPr>
              <w:t xml:space="preserve"> regulations and laws.</w:t>
            </w:r>
            <w:r>
              <w:rPr>
                <w:i/>
                <w:iCs/>
                <w:caps w:val="0"/>
                <w:color w:val="4D4D4C"/>
                <w:sz w:val="20"/>
                <w:szCs w:val="20"/>
              </w:rPr>
              <w:t xml:space="preserve"> </w:t>
            </w:r>
            <w:r w:rsidRPr="00DF1B3C">
              <w:rPr>
                <w:i/>
                <w:iCs/>
                <w:caps w:val="0"/>
                <w:color w:val="4D4D4C"/>
                <w:sz w:val="20"/>
                <w:szCs w:val="20"/>
              </w:rPr>
              <w:t xml:space="preserve">Meaning, </w:t>
            </w:r>
            <w:r w:rsidR="00475682">
              <w:rPr>
                <w:i/>
                <w:iCs/>
                <w:caps w:val="0"/>
                <w:color w:val="4D4D4C"/>
                <w:sz w:val="20"/>
                <w:szCs w:val="20"/>
              </w:rPr>
              <w:t>Man and Man Enterprise</w:t>
            </w:r>
            <w:r w:rsidRPr="00DF1B3C">
              <w:rPr>
                <w:i/>
                <w:iCs/>
                <w:caps w:val="0"/>
                <w:color w:val="4D4D4C"/>
                <w:sz w:val="20"/>
                <w:szCs w:val="20"/>
              </w:rPr>
              <w:t>s is</w:t>
            </w:r>
          </w:p>
          <w:p w14:paraId="34A73D20"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opposed to all forms of modern slavery (slavery, servitude, forced or compulsory human</w:t>
            </w:r>
          </w:p>
          <w:p w14:paraId="0EE0C21B"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labor, human trafficking, child labor, debt bondage and deceptive recruiting for labor),</w:t>
            </w:r>
          </w:p>
          <w:p w14:paraId="5F83323D" w14:textId="048FE63F"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 xml:space="preserve">according to </w:t>
            </w:r>
            <w:r w:rsidR="00475682">
              <w:rPr>
                <w:i/>
                <w:iCs/>
                <w:caps w:val="0"/>
                <w:color w:val="4D4D4C"/>
                <w:sz w:val="20"/>
                <w:szCs w:val="20"/>
              </w:rPr>
              <w:t>Man and Man Enterprise</w:t>
            </w:r>
            <w:r w:rsidRPr="00DF1B3C">
              <w:rPr>
                <w:i/>
                <w:iCs/>
                <w:caps w:val="0"/>
                <w:color w:val="4D4D4C"/>
                <w:sz w:val="20"/>
                <w:szCs w:val="20"/>
              </w:rPr>
              <w:t xml:space="preserve">s Code of Conduct. </w:t>
            </w:r>
            <w:proofErr w:type="gramStart"/>
            <w:r w:rsidR="00475682">
              <w:rPr>
                <w:i/>
                <w:iCs/>
                <w:caps w:val="0"/>
                <w:color w:val="4D4D4C"/>
                <w:sz w:val="20"/>
                <w:szCs w:val="20"/>
              </w:rPr>
              <w:t>Man</w:t>
            </w:r>
            <w:proofErr w:type="gramEnd"/>
            <w:r w:rsidR="00475682">
              <w:rPr>
                <w:i/>
                <w:iCs/>
                <w:caps w:val="0"/>
                <w:color w:val="4D4D4C"/>
                <w:sz w:val="20"/>
                <w:szCs w:val="20"/>
              </w:rPr>
              <w:t xml:space="preserve"> and Man Enterprise</w:t>
            </w:r>
            <w:r w:rsidRPr="00DF1B3C">
              <w:rPr>
                <w:i/>
                <w:iCs/>
                <w:caps w:val="0"/>
                <w:color w:val="4D4D4C"/>
                <w:sz w:val="20"/>
                <w:szCs w:val="20"/>
              </w:rPr>
              <w:t>s conducts a high-level assessment and audit</w:t>
            </w:r>
          </w:p>
          <w:p w14:paraId="472B4359" w14:textId="2613D94C"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 xml:space="preserve">of the modern slavery risks regarding to </w:t>
            </w:r>
            <w:r w:rsidR="00475682">
              <w:rPr>
                <w:i/>
                <w:iCs/>
                <w:caps w:val="0"/>
                <w:color w:val="4D4D4C"/>
                <w:sz w:val="20"/>
                <w:szCs w:val="20"/>
              </w:rPr>
              <w:t>Man and Man Enterprise</w:t>
            </w:r>
            <w:r w:rsidRPr="00DF1B3C">
              <w:rPr>
                <w:i/>
                <w:iCs/>
                <w:caps w:val="0"/>
                <w:color w:val="4D4D4C"/>
                <w:sz w:val="20"/>
                <w:szCs w:val="20"/>
              </w:rPr>
              <w:t>s key partners and/or suppliers as well</w:t>
            </w:r>
          </w:p>
          <w:p w14:paraId="61C38A77" w14:textId="77777777" w:rsidR="001D5826" w:rsidRPr="00F5760E" w:rsidRDefault="001D5826" w:rsidP="00992AF1">
            <w:pPr>
              <w:pStyle w:val="TablesHeadingGSCyan"/>
              <w:framePr w:hSpace="0" w:wrap="auto" w:vAnchor="margin" w:hAnchor="text" w:yAlign="inline"/>
              <w:spacing w:line="276" w:lineRule="auto"/>
            </w:pPr>
            <w:r w:rsidRPr="00DF1B3C">
              <w:rPr>
                <w:i/>
                <w:iCs/>
                <w:caps w:val="0"/>
                <w:color w:val="4D4D4C"/>
                <w:sz w:val="20"/>
                <w:szCs w:val="20"/>
              </w:rPr>
              <w:t>as their own supply chains.</w:t>
            </w:r>
          </w:p>
        </w:tc>
      </w:tr>
      <w:tr w:rsidR="001D5826" w:rsidRPr="009909AD" w14:paraId="0AFB0863" w14:textId="77777777" w:rsidTr="00992AF1">
        <w:trPr>
          <w:trHeight w:val="364"/>
        </w:trPr>
        <w:tc>
          <w:tcPr>
            <w:tcW w:w="5000" w:type="pct"/>
            <w:gridSpan w:val="3"/>
            <w:tcBorders>
              <w:top w:val="single" w:sz="4" w:space="0" w:color="auto"/>
              <w:bottom w:val="single" w:sz="4" w:space="0" w:color="auto"/>
            </w:tcBorders>
            <w:noWrap/>
            <w:vAlign w:val="top"/>
          </w:tcPr>
          <w:p w14:paraId="1D135D9D" w14:textId="77777777" w:rsidR="001D5826" w:rsidRPr="009909AD" w:rsidRDefault="001D5826" w:rsidP="00992AF1">
            <w:pPr>
              <w:pStyle w:val="TablesHeadingGSCyan"/>
              <w:framePr w:hSpace="0" w:wrap="auto" w:vAnchor="margin" w:hAnchor="text" w:yAlign="inline"/>
              <w:spacing w:line="276" w:lineRule="auto"/>
              <w:rPr>
                <w:i/>
                <w:iCs/>
              </w:rPr>
            </w:pPr>
            <w:r w:rsidRPr="0062597E">
              <w:rPr>
                <w:rStyle w:val="SmartLink1"/>
              </w:rPr>
              <w:t>P.6.2 |Negative Economic Consequences</w:t>
            </w:r>
          </w:p>
        </w:tc>
      </w:tr>
      <w:tr w:rsidR="001D5826" w:rsidRPr="009909AD" w14:paraId="6656461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B7D61DB" w14:textId="77777777" w:rsidR="001D5826" w:rsidRPr="00CA5C23" w:rsidDel="0062597E" w:rsidRDefault="001D5826" w:rsidP="00992AF1">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t>P.6.2.1 |</w:t>
            </w:r>
          </w:p>
        </w:tc>
        <w:tc>
          <w:tcPr>
            <w:tcW w:w="3285" w:type="pct"/>
            <w:tcBorders>
              <w:top w:val="single" w:sz="4" w:space="0" w:color="auto"/>
              <w:left w:val="single" w:sz="4" w:space="0" w:color="auto"/>
              <w:bottom w:val="single" w:sz="4" w:space="0" w:color="auto"/>
              <w:right w:val="single" w:sz="4" w:space="0" w:color="auto"/>
            </w:tcBorders>
          </w:tcPr>
          <w:p w14:paraId="741FE89F" w14:textId="77777777" w:rsidR="001D5826" w:rsidRPr="0062597E" w:rsidDel="0062597E" w:rsidRDefault="001D5826" w:rsidP="00992AF1">
            <w:pPr>
              <w:pStyle w:val="TablesHeadingGSCyan"/>
              <w:framePr w:hSpace="0" w:wrap="auto" w:vAnchor="margin" w:hAnchor="text" w:yAlign="inline"/>
              <w:rPr>
                <w:rStyle w:val="SmartLink1"/>
              </w:rPr>
            </w:pPr>
            <w:r w:rsidRPr="00AC7499">
              <w:rPr>
                <w:caps w:val="0"/>
                <w:color w:val="4D4D4C"/>
                <w:sz w:val="20"/>
                <w:szCs w:val="20"/>
              </w:rPr>
              <w:t>Is there a risk of project failure during implementation or after project certification due to a lack of financial resources?</w:t>
            </w:r>
          </w:p>
        </w:tc>
        <w:tc>
          <w:tcPr>
            <w:tcW w:w="953" w:type="pct"/>
            <w:tcBorders>
              <w:top w:val="single" w:sz="4" w:space="0" w:color="auto"/>
              <w:left w:val="single" w:sz="4" w:space="0" w:color="auto"/>
              <w:bottom w:val="single" w:sz="4" w:space="0" w:color="auto"/>
            </w:tcBorders>
            <w:vAlign w:val="top"/>
          </w:tcPr>
          <w:p w14:paraId="072C0258" w14:textId="77777777" w:rsidR="001D5826" w:rsidRPr="005E36C8" w:rsidDel="00A63097" w:rsidRDefault="00620877" w:rsidP="00992AF1">
            <w:pPr>
              <w:rPr>
                <w:caps/>
                <w:sz w:val="20"/>
                <w:szCs w:val="20"/>
              </w:rPr>
            </w:pPr>
            <w:sdt>
              <w:sdtPr>
                <w:rPr>
                  <w:caps/>
                  <w:sz w:val="20"/>
                  <w:szCs w:val="20"/>
                </w:rPr>
                <w:id w:val="1946959105"/>
                <w14:checkbox>
                  <w14:checked w14:val="0"/>
                  <w14:checkedState w14:val="2612" w14:font="MS Gothic"/>
                  <w14:uncheckedState w14:val="2610" w14:font="MS Gothic"/>
                </w14:checkbox>
              </w:sdtPr>
              <w:sdtEndPr/>
              <w:sdtContent>
                <w:r w:rsidR="001D5826">
                  <w:rPr>
                    <w:rFonts w:ascii="MS Gothic" w:eastAsia="MS Gothic" w:hAnsi="MS Gothic" w:hint="eastAsia"/>
                    <w:caps/>
                    <w:sz w:val="20"/>
                    <w:szCs w:val="20"/>
                  </w:rPr>
                  <w:t>☐</w:t>
                </w:r>
              </w:sdtContent>
            </w:sdt>
            <w:r w:rsidR="001D5826" w:rsidRPr="00EB74A5" w:rsidDel="00A63097">
              <w:rPr>
                <w:caps/>
                <w:sz w:val="20"/>
                <w:szCs w:val="20"/>
              </w:rPr>
              <w:t xml:space="preserve"> YES</w:t>
            </w:r>
          </w:p>
          <w:p w14:paraId="3E6290B5" w14:textId="77777777" w:rsidR="001D5826" w:rsidRPr="0062597E" w:rsidDel="0062597E" w:rsidRDefault="00620877" w:rsidP="00992AF1">
            <w:pPr>
              <w:rPr>
                <w:rStyle w:val="SmartLink1"/>
              </w:rPr>
            </w:pPr>
            <w:sdt>
              <w:sdtPr>
                <w:rPr>
                  <w:rFonts w:asciiTheme="minorHAnsi" w:hAnsiTheme="minorHAnsi"/>
                  <w:caps/>
                  <w:color w:val="00B9BD" w:themeColor="hyperlink"/>
                  <w:sz w:val="20"/>
                  <w:szCs w:val="20"/>
                  <w:u w:val="single"/>
                  <w:shd w:val="clear" w:color="auto" w:fill="E1DFDD"/>
                </w:rPr>
                <w:id w:val="-1806238343"/>
                <w14:checkbox>
                  <w14:checked w14:val="1"/>
                  <w14:checkedState w14:val="2612" w14:font="MS Gothic"/>
                  <w14:uncheckedState w14:val="2610" w14:font="MS Gothic"/>
                </w14:checkbox>
              </w:sdtPr>
              <w:sdtEndPr/>
              <w:sdtContent>
                <w:r w:rsidR="001D5826">
                  <w:rPr>
                    <w:rFonts w:ascii="MS Gothic" w:eastAsia="MS Gothic" w:hAnsi="MS Gothic" w:hint="eastAsia"/>
                    <w:caps/>
                    <w:color w:val="00B9BD" w:themeColor="hyperlink"/>
                    <w:sz w:val="20"/>
                    <w:szCs w:val="20"/>
                    <w:u w:val="single"/>
                    <w:shd w:val="clear" w:color="auto" w:fill="E1DFDD"/>
                  </w:rPr>
                  <w:t>☒</w:t>
                </w:r>
              </w:sdtContent>
            </w:sdt>
            <w:r w:rsidR="001D5826" w:rsidRPr="005E36C8" w:rsidDel="00A63097">
              <w:rPr>
                <w:caps/>
                <w:sz w:val="20"/>
                <w:szCs w:val="20"/>
              </w:rPr>
              <w:t xml:space="preserve"> NO</w:t>
            </w:r>
          </w:p>
        </w:tc>
      </w:tr>
      <w:tr w:rsidR="001D5826" w:rsidRPr="009909AD" w14:paraId="4BD36E1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6CB03F9" w14:textId="77777777" w:rsidR="001D5826" w:rsidRPr="00CA5C23" w:rsidDel="0062597E" w:rsidRDefault="001D5826" w:rsidP="00992AF1">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t>P.6.2.2 |</w:t>
            </w:r>
          </w:p>
        </w:tc>
        <w:tc>
          <w:tcPr>
            <w:tcW w:w="3285" w:type="pct"/>
            <w:tcBorders>
              <w:top w:val="single" w:sz="4" w:space="0" w:color="auto"/>
              <w:left w:val="single" w:sz="4" w:space="0" w:color="auto"/>
              <w:bottom w:val="single" w:sz="4" w:space="0" w:color="auto"/>
              <w:right w:val="single" w:sz="4" w:space="0" w:color="auto"/>
            </w:tcBorders>
          </w:tcPr>
          <w:p w14:paraId="05641C5C" w14:textId="77777777" w:rsidR="001D5826" w:rsidRPr="004E718B" w:rsidRDefault="001D5826" w:rsidP="00992AF1">
            <w:pPr>
              <w:pStyle w:val="TablesHeadingGSCyan"/>
              <w:framePr w:hSpace="0" w:wrap="auto" w:vAnchor="margin" w:hAnchor="text" w:yAlign="inline"/>
              <w:rPr>
                <w:caps w:val="0"/>
                <w:color w:val="4D4D4C"/>
                <w:sz w:val="20"/>
                <w:szCs w:val="20"/>
              </w:rPr>
            </w:pPr>
            <w:r w:rsidRPr="004E718B">
              <w:rPr>
                <w:caps w:val="0"/>
                <w:color w:val="4D4D4C"/>
                <w:sz w:val="20"/>
                <w:szCs w:val="20"/>
              </w:rPr>
              <w:t xml:space="preserve">Does the project have </w:t>
            </w:r>
            <w:r>
              <w:rPr>
                <w:caps w:val="0"/>
                <w:color w:val="4D4D4C"/>
                <w:sz w:val="20"/>
                <w:szCs w:val="20"/>
              </w:rPr>
              <w:t xml:space="preserve">potential </w:t>
            </w:r>
            <w:r w:rsidRPr="004E718B">
              <w:rPr>
                <w:caps w:val="0"/>
                <w:color w:val="4D4D4C"/>
                <w:sz w:val="20"/>
                <w:szCs w:val="20"/>
              </w:rPr>
              <w:t>negative impacts or pose a risk to the local economy?</w:t>
            </w:r>
          </w:p>
        </w:tc>
        <w:tc>
          <w:tcPr>
            <w:tcW w:w="953" w:type="pct"/>
            <w:tcBorders>
              <w:top w:val="single" w:sz="4" w:space="0" w:color="auto"/>
              <w:left w:val="single" w:sz="4" w:space="0" w:color="auto"/>
              <w:bottom w:val="single" w:sz="4" w:space="0" w:color="auto"/>
            </w:tcBorders>
            <w:vAlign w:val="top"/>
          </w:tcPr>
          <w:p w14:paraId="6CA0B209" w14:textId="77777777" w:rsidR="001D5826" w:rsidRPr="005E36C8" w:rsidDel="00A63097" w:rsidRDefault="00620877" w:rsidP="00992AF1">
            <w:pPr>
              <w:rPr>
                <w:caps/>
                <w:sz w:val="20"/>
                <w:szCs w:val="20"/>
              </w:rPr>
            </w:pPr>
            <w:sdt>
              <w:sdtPr>
                <w:rPr>
                  <w:caps/>
                  <w:sz w:val="20"/>
                  <w:szCs w:val="20"/>
                </w:rPr>
                <w:id w:val="1841888649"/>
                <w14:checkbox>
                  <w14:checked w14:val="0"/>
                  <w14:checkedState w14:val="2612" w14:font="MS Gothic"/>
                  <w14:uncheckedState w14:val="2610" w14:font="MS Gothic"/>
                </w14:checkbox>
              </w:sdtPr>
              <w:sdtEndPr/>
              <w:sdtContent>
                <w:r w:rsidR="001D5826">
                  <w:rPr>
                    <w:rFonts w:ascii="MS Gothic" w:eastAsia="MS Gothic" w:hAnsi="MS Gothic" w:hint="eastAsia"/>
                    <w:caps/>
                    <w:sz w:val="20"/>
                    <w:szCs w:val="20"/>
                  </w:rPr>
                  <w:t>☐</w:t>
                </w:r>
              </w:sdtContent>
            </w:sdt>
            <w:r w:rsidR="001D5826" w:rsidRPr="00EB74A5" w:rsidDel="00A63097">
              <w:rPr>
                <w:caps/>
                <w:sz w:val="20"/>
                <w:szCs w:val="20"/>
              </w:rPr>
              <w:t xml:space="preserve"> YES</w:t>
            </w:r>
          </w:p>
          <w:p w14:paraId="6BDB0172" w14:textId="77777777" w:rsidR="001D5826" w:rsidRPr="00EB74A5" w:rsidRDefault="00620877" w:rsidP="00992AF1">
            <w:pPr>
              <w:rPr>
                <w:caps/>
                <w:sz w:val="20"/>
                <w:szCs w:val="20"/>
              </w:rPr>
            </w:pPr>
            <w:sdt>
              <w:sdtPr>
                <w:rPr>
                  <w:caps/>
                  <w:sz w:val="20"/>
                  <w:szCs w:val="20"/>
                </w:rPr>
                <w:id w:val="-442684293"/>
                <w14:checkbox>
                  <w14:checked w14:val="1"/>
                  <w14:checkedState w14:val="2612" w14:font="MS Gothic"/>
                  <w14:uncheckedState w14:val="2610" w14:font="MS Gothic"/>
                </w14:checkbox>
              </w:sdtPr>
              <w:sdtEndPr/>
              <w:sdtContent>
                <w:r w:rsidR="001D5826">
                  <w:rPr>
                    <w:rFonts w:ascii="MS Gothic" w:eastAsia="MS Gothic" w:hAnsi="MS Gothic" w:hint="eastAsia"/>
                    <w:caps/>
                    <w:sz w:val="20"/>
                    <w:szCs w:val="20"/>
                  </w:rPr>
                  <w:t>☒</w:t>
                </w:r>
              </w:sdtContent>
            </w:sdt>
            <w:r w:rsidR="001D5826" w:rsidRPr="005E36C8" w:rsidDel="00A63097">
              <w:rPr>
                <w:caps/>
                <w:sz w:val="20"/>
                <w:szCs w:val="20"/>
              </w:rPr>
              <w:t xml:space="preserve"> NO</w:t>
            </w:r>
          </w:p>
        </w:tc>
      </w:tr>
      <w:tr w:rsidR="001D5826" w:rsidRPr="009909AD" w14:paraId="6C56424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93470E9" w14:textId="77777777" w:rsidR="001D5826" w:rsidRPr="00CA5C23" w:rsidDel="0062597E" w:rsidRDefault="001D5826" w:rsidP="00992AF1">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lastRenderedPageBreak/>
              <w:t>P.6.2.2 |</w:t>
            </w:r>
          </w:p>
        </w:tc>
        <w:tc>
          <w:tcPr>
            <w:tcW w:w="3285" w:type="pct"/>
            <w:tcBorders>
              <w:top w:val="single" w:sz="4" w:space="0" w:color="auto"/>
              <w:left w:val="single" w:sz="4" w:space="0" w:color="auto"/>
              <w:bottom w:val="single" w:sz="4" w:space="0" w:color="auto"/>
              <w:right w:val="single" w:sz="4" w:space="0" w:color="auto"/>
            </w:tcBorders>
          </w:tcPr>
          <w:p w14:paraId="3BDC3F5C" w14:textId="77777777" w:rsidR="001D5826" w:rsidRDefault="001D5826" w:rsidP="00992AF1">
            <w:pPr>
              <w:pStyle w:val="TablesHeadingGSCyan"/>
              <w:framePr w:hSpace="0" w:wrap="auto" w:vAnchor="margin" w:hAnchor="text" w:yAlign="inline"/>
            </w:pPr>
            <w:r w:rsidRPr="00CA5C23">
              <w:rPr>
                <w:caps w:val="0"/>
                <w:color w:val="4D4D4C"/>
                <w:sz w:val="20"/>
                <w:szCs w:val="20"/>
              </w:rPr>
              <w:t xml:space="preserve">Are there any potential risks or negative impacts this project may have on vulnerable or </w:t>
            </w:r>
            <w:proofErr w:type="spellStart"/>
            <w:r w:rsidRPr="00CA5C23">
              <w:rPr>
                <w:caps w:val="0"/>
                <w:color w:val="4D4D4C"/>
                <w:sz w:val="20"/>
                <w:szCs w:val="20"/>
              </w:rPr>
              <w:t>marginali</w:t>
            </w:r>
            <w:r>
              <w:rPr>
                <w:caps w:val="0"/>
                <w:color w:val="4D4D4C"/>
                <w:sz w:val="20"/>
                <w:szCs w:val="20"/>
              </w:rPr>
              <w:t>s</w:t>
            </w:r>
            <w:r w:rsidRPr="00CA5C23">
              <w:rPr>
                <w:caps w:val="0"/>
                <w:color w:val="4D4D4C"/>
                <w:sz w:val="20"/>
                <w:szCs w:val="20"/>
              </w:rPr>
              <w:t>ed</w:t>
            </w:r>
            <w:proofErr w:type="spellEnd"/>
            <w:r w:rsidRPr="00CA5C23">
              <w:rPr>
                <w:caps w:val="0"/>
                <w:color w:val="4D4D4C"/>
                <w:sz w:val="20"/>
                <w:szCs w:val="20"/>
              </w:rPr>
              <w:t xml:space="preserve"> social groups, despite the benefits it may bring?</w:t>
            </w:r>
          </w:p>
        </w:tc>
        <w:tc>
          <w:tcPr>
            <w:tcW w:w="953" w:type="pct"/>
            <w:tcBorders>
              <w:top w:val="single" w:sz="4" w:space="0" w:color="auto"/>
              <w:left w:val="single" w:sz="4" w:space="0" w:color="auto"/>
              <w:bottom w:val="single" w:sz="4" w:space="0" w:color="auto"/>
            </w:tcBorders>
            <w:vAlign w:val="top"/>
          </w:tcPr>
          <w:p w14:paraId="0B77866A" w14:textId="77777777" w:rsidR="001D5826" w:rsidRPr="005E36C8" w:rsidDel="00A63097" w:rsidRDefault="00620877" w:rsidP="00992AF1">
            <w:pPr>
              <w:rPr>
                <w:caps/>
                <w:sz w:val="20"/>
                <w:szCs w:val="20"/>
              </w:rPr>
            </w:pPr>
            <w:sdt>
              <w:sdtPr>
                <w:rPr>
                  <w:caps/>
                  <w:sz w:val="20"/>
                  <w:szCs w:val="20"/>
                </w:rPr>
                <w:id w:val="-1124307257"/>
                <w14:checkbox>
                  <w14:checked w14:val="0"/>
                  <w14:checkedState w14:val="2612" w14:font="MS Gothic"/>
                  <w14:uncheckedState w14:val="2610" w14:font="MS Gothic"/>
                </w14:checkbox>
              </w:sdtPr>
              <w:sdtEndPr/>
              <w:sdtContent>
                <w:r w:rsidR="001D5826">
                  <w:rPr>
                    <w:rFonts w:ascii="MS Gothic" w:eastAsia="MS Gothic" w:hAnsi="MS Gothic" w:hint="eastAsia"/>
                    <w:caps/>
                    <w:sz w:val="20"/>
                    <w:szCs w:val="20"/>
                  </w:rPr>
                  <w:t>☐</w:t>
                </w:r>
              </w:sdtContent>
            </w:sdt>
            <w:r w:rsidR="001D5826" w:rsidRPr="00EB74A5" w:rsidDel="00A63097">
              <w:rPr>
                <w:caps/>
                <w:sz w:val="20"/>
                <w:szCs w:val="20"/>
              </w:rPr>
              <w:t xml:space="preserve"> YES</w:t>
            </w:r>
          </w:p>
          <w:p w14:paraId="036C49C2" w14:textId="77777777" w:rsidR="001D5826" w:rsidRPr="00AC7499" w:rsidRDefault="00620877" w:rsidP="00992AF1">
            <w:pPr>
              <w:rPr>
                <w:caps/>
                <w:sz w:val="20"/>
                <w:szCs w:val="20"/>
              </w:rPr>
            </w:pPr>
            <w:sdt>
              <w:sdtPr>
                <w:rPr>
                  <w:caps/>
                  <w:sz w:val="20"/>
                  <w:szCs w:val="20"/>
                </w:rPr>
                <w:id w:val="883689487"/>
                <w14:checkbox>
                  <w14:checked w14:val="1"/>
                  <w14:checkedState w14:val="2612" w14:font="MS Gothic"/>
                  <w14:uncheckedState w14:val="2610" w14:font="MS Gothic"/>
                </w14:checkbox>
              </w:sdtPr>
              <w:sdtEndPr/>
              <w:sdtContent>
                <w:r w:rsidR="001D5826">
                  <w:rPr>
                    <w:rFonts w:ascii="MS Gothic" w:eastAsia="MS Gothic" w:hAnsi="MS Gothic" w:hint="eastAsia"/>
                    <w:caps/>
                    <w:sz w:val="20"/>
                    <w:szCs w:val="20"/>
                  </w:rPr>
                  <w:t>☒</w:t>
                </w:r>
              </w:sdtContent>
            </w:sdt>
            <w:r w:rsidR="001D5826" w:rsidRPr="005E36C8" w:rsidDel="00A63097">
              <w:rPr>
                <w:caps/>
                <w:sz w:val="20"/>
                <w:szCs w:val="20"/>
              </w:rPr>
              <w:t xml:space="preserve"> NO</w:t>
            </w:r>
          </w:p>
        </w:tc>
      </w:tr>
      <w:tr w:rsidR="001D5826" w:rsidRPr="009909AD" w14:paraId="530F8F49" w14:textId="77777777" w:rsidTr="00992AF1">
        <w:trPr>
          <w:trHeight w:val="364"/>
        </w:trPr>
        <w:tc>
          <w:tcPr>
            <w:tcW w:w="5000" w:type="pct"/>
            <w:gridSpan w:val="3"/>
            <w:tcBorders>
              <w:top w:val="single" w:sz="4" w:space="0" w:color="auto"/>
              <w:bottom w:val="single" w:sz="4" w:space="0" w:color="auto"/>
            </w:tcBorders>
            <w:noWrap/>
            <w:vAlign w:val="top"/>
          </w:tcPr>
          <w:p w14:paraId="4438D350" w14:textId="77777777" w:rsidR="001D5826" w:rsidRPr="0062597E" w:rsidDel="0062597E"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812804" w14:paraId="05C536E6"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6F8BA97" w14:textId="77777777" w:rsidR="001D5826" w:rsidRPr="00DF1B3C" w:rsidRDefault="001D5826" w:rsidP="00992AF1">
            <w:pPr>
              <w:pStyle w:val="TablesHeadingGSCyan"/>
              <w:framePr w:hSpace="0" w:wrap="auto" w:vAnchor="margin" w:hAnchor="text" w:yAlign="inline"/>
              <w:spacing w:line="276" w:lineRule="auto"/>
              <w:rPr>
                <w:i/>
                <w:iCs/>
                <w:caps w:val="0"/>
                <w:color w:val="515151" w:themeColor="text1"/>
                <w:sz w:val="20"/>
                <w:szCs w:val="22"/>
              </w:rPr>
            </w:pPr>
            <w:r w:rsidRPr="00DF1B3C">
              <w:rPr>
                <w:i/>
                <w:iCs/>
                <w:caps w:val="0"/>
                <w:color w:val="515151" w:themeColor="text1"/>
                <w:sz w:val="20"/>
                <w:szCs w:val="22"/>
              </w:rPr>
              <w:t xml:space="preserve">As demonstrated in the PDD, </w:t>
            </w:r>
            <w:r>
              <w:rPr>
                <w:i/>
                <w:iCs/>
                <w:caps w:val="0"/>
                <w:color w:val="515151" w:themeColor="text1"/>
                <w:sz w:val="20"/>
                <w:szCs w:val="22"/>
              </w:rPr>
              <w:t>t</w:t>
            </w:r>
            <w:r w:rsidRPr="00DF1B3C">
              <w:rPr>
                <w:i/>
                <w:iCs/>
                <w:caps w:val="0"/>
                <w:color w:val="515151" w:themeColor="text1"/>
                <w:sz w:val="20"/>
                <w:szCs w:val="22"/>
              </w:rPr>
              <w:t xml:space="preserve">he project will generate income for both the </w:t>
            </w:r>
            <w:proofErr w:type="gramStart"/>
            <w:r w:rsidRPr="00DF1B3C">
              <w:rPr>
                <w:i/>
                <w:iCs/>
                <w:caps w:val="0"/>
                <w:color w:val="515151" w:themeColor="text1"/>
                <w:sz w:val="20"/>
                <w:szCs w:val="22"/>
              </w:rPr>
              <w:t>local</w:t>
            </w:r>
            <w:proofErr w:type="gramEnd"/>
          </w:p>
          <w:p w14:paraId="5F1AE8E1" w14:textId="77777777" w:rsidR="001D5826" w:rsidRPr="00DF1B3C" w:rsidRDefault="001D5826" w:rsidP="00992AF1">
            <w:pPr>
              <w:pStyle w:val="TablesHeadingGSCyan"/>
              <w:framePr w:hSpace="0" w:wrap="auto" w:vAnchor="margin" w:hAnchor="text" w:yAlign="inline"/>
              <w:spacing w:line="276" w:lineRule="auto"/>
              <w:rPr>
                <w:i/>
                <w:iCs/>
                <w:caps w:val="0"/>
                <w:color w:val="515151" w:themeColor="text1"/>
                <w:sz w:val="20"/>
                <w:szCs w:val="22"/>
              </w:rPr>
            </w:pPr>
            <w:r w:rsidRPr="00DF1B3C">
              <w:rPr>
                <w:i/>
                <w:iCs/>
                <w:caps w:val="0"/>
                <w:color w:val="515151" w:themeColor="text1"/>
                <w:sz w:val="20"/>
                <w:szCs w:val="22"/>
              </w:rPr>
              <w:t>community and the project developers, helping to secure financial viability throughout the</w:t>
            </w:r>
          </w:p>
          <w:p w14:paraId="2664D828" w14:textId="77777777" w:rsidR="001D5826" w:rsidRPr="00812804" w:rsidRDefault="001D5826" w:rsidP="00992AF1">
            <w:pPr>
              <w:rPr>
                <w:i/>
                <w:iCs/>
                <w:color w:val="515151" w:themeColor="text1"/>
              </w:rPr>
            </w:pPr>
            <w:r w:rsidRPr="00DF1B3C">
              <w:rPr>
                <w:i/>
                <w:iCs/>
                <w:color w:val="515151" w:themeColor="text1"/>
                <w:sz w:val="20"/>
                <w:szCs w:val="22"/>
              </w:rPr>
              <w:t>project’s lifecycle.</w:t>
            </w:r>
          </w:p>
        </w:tc>
      </w:tr>
      <w:tr w:rsidR="001D5826" w:rsidRPr="005E36C8" w14:paraId="667327A3" w14:textId="77777777" w:rsidTr="00992AF1">
        <w:trPr>
          <w:trHeight w:val="364"/>
        </w:trPr>
        <w:tc>
          <w:tcPr>
            <w:tcW w:w="5000" w:type="pct"/>
            <w:gridSpan w:val="3"/>
            <w:tcBorders>
              <w:top w:val="single" w:sz="4" w:space="0" w:color="auto"/>
              <w:bottom w:val="single" w:sz="4" w:space="0" w:color="auto"/>
            </w:tcBorders>
            <w:noWrap/>
            <w:vAlign w:val="top"/>
          </w:tcPr>
          <w:p w14:paraId="79D7CA27" w14:textId="77777777" w:rsidR="001D5826" w:rsidRPr="005E36C8" w:rsidRDefault="001D5826" w:rsidP="00992AF1">
            <w:r w:rsidRPr="005E36C8">
              <w:rPr>
                <w:b/>
                <w:bCs/>
                <w:color w:val="00B9BD" w:themeColor="accent1"/>
                <w:sz w:val="20"/>
                <w:szCs w:val="22"/>
              </w:rPr>
              <w:t>Would the project involve or lead to:</w:t>
            </w:r>
          </w:p>
        </w:tc>
      </w:tr>
      <w:tr w:rsidR="001D5826" w:rsidRPr="005E36C8" w14:paraId="69FE87D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AC48096"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C41B2B">
              <w:rPr>
                <w:rStyle w:val="SmartLink1"/>
                <w:sz w:val="20"/>
                <w:szCs w:val="20"/>
              </w:rPr>
              <w:t>P.6.2.2 |</w:t>
            </w:r>
          </w:p>
        </w:tc>
        <w:tc>
          <w:tcPr>
            <w:tcW w:w="3285" w:type="pct"/>
            <w:tcBorders>
              <w:top w:val="single" w:sz="4" w:space="0" w:color="auto"/>
              <w:bottom w:val="single" w:sz="4" w:space="0" w:color="auto"/>
              <w:right w:val="single" w:sz="4" w:space="0" w:color="auto"/>
            </w:tcBorders>
            <w:vAlign w:val="top"/>
          </w:tcPr>
          <w:p w14:paraId="0F85FBAC"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economic impacts (negative</w:t>
            </w:r>
            <w:r>
              <w:rPr>
                <w:caps w:val="0"/>
                <w:color w:val="4D4D4C"/>
                <w:sz w:val="20"/>
                <w:szCs w:val="20"/>
              </w:rPr>
              <w:t>/detrimental</w:t>
            </w:r>
            <w:r w:rsidRPr="005E36C8">
              <w:rPr>
                <w:caps w:val="0"/>
                <w:color w:val="4D4D4C"/>
                <w:sz w:val="20"/>
                <w:szCs w:val="20"/>
              </w:rPr>
              <w:t>) to the local economy?</w:t>
            </w:r>
          </w:p>
        </w:tc>
        <w:tc>
          <w:tcPr>
            <w:tcW w:w="953" w:type="pct"/>
            <w:tcBorders>
              <w:top w:val="single" w:sz="4" w:space="0" w:color="auto"/>
              <w:left w:val="single" w:sz="4" w:space="0" w:color="auto"/>
              <w:bottom w:val="single" w:sz="4" w:space="0" w:color="auto"/>
            </w:tcBorders>
            <w:vAlign w:val="top"/>
          </w:tcPr>
          <w:p w14:paraId="2214AEA8"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2710866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E7D2D37" w14:textId="77777777" w:rsidR="001D5826" w:rsidRPr="00B97128" w:rsidDel="00A63097" w:rsidRDefault="00620877" w:rsidP="00992AF1">
            <w:pPr>
              <w:rPr>
                <w:color w:val="auto"/>
              </w:rPr>
            </w:pPr>
            <w:sdt>
              <w:sdtPr>
                <w:rPr>
                  <w:caps/>
                  <w:color w:val="auto"/>
                  <w:sz w:val="20"/>
                  <w:szCs w:val="20"/>
                </w:rPr>
                <w:id w:val="141914032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733C43B6" w14:textId="77777777" w:rsidR="001D5826" w:rsidRPr="00B97128" w:rsidRDefault="00620877" w:rsidP="00992AF1">
            <w:pPr>
              <w:rPr>
                <w:color w:val="auto"/>
              </w:rPr>
            </w:pPr>
            <w:sdt>
              <w:sdtPr>
                <w:rPr>
                  <w:caps/>
                  <w:color w:val="auto"/>
                  <w:sz w:val="20"/>
                  <w:szCs w:val="20"/>
                </w:rPr>
                <w:id w:val="2031835126"/>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7CD998E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4AD299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C41B2B">
              <w:rPr>
                <w:rStyle w:val="SmartLink1"/>
                <w:sz w:val="20"/>
                <w:szCs w:val="20"/>
              </w:rPr>
              <w:t>P.6.2.2 |</w:t>
            </w:r>
          </w:p>
        </w:tc>
        <w:tc>
          <w:tcPr>
            <w:tcW w:w="3285" w:type="pct"/>
            <w:tcBorders>
              <w:top w:val="single" w:sz="4" w:space="0" w:color="auto"/>
              <w:bottom w:val="single" w:sz="4" w:space="0" w:color="auto"/>
              <w:right w:val="single" w:sz="4" w:space="0" w:color="auto"/>
            </w:tcBorders>
            <w:vAlign w:val="top"/>
          </w:tcPr>
          <w:p w14:paraId="6220E5A2"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negative economic consequences during and after project implementation, e.g., for vulnerable and </w:t>
            </w:r>
            <w:proofErr w:type="spellStart"/>
            <w:r w:rsidRPr="005E36C8">
              <w:rPr>
                <w:caps w:val="0"/>
                <w:color w:val="4D4D4C"/>
                <w:sz w:val="20"/>
                <w:szCs w:val="20"/>
              </w:rPr>
              <w:t>marginali</w:t>
            </w:r>
            <w:r>
              <w:rPr>
                <w:caps w:val="0"/>
                <w:color w:val="4D4D4C"/>
                <w:sz w:val="20"/>
                <w:szCs w:val="20"/>
              </w:rPr>
              <w:t>s</w:t>
            </w:r>
            <w:r w:rsidRPr="005E36C8">
              <w:rPr>
                <w:caps w:val="0"/>
                <w:color w:val="4D4D4C"/>
                <w:sz w:val="20"/>
                <w:szCs w:val="20"/>
              </w:rPr>
              <w:t>ed</w:t>
            </w:r>
            <w:proofErr w:type="spellEnd"/>
            <w:r w:rsidRPr="005E36C8">
              <w:rPr>
                <w:caps w:val="0"/>
                <w:color w:val="4D4D4C"/>
                <w:sz w:val="20"/>
                <w:szCs w:val="20"/>
              </w:rPr>
              <w:t xml:space="preserve"> social groups in targeted communities?</w:t>
            </w:r>
          </w:p>
        </w:tc>
        <w:tc>
          <w:tcPr>
            <w:tcW w:w="953" w:type="pct"/>
            <w:tcBorders>
              <w:top w:val="single" w:sz="4" w:space="0" w:color="auto"/>
              <w:left w:val="single" w:sz="4" w:space="0" w:color="auto"/>
              <w:bottom w:val="single" w:sz="4" w:space="0" w:color="auto"/>
            </w:tcBorders>
            <w:vAlign w:val="top"/>
          </w:tcPr>
          <w:p w14:paraId="23167403"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9654674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F6D49BE" w14:textId="77777777" w:rsidR="001D5826" w:rsidRPr="00B97128" w:rsidDel="00A63097" w:rsidRDefault="00620877" w:rsidP="00992AF1">
            <w:pPr>
              <w:rPr>
                <w:color w:val="auto"/>
              </w:rPr>
            </w:pPr>
            <w:sdt>
              <w:sdtPr>
                <w:rPr>
                  <w:caps/>
                  <w:color w:val="auto"/>
                  <w:sz w:val="20"/>
                  <w:szCs w:val="20"/>
                </w:rPr>
                <w:id w:val="202458662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EB2CFC6" w14:textId="77777777" w:rsidR="001D5826" w:rsidRPr="00B97128" w:rsidRDefault="00620877" w:rsidP="00992AF1">
            <w:pPr>
              <w:rPr>
                <w:color w:val="auto"/>
              </w:rPr>
            </w:pPr>
            <w:sdt>
              <w:sdtPr>
                <w:rPr>
                  <w:caps/>
                  <w:color w:val="auto"/>
                  <w:sz w:val="20"/>
                  <w:szCs w:val="20"/>
                </w:rPr>
                <w:id w:val="1995062919"/>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3B454518" w14:textId="77777777" w:rsidTr="00992AF1">
        <w:trPr>
          <w:trHeight w:val="364"/>
        </w:trPr>
        <w:tc>
          <w:tcPr>
            <w:tcW w:w="5000" w:type="pct"/>
            <w:gridSpan w:val="3"/>
            <w:tcBorders>
              <w:top w:val="single" w:sz="4" w:space="0" w:color="auto"/>
              <w:bottom w:val="single" w:sz="4" w:space="0" w:color="auto"/>
            </w:tcBorders>
            <w:noWrap/>
            <w:vAlign w:val="top"/>
          </w:tcPr>
          <w:p w14:paraId="42CC8634" w14:textId="77777777" w:rsidR="001D5826" w:rsidRPr="005E36C8" w:rsidRDefault="001D5826" w:rsidP="00992AF1">
            <w:pPr>
              <w:pStyle w:val="TablesHeadingGSCyan"/>
              <w:framePr w:hSpace="0" w:wrap="auto" w:vAnchor="margin" w:hAnchor="text" w:yAlign="inline"/>
              <w:spacing w:line="276" w:lineRule="auto"/>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4A82C0AC" w14:textId="77777777" w:rsidTr="00992AF1">
        <w:trPr>
          <w:trHeight w:val="766"/>
        </w:trPr>
        <w:tc>
          <w:tcPr>
            <w:tcW w:w="5000" w:type="pct"/>
            <w:gridSpan w:val="3"/>
            <w:tcBorders>
              <w:top w:val="single" w:sz="4" w:space="0" w:color="auto"/>
            </w:tcBorders>
            <w:shd w:val="clear" w:color="auto" w:fill="E6E5E5" w:themeFill="background2"/>
            <w:noWrap/>
            <w:vAlign w:val="top"/>
          </w:tcPr>
          <w:p w14:paraId="6B787924" w14:textId="549E56F2"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As d</w:t>
            </w:r>
            <w:r w:rsidR="00255655">
              <w:rPr>
                <w:i/>
                <w:iCs/>
                <w:caps w:val="0"/>
                <w:color w:val="4D4D4C"/>
                <w:sz w:val="20"/>
                <w:szCs w:val="20"/>
              </w:rPr>
              <w:t xml:space="preserve">ocumented </w:t>
            </w:r>
            <w:r w:rsidRPr="00DF1B3C">
              <w:rPr>
                <w:i/>
                <w:iCs/>
                <w:caps w:val="0"/>
                <w:color w:val="4D4D4C"/>
                <w:sz w:val="20"/>
                <w:szCs w:val="20"/>
              </w:rPr>
              <w:t xml:space="preserve"> </w:t>
            </w:r>
            <w:r w:rsidR="00255655">
              <w:rPr>
                <w:i/>
                <w:iCs/>
                <w:caps w:val="0"/>
                <w:color w:val="4D4D4C"/>
                <w:sz w:val="20"/>
                <w:szCs w:val="20"/>
              </w:rPr>
              <w:t xml:space="preserve">in </w:t>
            </w:r>
            <w:r w:rsidRPr="00DF1B3C">
              <w:rPr>
                <w:i/>
                <w:iCs/>
                <w:caps w:val="0"/>
                <w:color w:val="4D4D4C"/>
                <w:sz w:val="20"/>
                <w:szCs w:val="20"/>
              </w:rPr>
              <w:t xml:space="preserve"> the PDD, the project developer states that the</w:t>
            </w:r>
          </w:p>
          <w:p w14:paraId="07CC489A"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project is expected to have a positive economic impact; it will benefit the economy through</w:t>
            </w:r>
          </w:p>
          <w:p w14:paraId="4309EC6D"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job creations and cooking fuel expenses reduction, according to the description of the</w:t>
            </w:r>
          </w:p>
          <w:p w14:paraId="6EBFD914" w14:textId="77777777" w:rsidR="001D5826" w:rsidRDefault="001D5826" w:rsidP="00992AF1">
            <w:pPr>
              <w:pStyle w:val="TablesHeadingGSCyan"/>
              <w:framePr w:hSpace="0" w:wrap="auto" w:vAnchor="margin" w:hAnchor="text" w:yAlign="inline"/>
              <w:spacing w:line="276" w:lineRule="auto"/>
              <w:rPr>
                <w:rStyle w:val="SmartLink1"/>
              </w:rPr>
            </w:pPr>
            <w:r w:rsidRPr="00DF1B3C">
              <w:rPr>
                <w:i/>
                <w:iCs/>
                <w:caps w:val="0"/>
                <w:color w:val="4D4D4C"/>
                <w:sz w:val="20"/>
                <w:szCs w:val="20"/>
              </w:rPr>
              <w:t>project.</w:t>
            </w:r>
          </w:p>
          <w:p w14:paraId="50F7B90B" w14:textId="77777777" w:rsidR="001D5826" w:rsidRPr="00203AA5" w:rsidRDefault="001D5826" w:rsidP="00992AF1">
            <w:pPr>
              <w:pStyle w:val="TablesHeadingGSCyan"/>
              <w:framePr w:hSpace="0" w:wrap="auto" w:vAnchor="margin" w:hAnchor="text" w:yAlign="inline"/>
              <w:spacing w:line="276" w:lineRule="auto"/>
              <w:rPr>
                <w:caps w:val="0"/>
                <w:color w:val="515151" w:themeColor="text1"/>
                <w:sz w:val="20"/>
                <w:szCs w:val="22"/>
              </w:rPr>
            </w:pPr>
          </w:p>
        </w:tc>
      </w:tr>
      <w:tr w:rsidR="001D5826" w:rsidRPr="00595650" w14:paraId="7F15E19E" w14:textId="77777777" w:rsidTr="00992AF1">
        <w:trPr>
          <w:trHeight w:val="364"/>
        </w:trPr>
        <w:tc>
          <w:tcPr>
            <w:tcW w:w="5000" w:type="pct"/>
            <w:gridSpan w:val="3"/>
            <w:tcBorders>
              <w:top w:val="single" w:sz="4" w:space="0" w:color="auto"/>
              <w:bottom w:val="single" w:sz="4" w:space="0" w:color="auto"/>
            </w:tcBorders>
            <w:noWrap/>
            <w:vAlign w:val="top"/>
          </w:tcPr>
          <w:p w14:paraId="152672FC" w14:textId="77777777" w:rsidR="001D5826" w:rsidRPr="00595650" w:rsidRDefault="001D5826" w:rsidP="00992AF1">
            <w:pPr>
              <w:pStyle w:val="TablesHeadingGSCyan"/>
              <w:framePr w:hSpace="0" w:wrap="auto" w:vAnchor="margin" w:hAnchor="text" w:yAlign="inline"/>
              <w:spacing w:line="276" w:lineRule="auto"/>
              <w:rPr>
                <w:b/>
                <w:bCs/>
              </w:rPr>
            </w:pPr>
            <w:r w:rsidRPr="003F265B">
              <w:rPr>
                <w:rStyle w:val="SmartLink1"/>
              </w:rPr>
              <w:t>P.7 |</w:t>
            </w:r>
            <w:r w:rsidRPr="003F265B">
              <w:rPr>
                <w:rStyle w:val="SmartLink1"/>
                <w:b/>
                <w:bCs/>
              </w:rPr>
              <w:t>Climate and Energy</w:t>
            </w:r>
          </w:p>
        </w:tc>
      </w:tr>
      <w:tr w:rsidR="001D5826" w:rsidRPr="00595650" w14:paraId="38D0F7DC" w14:textId="77777777" w:rsidTr="00992AF1">
        <w:trPr>
          <w:trHeight w:val="364"/>
        </w:trPr>
        <w:tc>
          <w:tcPr>
            <w:tcW w:w="5000" w:type="pct"/>
            <w:gridSpan w:val="3"/>
            <w:tcBorders>
              <w:top w:val="single" w:sz="4" w:space="0" w:color="auto"/>
              <w:bottom w:val="single" w:sz="4" w:space="0" w:color="auto"/>
            </w:tcBorders>
            <w:noWrap/>
            <w:vAlign w:val="top"/>
          </w:tcPr>
          <w:p w14:paraId="057D73D2" w14:textId="77777777" w:rsidR="001D5826" w:rsidRPr="00595650" w:rsidRDefault="001D5826" w:rsidP="00992AF1">
            <w:pPr>
              <w:pStyle w:val="TablesHeadingGSCyan"/>
              <w:framePr w:hSpace="0" w:wrap="auto" w:vAnchor="margin" w:hAnchor="text" w:yAlign="inline"/>
              <w:spacing w:line="276" w:lineRule="auto"/>
              <w:rPr>
                <w:i/>
                <w:iCs/>
              </w:rPr>
            </w:pPr>
            <w:r w:rsidRPr="003F265B">
              <w:rPr>
                <w:rStyle w:val="SmartLink1"/>
              </w:rPr>
              <w:t>P.7.1 |GHG Emissions</w:t>
            </w:r>
          </w:p>
        </w:tc>
      </w:tr>
      <w:tr w:rsidR="001D5826" w:rsidRPr="00595650" w14:paraId="69766A1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3C19215" w14:textId="77777777" w:rsidR="001D5826" w:rsidRPr="003F265B" w:rsidRDefault="001D5826" w:rsidP="00992AF1">
            <w:pPr>
              <w:pStyle w:val="TablesHeadingGSCyan"/>
              <w:framePr w:hSpace="0" w:wrap="auto" w:vAnchor="margin" w:hAnchor="text" w:yAlign="inline"/>
              <w:spacing w:line="276" w:lineRule="auto"/>
              <w:rPr>
                <w:rStyle w:val="SmartLink1"/>
              </w:rPr>
            </w:pPr>
            <w:r w:rsidRPr="006514B0">
              <w:rPr>
                <w:rStyle w:val="SmartLink1"/>
                <w:sz w:val="20"/>
                <w:szCs w:val="20"/>
              </w:rPr>
              <w:t>P.7.1.1 |</w:t>
            </w:r>
          </w:p>
        </w:tc>
        <w:tc>
          <w:tcPr>
            <w:tcW w:w="3285" w:type="pct"/>
            <w:tcBorders>
              <w:top w:val="single" w:sz="4" w:space="0" w:color="auto"/>
              <w:left w:val="single" w:sz="4" w:space="0" w:color="auto"/>
              <w:bottom w:val="single" w:sz="4" w:space="0" w:color="auto"/>
              <w:right w:val="single" w:sz="4" w:space="0" w:color="auto"/>
            </w:tcBorders>
          </w:tcPr>
          <w:p w14:paraId="740DFD54" w14:textId="77777777" w:rsidR="001D5826" w:rsidRPr="003F265B" w:rsidRDefault="001D5826" w:rsidP="00992AF1">
            <w:pPr>
              <w:pStyle w:val="TablesHeadingGSCyan"/>
              <w:framePr w:hSpace="0" w:wrap="auto" w:vAnchor="margin" w:hAnchor="text" w:yAlign="inline"/>
              <w:rPr>
                <w:rStyle w:val="SmartLink1"/>
              </w:rPr>
            </w:pPr>
            <w:r w:rsidRPr="000700B1">
              <w:rPr>
                <w:caps w:val="0"/>
                <w:color w:val="4D4D4C"/>
                <w:sz w:val="20"/>
                <w:szCs w:val="20"/>
              </w:rPr>
              <w:t>Does the project have a risk of increasing greenhouse gas emissions over the Baseline Scenario</w:t>
            </w:r>
            <w:r>
              <w:rPr>
                <w:caps w:val="0"/>
                <w:color w:val="4D4D4C"/>
                <w:sz w:val="20"/>
                <w:szCs w:val="20"/>
              </w:rPr>
              <w:t>?</w:t>
            </w:r>
          </w:p>
        </w:tc>
        <w:tc>
          <w:tcPr>
            <w:tcW w:w="953" w:type="pct"/>
            <w:tcBorders>
              <w:top w:val="single" w:sz="4" w:space="0" w:color="auto"/>
              <w:left w:val="single" w:sz="4" w:space="0" w:color="auto"/>
              <w:bottom w:val="single" w:sz="4" w:space="0" w:color="auto"/>
            </w:tcBorders>
          </w:tcPr>
          <w:p w14:paraId="57BC6737" w14:textId="77777777" w:rsidR="001D5826" w:rsidRPr="005E36C8" w:rsidDel="00A63097" w:rsidRDefault="00620877" w:rsidP="00992AF1">
            <w:pPr>
              <w:rPr>
                <w:caps/>
                <w:sz w:val="20"/>
                <w:szCs w:val="20"/>
              </w:rPr>
            </w:pPr>
            <w:sdt>
              <w:sdtPr>
                <w:rPr>
                  <w:caps/>
                  <w:sz w:val="20"/>
                  <w:szCs w:val="20"/>
                </w:rPr>
                <w:id w:val="333111439"/>
                <w14:checkbox>
                  <w14:checked w14:val="0"/>
                  <w14:checkedState w14:val="2612" w14:font="MS Gothic"/>
                  <w14:uncheckedState w14:val="2610" w14:font="MS Gothic"/>
                </w14:checkbox>
              </w:sdtPr>
              <w:sdtEndPr/>
              <w:sdtContent>
                <w:r w:rsidR="001D5826">
                  <w:rPr>
                    <w:rFonts w:ascii="MS Gothic" w:eastAsia="MS Gothic" w:hAnsi="MS Gothic" w:hint="eastAsia"/>
                    <w:caps/>
                    <w:sz w:val="20"/>
                    <w:szCs w:val="20"/>
                  </w:rPr>
                  <w:t>☐</w:t>
                </w:r>
              </w:sdtContent>
            </w:sdt>
            <w:r w:rsidR="001D5826" w:rsidRPr="00EB74A5" w:rsidDel="00A63097">
              <w:rPr>
                <w:caps/>
                <w:sz w:val="20"/>
                <w:szCs w:val="20"/>
              </w:rPr>
              <w:t xml:space="preserve"> YES</w:t>
            </w:r>
          </w:p>
          <w:p w14:paraId="71D091CD" w14:textId="77777777" w:rsidR="001D5826" w:rsidRPr="003F265B" w:rsidRDefault="00620877" w:rsidP="00992AF1">
            <w:pPr>
              <w:rPr>
                <w:rStyle w:val="SmartLink1"/>
              </w:rPr>
            </w:pPr>
            <w:sdt>
              <w:sdtPr>
                <w:rPr>
                  <w:rFonts w:asciiTheme="minorHAnsi" w:hAnsiTheme="minorHAnsi"/>
                  <w:caps/>
                  <w:color w:val="00B9BD" w:themeColor="hyperlink"/>
                  <w:sz w:val="20"/>
                  <w:szCs w:val="20"/>
                  <w:u w:val="single"/>
                  <w:shd w:val="clear" w:color="auto" w:fill="E1DFDD"/>
                </w:rPr>
                <w:id w:val="1222798099"/>
                <w14:checkbox>
                  <w14:checked w14:val="1"/>
                  <w14:checkedState w14:val="2612" w14:font="MS Gothic"/>
                  <w14:uncheckedState w14:val="2610" w14:font="MS Gothic"/>
                </w14:checkbox>
              </w:sdtPr>
              <w:sdtEndPr/>
              <w:sdtContent>
                <w:r w:rsidR="001D5826">
                  <w:rPr>
                    <w:rFonts w:ascii="MS Gothic" w:eastAsia="MS Gothic" w:hAnsi="MS Gothic" w:hint="eastAsia"/>
                    <w:caps/>
                    <w:color w:val="00B9BD" w:themeColor="hyperlink"/>
                    <w:sz w:val="20"/>
                    <w:szCs w:val="20"/>
                    <w:u w:val="single"/>
                    <w:shd w:val="clear" w:color="auto" w:fill="E1DFDD"/>
                  </w:rPr>
                  <w:t>☒</w:t>
                </w:r>
              </w:sdtContent>
            </w:sdt>
            <w:r w:rsidR="001D5826" w:rsidRPr="005E36C8" w:rsidDel="00A63097">
              <w:rPr>
                <w:caps/>
                <w:sz w:val="20"/>
                <w:szCs w:val="20"/>
              </w:rPr>
              <w:t xml:space="preserve"> NO</w:t>
            </w:r>
          </w:p>
        </w:tc>
      </w:tr>
      <w:tr w:rsidR="001D5826" w:rsidRPr="00595650" w14:paraId="342E41FF" w14:textId="77777777" w:rsidTr="00992AF1">
        <w:trPr>
          <w:trHeight w:val="364"/>
        </w:trPr>
        <w:tc>
          <w:tcPr>
            <w:tcW w:w="5000" w:type="pct"/>
            <w:gridSpan w:val="3"/>
            <w:tcBorders>
              <w:top w:val="single" w:sz="4" w:space="0" w:color="auto"/>
              <w:bottom w:val="single" w:sz="4" w:space="0" w:color="auto"/>
            </w:tcBorders>
            <w:noWrap/>
            <w:vAlign w:val="top"/>
          </w:tcPr>
          <w:p w14:paraId="7ED10809" w14:textId="77777777" w:rsidR="001D5826" w:rsidRPr="00AC7499" w:rsidRDefault="001D5826" w:rsidP="00992AF1">
            <w:pPr>
              <w:pStyle w:val="TablesHeadingGSCyan"/>
              <w:framePr w:hSpace="0" w:wrap="auto" w:vAnchor="margin" w:hAnchor="text" w:yAlign="inline"/>
              <w:spacing w:line="276" w:lineRule="auto"/>
              <w:rPr>
                <w:caps w:val="0"/>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595650" w14:paraId="1648CCD8"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DA6AFDF"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The project is designed to reduce community-wide emissions through a more efficient and</w:t>
            </w:r>
          </w:p>
          <w:p w14:paraId="2EB5EEDB"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less polluting cooking method, leading to less fuel consumption and carbon intensive</w:t>
            </w:r>
          </w:p>
          <w:p w14:paraId="14991051" w14:textId="77777777" w:rsidR="001D5826" w:rsidRDefault="001D5826" w:rsidP="00992AF1">
            <w:pPr>
              <w:rPr>
                <w:caps/>
                <w:sz w:val="20"/>
                <w:szCs w:val="20"/>
              </w:rPr>
            </w:pPr>
            <w:r w:rsidRPr="00DF1B3C">
              <w:rPr>
                <w:i/>
                <w:iCs/>
                <w:sz w:val="20"/>
                <w:szCs w:val="20"/>
              </w:rPr>
              <w:t>activities.</w:t>
            </w:r>
            <w:r>
              <w:rPr>
                <w:i/>
                <w:iCs/>
                <w:sz w:val="20"/>
                <w:szCs w:val="20"/>
              </w:rPr>
              <w:t xml:space="preserve"> </w:t>
            </w:r>
          </w:p>
          <w:p w14:paraId="4F13B536" w14:textId="77777777" w:rsidR="001D5826" w:rsidRPr="00542852" w:rsidRDefault="001D5826" w:rsidP="00992AF1">
            <w:pPr>
              <w:pStyle w:val="Default"/>
              <w:rPr>
                <w:rFonts w:cs="Times New Roman (Body CS)"/>
                <w:i/>
                <w:iCs/>
                <w:color w:val="4D4D4C"/>
                <w:szCs w:val="20"/>
                <w:lang w:val="en-US"/>
                <w14:cntxtAlts/>
              </w:rPr>
            </w:pPr>
            <w:r w:rsidRPr="00542852">
              <w:rPr>
                <w:rFonts w:cs="Times New Roman (Body CS)"/>
                <w:i/>
                <w:iCs/>
                <w:color w:val="4D4D4C"/>
                <w:szCs w:val="20"/>
                <w:lang w:val="en-US"/>
                <w14:cntxtAlts/>
              </w:rPr>
              <w:t xml:space="preserve">As stated in their Code of Conduct, they commit to preserving the environment while complying with all relevant environmental laws and regulations. </w:t>
            </w:r>
          </w:p>
          <w:p w14:paraId="421BC4E4" w14:textId="77777777" w:rsidR="001D5826" w:rsidRDefault="001D5826" w:rsidP="00992AF1">
            <w:pPr>
              <w:rPr>
                <w:caps/>
                <w:sz w:val="20"/>
                <w:szCs w:val="20"/>
              </w:rPr>
            </w:pPr>
          </w:p>
          <w:p w14:paraId="3E5D245D" w14:textId="77777777" w:rsidR="001D5826" w:rsidRPr="00AC7499" w:rsidRDefault="001D5826" w:rsidP="00992AF1">
            <w:pPr>
              <w:rPr>
                <w:caps/>
                <w:sz w:val="20"/>
                <w:szCs w:val="20"/>
              </w:rPr>
            </w:pPr>
          </w:p>
        </w:tc>
      </w:tr>
      <w:tr w:rsidR="001D5826" w:rsidRPr="005E36C8" w14:paraId="1D6D07FE" w14:textId="77777777" w:rsidTr="00992AF1">
        <w:trPr>
          <w:trHeight w:val="364"/>
        </w:trPr>
        <w:tc>
          <w:tcPr>
            <w:tcW w:w="5000" w:type="pct"/>
            <w:gridSpan w:val="3"/>
            <w:tcBorders>
              <w:top w:val="single" w:sz="4" w:space="0" w:color="auto"/>
              <w:bottom w:val="single" w:sz="4" w:space="0" w:color="auto"/>
            </w:tcBorders>
            <w:noWrap/>
            <w:vAlign w:val="top"/>
          </w:tcPr>
          <w:p w14:paraId="01E731C5" w14:textId="77777777" w:rsidR="001D5826" w:rsidRPr="002D52A6" w:rsidRDefault="001D5826" w:rsidP="00992AF1">
            <w:r w:rsidRPr="002D52A6">
              <w:rPr>
                <w:color w:val="00B9BD" w:themeColor="accent1"/>
                <w:sz w:val="20"/>
                <w:szCs w:val="22"/>
              </w:rPr>
              <w:t>Would the project involve or lead to:</w:t>
            </w:r>
          </w:p>
        </w:tc>
      </w:tr>
      <w:tr w:rsidR="001D5826" w:rsidRPr="005E36C8" w14:paraId="01B4B9C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AD8624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EF0760">
              <w:rPr>
                <w:rStyle w:val="SmartLink1"/>
                <w:sz w:val="20"/>
                <w:szCs w:val="20"/>
              </w:rPr>
              <w:t>P.7.1.1 |</w:t>
            </w:r>
          </w:p>
        </w:tc>
        <w:tc>
          <w:tcPr>
            <w:tcW w:w="3285" w:type="pct"/>
            <w:tcBorders>
              <w:top w:val="single" w:sz="4" w:space="0" w:color="auto"/>
              <w:bottom w:val="single" w:sz="4" w:space="0" w:color="auto"/>
              <w:right w:val="single" w:sz="4" w:space="0" w:color="auto"/>
            </w:tcBorders>
          </w:tcPr>
          <w:p w14:paraId="5A4042AB"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increase greenhouse gas emissions over the Baseline Scenario?</w:t>
            </w:r>
          </w:p>
        </w:tc>
        <w:tc>
          <w:tcPr>
            <w:tcW w:w="953" w:type="pct"/>
            <w:tcBorders>
              <w:top w:val="single" w:sz="4" w:space="0" w:color="auto"/>
              <w:left w:val="single" w:sz="4" w:space="0" w:color="auto"/>
              <w:bottom w:val="single" w:sz="4" w:space="0" w:color="auto"/>
            </w:tcBorders>
          </w:tcPr>
          <w:p w14:paraId="6E4A8F88"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4770473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D714673" w14:textId="77777777" w:rsidR="001D5826" w:rsidRPr="005E36C8" w:rsidDel="00A63097" w:rsidRDefault="00620877" w:rsidP="00992AF1">
            <w:sdt>
              <w:sdtPr>
                <w:rPr>
                  <w:caps/>
                  <w:sz w:val="20"/>
                  <w:szCs w:val="20"/>
                </w:rPr>
                <w:id w:val="311305363"/>
                <w14:checkbox>
                  <w14:checked w14:val="0"/>
                  <w14:checkedState w14:val="2612" w14:font="MS Gothic"/>
                  <w14:uncheckedState w14:val="2610" w14:font="MS Gothic"/>
                </w14:checkbox>
              </w:sdtPr>
              <w:sdtEndPr/>
              <w:sdtContent>
                <w:r w:rsidR="001D5826">
                  <w:rPr>
                    <w:rFonts w:ascii="MS Gothic" w:eastAsia="MS Gothic" w:hAnsi="MS Gothic" w:hint="eastAsia"/>
                    <w:caps/>
                    <w:sz w:val="20"/>
                    <w:szCs w:val="20"/>
                  </w:rPr>
                  <w:t>☐</w:t>
                </w:r>
              </w:sdtContent>
            </w:sdt>
            <w:r w:rsidR="001D5826" w:rsidRPr="005E36C8" w:rsidDel="00A63097">
              <w:rPr>
                <w:caps/>
                <w:sz w:val="20"/>
                <w:szCs w:val="20"/>
              </w:rPr>
              <w:t xml:space="preserve"> POTENTIALLY</w:t>
            </w:r>
          </w:p>
          <w:p w14:paraId="3DA86EF0" w14:textId="77777777" w:rsidR="001D5826" w:rsidRPr="005E36C8" w:rsidRDefault="00620877" w:rsidP="00992AF1">
            <w:sdt>
              <w:sdtPr>
                <w:rPr>
                  <w:caps/>
                  <w:sz w:val="20"/>
                  <w:szCs w:val="20"/>
                </w:rPr>
                <w:id w:val="1902711944"/>
                <w14:checkbox>
                  <w14:checked w14:val="1"/>
                  <w14:checkedState w14:val="2612" w14:font="MS Gothic"/>
                  <w14:uncheckedState w14:val="2610" w14:font="MS Gothic"/>
                </w14:checkbox>
              </w:sdtPr>
              <w:sdtEndPr/>
              <w:sdtContent>
                <w:r w:rsidR="001D5826">
                  <w:rPr>
                    <w:rFonts w:ascii="MS Gothic" w:eastAsia="MS Gothic" w:hAnsi="MS Gothic" w:hint="eastAsia"/>
                    <w:caps/>
                    <w:sz w:val="20"/>
                    <w:szCs w:val="20"/>
                  </w:rPr>
                  <w:t>☒</w:t>
                </w:r>
              </w:sdtContent>
            </w:sdt>
            <w:r w:rsidR="001D5826" w:rsidRPr="005E36C8" w:rsidDel="00A63097">
              <w:rPr>
                <w:caps/>
                <w:sz w:val="20"/>
                <w:szCs w:val="20"/>
              </w:rPr>
              <w:t xml:space="preserve"> NO</w:t>
            </w:r>
          </w:p>
        </w:tc>
      </w:tr>
      <w:tr w:rsidR="001D5826" w:rsidRPr="005E36C8" w14:paraId="063EC5BB" w14:textId="77777777" w:rsidTr="00992AF1">
        <w:trPr>
          <w:trHeight w:val="364"/>
        </w:trPr>
        <w:tc>
          <w:tcPr>
            <w:tcW w:w="5000" w:type="pct"/>
            <w:gridSpan w:val="3"/>
            <w:tcBorders>
              <w:top w:val="single" w:sz="4" w:space="0" w:color="auto"/>
              <w:bottom w:val="single" w:sz="4" w:space="0" w:color="auto"/>
            </w:tcBorders>
            <w:noWrap/>
            <w:vAlign w:val="top"/>
          </w:tcPr>
          <w:p w14:paraId="0D47601C" w14:textId="77777777" w:rsidR="001D5826" w:rsidRPr="005E36C8" w:rsidRDefault="001D5826" w:rsidP="00992AF1">
            <w:pPr>
              <w:pStyle w:val="TablesHeadingGSCyan"/>
              <w:framePr w:hSpace="0" w:wrap="auto" w:vAnchor="margin" w:hAnchor="text" w:yAlign="inline"/>
              <w:spacing w:line="276" w:lineRule="auto"/>
            </w:pPr>
            <w:r w:rsidRPr="008B7258">
              <w:rPr>
                <w:caps w:val="0"/>
                <w:sz w:val="20"/>
                <w:szCs w:val="22"/>
              </w:rPr>
              <w:lastRenderedPageBreak/>
              <w:t>If the answer is "yes" or "potentially" to the above question, please provide a brief description of the project situation below. Also, provide justification and/or evidence as necessary to demonstrate compliance with applicable requirements.</w:t>
            </w:r>
          </w:p>
        </w:tc>
      </w:tr>
      <w:tr w:rsidR="001D5826" w:rsidRPr="005E36C8" w14:paraId="385BC26F"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13439D8" w14:textId="7CCAD9B8"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 xml:space="preserve">According to </w:t>
            </w:r>
            <w:r w:rsidR="00475682">
              <w:rPr>
                <w:i/>
                <w:iCs/>
                <w:caps w:val="0"/>
                <w:color w:val="4D4D4C"/>
                <w:sz w:val="20"/>
                <w:szCs w:val="20"/>
              </w:rPr>
              <w:t>Man and Man Enterprise</w:t>
            </w:r>
            <w:r w:rsidRPr="00F02D40">
              <w:rPr>
                <w:i/>
                <w:iCs/>
                <w:caps w:val="0"/>
                <w:color w:val="4D4D4C"/>
                <w:sz w:val="20"/>
                <w:szCs w:val="20"/>
              </w:rPr>
              <w:t>s description of the project, the switch to the</w:t>
            </w:r>
          </w:p>
          <w:p w14:paraId="3B9BD06A"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improved Cookstoves, which will replace the traditional three-stones charcoal cookstoves,</w:t>
            </w:r>
          </w:p>
          <w:p w14:paraId="34DCF38D" w14:textId="034F9905" w:rsidR="001D5826" w:rsidRPr="003C38DF" w:rsidRDefault="001D5826" w:rsidP="00992AF1">
            <w:pPr>
              <w:pStyle w:val="TablesHeadingGSCyan"/>
              <w:framePr w:hSpace="0" w:wrap="auto" w:vAnchor="margin" w:hAnchor="text" w:yAlign="inline"/>
              <w:spacing w:line="276" w:lineRule="auto"/>
              <w:rPr>
                <w:rStyle w:val="SmartLink1"/>
                <w:rFonts w:ascii="Verdana" w:hAnsi="Verdana"/>
                <w:i/>
                <w:iCs/>
                <w:caps w:val="0"/>
                <w:color w:val="4D4D4C"/>
                <w:sz w:val="20"/>
                <w:szCs w:val="20"/>
                <w:u w:val="none"/>
                <w:shd w:val="clear" w:color="auto" w:fill="auto"/>
              </w:rPr>
            </w:pPr>
            <w:r w:rsidRPr="00F02D40">
              <w:rPr>
                <w:i/>
                <w:iCs/>
                <w:caps w:val="0"/>
                <w:color w:val="4D4D4C"/>
                <w:sz w:val="20"/>
                <w:szCs w:val="20"/>
              </w:rPr>
              <w:t xml:space="preserve">will reduce </w:t>
            </w:r>
            <w:proofErr w:type="gramStart"/>
            <w:r w:rsidRPr="00F02D40">
              <w:rPr>
                <w:i/>
                <w:iCs/>
                <w:caps w:val="0"/>
                <w:color w:val="4D4D4C"/>
                <w:sz w:val="20"/>
                <w:szCs w:val="20"/>
              </w:rPr>
              <w:t>the greenhouse</w:t>
            </w:r>
            <w:proofErr w:type="gramEnd"/>
            <w:r w:rsidRPr="00F02D40">
              <w:rPr>
                <w:i/>
                <w:iCs/>
                <w:caps w:val="0"/>
                <w:color w:val="4D4D4C"/>
                <w:sz w:val="20"/>
                <w:szCs w:val="20"/>
              </w:rPr>
              <w:t xml:space="preserve"> gases.</w:t>
            </w:r>
          </w:p>
          <w:p w14:paraId="1B783D45" w14:textId="77777777" w:rsidR="001D5826" w:rsidRPr="00EF0760" w:rsidRDefault="001D5826" w:rsidP="00992AF1">
            <w:pPr>
              <w:rPr>
                <w:color w:val="515151" w:themeColor="text1"/>
              </w:rPr>
            </w:pPr>
          </w:p>
          <w:p w14:paraId="6ED339C2" w14:textId="77777777" w:rsidR="001D5826" w:rsidRPr="00EF0760" w:rsidRDefault="001D5826" w:rsidP="00992AF1">
            <w:pPr>
              <w:rPr>
                <w:color w:val="515151" w:themeColor="text1"/>
              </w:rPr>
            </w:pPr>
          </w:p>
        </w:tc>
      </w:tr>
      <w:tr w:rsidR="001D5826" w:rsidRPr="00595650" w14:paraId="11E3B605" w14:textId="77777777" w:rsidTr="00992AF1">
        <w:trPr>
          <w:trHeight w:val="364"/>
        </w:trPr>
        <w:tc>
          <w:tcPr>
            <w:tcW w:w="5000" w:type="pct"/>
            <w:gridSpan w:val="3"/>
            <w:tcBorders>
              <w:top w:val="single" w:sz="4" w:space="0" w:color="auto"/>
              <w:bottom w:val="single" w:sz="4" w:space="0" w:color="auto"/>
            </w:tcBorders>
            <w:noWrap/>
            <w:vAlign w:val="top"/>
          </w:tcPr>
          <w:p w14:paraId="333EF903" w14:textId="77777777" w:rsidR="001D5826" w:rsidRPr="00595650" w:rsidRDefault="001D5826" w:rsidP="00992AF1">
            <w:pPr>
              <w:pStyle w:val="TablesHeadingGSCyan"/>
              <w:framePr w:hSpace="0" w:wrap="auto" w:vAnchor="margin" w:hAnchor="text" w:yAlign="inline"/>
              <w:spacing w:line="276" w:lineRule="auto"/>
              <w:rPr>
                <w:i/>
                <w:iCs/>
                <w:caps w:val="0"/>
                <w:sz w:val="20"/>
                <w:szCs w:val="20"/>
              </w:rPr>
            </w:pPr>
            <w:r w:rsidRPr="00EF0760">
              <w:rPr>
                <w:rStyle w:val="SmartLink1"/>
              </w:rPr>
              <w:t>P.7.2 |Energy supply</w:t>
            </w:r>
          </w:p>
        </w:tc>
      </w:tr>
      <w:tr w:rsidR="001D5826" w:rsidRPr="00595650" w14:paraId="75E1B83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7CA8DB2" w14:textId="77777777" w:rsidR="001D5826" w:rsidRPr="00EF0760" w:rsidRDefault="001D5826" w:rsidP="00992AF1">
            <w:pPr>
              <w:pStyle w:val="TablesHeadingGSCyan"/>
              <w:framePr w:hSpace="0" w:wrap="auto" w:vAnchor="margin" w:hAnchor="text" w:yAlign="inline"/>
              <w:spacing w:line="276" w:lineRule="auto"/>
              <w:rPr>
                <w:rStyle w:val="SmartLink1"/>
              </w:rPr>
            </w:pPr>
            <w:r w:rsidRPr="00920780">
              <w:rPr>
                <w:rStyle w:val="SmartLink1"/>
                <w:sz w:val="20"/>
                <w:szCs w:val="22"/>
              </w:rPr>
              <w:t>P.7.2.1 |</w:t>
            </w:r>
          </w:p>
        </w:tc>
        <w:tc>
          <w:tcPr>
            <w:tcW w:w="3285" w:type="pct"/>
            <w:tcBorders>
              <w:top w:val="single" w:sz="4" w:space="0" w:color="auto"/>
              <w:left w:val="single" w:sz="4" w:space="0" w:color="auto"/>
              <w:bottom w:val="single" w:sz="4" w:space="0" w:color="auto"/>
              <w:right w:val="single" w:sz="4" w:space="0" w:color="auto"/>
            </w:tcBorders>
          </w:tcPr>
          <w:p w14:paraId="60AAC220" w14:textId="77777777" w:rsidR="001D5826" w:rsidRPr="00EF0760" w:rsidRDefault="001D5826" w:rsidP="00992AF1">
            <w:pPr>
              <w:pStyle w:val="TablesHeadingGSCyan"/>
              <w:framePr w:hSpace="0" w:wrap="auto" w:vAnchor="margin" w:hAnchor="text" w:yAlign="inline"/>
              <w:rPr>
                <w:rStyle w:val="SmartLink1"/>
              </w:rPr>
            </w:pPr>
            <w:r w:rsidRPr="00920780">
              <w:rPr>
                <w:caps w:val="0"/>
                <w:color w:val="4D4D4C"/>
                <w:sz w:val="20"/>
                <w:szCs w:val="20"/>
              </w:rPr>
              <w:t>Does the project pose a risk to the availability and reliability of energy supply to other users?</w:t>
            </w:r>
          </w:p>
        </w:tc>
        <w:tc>
          <w:tcPr>
            <w:tcW w:w="953" w:type="pct"/>
            <w:tcBorders>
              <w:top w:val="single" w:sz="4" w:space="0" w:color="auto"/>
              <w:left w:val="single" w:sz="4" w:space="0" w:color="auto"/>
              <w:bottom w:val="single" w:sz="4" w:space="0" w:color="auto"/>
            </w:tcBorders>
          </w:tcPr>
          <w:p w14:paraId="11E62503" w14:textId="77777777" w:rsidR="001D5826" w:rsidRPr="005E36C8" w:rsidDel="00A63097" w:rsidRDefault="00620877" w:rsidP="00992AF1">
            <w:pPr>
              <w:rPr>
                <w:caps/>
                <w:sz w:val="20"/>
                <w:szCs w:val="20"/>
              </w:rPr>
            </w:pPr>
            <w:sdt>
              <w:sdtPr>
                <w:rPr>
                  <w:caps/>
                  <w:sz w:val="20"/>
                  <w:szCs w:val="20"/>
                </w:rPr>
                <w:id w:val="-555394960"/>
                <w14:checkbox>
                  <w14:checked w14:val="0"/>
                  <w14:checkedState w14:val="2612" w14:font="MS Gothic"/>
                  <w14:uncheckedState w14:val="2610" w14:font="MS Gothic"/>
                </w14:checkbox>
              </w:sdtPr>
              <w:sdtEndPr/>
              <w:sdtContent>
                <w:r w:rsidR="001D5826">
                  <w:rPr>
                    <w:rFonts w:ascii="MS Gothic" w:eastAsia="MS Gothic" w:hAnsi="MS Gothic" w:hint="eastAsia"/>
                    <w:caps/>
                    <w:sz w:val="20"/>
                    <w:szCs w:val="20"/>
                  </w:rPr>
                  <w:t>☐</w:t>
                </w:r>
              </w:sdtContent>
            </w:sdt>
            <w:r w:rsidR="001D5826" w:rsidRPr="00EB74A5" w:rsidDel="00A63097">
              <w:rPr>
                <w:caps/>
                <w:sz w:val="20"/>
                <w:szCs w:val="20"/>
              </w:rPr>
              <w:t xml:space="preserve"> YES</w:t>
            </w:r>
          </w:p>
          <w:p w14:paraId="4526A055" w14:textId="77777777" w:rsidR="001D5826" w:rsidRPr="00920780" w:rsidRDefault="00620877" w:rsidP="00992AF1">
            <w:pPr>
              <w:pStyle w:val="TablesHeadingGSCyan"/>
              <w:framePr w:hSpace="0" w:wrap="auto" w:vAnchor="margin" w:hAnchor="text" w:yAlign="inline"/>
              <w:spacing w:line="276" w:lineRule="auto"/>
              <w:rPr>
                <w:color w:val="4D4D4C"/>
                <w:sz w:val="20"/>
                <w:szCs w:val="20"/>
              </w:rPr>
            </w:pPr>
            <w:sdt>
              <w:sdtPr>
                <w:rPr>
                  <w:caps w:val="0"/>
                  <w:color w:val="auto"/>
                  <w:sz w:val="20"/>
                  <w:szCs w:val="20"/>
                </w:rPr>
                <w:id w:val="55126833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olor w:val="auto"/>
                <w:sz w:val="20"/>
                <w:szCs w:val="20"/>
              </w:rPr>
              <w:t xml:space="preserve"> NO</w:t>
            </w:r>
          </w:p>
        </w:tc>
      </w:tr>
      <w:tr w:rsidR="001D5826" w:rsidRPr="00595650" w14:paraId="10BB214F" w14:textId="77777777" w:rsidTr="00992AF1">
        <w:trPr>
          <w:trHeight w:val="364"/>
        </w:trPr>
        <w:tc>
          <w:tcPr>
            <w:tcW w:w="5000" w:type="pct"/>
            <w:gridSpan w:val="3"/>
            <w:tcBorders>
              <w:top w:val="single" w:sz="4" w:space="0" w:color="auto"/>
              <w:bottom w:val="single" w:sz="4" w:space="0" w:color="auto"/>
            </w:tcBorders>
            <w:noWrap/>
            <w:vAlign w:val="top"/>
          </w:tcPr>
          <w:p w14:paraId="6F64FFED" w14:textId="77777777" w:rsidR="001D5826" w:rsidRPr="00EF0760"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595650" w14:paraId="47CC8B33"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F1E21FD" w14:textId="46B4D28C" w:rsidR="001D5826" w:rsidRDefault="001D5826" w:rsidP="00992AF1">
            <w:pPr>
              <w:pStyle w:val="TablesHeadingGSCyan"/>
              <w:framePr w:hSpace="0" w:wrap="auto" w:vAnchor="margin" w:hAnchor="text" w:yAlign="inline"/>
              <w:spacing w:line="276" w:lineRule="auto"/>
              <w:rPr>
                <w:rStyle w:val="SmartLink1"/>
              </w:rPr>
            </w:pPr>
          </w:p>
          <w:p w14:paraId="520ABCED" w14:textId="77777777" w:rsidR="001D5826" w:rsidRDefault="001D5826" w:rsidP="00992AF1">
            <w:pPr>
              <w:pStyle w:val="TablesHeadingGSCyan"/>
              <w:framePr w:hSpace="0" w:wrap="auto" w:vAnchor="margin" w:hAnchor="text" w:yAlign="inline"/>
              <w:spacing w:line="276" w:lineRule="auto"/>
              <w:rPr>
                <w:rStyle w:val="SmartLink1"/>
                <w:color w:val="515151" w:themeColor="text1"/>
              </w:rPr>
            </w:pPr>
          </w:p>
          <w:p w14:paraId="00FEBE06" w14:textId="77777777" w:rsidR="001D5826" w:rsidRPr="00036EBE" w:rsidRDefault="001D5826" w:rsidP="00992AF1"/>
        </w:tc>
      </w:tr>
      <w:tr w:rsidR="001D5826" w:rsidRPr="005E36C8" w14:paraId="149E0F19" w14:textId="77777777" w:rsidTr="00992AF1">
        <w:trPr>
          <w:trHeight w:val="364"/>
        </w:trPr>
        <w:tc>
          <w:tcPr>
            <w:tcW w:w="5000" w:type="pct"/>
            <w:gridSpan w:val="3"/>
            <w:tcBorders>
              <w:top w:val="single" w:sz="4" w:space="0" w:color="auto"/>
              <w:bottom w:val="single" w:sz="4" w:space="0" w:color="auto"/>
            </w:tcBorders>
            <w:noWrap/>
            <w:vAlign w:val="top"/>
          </w:tcPr>
          <w:p w14:paraId="0D050503" w14:textId="77777777" w:rsidR="001D5826" w:rsidRPr="002D52A6" w:rsidRDefault="001D5826" w:rsidP="00992AF1">
            <w:pPr>
              <w:rPr>
                <w:caps/>
                <w:sz w:val="20"/>
                <w:szCs w:val="20"/>
              </w:rPr>
            </w:pPr>
            <w:r w:rsidRPr="002D52A6">
              <w:rPr>
                <w:color w:val="00B9BD" w:themeColor="accent1"/>
                <w:sz w:val="20"/>
                <w:szCs w:val="22"/>
              </w:rPr>
              <w:t>Would the project involve or lead to:</w:t>
            </w:r>
          </w:p>
        </w:tc>
      </w:tr>
      <w:tr w:rsidR="001D5826" w:rsidRPr="005E36C8" w14:paraId="06BB89D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EB5DEBE" w14:textId="77777777" w:rsidR="001D5826" w:rsidRPr="005E36C8" w:rsidRDefault="001D5826" w:rsidP="00992AF1">
            <w:pPr>
              <w:pStyle w:val="TablesHeadingGSCyan"/>
              <w:framePr w:hSpace="0" w:wrap="auto" w:vAnchor="margin" w:hAnchor="text" w:yAlign="inline"/>
              <w:rPr>
                <w:caps w:val="0"/>
                <w:color w:val="4D4D4C"/>
                <w:sz w:val="20"/>
                <w:szCs w:val="22"/>
              </w:rPr>
            </w:pPr>
            <w:r w:rsidRPr="00920780">
              <w:rPr>
                <w:rStyle w:val="SmartLink1"/>
                <w:sz w:val="20"/>
                <w:szCs w:val="22"/>
              </w:rPr>
              <w:t>P.7.2.1 |</w:t>
            </w:r>
          </w:p>
        </w:tc>
        <w:tc>
          <w:tcPr>
            <w:tcW w:w="3285" w:type="pct"/>
            <w:tcBorders>
              <w:top w:val="single" w:sz="4" w:space="0" w:color="auto"/>
              <w:bottom w:val="single" w:sz="4" w:space="0" w:color="auto"/>
              <w:right w:val="single" w:sz="4" w:space="0" w:color="auto"/>
            </w:tcBorders>
            <w:vAlign w:val="top"/>
          </w:tcPr>
          <w:p w14:paraId="722EDC63"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negative impact on</w:t>
            </w:r>
            <w:r w:rsidRPr="005E36C8">
              <w:rPr>
                <w:caps w:val="0"/>
                <w:color w:val="4D4D4C"/>
                <w:sz w:val="20"/>
                <w:szCs w:val="20"/>
              </w:rPr>
              <w:t xml:space="preserve"> the availability and reliability of energy supply to other users?</w:t>
            </w:r>
          </w:p>
        </w:tc>
        <w:tc>
          <w:tcPr>
            <w:tcW w:w="953" w:type="pct"/>
            <w:tcBorders>
              <w:top w:val="single" w:sz="4" w:space="0" w:color="auto"/>
              <w:left w:val="single" w:sz="4" w:space="0" w:color="auto"/>
              <w:bottom w:val="single" w:sz="4" w:space="0" w:color="auto"/>
            </w:tcBorders>
            <w:vAlign w:val="top"/>
          </w:tcPr>
          <w:p w14:paraId="0AC9B91B"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6617709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7CEED17" w14:textId="77777777" w:rsidR="001D5826" w:rsidRPr="00B97128" w:rsidDel="00A63097" w:rsidRDefault="00620877" w:rsidP="00992AF1">
            <w:pPr>
              <w:rPr>
                <w:color w:val="auto"/>
              </w:rPr>
            </w:pPr>
            <w:sdt>
              <w:sdtPr>
                <w:rPr>
                  <w:caps/>
                  <w:color w:val="auto"/>
                  <w:sz w:val="20"/>
                  <w:szCs w:val="20"/>
                </w:rPr>
                <w:id w:val="172109297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86A729B" w14:textId="77777777" w:rsidR="001D5826" w:rsidRPr="005E36C8" w:rsidRDefault="00620877" w:rsidP="00992AF1">
            <w:pPr>
              <w:pStyle w:val="TablesHeadingGSCyan"/>
              <w:framePr w:hSpace="0" w:wrap="auto" w:vAnchor="margin" w:hAnchor="text" w:yAlign="inline"/>
              <w:spacing w:line="276" w:lineRule="auto"/>
              <w:rPr>
                <w:caps w:val="0"/>
                <w:color w:val="4D4D4C"/>
                <w:sz w:val="20"/>
                <w:szCs w:val="20"/>
              </w:rPr>
            </w:pPr>
            <w:sdt>
              <w:sdtPr>
                <w:rPr>
                  <w:caps w:val="0"/>
                  <w:color w:val="auto"/>
                  <w:sz w:val="20"/>
                  <w:szCs w:val="20"/>
                </w:rPr>
                <w:id w:val="-12200405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A6F2DA8" w14:textId="77777777" w:rsidTr="00992AF1">
        <w:trPr>
          <w:trHeight w:val="364"/>
        </w:trPr>
        <w:tc>
          <w:tcPr>
            <w:tcW w:w="5000" w:type="pct"/>
            <w:gridSpan w:val="3"/>
            <w:tcBorders>
              <w:top w:val="single" w:sz="4" w:space="0" w:color="auto"/>
              <w:bottom w:val="single" w:sz="4" w:space="0" w:color="auto"/>
            </w:tcBorders>
            <w:noWrap/>
            <w:vAlign w:val="top"/>
          </w:tcPr>
          <w:p w14:paraId="63A3B54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the above question, please provide a brief description of the project situation below. Also, provide justification and/or evidence as necessary to demonstrate compliance with applicable requirements.</w:t>
            </w:r>
          </w:p>
        </w:tc>
      </w:tr>
      <w:tr w:rsidR="001D5826" w:rsidRPr="005E36C8" w14:paraId="7304B04B"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63741FA"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 xml:space="preserve">This project will reduce </w:t>
            </w:r>
            <w:proofErr w:type="gramStart"/>
            <w:r w:rsidRPr="00F02D40">
              <w:rPr>
                <w:i/>
                <w:iCs/>
                <w:caps w:val="0"/>
                <w:color w:val="4D4D4C"/>
                <w:sz w:val="20"/>
                <w:szCs w:val="20"/>
              </w:rPr>
              <w:t>the fuel</w:t>
            </w:r>
            <w:proofErr w:type="gramEnd"/>
            <w:r w:rsidRPr="00F02D40">
              <w:rPr>
                <w:i/>
                <w:iCs/>
                <w:caps w:val="0"/>
                <w:color w:val="4D4D4C"/>
                <w:sz w:val="20"/>
                <w:szCs w:val="20"/>
              </w:rPr>
              <w:t xml:space="preserve"> consumption as demonstrated in this</w:t>
            </w:r>
          </w:p>
          <w:p w14:paraId="29CCABFE" w14:textId="21FE22E6" w:rsidR="001D5826" w:rsidRDefault="001D5826" w:rsidP="003C38DF">
            <w:pPr>
              <w:pStyle w:val="TablesHeadingGSCyan"/>
              <w:framePr w:hSpace="0" w:wrap="auto" w:vAnchor="margin" w:hAnchor="text" w:yAlign="inline"/>
              <w:spacing w:line="276" w:lineRule="auto"/>
              <w:rPr>
                <w:rStyle w:val="SmartLink1"/>
              </w:rPr>
            </w:pPr>
            <w:r w:rsidRPr="00F02D40">
              <w:rPr>
                <w:i/>
                <w:iCs/>
                <w:caps w:val="0"/>
                <w:color w:val="4D4D4C"/>
                <w:sz w:val="20"/>
                <w:szCs w:val="20"/>
              </w:rPr>
              <w:t xml:space="preserve">PDD; consequently, it will increase availability of energy supply. </w:t>
            </w:r>
          </w:p>
          <w:p w14:paraId="2BEEFF13"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0"/>
              </w:rPr>
            </w:pPr>
          </w:p>
          <w:p w14:paraId="0ABC408A" w14:textId="77777777" w:rsidR="001D5826" w:rsidRPr="00C02E57" w:rsidRDefault="001D5826" w:rsidP="00992AF1"/>
        </w:tc>
      </w:tr>
      <w:tr w:rsidR="001D5826" w:rsidRPr="00A978AA" w14:paraId="1D14AF15" w14:textId="77777777" w:rsidTr="00992AF1">
        <w:trPr>
          <w:trHeight w:val="364"/>
        </w:trPr>
        <w:tc>
          <w:tcPr>
            <w:tcW w:w="5000" w:type="pct"/>
            <w:gridSpan w:val="3"/>
            <w:tcBorders>
              <w:top w:val="single" w:sz="4" w:space="0" w:color="auto"/>
              <w:bottom w:val="single" w:sz="4" w:space="0" w:color="auto"/>
            </w:tcBorders>
            <w:noWrap/>
            <w:vAlign w:val="top"/>
          </w:tcPr>
          <w:p w14:paraId="15EC1600" w14:textId="77777777" w:rsidR="001D5826" w:rsidRPr="00A978AA" w:rsidRDefault="001D5826" w:rsidP="00992AF1">
            <w:pPr>
              <w:pStyle w:val="TablesHeadingGSCyan"/>
              <w:framePr w:hSpace="0" w:wrap="auto" w:vAnchor="margin" w:hAnchor="text" w:yAlign="inline"/>
              <w:spacing w:line="276" w:lineRule="auto"/>
              <w:rPr>
                <w:b/>
                <w:bCs/>
                <w:caps w:val="0"/>
                <w:sz w:val="20"/>
                <w:szCs w:val="20"/>
              </w:rPr>
            </w:pPr>
            <w:r w:rsidRPr="00E11E87">
              <w:rPr>
                <w:rStyle w:val="SmartLink1"/>
                <w:b/>
                <w:bCs/>
              </w:rPr>
              <w:t>P.8 |</w:t>
            </w:r>
            <w:r w:rsidRPr="00E420A9">
              <w:rPr>
                <w:rStyle w:val="SmartLink1"/>
                <w:b/>
                <w:bCs/>
              </w:rPr>
              <w:t>Water</w:t>
            </w:r>
          </w:p>
        </w:tc>
      </w:tr>
      <w:tr w:rsidR="001D5826" w:rsidRPr="00A978AA" w14:paraId="7553BB29" w14:textId="77777777" w:rsidTr="00992AF1">
        <w:trPr>
          <w:trHeight w:val="364"/>
        </w:trPr>
        <w:tc>
          <w:tcPr>
            <w:tcW w:w="5000" w:type="pct"/>
            <w:gridSpan w:val="3"/>
            <w:tcBorders>
              <w:top w:val="single" w:sz="4" w:space="0" w:color="auto"/>
              <w:bottom w:val="single" w:sz="4" w:space="0" w:color="auto"/>
            </w:tcBorders>
            <w:noWrap/>
            <w:vAlign w:val="top"/>
          </w:tcPr>
          <w:p w14:paraId="3D8D6B22" w14:textId="77777777" w:rsidR="001D5826" w:rsidRPr="00A978AA" w:rsidRDefault="001D5826" w:rsidP="00992AF1">
            <w:pPr>
              <w:pStyle w:val="TablesHeadingGSCyan"/>
              <w:framePr w:hSpace="0" w:wrap="auto" w:vAnchor="margin" w:hAnchor="text" w:yAlign="inline"/>
              <w:spacing w:line="276" w:lineRule="auto"/>
              <w:rPr>
                <w:i/>
                <w:iCs/>
                <w:caps w:val="0"/>
              </w:rPr>
            </w:pPr>
            <w:r w:rsidRPr="00E420A9">
              <w:rPr>
                <w:rStyle w:val="SmartLink1"/>
              </w:rPr>
              <w:t>P.8.1 |Impact on Natural Water Patterns/Flows</w:t>
            </w:r>
          </w:p>
        </w:tc>
      </w:tr>
      <w:tr w:rsidR="001D5826" w:rsidRPr="00A978AA" w14:paraId="0471C4E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83FFC7F" w14:textId="77777777" w:rsidR="001D5826" w:rsidRPr="00E420A9" w:rsidDel="00E420A9" w:rsidRDefault="001D5826" w:rsidP="00992AF1">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39C65D7E" w14:textId="77777777" w:rsidR="001D5826" w:rsidRPr="00E420A9" w:rsidDel="00E420A9" w:rsidRDefault="001D5826" w:rsidP="00992AF1">
            <w:pPr>
              <w:pStyle w:val="TablesHeadingGSCyan"/>
              <w:framePr w:hSpace="0" w:wrap="auto" w:vAnchor="margin" w:hAnchor="text" w:yAlign="inline"/>
              <w:rPr>
                <w:rStyle w:val="SmartLink1"/>
              </w:rPr>
            </w:pPr>
            <w:r w:rsidRPr="008B68D5">
              <w:rPr>
                <w:caps w:val="0"/>
                <w:color w:val="4D4D4C"/>
                <w:sz w:val="20"/>
                <w:szCs w:val="20"/>
              </w:rPr>
              <w:t>Does the project increase water usage to a level that will not allow for the maintenance of environmental flows?</w:t>
            </w:r>
          </w:p>
        </w:tc>
        <w:tc>
          <w:tcPr>
            <w:tcW w:w="953" w:type="pct"/>
            <w:tcBorders>
              <w:top w:val="single" w:sz="4" w:space="0" w:color="auto"/>
              <w:left w:val="single" w:sz="4" w:space="0" w:color="auto"/>
              <w:bottom w:val="single" w:sz="4" w:space="0" w:color="auto"/>
            </w:tcBorders>
          </w:tcPr>
          <w:p w14:paraId="09FD7DF3" w14:textId="77777777" w:rsidR="001D5826" w:rsidRPr="00B97128" w:rsidDel="00A63097" w:rsidRDefault="00620877" w:rsidP="00992AF1">
            <w:pPr>
              <w:rPr>
                <w:caps/>
                <w:color w:val="auto"/>
                <w:sz w:val="20"/>
                <w:szCs w:val="20"/>
              </w:rPr>
            </w:pPr>
            <w:sdt>
              <w:sdtPr>
                <w:rPr>
                  <w:caps/>
                  <w:color w:val="auto"/>
                  <w:sz w:val="20"/>
                  <w:szCs w:val="20"/>
                </w:rPr>
                <w:id w:val="-17635797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5CD57837" w14:textId="77777777" w:rsidR="001D5826" w:rsidRPr="00B97128" w:rsidDel="00E420A9" w:rsidRDefault="00620877"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202997563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olor w:val="auto"/>
                <w:sz w:val="20"/>
                <w:szCs w:val="20"/>
              </w:rPr>
              <w:t xml:space="preserve"> NO</w:t>
            </w:r>
          </w:p>
        </w:tc>
      </w:tr>
      <w:tr w:rsidR="001D5826" w:rsidRPr="00A978AA" w14:paraId="42B5632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B9A989F" w14:textId="77777777" w:rsidR="001D5826" w:rsidRPr="00E420A9" w:rsidDel="00E420A9" w:rsidRDefault="001D5826" w:rsidP="00992AF1">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14DDDE09" w14:textId="77777777" w:rsidR="001D5826" w:rsidRPr="008B68D5" w:rsidRDefault="001D5826" w:rsidP="00992AF1">
            <w:pPr>
              <w:pStyle w:val="TablesHeadingGSCyan"/>
              <w:framePr w:hSpace="0" w:wrap="auto" w:vAnchor="margin" w:hAnchor="text" w:yAlign="inline"/>
              <w:rPr>
                <w:caps w:val="0"/>
                <w:color w:val="4D4D4C"/>
                <w:sz w:val="20"/>
                <w:szCs w:val="20"/>
              </w:rPr>
            </w:pPr>
            <w:r w:rsidRPr="003C6EA0">
              <w:rPr>
                <w:caps w:val="0"/>
                <w:color w:val="4D4D4C"/>
                <w:sz w:val="20"/>
                <w:szCs w:val="20"/>
              </w:rPr>
              <w:t>Does the project result in the discharge of wastewater that does not meet the required standard for beneficial reuse and could therefore negatively impact the environmental flow?</w:t>
            </w:r>
          </w:p>
        </w:tc>
        <w:tc>
          <w:tcPr>
            <w:tcW w:w="953" w:type="pct"/>
            <w:tcBorders>
              <w:top w:val="single" w:sz="4" w:space="0" w:color="auto"/>
              <w:left w:val="single" w:sz="4" w:space="0" w:color="auto"/>
              <w:bottom w:val="single" w:sz="4" w:space="0" w:color="auto"/>
            </w:tcBorders>
          </w:tcPr>
          <w:p w14:paraId="1E9BC3AE" w14:textId="77777777" w:rsidR="001D5826" w:rsidRPr="00B97128" w:rsidDel="00A63097" w:rsidRDefault="00620877" w:rsidP="00992AF1">
            <w:pPr>
              <w:rPr>
                <w:caps/>
                <w:color w:val="auto"/>
                <w:sz w:val="20"/>
                <w:szCs w:val="20"/>
              </w:rPr>
            </w:pPr>
            <w:sdt>
              <w:sdtPr>
                <w:rPr>
                  <w:caps/>
                  <w:color w:val="auto"/>
                  <w:sz w:val="20"/>
                  <w:szCs w:val="20"/>
                </w:rPr>
                <w:id w:val="-181116431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58AEBDD4" w14:textId="77777777" w:rsidR="001D5826" w:rsidRPr="00B97128" w:rsidDel="00E420A9" w:rsidRDefault="00620877"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260831571"/>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olor w:val="auto"/>
                <w:sz w:val="20"/>
                <w:szCs w:val="20"/>
              </w:rPr>
              <w:t xml:space="preserve"> NO</w:t>
            </w:r>
          </w:p>
        </w:tc>
      </w:tr>
      <w:tr w:rsidR="001D5826" w:rsidRPr="00A978AA" w14:paraId="233570C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3A8BF28" w14:textId="77777777" w:rsidR="001D5826" w:rsidRPr="00E420A9" w:rsidDel="00E420A9" w:rsidRDefault="001D5826" w:rsidP="00992AF1">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3BBA3706" w14:textId="77777777" w:rsidR="001D5826" w:rsidRPr="003C6EA0" w:rsidRDefault="001D5826" w:rsidP="00992AF1">
            <w:pPr>
              <w:pStyle w:val="TablesHeadingGSCyan"/>
              <w:framePr w:hSpace="0" w:wrap="auto" w:vAnchor="margin" w:hAnchor="text" w:yAlign="inline"/>
              <w:rPr>
                <w:caps w:val="0"/>
                <w:color w:val="4D4D4C"/>
                <w:sz w:val="20"/>
                <w:szCs w:val="20"/>
              </w:rPr>
            </w:pPr>
            <w:r w:rsidRPr="00E264BE">
              <w:rPr>
                <w:caps w:val="0"/>
                <w:color w:val="4D4D4C"/>
                <w:sz w:val="20"/>
                <w:szCs w:val="20"/>
              </w:rPr>
              <w:t>Does the project have the potential risk to exceed the rate of recharge for the groundwater source?</w:t>
            </w:r>
          </w:p>
        </w:tc>
        <w:tc>
          <w:tcPr>
            <w:tcW w:w="953" w:type="pct"/>
            <w:tcBorders>
              <w:top w:val="single" w:sz="4" w:space="0" w:color="auto"/>
              <w:left w:val="single" w:sz="4" w:space="0" w:color="auto"/>
              <w:bottom w:val="single" w:sz="4" w:space="0" w:color="auto"/>
            </w:tcBorders>
          </w:tcPr>
          <w:p w14:paraId="71DDC4AF" w14:textId="77777777" w:rsidR="001D5826" w:rsidRPr="00B97128" w:rsidDel="00A63097" w:rsidRDefault="00620877" w:rsidP="00992AF1">
            <w:pPr>
              <w:rPr>
                <w:caps/>
                <w:color w:val="auto"/>
                <w:sz w:val="20"/>
                <w:szCs w:val="20"/>
              </w:rPr>
            </w:pPr>
            <w:sdt>
              <w:sdtPr>
                <w:rPr>
                  <w:caps/>
                  <w:color w:val="auto"/>
                  <w:sz w:val="20"/>
                  <w:szCs w:val="20"/>
                </w:rPr>
                <w:id w:val="188667598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63CF4FCE" w14:textId="77777777" w:rsidR="001D5826" w:rsidRPr="00B97128" w:rsidDel="00E420A9" w:rsidRDefault="00620877"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140182577"/>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olor w:val="auto"/>
                <w:sz w:val="20"/>
                <w:szCs w:val="20"/>
              </w:rPr>
              <w:t xml:space="preserve"> NO</w:t>
            </w:r>
          </w:p>
        </w:tc>
      </w:tr>
      <w:tr w:rsidR="001D5826" w:rsidRPr="00A978AA" w14:paraId="08A375E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43414B9" w14:textId="77777777" w:rsidR="001D5826" w:rsidRPr="00E420A9" w:rsidDel="00E420A9" w:rsidRDefault="001D5826" w:rsidP="00992AF1">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6D0BF145" w14:textId="77777777" w:rsidR="001D5826" w:rsidRPr="003C6EA0" w:rsidRDefault="001D5826" w:rsidP="00992AF1">
            <w:pPr>
              <w:pStyle w:val="TablesHeadingGSCyan"/>
              <w:framePr w:hSpace="0" w:wrap="auto" w:vAnchor="margin" w:hAnchor="text" w:yAlign="inline"/>
              <w:rPr>
                <w:caps w:val="0"/>
                <w:color w:val="4D4D4C"/>
                <w:sz w:val="20"/>
                <w:szCs w:val="20"/>
              </w:rPr>
            </w:pPr>
            <w:r w:rsidRPr="00E264BE">
              <w:rPr>
                <w:caps w:val="0"/>
                <w:color w:val="4D4D4C"/>
                <w:sz w:val="20"/>
                <w:szCs w:val="20"/>
              </w:rPr>
              <w:t>Does the project involve any processes or activities that could contaminate the groundwater and render it unsuitable for use?</w:t>
            </w:r>
          </w:p>
        </w:tc>
        <w:tc>
          <w:tcPr>
            <w:tcW w:w="953" w:type="pct"/>
            <w:tcBorders>
              <w:top w:val="single" w:sz="4" w:space="0" w:color="auto"/>
              <w:left w:val="single" w:sz="4" w:space="0" w:color="auto"/>
              <w:bottom w:val="single" w:sz="4" w:space="0" w:color="auto"/>
            </w:tcBorders>
          </w:tcPr>
          <w:p w14:paraId="7E33CBC4" w14:textId="77777777" w:rsidR="001D5826" w:rsidRPr="00B97128" w:rsidDel="00A63097" w:rsidRDefault="00620877" w:rsidP="00992AF1">
            <w:pPr>
              <w:rPr>
                <w:caps/>
                <w:color w:val="auto"/>
                <w:sz w:val="20"/>
                <w:szCs w:val="20"/>
              </w:rPr>
            </w:pPr>
            <w:sdt>
              <w:sdtPr>
                <w:rPr>
                  <w:caps/>
                  <w:color w:val="auto"/>
                  <w:sz w:val="20"/>
                  <w:szCs w:val="20"/>
                </w:rPr>
                <w:id w:val="42986708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241D0708" w14:textId="77777777" w:rsidR="001D5826" w:rsidRPr="00B97128" w:rsidDel="00E420A9" w:rsidRDefault="00620877"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617903995"/>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olor w:val="auto"/>
                <w:sz w:val="20"/>
                <w:szCs w:val="20"/>
              </w:rPr>
              <w:t xml:space="preserve"> NO</w:t>
            </w:r>
          </w:p>
        </w:tc>
      </w:tr>
      <w:tr w:rsidR="001D5826" w:rsidRPr="00A978AA" w14:paraId="237CBE43" w14:textId="77777777" w:rsidTr="00992AF1">
        <w:trPr>
          <w:trHeight w:val="364"/>
        </w:trPr>
        <w:tc>
          <w:tcPr>
            <w:tcW w:w="5000" w:type="pct"/>
            <w:gridSpan w:val="3"/>
            <w:tcBorders>
              <w:top w:val="single" w:sz="4" w:space="0" w:color="auto"/>
              <w:bottom w:val="single" w:sz="4" w:space="0" w:color="auto"/>
            </w:tcBorders>
            <w:noWrap/>
            <w:vAlign w:val="top"/>
          </w:tcPr>
          <w:p w14:paraId="01EE0685" w14:textId="77777777" w:rsidR="001D5826" w:rsidRPr="00E420A9" w:rsidDel="00E420A9"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A978AA" w14:paraId="2FD99EBA"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39BCEB0"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 xml:space="preserve">The project developer’s Code of </w:t>
            </w:r>
            <w:proofErr w:type="gramStart"/>
            <w:r w:rsidRPr="00F02D40">
              <w:rPr>
                <w:i/>
                <w:iCs/>
                <w:caps w:val="0"/>
                <w:color w:val="4D4D4C"/>
                <w:sz w:val="20"/>
                <w:szCs w:val="20"/>
              </w:rPr>
              <w:t>Conduct,</w:t>
            </w:r>
            <w:proofErr w:type="gramEnd"/>
            <w:r w:rsidRPr="00F02D40">
              <w:rPr>
                <w:i/>
                <w:iCs/>
                <w:caps w:val="0"/>
                <w:color w:val="4D4D4C"/>
                <w:sz w:val="20"/>
                <w:szCs w:val="20"/>
              </w:rPr>
              <w:t xml:space="preserve"> specifies policies and</w:t>
            </w:r>
          </w:p>
          <w:p w14:paraId="0B54DEDA"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lastRenderedPageBreak/>
              <w:t>requirement to protect the environment and to develop a more sustainable activity. They</w:t>
            </w:r>
          </w:p>
          <w:p w14:paraId="51F60B6A"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proofErr w:type="gramStart"/>
            <w:r w:rsidRPr="00F02D40">
              <w:rPr>
                <w:i/>
                <w:iCs/>
                <w:caps w:val="0"/>
                <w:color w:val="4D4D4C"/>
                <w:sz w:val="20"/>
                <w:szCs w:val="20"/>
              </w:rPr>
              <w:t>dedicate</w:t>
            </w:r>
            <w:proofErr w:type="gramEnd"/>
            <w:r w:rsidRPr="00F02D40">
              <w:rPr>
                <w:i/>
                <w:iCs/>
                <w:caps w:val="0"/>
                <w:color w:val="4D4D4C"/>
                <w:sz w:val="20"/>
                <w:szCs w:val="20"/>
              </w:rPr>
              <w:t xml:space="preserve"> to </w:t>
            </w:r>
            <w:proofErr w:type="gramStart"/>
            <w:r w:rsidRPr="00F02D40">
              <w:rPr>
                <w:i/>
                <w:iCs/>
                <w:caps w:val="0"/>
                <w:color w:val="4D4D4C"/>
                <w:sz w:val="20"/>
                <w:szCs w:val="20"/>
              </w:rPr>
              <w:t>preserve</w:t>
            </w:r>
            <w:proofErr w:type="gramEnd"/>
            <w:r w:rsidRPr="00F02D40">
              <w:rPr>
                <w:i/>
                <w:iCs/>
                <w:caps w:val="0"/>
                <w:color w:val="4D4D4C"/>
                <w:sz w:val="20"/>
                <w:szCs w:val="20"/>
              </w:rPr>
              <w:t xml:space="preserve"> the environment while </w:t>
            </w:r>
            <w:proofErr w:type="gramStart"/>
            <w:r w:rsidRPr="00F02D40">
              <w:rPr>
                <w:i/>
                <w:iCs/>
                <w:caps w:val="0"/>
                <w:color w:val="4D4D4C"/>
                <w:sz w:val="20"/>
                <w:szCs w:val="20"/>
              </w:rPr>
              <w:t>taking into account</w:t>
            </w:r>
            <w:proofErr w:type="gramEnd"/>
            <w:r w:rsidRPr="00F02D40">
              <w:rPr>
                <w:i/>
                <w:iCs/>
                <w:caps w:val="0"/>
                <w:color w:val="4D4D4C"/>
                <w:sz w:val="20"/>
                <w:szCs w:val="20"/>
              </w:rPr>
              <w:t xml:space="preserve"> laws and regulations from</w:t>
            </w:r>
          </w:p>
          <w:p w14:paraId="366DDD90" w14:textId="2D8D8375" w:rsidR="001D5826" w:rsidRPr="00EA0B97" w:rsidDel="00E420A9" w:rsidRDefault="001D5826" w:rsidP="003C38DF">
            <w:pPr>
              <w:pStyle w:val="TablesHeadingGSCyan"/>
              <w:framePr w:hSpace="0" w:wrap="auto" w:vAnchor="margin" w:hAnchor="text" w:yAlign="inline"/>
              <w:spacing w:line="276" w:lineRule="auto"/>
              <w:rPr>
                <w:color w:val="515151" w:themeColor="text1"/>
              </w:rPr>
            </w:pPr>
            <w:r w:rsidRPr="00F02D40">
              <w:rPr>
                <w:i/>
                <w:iCs/>
                <w:caps w:val="0"/>
                <w:color w:val="4D4D4C"/>
                <w:sz w:val="20"/>
                <w:szCs w:val="20"/>
              </w:rPr>
              <w:t xml:space="preserve">the host country. </w:t>
            </w:r>
          </w:p>
        </w:tc>
      </w:tr>
      <w:tr w:rsidR="001D5826" w:rsidRPr="005E36C8" w14:paraId="1F6B4D24" w14:textId="77777777" w:rsidTr="00992AF1">
        <w:trPr>
          <w:trHeight w:val="364"/>
        </w:trPr>
        <w:tc>
          <w:tcPr>
            <w:tcW w:w="5000" w:type="pct"/>
            <w:gridSpan w:val="3"/>
            <w:tcBorders>
              <w:top w:val="single" w:sz="4" w:space="0" w:color="auto"/>
              <w:bottom w:val="single" w:sz="4" w:space="0" w:color="auto"/>
            </w:tcBorders>
            <w:noWrap/>
            <w:vAlign w:val="top"/>
          </w:tcPr>
          <w:p w14:paraId="4AAB0F00" w14:textId="77777777" w:rsidR="001D5826" w:rsidRPr="005E36C8" w:rsidRDefault="001D5826" w:rsidP="00992AF1">
            <w:pPr>
              <w:rPr>
                <w:caps/>
              </w:rPr>
            </w:pPr>
            <w:r w:rsidRPr="002D52A6">
              <w:rPr>
                <w:color w:val="00B9BD" w:themeColor="accent1"/>
                <w:sz w:val="20"/>
                <w:szCs w:val="22"/>
              </w:rPr>
              <w:lastRenderedPageBreak/>
              <w:t>Would the project involve or lead to:</w:t>
            </w:r>
          </w:p>
        </w:tc>
      </w:tr>
      <w:tr w:rsidR="001D5826" w:rsidRPr="005E36C8" w14:paraId="0954F3F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27B2542" w14:textId="77777777" w:rsidR="001D5826" w:rsidRPr="005E36C8" w:rsidRDefault="001D5826" w:rsidP="00992AF1">
            <w:pPr>
              <w:pStyle w:val="TablesHeadingGSCyan"/>
              <w:framePr w:hSpace="0" w:wrap="auto" w:vAnchor="margin" w:hAnchor="text" w:yAlign="inline"/>
              <w:rPr>
                <w:caps w:val="0"/>
                <w:color w:val="4D4D4C"/>
                <w:sz w:val="20"/>
                <w:szCs w:val="22"/>
              </w:rPr>
            </w:pPr>
            <w:r w:rsidRPr="00EA0B97">
              <w:rPr>
                <w:rStyle w:val="SmartLink1"/>
                <w:sz w:val="20"/>
                <w:szCs w:val="22"/>
              </w:rPr>
              <w:t>P.8.1.1 |</w:t>
            </w:r>
          </w:p>
        </w:tc>
        <w:tc>
          <w:tcPr>
            <w:tcW w:w="3285" w:type="pct"/>
            <w:tcBorders>
              <w:top w:val="single" w:sz="4" w:space="0" w:color="auto"/>
              <w:bottom w:val="single" w:sz="4" w:space="0" w:color="auto"/>
              <w:right w:val="single" w:sz="4" w:space="0" w:color="auto"/>
            </w:tcBorders>
          </w:tcPr>
          <w:p w14:paraId="7951443E"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affect the natural or pre-existing pattern of watercourses, groundwater and/or the watershed(s) such as high seasonal flow variability, flooding potential, lack of aquatic connectivity or water scarcity</w:t>
            </w:r>
            <w:r>
              <w:rPr>
                <w:caps w:val="0"/>
                <w:color w:val="4D4D4C"/>
                <w:sz w:val="20"/>
                <w:szCs w:val="20"/>
              </w:rPr>
              <w:t>?</w:t>
            </w:r>
          </w:p>
        </w:tc>
        <w:tc>
          <w:tcPr>
            <w:tcW w:w="953" w:type="pct"/>
            <w:tcBorders>
              <w:top w:val="single" w:sz="4" w:space="0" w:color="auto"/>
              <w:left w:val="single" w:sz="4" w:space="0" w:color="auto"/>
              <w:bottom w:val="single" w:sz="4" w:space="0" w:color="auto"/>
            </w:tcBorders>
          </w:tcPr>
          <w:p w14:paraId="3DB3F4B0"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8279238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BBEC8A6" w14:textId="77777777" w:rsidR="001D5826" w:rsidRPr="00B97128" w:rsidDel="00A63097" w:rsidRDefault="00620877" w:rsidP="00992AF1">
            <w:pPr>
              <w:rPr>
                <w:color w:val="auto"/>
              </w:rPr>
            </w:pPr>
            <w:sdt>
              <w:sdtPr>
                <w:rPr>
                  <w:caps/>
                  <w:color w:val="auto"/>
                  <w:sz w:val="20"/>
                  <w:szCs w:val="20"/>
                </w:rPr>
                <w:id w:val="175246358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1245170"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0259317"/>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90E039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B1FAF4F" w14:textId="77777777" w:rsidR="001D5826" w:rsidRPr="005E36C8" w:rsidRDefault="001D5826" w:rsidP="00992AF1">
            <w:pPr>
              <w:pStyle w:val="TablesHeadingGSCyan"/>
              <w:framePr w:hSpace="0" w:wrap="auto" w:vAnchor="margin" w:hAnchor="text" w:yAlign="inline"/>
              <w:rPr>
                <w:caps w:val="0"/>
                <w:color w:val="4D4D4C"/>
                <w:sz w:val="20"/>
                <w:szCs w:val="22"/>
              </w:rPr>
            </w:pPr>
            <w:r w:rsidRPr="00EA0B97">
              <w:rPr>
                <w:rStyle w:val="SmartLink1"/>
                <w:sz w:val="20"/>
                <w:szCs w:val="22"/>
              </w:rPr>
              <w:t>P.8.1.1 |</w:t>
            </w:r>
          </w:p>
        </w:tc>
        <w:tc>
          <w:tcPr>
            <w:tcW w:w="3285" w:type="pct"/>
            <w:tcBorders>
              <w:top w:val="single" w:sz="4" w:space="0" w:color="auto"/>
              <w:bottom w:val="single" w:sz="4" w:space="0" w:color="auto"/>
              <w:right w:val="single" w:sz="4" w:space="0" w:color="auto"/>
            </w:tcBorders>
          </w:tcPr>
          <w:p w14:paraId="2995311C"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Wastewater discharge of quality </w:t>
            </w:r>
            <w:r w:rsidRPr="001C1CBE">
              <w:rPr>
                <w:caps w:val="0"/>
                <w:color w:val="4D4D4C"/>
                <w:sz w:val="20"/>
                <w:szCs w:val="20"/>
              </w:rPr>
              <w:t>that does not meet the required standard</w:t>
            </w:r>
            <w:r>
              <w:rPr>
                <w:caps w:val="0"/>
                <w:color w:val="4D4D4C"/>
                <w:sz w:val="20"/>
                <w:szCs w:val="20"/>
              </w:rPr>
              <w:t xml:space="preserve"> for beneficial reuse?</w:t>
            </w:r>
          </w:p>
        </w:tc>
        <w:tc>
          <w:tcPr>
            <w:tcW w:w="953" w:type="pct"/>
            <w:tcBorders>
              <w:top w:val="single" w:sz="4" w:space="0" w:color="auto"/>
              <w:left w:val="single" w:sz="4" w:space="0" w:color="auto"/>
              <w:bottom w:val="single" w:sz="4" w:space="0" w:color="auto"/>
            </w:tcBorders>
          </w:tcPr>
          <w:p w14:paraId="5B89B69E"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9847495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D2FB51F" w14:textId="77777777" w:rsidR="001D5826" w:rsidRPr="00B97128" w:rsidDel="00A63097" w:rsidRDefault="00620877" w:rsidP="00992AF1">
            <w:pPr>
              <w:rPr>
                <w:color w:val="auto"/>
              </w:rPr>
            </w:pPr>
            <w:sdt>
              <w:sdtPr>
                <w:rPr>
                  <w:caps/>
                  <w:color w:val="auto"/>
                  <w:sz w:val="20"/>
                  <w:szCs w:val="20"/>
                </w:rPr>
                <w:id w:val="66482785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3A444B6A"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890289"/>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E9074E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9AC88C7" w14:textId="77777777" w:rsidR="001D5826" w:rsidRPr="005E36C8" w:rsidRDefault="001D5826" w:rsidP="00992AF1">
            <w:pPr>
              <w:pStyle w:val="TablesHeadingGSCyan"/>
              <w:framePr w:hSpace="0" w:wrap="auto" w:vAnchor="margin" w:hAnchor="text" w:yAlign="inline"/>
              <w:rPr>
                <w:caps w:val="0"/>
                <w:color w:val="4D4D4C"/>
                <w:sz w:val="20"/>
                <w:szCs w:val="22"/>
              </w:rPr>
            </w:pPr>
            <w:r w:rsidRPr="00EA0B97">
              <w:rPr>
                <w:rStyle w:val="SmartLink1"/>
                <w:sz w:val="20"/>
                <w:szCs w:val="22"/>
              </w:rPr>
              <w:t>P.8.1.1 |</w:t>
            </w:r>
          </w:p>
        </w:tc>
        <w:tc>
          <w:tcPr>
            <w:tcW w:w="3285" w:type="pct"/>
            <w:tcBorders>
              <w:top w:val="single" w:sz="4" w:space="0" w:color="auto"/>
              <w:bottom w:val="single" w:sz="4" w:space="0" w:color="auto"/>
              <w:right w:val="single" w:sz="4" w:space="0" w:color="auto"/>
            </w:tcBorders>
          </w:tcPr>
          <w:p w14:paraId="4B081ABA"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significant extraction, diversion of ground water? For example, construction of dams, reservoirs, river basin developments, groundwater extraction</w:t>
            </w:r>
          </w:p>
        </w:tc>
        <w:tc>
          <w:tcPr>
            <w:tcW w:w="953" w:type="pct"/>
            <w:tcBorders>
              <w:top w:val="single" w:sz="4" w:space="0" w:color="auto"/>
              <w:left w:val="single" w:sz="4" w:space="0" w:color="auto"/>
              <w:bottom w:val="single" w:sz="4" w:space="0" w:color="auto"/>
            </w:tcBorders>
          </w:tcPr>
          <w:p w14:paraId="10F622A5"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7612678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D9BDBF2" w14:textId="77777777" w:rsidR="001D5826" w:rsidRPr="00B97128" w:rsidDel="00A63097" w:rsidRDefault="00620877" w:rsidP="00992AF1">
            <w:pPr>
              <w:rPr>
                <w:color w:val="auto"/>
              </w:rPr>
            </w:pPr>
            <w:sdt>
              <w:sdtPr>
                <w:rPr>
                  <w:caps/>
                  <w:color w:val="auto"/>
                  <w:sz w:val="20"/>
                  <w:szCs w:val="20"/>
                </w:rPr>
                <w:id w:val="-115567935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6F51C21B"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19039636"/>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72BB8A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6E29052" w14:textId="77777777" w:rsidR="001D5826" w:rsidRPr="00EA0B97" w:rsidRDefault="001D5826" w:rsidP="00992AF1">
            <w:pPr>
              <w:pStyle w:val="TablesHeadingGSCyan"/>
              <w:framePr w:hSpace="0" w:wrap="auto" w:vAnchor="margin" w:hAnchor="text" w:yAlign="inline"/>
              <w:rPr>
                <w:rStyle w:val="SmartLink1"/>
                <w:sz w:val="20"/>
                <w:szCs w:val="22"/>
              </w:rPr>
            </w:pPr>
            <w:r>
              <w:rPr>
                <w:rStyle w:val="SmartLink1"/>
                <w:sz w:val="20"/>
                <w:szCs w:val="22"/>
              </w:rPr>
              <w:t>P.8.1.2 |</w:t>
            </w:r>
          </w:p>
        </w:tc>
        <w:tc>
          <w:tcPr>
            <w:tcW w:w="3285" w:type="pct"/>
            <w:tcBorders>
              <w:top w:val="single" w:sz="4" w:space="0" w:color="auto"/>
              <w:bottom w:val="single" w:sz="4" w:space="0" w:color="auto"/>
              <w:right w:val="single" w:sz="4" w:space="0" w:color="auto"/>
            </w:tcBorders>
          </w:tcPr>
          <w:p w14:paraId="6CC78D07" w14:textId="77777777" w:rsidR="001D5826" w:rsidRPr="005E36C8" w:rsidRDefault="001D5826" w:rsidP="00992AF1">
            <w:pPr>
              <w:pStyle w:val="TablesHeadingGSCyan"/>
              <w:framePr w:hSpace="0" w:wrap="auto" w:vAnchor="margin" w:hAnchor="text" w:yAlign="inline"/>
              <w:rPr>
                <w:caps w:val="0"/>
                <w:color w:val="4D4D4C"/>
                <w:sz w:val="20"/>
                <w:szCs w:val="20"/>
              </w:rPr>
            </w:pPr>
            <w:r w:rsidRPr="00025A8A">
              <w:rPr>
                <w:caps w:val="0"/>
                <w:color w:val="4D4D4C"/>
                <w:sz w:val="20"/>
                <w:szCs w:val="20"/>
              </w:rPr>
              <w:t>Are opinions and recommendations of an Expert Stakeholder(s)</w:t>
            </w:r>
            <w:r>
              <w:rPr>
                <w:caps w:val="0"/>
                <w:color w:val="4D4D4C"/>
                <w:sz w:val="20"/>
                <w:szCs w:val="20"/>
              </w:rPr>
              <w:t xml:space="preserve"> not</w:t>
            </w:r>
            <w:r w:rsidRPr="00025A8A">
              <w:rPr>
                <w:caps w:val="0"/>
                <w:color w:val="4D4D4C"/>
                <w:sz w:val="20"/>
                <w:szCs w:val="20"/>
              </w:rPr>
              <w:t xml:space="preserve"> sought and demonstrated as being included in the project design?</w:t>
            </w:r>
          </w:p>
        </w:tc>
        <w:tc>
          <w:tcPr>
            <w:tcW w:w="953" w:type="pct"/>
            <w:tcBorders>
              <w:top w:val="single" w:sz="4" w:space="0" w:color="auto"/>
              <w:left w:val="single" w:sz="4" w:space="0" w:color="auto"/>
              <w:bottom w:val="single" w:sz="4" w:space="0" w:color="auto"/>
            </w:tcBorders>
          </w:tcPr>
          <w:p w14:paraId="3E7A2D78" w14:textId="77777777" w:rsidR="001D5826" w:rsidRPr="00B97128" w:rsidDel="00A63097"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65761046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02F2C08" w14:textId="77777777" w:rsidR="001D5826" w:rsidRPr="00B97128" w:rsidDel="00A63097"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76541723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CB92E22"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12277836"/>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2859C84B" w14:textId="77777777" w:rsidTr="00992AF1">
        <w:trPr>
          <w:trHeight w:val="364"/>
        </w:trPr>
        <w:tc>
          <w:tcPr>
            <w:tcW w:w="5000" w:type="pct"/>
            <w:gridSpan w:val="3"/>
            <w:tcBorders>
              <w:top w:val="single" w:sz="4" w:space="0" w:color="auto"/>
              <w:bottom w:val="single" w:sz="4" w:space="0" w:color="auto"/>
            </w:tcBorders>
            <w:noWrap/>
            <w:vAlign w:val="top"/>
          </w:tcPr>
          <w:p w14:paraId="7358950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26ADA1AC"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765B93E"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As per the project activity, the project will not affect the natural</w:t>
            </w:r>
          </w:p>
          <w:p w14:paraId="34804AC1"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or pre-existing pattern of watercourses, groundwater or the watershed(s), and it will not</w:t>
            </w:r>
          </w:p>
          <w:p w14:paraId="38C08FAD" w14:textId="77777777" w:rsidR="001D5826" w:rsidRDefault="001D5826" w:rsidP="00992AF1">
            <w:pPr>
              <w:pStyle w:val="TablesHeadingGSCyan"/>
              <w:framePr w:hSpace="0" w:wrap="auto" w:vAnchor="margin" w:hAnchor="text" w:yAlign="inline"/>
              <w:spacing w:line="276" w:lineRule="auto"/>
              <w:rPr>
                <w:rStyle w:val="SmartLink1"/>
              </w:rPr>
            </w:pPr>
            <w:r w:rsidRPr="00F02D40">
              <w:rPr>
                <w:i/>
                <w:iCs/>
                <w:caps w:val="0"/>
                <w:color w:val="4D4D4C"/>
                <w:sz w:val="20"/>
                <w:szCs w:val="20"/>
              </w:rPr>
              <w:t>include any significant extraction or construction of dams or reservoirs.</w:t>
            </w:r>
          </w:p>
          <w:p w14:paraId="4E54B737" w14:textId="77777777" w:rsidR="001D5826" w:rsidRPr="00345F88" w:rsidRDefault="001D5826" w:rsidP="00992AF1">
            <w:pPr>
              <w:pStyle w:val="TablesHeadingGSCyan"/>
              <w:framePr w:hSpace="0" w:wrap="auto" w:vAnchor="margin" w:hAnchor="text" w:yAlign="inline"/>
              <w:spacing w:line="276" w:lineRule="auto"/>
              <w:rPr>
                <w:caps w:val="0"/>
                <w:color w:val="515151" w:themeColor="text1"/>
                <w:sz w:val="20"/>
                <w:szCs w:val="20"/>
              </w:rPr>
            </w:pPr>
          </w:p>
          <w:p w14:paraId="23058AE1" w14:textId="77777777" w:rsidR="001D5826" w:rsidRPr="00345F88" w:rsidRDefault="001D5826" w:rsidP="00992AF1">
            <w:pPr>
              <w:rPr>
                <w:color w:val="515151" w:themeColor="text1"/>
              </w:rPr>
            </w:pPr>
          </w:p>
        </w:tc>
      </w:tr>
      <w:tr w:rsidR="001D5826" w:rsidRPr="00A978AA" w14:paraId="5D79F435" w14:textId="77777777" w:rsidTr="00992AF1">
        <w:trPr>
          <w:trHeight w:val="364"/>
        </w:trPr>
        <w:tc>
          <w:tcPr>
            <w:tcW w:w="5000" w:type="pct"/>
            <w:gridSpan w:val="3"/>
            <w:tcBorders>
              <w:top w:val="single" w:sz="4" w:space="0" w:color="auto"/>
              <w:bottom w:val="single" w:sz="4" w:space="0" w:color="auto"/>
            </w:tcBorders>
            <w:noWrap/>
            <w:vAlign w:val="top"/>
          </w:tcPr>
          <w:p w14:paraId="6E200558" w14:textId="77777777" w:rsidR="001D5826" w:rsidRPr="00A978AA" w:rsidRDefault="001D5826" w:rsidP="00992AF1">
            <w:pPr>
              <w:pStyle w:val="TablesHeadingGSCyan"/>
              <w:framePr w:hSpace="0" w:wrap="auto" w:vAnchor="margin" w:hAnchor="text" w:yAlign="inline"/>
              <w:spacing w:line="276" w:lineRule="auto"/>
              <w:rPr>
                <w:i/>
                <w:iCs/>
                <w:caps w:val="0"/>
                <w:color w:val="4D4D4C"/>
                <w:sz w:val="20"/>
                <w:szCs w:val="20"/>
              </w:rPr>
            </w:pPr>
            <w:r w:rsidRPr="00282DAE">
              <w:rPr>
                <w:rStyle w:val="SmartLink1"/>
              </w:rPr>
              <w:t>P.8.2 |Erosion and/or Water Body Instability</w:t>
            </w:r>
          </w:p>
        </w:tc>
      </w:tr>
      <w:tr w:rsidR="001D5826" w:rsidRPr="00A978AA" w14:paraId="1839D2A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A9A7D2E" w14:textId="77777777" w:rsidR="001D5826" w:rsidRPr="00282DAE" w:rsidRDefault="001D5826" w:rsidP="00992AF1">
            <w:pPr>
              <w:pStyle w:val="TablesHeadingGSCyan"/>
              <w:framePr w:hSpace="0" w:wrap="auto" w:vAnchor="margin" w:hAnchor="text" w:yAlign="inline"/>
              <w:spacing w:line="276" w:lineRule="auto"/>
              <w:rPr>
                <w:rStyle w:val="SmartLink1"/>
              </w:rPr>
            </w:pPr>
            <w:r w:rsidRPr="00EE46BF">
              <w:rPr>
                <w:rStyle w:val="SmartLink1"/>
                <w:sz w:val="20"/>
                <w:szCs w:val="22"/>
              </w:rPr>
              <w:t>P.8.2.1 |</w:t>
            </w:r>
          </w:p>
        </w:tc>
        <w:tc>
          <w:tcPr>
            <w:tcW w:w="3285" w:type="pct"/>
            <w:tcBorders>
              <w:top w:val="single" w:sz="4" w:space="0" w:color="auto"/>
              <w:left w:val="single" w:sz="4" w:space="0" w:color="auto"/>
              <w:bottom w:val="single" w:sz="4" w:space="0" w:color="auto"/>
              <w:right w:val="single" w:sz="4" w:space="0" w:color="auto"/>
            </w:tcBorders>
          </w:tcPr>
          <w:p w14:paraId="03C12515" w14:textId="77777777" w:rsidR="001D5826" w:rsidRPr="00282DAE" w:rsidRDefault="001D5826" w:rsidP="00992AF1">
            <w:pPr>
              <w:pStyle w:val="TablesHeadingGSCyan"/>
              <w:framePr w:hSpace="0" w:wrap="auto" w:vAnchor="margin" w:hAnchor="text" w:yAlign="inline"/>
              <w:rPr>
                <w:rStyle w:val="SmartLink1"/>
              </w:rPr>
            </w:pPr>
            <w:r w:rsidRPr="00A97FAE">
              <w:rPr>
                <w:caps w:val="0"/>
                <w:color w:val="4D4D4C"/>
                <w:sz w:val="20"/>
                <w:szCs w:val="20"/>
              </w:rPr>
              <w:t>Does the project have a risk of negatively impacting the catchment and has it been assessed and addressed?</w:t>
            </w:r>
          </w:p>
        </w:tc>
        <w:tc>
          <w:tcPr>
            <w:tcW w:w="953" w:type="pct"/>
            <w:tcBorders>
              <w:top w:val="single" w:sz="4" w:space="0" w:color="auto"/>
              <w:left w:val="single" w:sz="4" w:space="0" w:color="auto"/>
              <w:bottom w:val="single" w:sz="4" w:space="0" w:color="auto"/>
            </w:tcBorders>
          </w:tcPr>
          <w:p w14:paraId="23B8422A" w14:textId="77777777" w:rsidR="001D5826" w:rsidRPr="00B97128" w:rsidDel="00A63097"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39856685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ECF0D30" w14:textId="77777777" w:rsidR="001D5826" w:rsidRPr="00771784" w:rsidRDefault="00620877" w:rsidP="00992AF1">
            <w:pPr>
              <w:pStyle w:val="TablesHeadingGSCyan"/>
              <w:framePr w:hSpace="0" w:wrap="auto" w:vAnchor="margin" w:hAnchor="text" w:yAlign="inline"/>
              <w:rPr>
                <w:rStyle w:val="SmartLink1"/>
                <w:caps w:val="0"/>
                <w:color w:val="4D4D4C"/>
                <w:sz w:val="20"/>
                <w:szCs w:val="20"/>
              </w:rPr>
            </w:pPr>
            <w:sdt>
              <w:sdtPr>
                <w:rPr>
                  <w:rFonts w:asciiTheme="minorHAnsi" w:hAnsiTheme="minorHAnsi"/>
                  <w:caps w:val="0"/>
                  <w:color w:val="auto"/>
                  <w:sz w:val="20"/>
                  <w:szCs w:val="20"/>
                  <w:u w:val="single"/>
                  <w:shd w:val="clear" w:color="auto" w:fill="E1DFDD"/>
                </w:rPr>
                <w:id w:val="-1633095097"/>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A978AA" w14:paraId="09E35E80" w14:textId="77777777" w:rsidTr="00992AF1">
        <w:trPr>
          <w:trHeight w:val="364"/>
        </w:trPr>
        <w:tc>
          <w:tcPr>
            <w:tcW w:w="5000" w:type="pct"/>
            <w:gridSpan w:val="3"/>
            <w:tcBorders>
              <w:top w:val="single" w:sz="4" w:space="0" w:color="auto"/>
              <w:bottom w:val="single" w:sz="4" w:space="0" w:color="auto"/>
            </w:tcBorders>
            <w:noWrap/>
            <w:vAlign w:val="top"/>
          </w:tcPr>
          <w:p w14:paraId="7D5390B5" w14:textId="77777777" w:rsidR="001D5826" w:rsidRDefault="001D5826" w:rsidP="00992AF1">
            <w:pPr>
              <w:pStyle w:val="TablesHeadingGSCyan"/>
              <w:framePr w:hSpace="0" w:wrap="auto" w:vAnchor="margin" w:hAnchor="text" w:yAlign="inline"/>
              <w:rPr>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A978AA" w14:paraId="5D670402"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2AD19F5"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Pr>
                <w:i/>
                <w:iCs/>
                <w:caps w:val="0"/>
                <w:color w:val="4D4D4C"/>
                <w:sz w:val="20"/>
                <w:szCs w:val="20"/>
              </w:rPr>
              <w:t>A</w:t>
            </w:r>
            <w:r w:rsidRPr="00F02D40">
              <w:rPr>
                <w:i/>
                <w:iCs/>
                <w:caps w:val="0"/>
                <w:color w:val="4D4D4C"/>
                <w:sz w:val="20"/>
                <w:szCs w:val="20"/>
              </w:rPr>
              <w:t xml:space="preserve">s </w:t>
            </w:r>
            <w:proofErr w:type="gramStart"/>
            <w:r w:rsidRPr="00F02D40">
              <w:rPr>
                <w:i/>
                <w:iCs/>
                <w:caps w:val="0"/>
                <w:color w:val="4D4D4C"/>
                <w:sz w:val="20"/>
                <w:szCs w:val="20"/>
              </w:rPr>
              <w:t>per</w:t>
            </w:r>
            <w:proofErr w:type="gramEnd"/>
            <w:r w:rsidRPr="00F02D40">
              <w:rPr>
                <w:i/>
                <w:iCs/>
                <w:caps w:val="0"/>
                <w:color w:val="4D4D4C"/>
                <w:sz w:val="20"/>
                <w:szCs w:val="20"/>
              </w:rPr>
              <w:t xml:space="preserve"> the project activity, the project will not affect negatively on</w:t>
            </w:r>
          </w:p>
          <w:p w14:paraId="75C9B473" w14:textId="77777777" w:rsidR="001D5826" w:rsidRDefault="001D5826" w:rsidP="00992AF1">
            <w:pPr>
              <w:pStyle w:val="TablesHeadingGSCyan"/>
              <w:framePr w:hSpace="0" w:wrap="auto" w:vAnchor="margin" w:hAnchor="text" w:yAlign="inline"/>
              <w:spacing w:line="276" w:lineRule="auto"/>
              <w:rPr>
                <w:rStyle w:val="SmartLink1"/>
              </w:rPr>
            </w:pPr>
            <w:r w:rsidRPr="00F02D40">
              <w:rPr>
                <w:i/>
                <w:iCs/>
                <w:caps w:val="0"/>
                <w:color w:val="4D4D4C"/>
                <w:sz w:val="20"/>
                <w:szCs w:val="20"/>
              </w:rPr>
              <w:t>any catchment area.</w:t>
            </w:r>
          </w:p>
          <w:p w14:paraId="561CA812" w14:textId="77777777" w:rsidR="001D5826" w:rsidRPr="00053E0D" w:rsidRDefault="001D5826" w:rsidP="00992AF1">
            <w:pPr>
              <w:pStyle w:val="TablesHeadingGSCyan"/>
              <w:framePr w:hSpace="0" w:wrap="auto" w:vAnchor="margin" w:hAnchor="text" w:yAlign="inline"/>
              <w:rPr>
                <w:caps w:val="0"/>
                <w:color w:val="515151" w:themeColor="text1"/>
                <w:sz w:val="20"/>
                <w:szCs w:val="20"/>
              </w:rPr>
            </w:pPr>
          </w:p>
          <w:p w14:paraId="2468A3F7" w14:textId="77777777" w:rsidR="001D5826" w:rsidRPr="00053E0D" w:rsidRDefault="001D5826" w:rsidP="00992AF1">
            <w:pPr>
              <w:rPr>
                <w:color w:val="515151" w:themeColor="text1"/>
              </w:rPr>
            </w:pPr>
          </w:p>
        </w:tc>
      </w:tr>
      <w:tr w:rsidR="001D5826" w:rsidRPr="005E36C8" w14:paraId="461813AC" w14:textId="77777777" w:rsidTr="00992AF1">
        <w:trPr>
          <w:trHeight w:val="364"/>
        </w:trPr>
        <w:tc>
          <w:tcPr>
            <w:tcW w:w="5000" w:type="pct"/>
            <w:gridSpan w:val="3"/>
            <w:tcBorders>
              <w:top w:val="single" w:sz="4" w:space="0" w:color="auto"/>
              <w:bottom w:val="single" w:sz="4" w:space="0" w:color="auto"/>
            </w:tcBorders>
            <w:noWrap/>
            <w:vAlign w:val="top"/>
          </w:tcPr>
          <w:p w14:paraId="5411B34B" w14:textId="77777777" w:rsidR="001D5826" w:rsidRPr="005E36C8" w:rsidRDefault="001D5826" w:rsidP="00992AF1">
            <w:pPr>
              <w:rPr>
                <w:caps/>
                <w:sz w:val="20"/>
                <w:szCs w:val="20"/>
              </w:rPr>
            </w:pPr>
            <w:r w:rsidRPr="002D52A6">
              <w:rPr>
                <w:color w:val="00B9BD" w:themeColor="accent1"/>
                <w:sz w:val="20"/>
                <w:szCs w:val="22"/>
              </w:rPr>
              <w:t>Would the project involve or lead to:</w:t>
            </w:r>
          </w:p>
        </w:tc>
      </w:tr>
      <w:tr w:rsidR="001D5826" w:rsidRPr="005E36C8" w14:paraId="3D8B99E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4B775A4" w14:textId="77777777" w:rsidR="001D5826" w:rsidRDefault="001D5826" w:rsidP="00992AF1">
            <w:pPr>
              <w:pStyle w:val="TablesHeadingGSCyan"/>
              <w:framePr w:hSpace="0" w:wrap="auto" w:vAnchor="margin" w:hAnchor="text" w:yAlign="inline"/>
              <w:spacing w:line="276" w:lineRule="auto"/>
              <w:rPr>
                <w:rStyle w:val="SmartLink1"/>
                <w:sz w:val="20"/>
                <w:szCs w:val="20"/>
              </w:rPr>
            </w:pPr>
            <w:r w:rsidRPr="00BD2909">
              <w:rPr>
                <w:rStyle w:val="SmartLink1"/>
                <w:sz w:val="20"/>
                <w:szCs w:val="20"/>
              </w:rPr>
              <w:t>P.8.2.2 |</w:t>
            </w:r>
          </w:p>
          <w:p w14:paraId="2D28EB59" w14:textId="77777777" w:rsidR="001D5826" w:rsidRPr="00BD2909" w:rsidRDefault="001D5826">
            <w:pPr>
              <w:pStyle w:val="Paragraphedeliste"/>
              <w:numPr>
                <w:ilvl w:val="0"/>
                <w:numId w:val="22"/>
              </w:numPr>
              <w:spacing w:after="60" w:line="276" w:lineRule="auto"/>
              <w:contextualSpacing w:val="0"/>
            </w:pPr>
          </w:p>
          <w:p w14:paraId="15D975D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BD2909">
              <w:rPr>
                <w:rStyle w:val="SmartLink1"/>
                <w:sz w:val="20"/>
                <w:szCs w:val="20"/>
              </w:rPr>
              <w:t>P.8.2.5 |</w:t>
            </w:r>
          </w:p>
        </w:tc>
        <w:tc>
          <w:tcPr>
            <w:tcW w:w="3285" w:type="pct"/>
            <w:tcBorders>
              <w:top w:val="single" w:sz="4" w:space="0" w:color="auto"/>
              <w:bottom w:val="single" w:sz="4" w:space="0" w:color="auto"/>
              <w:right w:val="single" w:sz="4" w:space="0" w:color="auto"/>
            </w:tcBorders>
          </w:tcPr>
          <w:p w14:paraId="528AC85E" w14:textId="77777777" w:rsidR="001D5826" w:rsidRDefault="001D5826" w:rsidP="00992AF1">
            <w:pPr>
              <w:pStyle w:val="TablesHeadingGSCyan"/>
              <w:framePr w:hSpace="0" w:wrap="auto" w:vAnchor="margin" w:hAnchor="text" w:yAlign="inline"/>
              <w:rPr>
                <w:caps w:val="0"/>
                <w:color w:val="4D4D4C"/>
                <w:sz w:val="20"/>
                <w:szCs w:val="20"/>
              </w:rPr>
            </w:pPr>
            <w:proofErr w:type="gramStart"/>
            <w:r w:rsidRPr="005E36C8">
              <w:rPr>
                <w:caps w:val="0"/>
                <w:color w:val="4D4D4C"/>
                <w:sz w:val="20"/>
                <w:szCs w:val="20"/>
              </w:rPr>
              <w:t>negatively</w:t>
            </w:r>
            <w:proofErr w:type="gramEnd"/>
            <w:r w:rsidRPr="005E36C8">
              <w:rPr>
                <w:caps w:val="0"/>
                <w:color w:val="4D4D4C"/>
                <w:sz w:val="20"/>
                <w:szCs w:val="20"/>
              </w:rPr>
              <w:t xml:space="preserve"> impact on the catchment </w:t>
            </w:r>
            <w:proofErr w:type="gramStart"/>
            <w:r w:rsidRPr="005E36C8">
              <w:rPr>
                <w:caps w:val="0"/>
                <w:color w:val="4D4D4C"/>
                <w:sz w:val="20"/>
                <w:szCs w:val="20"/>
              </w:rPr>
              <w:t>area?</w:t>
            </w:r>
            <w:proofErr w:type="gramEnd"/>
          </w:p>
          <w:p w14:paraId="3135A361" w14:textId="77777777" w:rsidR="001D5826" w:rsidRPr="00395B4D" w:rsidRDefault="001D5826" w:rsidP="00992AF1"/>
          <w:p w14:paraId="71C982EC" w14:textId="77777777" w:rsidR="001D5826" w:rsidRPr="00395B4D" w:rsidRDefault="001D5826" w:rsidP="00992AF1">
            <w:pPr>
              <w:rPr>
                <w:i/>
                <w:iCs/>
              </w:rPr>
            </w:pPr>
            <w:r w:rsidRPr="00395B4D">
              <w:rPr>
                <w:i/>
                <w:iCs/>
                <w:sz w:val="20"/>
                <w:szCs w:val="22"/>
              </w:rPr>
              <w:t xml:space="preserve">If yes, Erosion prevention measures, including soil and slope protection measures, must be implemented before project commencement. These measures should involve natural terracing, infiltration strips, permanent ground cover, hedge and tree rows, and effective slope length </w:t>
            </w:r>
            <w:r w:rsidRPr="00395B4D">
              <w:rPr>
                <w:i/>
                <w:iCs/>
                <w:sz w:val="20"/>
                <w:szCs w:val="22"/>
              </w:rPr>
              <w:lastRenderedPageBreak/>
              <w:t>assessment. Regular reassessment of these measures is necessary.</w:t>
            </w:r>
          </w:p>
        </w:tc>
        <w:tc>
          <w:tcPr>
            <w:tcW w:w="953" w:type="pct"/>
            <w:tcBorders>
              <w:top w:val="single" w:sz="4" w:space="0" w:color="auto"/>
              <w:left w:val="single" w:sz="4" w:space="0" w:color="auto"/>
              <w:bottom w:val="single" w:sz="4" w:space="0" w:color="auto"/>
            </w:tcBorders>
          </w:tcPr>
          <w:p w14:paraId="5AB08AE6"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123741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1CD7A70" w14:textId="77777777" w:rsidR="001D5826" w:rsidRPr="00B97128" w:rsidDel="00A63097" w:rsidRDefault="00620877" w:rsidP="00992AF1">
            <w:pPr>
              <w:rPr>
                <w:color w:val="auto"/>
              </w:rPr>
            </w:pPr>
            <w:sdt>
              <w:sdtPr>
                <w:rPr>
                  <w:caps/>
                  <w:color w:val="auto"/>
                  <w:sz w:val="20"/>
                  <w:szCs w:val="20"/>
                </w:rPr>
                <w:id w:val="-207411350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2DEEF36"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26406351"/>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7B9363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F9BD7A3" w14:textId="77777777" w:rsidR="001D5826" w:rsidRPr="00BD2909" w:rsidRDefault="001D5826" w:rsidP="00992AF1">
            <w:pPr>
              <w:pStyle w:val="TablesHeadingGSCyan"/>
              <w:framePr w:hSpace="0" w:wrap="auto" w:vAnchor="margin" w:hAnchor="text" w:yAlign="inline"/>
              <w:spacing w:line="276" w:lineRule="auto"/>
              <w:rPr>
                <w:rStyle w:val="SmartLink1"/>
                <w:sz w:val="20"/>
                <w:szCs w:val="20"/>
              </w:rPr>
            </w:pPr>
            <w:r>
              <w:rPr>
                <w:rStyle w:val="SmartLink1"/>
                <w:sz w:val="20"/>
                <w:szCs w:val="20"/>
              </w:rPr>
              <w:t>P.8.2.6 |</w:t>
            </w:r>
          </w:p>
        </w:tc>
        <w:tc>
          <w:tcPr>
            <w:tcW w:w="3285" w:type="pct"/>
            <w:tcBorders>
              <w:top w:val="single" w:sz="4" w:space="0" w:color="auto"/>
              <w:bottom w:val="single" w:sz="4" w:space="0" w:color="auto"/>
              <w:right w:val="single" w:sz="4" w:space="0" w:color="auto"/>
            </w:tcBorders>
          </w:tcPr>
          <w:p w14:paraId="08AC52D9"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tcPr>
          <w:p w14:paraId="55F2FF03" w14:textId="77777777" w:rsidR="001D5826" w:rsidRPr="00B97128" w:rsidDel="00A63097"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21068300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62DE80F" w14:textId="77777777" w:rsidR="001D5826" w:rsidRPr="00B97128" w:rsidDel="00A63097"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51758936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0A2C7CB7"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31879744"/>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14259C43" w14:textId="77777777" w:rsidTr="00992AF1">
        <w:trPr>
          <w:trHeight w:val="364"/>
        </w:trPr>
        <w:tc>
          <w:tcPr>
            <w:tcW w:w="5000" w:type="pct"/>
            <w:gridSpan w:val="3"/>
            <w:tcBorders>
              <w:top w:val="single" w:sz="4" w:space="0" w:color="auto"/>
              <w:bottom w:val="single" w:sz="4" w:space="0" w:color="auto"/>
            </w:tcBorders>
            <w:noWrap/>
            <w:vAlign w:val="top"/>
          </w:tcPr>
          <w:p w14:paraId="4761F5F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21EB183F"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1E86B2B"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The process or project outcomes do not involve negative</w:t>
            </w:r>
          </w:p>
          <w:p w14:paraId="4C640645"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consequences on nature, including erosion or instability of a water body. According to the</w:t>
            </w:r>
          </w:p>
          <w:p w14:paraId="34516102" w14:textId="77777777" w:rsidR="001D5826" w:rsidRDefault="001D5826" w:rsidP="00992AF1">
            <w:pPr>
              <w:pStyle w:val="TablesHeadingGSCyan"/>
              <w:framePr w:hSpace="0" w:wrap="auto" w:vAnchor="margin" w:hAnchor="text" w:yAlign="inline"/>
              <w:spacing w:line="276" w:lineRule="auto"/>
              <w:rPr>
                <w:rStyle w:val="SmartLink1"/>
              </w:rPr>
            </w:pPr>
            <w:r w:rsidRPr="00F02D40">
              <w:rPr>
                <w:i/>
                <w:iCs/>
                <w:caps w:val="0"/>
                <w:color w:val="4D4D4C"/>
                <w:sz w:val="20"/>
                <w:szCs w:val="20"/>
              </w:rPr>
              <w:t>PDD, the project will distribute ICSs to improve air quality and reduce air pollution.</w:t>
            </w:r>
          </w:p>
          <w:p w14:paraId="31034F56"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0"/>
              </w:rPr>
            </w:pPr>
          </w:p>
          <w:p w14:paraId="67076643" w14:textId="77777777" w:rsidR="001D5826" w:rsidRPr="009910B7" w:rsidRDefault="001D5826" w:rsidP="00992AF1"/>
        </w:tc>
      </w:tr>
      <w:tr w:rsidR="001D5826" w:rsidRPr="00A978AA" w14:paraId="5624C972" w14:textId="77777777" w:rsidTr="00992AF1">
        <w:trPr>
          <w:trHeight w:val="364"/>
        </w:trPr>
        <w:tc>
          <w:tcPr>
            <w:tcW w:w="5000" w:type="pct"/>
            <w:gridSpan w:val="3"/>
            <w:tcBorders>
              <w:top w:val="single" w:sz="4" w:space="0" w:color="auto"/>
              <w:bottom w:val="single" w:sz="4" w:space="0" w:color="auto"/>
            </w:tcBorders>
            <w:noWrap/>
            <w:vAlign w:val="top"/>
          </w:tcPr>
          <w:p w14:paraId="530DDEAF" w14:textId="77777777" w:rsidR="001D5826" w:rsidRPr="00E11E87" w:rsidRDefault="001D5826" w:rsidP="00992AF1">
            <w:pPr>
              <w:pStyle w:val="TablesHeadingGSCyan"/>
              <w:framePr w:hSpace="0" w:wrap="auto" w:vAnchor="margin" w:hAnchor="text" w:yAlign="inline"/>
              <w:spacing w:line="276" w:lineRule="auto"/>
              <w:rPr>
                <w:b/>
                <w:bCs/>
                <w:caps w:val="0"/>
                <w:color w:val="4D4D4C"/>
              </w:rPr>
            </w:pPr>
            <w:r w:rsidRPr="00E11E87">
              <w:rPr>
                <w:rStyle w:val="SmartLink1"/>
                <w:b/>
                <w:bCs/>
              </w:rPr>
              <w:t>P.9 |Environment, ecology and land use</w:t>
            </w:r>
          </w:p>
        </w:tc>
      </w:tr>
      <w:tr w:rsidR="001D5826" w:rsidRPr="00A978AA" w14:paraId="2C7FE7B4" w14:textId="77777777" w:rsidTr="00992AF1">
        <w:trPr>
          <w:trHeight w:val="364"/>
        </w:trPr>
        <w:tc>
          <w:tcPr>
            <w:tcW w:w="5000" w:type="pct"/>
            <w:gridSpan w:val="3"/>
            <w:tcBorders>
              <w:top w:val="single" w:sz="4" w:space="0" w:color="auto"/>
              <w:bottom w:val="single" w:sz="4" w:space="0" w:color="auto"/>
            </w:tcBorders>
            <w:noWrap/>
            <w:vAlign w:val="top"/>
          </w:tcPr>
          <w:p w14:paraId="5C510D81" w14:textId="77777777" w:rsidR="001D5826" w:rsidRPr="00A3070F" w:rsidRDefault="001D5826" w:rsidP="00992AF1">
            <w:pPr>
              <w:pStyle w:val="TablesHeadingGSCyan"/>
              <w:framePr w:hSpace="0" w:wrap="auto" w:vAnchor="margin" w:hAnchor="text" w:yAlign="inline"/>
              <w:spacing w:line="276" w:lineRule="auto"/>
              <w:rPr>
                <w:b/>
                <w:bCs/>
                <w:i/>
                <w:iCs/>
                <w:caps w:val="0"/>
                <w:color w:val="4D4D4C"/>
              </w:rPr>
            </w:pPr>
            <w:r w:rsidRPr="00A3070F">
              <w:rPr>
                <w:rStyle w:val="SmartLink1"/>
              </w:rPr>
              <w:t>P.9.1 |Landscape Modification and Soil</w:t>
            </w:r>
          </w:p>
        </w:tc>
      </w:tr>
      <w:tr w:rsidR="001D5826" w:rsidRPr="00A978AA" w14:paraId="29E1579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1E8B610" w14:textId="77777777" w:rsidR="001D5826" w:rsidRDefault="001D5826" w:rsidP="00992AF1">
            <w:pPr>
              <w:pStyle w:val="TablesHeadingGSCyan"/>
              <w:framePr w:hSpace="0" w:wrap="auto" w:vAnchor="margin" w:hAnchor="text" w:yAlign="inline"/>
              <w:spacing w:line="276" w:lineRule="auto"/>
              <w:rPr>
                <w:rStyle w:val="SmartLink1"/>
                <w:sz w:val="20"/>
                <w:szCs w:val="22"/>
              </w:rPr>
            </w:pPr>
            <w:r w:rsidRPr="00414FB9">
              <w:rPr>
                <w:rStyle w:val="SmartLink1"/>
                <w:sz w:val="20"/>
                <w:szCs w:val="22"/>
              </w:rPr>
              <w:t>P.9.1.1 |</w:t>
            </w:r>
          </w:p>
          <w:p w14:paraId="179D5D34" w14:textId="77777777" w:rsidR="001D5826" w:rsidRDefault="001D5826" w:rsidP="00992AF1">
            <w:r>
              <w:t>-</w:t>
            </w:r>
          </w:p>
          <w:p w14:paraId="0B0D621F" w14:textId="77777777" w:rsidR="001D5826" w:rsidRPr="001F2255" w:rsidRDefault="001D5826" w:rsidP="00992AF1">
            <w:pPr>
              <w:pStyle w:val="TablesHeadingGSCyan"/>
              <w:framePr w:hSpace="0" w:wrap="auto" w:vAnchor="margin" w:hAnchor="text" w:yAlign="inline"/>
              <w:spacing w:line="276" w:lineRule="auto"/>
            </w:pPr>
            <w:r w:rsidRPr="00CE0033">
              <w:rPr>
                <w:rStyle w:val="SmartLink1"/>
                <w:sz w:val="20"/>
              </w:rPr>
              <w:t>P.9.1.3 |</w:t>
            </w:r>
          </w:p>
        </w:tc>
        <w:tc>
          <w:tcPr>
            <w:tcW w:w="3285" w:type="pct"/>
            <w:tcBorders>
              <w:top w:val="single" w:sz="4" w:space="0" w:color="auto"/>
              <w:left w:val="single" w:sz="4" w:space="0" w:color="auto"/>
              <w:bottom w:val="single" w:sz="4" w:space="0" w:color="auto"/>
              <w:right w:val="single" w:sz="4" w:space="0" w:color="auto"/>
            </w:tcBorders>
          </w:tcPr>
          <w:p w14:paraId="1B79E4A7" w14:textId="77777777" w:rsidR="001D5826" w:rsidRPr="00B97128" w:rsidRDefault="001D5826" w:rsidP="00992AF1">
            <w:pPr>
              <w:pStyle w:val="TablesHeadingGSCyan"/>
              <w:framePr w:hSpace="0" w:wrap="auto" w:vAnchor="margin" w:hAnchor="text" w:yAlign="inline"/>
              <w:rPr>
                <w:caps w:val="0"/>
                <w:color w:val="auto"/>
                <w:sz w:val="20"/>
                <w:szCs w:val="20"/>
              </w:rPr>
            </w:pPr>
            <w:r w:rsidRPr="00B97128">
              <w:rPr>
                <w:caps w:val="0"/>
                <w:color w:val="auto"/>
                <w:sz w:val="20"/>
                <w:szCs w:val="20"/>
              </w:rPr>
              <w:t>Is there any risk of soil resource degradation or loss of ecosystem services provided by soils in the project?</w:t>
            </w:r>
          </w:p>
          <w:p w14:paraId="2E45A6A6" w14:textId="77777777" w:rsidR="001D5826" w:rsidRPr="00B97128" w:rsidRDefault="001D5826" w:rsidP="00992AF1">
            <w:pPr>
              <w:rPr>
                <w:color w:val="auto"/>
              </w:rPr>
            </w:pPr>
          </w:p>
          <w:p w14:paraId="4116E8D3" w14:textId="77777777" w:rsidR="001D5826" w:rsidRPr="00B97128" w:rsidRDefault="001D5826" w:rsidP="00992AF1">
            <w:pPr>
              <w:rPr>
                <w:i/>
                <w:iCs/>
                <w:color w:val="auto"/>
                <w:sz w:val="20"/>
                <w:szCs w:val="20"/>
              </w:rPr>
            </w:pPr>
            <w:r w:rsidRPr="00B97128">
              <w:rPr>
                <w:i/>
                <w:iCs/>
                <w:color w:val="auto"/>
                <w:sz w:val="20"/>
                <w:szCs w:val="20"/>
              </w:rPr>
              <w:t xml:space="preserve">If yes, the project shall maintain healthy soils by </w:t>
            </w:r>
            <w:proofErr w:type="spellStart"/>
            <w:r w:rsidRPr="00B97128">
              <w:rPr>
                <w:i/>
                <w:iCs/>
                <w:color w:val="auto"/>
                <w:sz w:val="20"/>
                <w:szCs w:val="20"/>
              </w:rPr>
              <w:t>minimising</w:t>
            </w:r>
            <w:proofErr w:type="spellEnd"/>
            <w:r w:rsidRPr="00B97128">
              <w:rPr>
                <w:i/>
                <w:iCs/>
                <w:color w:val="auto"/>
                <w:sz w:val="20"/>
                <w:szCs w:val="20"/>
              </w:rPr>
              <w:t xml:space="preserve"> negative impacts on soil health, productivity, structure, and water retention. Steps to </w:t>
            </w:r>
            <w:proofErr w:type="spellStart"/>
            <w:r w:rsidRPr="00B97128">
              <w:rPr>
                <w:i/>
                <w:iCs/>
                <w:color w:val="auto"/>
                <w:sz w:val="20"/>
                <w:szCs w:val="20"/>
              </w:rPr>
              <w:t>minimise</w:t>
            </w:r>
            <w:proofErr w:type="spellEnd"/>
            <w:r w:rsidRPr="00B97128">
              <w:rPr>
                <w:i/>
                <w:iCs/>
                <w:color w:val="auto"/>
                <w:sz w:val="20"/>
                <w:szCs w:val="20"/>
              </w:rPr>
              <w:t xml:space="preserve"> soil degradation include crop rotation, composting, using N-fixing plants, and reducing tillage and ecologically harmful substances.</w:t>
            </w:r>
          </w:p>
        </w:tc>
        <w:tc>
          <w:tcPr>
            <w:tcW w:w="953" w:type="pct"/>
            <w:tcBorders>
              <w:top w:val="single" w:sz="4" w:space="0" w:color="auto"/>
              <w:left w:val="single" w:sz="4" w:space="0" w:color="auto"/>
              <w:bottom w:val="single" w:sz="4" w:space="0" w:color="auto"/>
            </w:tcBorders>
          </w:tcPr>
          <w:p w14:paraId="26EEBB2C" w14:textId="77777777" w:rsidR="001D5826" w:rsidRPr="00B97128" w:rsidDel="00A63097"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29820135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F8F5CA1" w14:textId="77777777" w:rsidR="001D5826" w:rsidRPr="00B97128" w:rsidRDefault="00620877" w:rsidP="00992AF1">
            <w:pPr>
              <w:pStyle w:val="TablesHeadingGSCyan"/>
              <w:framePr w:hSpace="0" w:wrap="auto" w:vAnchor="margin" w:hAnchor="text" w:yAlign="inline"/>
              <w:rPr>
                <w:rStyle w:val="SmartLink1"/>
                <w:caps w:val="0"/>
                <w:color w:val="auto"/>
                <w:sz w:val="20"/>
                <w:szCs w:val="20"/>
              </w:rPr>
            </w:pPr>
            <w:sdt>
              <w:sdtPr>
                <w:rPr>
                  <w:rFonts w:asciiTheme="minorHAnsi" w:hAnsiTheme="minorHAnsi"/>
                  <w:caps w:val="0"/>
                  <w:color w:val="auto"/>
                  <w:sz w:val="20"/>
                  <w:szCs w:val="20"/>
                  <w:u w:val="single"/>
                  <w:shd w:val="clear" w:color="auto" w:fill="E1DFDD"/>
                </w:rPr>
                <w:id w:val="-1707021426"/>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A978AA" w14:paraId="40D66C5E" w14:textId="77777777" w:rsidTr="00992AF1">
        <w:trPr>
          <w:trHeight w:val="601"/>
        </w:trPr>
        <w:tc>
          <w:tcPr>
            <w:tcW w:w="5000" w:type="pct"/>
            <w:gridSpan w:val="3"/>
            <w:tcBorders>
              <w:top w:val="single" w:sz="4" w:space="0" w:color="auto"/>
              <w:bottom w:val="single" w:sz="4" w:space="0" w:color="auto"/>
            </w:tcBorders>
            <w:noWrap/>
            <w:vAlign w:val="top"/>
          </w:tcPr>
          <w:p w14:paraId="44E92FAA" w14:textId="77777777" w:rsidR="001D5826" w:rsidRDefault="001D5826" w:rsidP="00992AF1">
            <w:pPr>
              <w:pStyle w:val="TablesHeadingGSCyan"/>
              <w:framePr w:hSpace="0" w:wrap="auto" w:vAnchor="margin" w:hAnchor="text" w:yAlign="inline"/>
              <w:rPr>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A978AA" w14:paraId="43A880C6"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D08234B"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The project does not show any risk of soil degradation or any</w:t>
            </w:r>
          </w:p>
          <w:p w14:paraId="3C3EE996"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ecosystem’s loss as per the project activity. In addition to the fact that the project has no</w:t>
            </w:r>
          </w:p>
          <w:p w14:paraId="48AC27C3" w14:textId="1B32778F" w:rsidR="001D5826" w:rsidRPr="003C38DF" w:rsidRDefault="001D5826" w:rsidP="00992AF1">
            <w:pPr>
              <w:pStyle w:val="TablesHeadingGSCyan"/>
              <w:framePr w:hSpace="0" w:wrap="auto" w:vAnchor="margin" w:hAnchor="text" w:yAlign="inline"/>
              <w:spacing w:line="276" w:lineRule="auto"/>
              <w:rPr>
                <w:rStyle w:val="SmartLink1"/>
                <w:rFonts w:ascii="Verdana" w:hAnsi="Verdana"/>
                <w:i/>
                <w:iCs/>
                <w:caps w:val="0"/>
                <w:color w:val="4D4D4C"/>
                <w:sz w:val="20"/>
                <w:szCs w:val="20"/>
                <w:u w:val="none"/>
                <w:shd w:val="clear" w:color="auto" w:fill="auto"/>
              </w:rPr>
            </w:pPr>
            <w:r w:rsidRPr="00F02D40">
              <w:rPr>
                <w:i/>
                <w:iCs/>
                <w:caps w:val="0"/>
                <w:color w:val="4D4D4C"/>
                <w:sz w:val="20"/>
                <w:szCs w:val="20"/>
              </w:rPr>
              <w:t>impact on soil degradation.</w:t>
            </w:r>
          </w:p>
          <w:p w14:paraId="0F7E403B" w14:textId="77777777" w:rsidR="001D5826" w:rsidRDefault="001D5826" w:rsidP="00992AF1">
            <w:pPr>
              <w:pStyle w:val="TablesHeadingGSCyan"/>
              <w:framePr w:hSpace="0" w:wrap="auto" w:vAnchor="margin" w:hAnchor="text" w:yAlign="inline"/>
              <w:rPr>
                <w:caps w:val="0"/>
                <w:color w:val="515151" w:themeColor="text1"/>
                <w:sz w:val="20"/>
                <w:szCs w:val="22"/>
              </w:rPr>
            </w:pPr>
          </w:p>
          <w:p w14:paraId="7972C97C" w14:textId="77777777" w:rsidR="001D5826" w:rsidRPr="001F2255" w:rsidRDefault="001D5826" w:rsidP="00992AF1"/>
        </w:tc>
      </w:tr>
      <w:tr w:rsidR="001D5826" w:rsidRPr="005E36C8" w14:paraId="4F55262B" w14:textId="77777777" w:rsidTr="00992AF1">
        <w:trPr>
          <w:trHeight w:val="364"/>
        </w:trPr>
        <w:tc>
          <w:tcPr>
            <w:tcW w:w="5000" w:type="pct"/>
            <w:gridSpan w:val="3"/>
            <w:tcBorders>
              <w:top w:val="single" w:sz="4" w:space="0" w:color="auto"/>
              <w:bottom w:val="single" w:sz="4" w:space="0" w:color="auto"/>
            </w:tcBorders>
            <w:noWrap/>
            <w:vAlign w:val="top"/>
          </w:tcPr>
          <w:p w14:paraId="326106F8" w14:textId="77777777" w:rsidR="001D5826" w:rsidRPr="005E36C8" w:rsidRDefault="001D5826" w:rsidP="00992AF1">
            <w:pPr>
              <w:rPr>
                <w:caps/>
              </w:rPr>
            </w:pPr>
            <w:r w:rsidRPr="002D52A6">
              <w:rPr>
                <w:color w:val="00B9BD" w:themeColor="accent1"/>
                <w:sz w:val="20"/>
                <w:szCs w:val="22"/>
              </w:rPr>
              <w:t>Would the project involve or lead to:</w:t>
            </w:r>
          </w:p>
        </w:tc>
      </w:tr>
      <w:tr w:rsidR="001D5826" w:rsidRPr="005E36C8" w14:paraId="0D28405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0A623C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CE0033">
              <w:rPr>
                <w:rStyle w:val="SmartLink1"/>
                <w:sz w:val="20"/>
              </w:rPr>
              <w:t>P.9.1.4 |</w:t>
            </w:r>
          </w:p>
        </w:tc>
        <w:tc>
          <w:tcPr>
            <w:tcW w:w="3285" w:type="pct"/>
            <w:tcBorders>
              <w:top w:val="single" w:sz="4" w:space="0" w:color="auto"/>
              <w:bottom w:val="single" w:sz="4" w:space="0" w:color="auto"/>
              <w:right w:val="single" w:sz="4" w:space="0" w:color="auto"/>
            </w:tcBorders>
            <w:vAlign w:val="top"/>
          </w:tcPr>
          <w:p w14:paraId="50B843B1" w14:textId="77777777" w:rsidR="001D5826" w:rsidRPr="005E36C8" w:rsidRDefault="001D5826" w:rsidP="00992AF1">
            <w:pPr>
              <w:pStyle w:val="TablesHeadingGSCyan"/>
              <w:framePr w:hSpace="0" w:wrap="auto" w:vAnchor="margin" w:hAnchor="text" w:yAlign="inline"/>
              <w:rPr>
                <w:caps w:val="0"/>
                <w:color w:val="4D4D4C"/>
                <w:sz w:val="20"/>
                <w:szCs w:val="20"/>
              </w:rPr>
            </w:pPr>
            <w:r w:rsidRPr="00D74C8C">
              <w:rPr>
                <w:caps w:val="0"/>
                <w:color w:val="4D4D4C"/>
                <w:sz w:val="20"/>
                <w:szCs w:val="20"/>
              </w:rPr>
              <w:t>production, harvesting, and/or management of living natural resources by small-scale landholders and/or local communities?</w:t>
            </w:r>
          </w:p>
        </w:tc>
        <w:tc>
          <w:tcPr>
            <w:tcW w:w="953" w:type="pct"/>
            <w:tcBorders>
              <w:top w:val="single" w:sz="4" w:space="0" w:color="auto"/>
              <w:left w:val="single" w:sz="4" w:space="0" w:color="auto"/>
              <w:bottom w:val="single" w:sz="4" w:space="0" w:color="auto"/>
            </w:tcBorders>
            <w:vAlign w:val="top"/>
          </w:tcPr>
          <w:p w14:paraId="4809BD6F" w14:textId="25F11E8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69802897"/>
                <w14:checkbox>
                  <w14:checked w14:val="0"/>
                  <w14:checkedState w14:val="2612" w14:font="MS Gothic"/>
                  <w14:uncheckedState w14:val="2610" w14:font="MS Gothic"/>
                </w14:checkbox>
              </w:sdtPr>
              <w:sdtEndPr/>
              <w:sdtContent>
                <w:r w:rsidR="00702DF4">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8B526E3" w14:textId="77777777" w:rsidR="001D5826" w:rsidRPr="00B97128" w:rsidDel="00A63097" w:rsidRDefault="00620877" w:rsidP="00992AF1">
            <w:pPr>
              <w:rPr>
                <w:color w:val="auto"/>
              </w:rPr>
            </w:pPr>
            <w:sdt>
              <w:sdtPr>
                <w:rPr>
                  <w:caps/>
                  <w:color w:val="auto"/>
                  <w:sz w:val="20"/>
                  <w:szCs w:val="20"/>
                </w:rPr>
                <w:id w:val="44142176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18A1AAF5" w14:textId="69208D0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81315219"/>
                <w14:checkbox>
                  <w14:checked w14:val="1"/>
                  <w14:checkedState w14:val="2612" w14:font="MS Gothic"/>
                  <w14:uncheckedState w14:val="2610" w14:font="MS Gothic"/>
                </w14:checkbox>
              </w:sdtPr>
              <w:sdtEndPr/>
              <w:sdtContent>
                <w:r w:rsidR="00702DF4">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145393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C38FA1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CE0033">
              <w:rPr>
                <w:rStyle w:val="SmartLink1"/>
                <w:sz w:val="20"/>
              </w:rPr>
              <w:t>P.9.1.4 |</w:t>
            </w:r>
          </w:p>
        </w:tc>
        <w:tc>
          <w:tcPr>
            <w:tcW w:w="3285" w:type="pct"/>
            <w:tcBorders>
              <w:top w:val="single" w:sz="4" w:space="0" w:color="auto"/>
              <w:bottom w:val="single" w:sz="4" w:space="0" w:color="auto"/>
              <w:right w:val="single" w:sz="4" w:space="0" w:color="auto"/>
            </w:tcBorders>
            <w:vAlign w:val="top"/>
          </w:tcPr>
          <w:p w14:paraId="10DEE57A"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if answer to above question “yes” or “potentially”, does project adopt </w:t>
            </w:r>
            <w:r w:rsidRPr="00CE0033">
              <w:rPr>
                <w:caps w:val="0"/>
                <w:color w:val="4D4D4C"/>
                <w:sz w:val="20"/>
                <w:szCs w:val="20"/>
              </w:rPr>
              <w:t>appropriate and culturally sensitive sustainable resource management practices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521637BC" w14:textId="77777777" w:rsidR="001D5826" w:rsidRPr="00B97128" w:rsidDel="00A63097"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9554976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9650CE6" w14:textId="77777777" w:rsidR="001D5826" w:rsidRPr="00B97128" w:rsidDel="00A63097" w:rsidRDefault="00620877" w:rsidP="00992AF1">
            <w:pPr>
              <w:rPr>
                <w:color w:val="auto"/>
              </w:rPr>
            </w:pPr>
            <w:sdt>
              <w:sdtPr>
                <w:rPr>
                  <w:caps/>
                  <w:color w:val="auto"/>
                  <w:sz w:val="20"/>
                  <w:szCs w:val="20"/>
                </w:rPr>
                <w:id w:val="-44585867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p w14:paraId="74ACB914"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35015099"/>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2DC925F2" w14:textId="77777777" w:rsidTr="00992AF1">
        <w:trPr>
          <w:trHeight w:val="364"/>
        </w:trPr>
        <w:tc>
          <w:tcPr>
            <w:tcW w:w="5000" w:type="pct"/>
            <w:gridSpan w:val="3"/>
            <w:tcBorders>
              <w:top w:val="single" w:sz="4" w:space="0" w:color="auto"/>
              <w:bottom w:val="single" w:sz="4" w:space="0" w:color="auto"/>
            </w:tcBorders>
            <w:noWrap/>
            <w:vAlign w:val="top"/>
          </w:tcPr>
          <w:p w14:paraId="77AFC944"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6A0F17E9"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523CD0F" w14:textId="1FF0BB94" w:rsidR="001D5826" w:rsidRPr="00CE0033" w:rsidRDefault="00702DF4" w:rsidP="00992AF1">
            <w:pPr>
              <w:pStyle w:val="TablesHeadingGSCyan"/>
              <w:framePr w:hSpace="0" w:wrap="auto" w:vAnchor="margin" w:hAnchor="text" w:yAlign="inline"/>
              <w:spacing w:line="276" w:lineRule="auto"/>
              <w:rPr>
                <w:caps w:val="0"/>
                <w:color w:val="515151" w:themeColor="text1"/>
                <w:sz w:val="20"/>
                <w:szCs w:val="20"/>
              </w:rPr>
            </w:pPr>
            <w:r>
              <w:rPr>
                <w:i/>
                <w:iCs/>
                <w:caps w:val="0"/>
                <w:color w:val="4D4D4C"/>
                <w:sz w:val="20"/>
                <w:szCs w:val="20"/>
              </w:rPr>
              <w:t xml:space="preserve">The project is not linked to production harvesting or management of </w:t>
            </w:r>
            <w:proofErr w:type="spellStart"/>
            <w:r>
              <w:rPr>
                <w:i/>
                <w:iCs/>
                <w:caps w:val="0"/>
                <w:color w:val="4D4D4C"/>
                <w:sz w:val="20"/>
                <w:szCs w:val="20"/>
              </w:rPr>
              <w:t>naturam</w:t>
            </w:r>
            <w:proofErr w:type="spellEnd"/>
            <w:r>
              <w:rPr>
                <w:i/>
                <w:iCs/>
                <w:caps w:val="0"/>
                <w:color w:val="4D4D4C"/>
                <w:sz w:val="20"/>
                <w:szCs w:val="20"/>
              </w:rPr>
              <w:t xml:space="preserve"> resources. The project only distributes improved cookstoves.</w:t>
            </w:r>
          </w:p>
          <w:p w14:paraId="597EA1B9" w14:textId="77777777" w:rsidR="001D5826" w:rsidRPr="00CE0033" w:rsidRDefault="001D5826" w:rsidP="00992AF1">
            <w:pPr>
              <w:rPr>
                <w:color w:val="515151" w:themeColor="text1"/>
              </w:rPr>
            </w:pPr>
          </w:p>
        </w:tc>
      </w:tr>
      <w:tr w:rsidR="001D5826" w:rsidRPr="00A978AA" w14:paraId="2A5670D1" w14:textId="77777777" w:rsidTr="00992AF1">
        <w:trPr>
          <w:trHeight w:val="364"/>
        </w:trPr>
        <w:tc>
          <w:tcPr>
            <w:tcW w:w="5000" w:type="pct"/>
            <w:gridSpan w:val="3"/>
            <w:tcBorders>
              <w:top w:val="single" w:sz="4" w:space="0" w:color="auto"/>
              <w:bottom w:val="single" w:sz="4" w:space="0" w:color="auto"/>
            </w:tcBorders>
            <w:noWrap/>
            <w:vAlign w:val="top"/>
          </w:tcPr>
          <w:p w14:paraId="60154073" w14:textId="77777777" w:rsidR="001D5826" w:rsidRPr="00A978AA" w:rsidRDefault="001D5826" w:rsidP="00992AF1">
            <w:pPr>
              <w:pStyle w:val="TablesHeadingGSCyan"/>
              <w:framePr w:hSpace="0" w:wrap="auto" w:vAnchor="margin" w:hAnchor="text" w:yAlign="inline"/>
              <w:spacing w:line="276" w:lineRule="auto"/>
              <w:rPr>
                <w:i/>
                <w:iCs/>
                <w:caps w:val="0"/>
                <w:color w:val="4D4D4C"/>
                <w:sz w:val="20"/>
                <w:szCs w:val="20"/>
              </w:rPr>
            </w:pPr>
            <w:r w:rsidRPr="00CE0033">
              <w:rPr>
                <w:rStyle w:val="SmartLink1"/>
              </w:rPr>
              <w:lastRenderedPageBreak/>
              <w:t>P.9.2 |Vulnerability to Natural Disaster</w:t>
            </w:r>
          </w:p>
        </w:tc>
      </w:tr>
      <w:tr w:rsidR="001D5826" w:rsidRPr="00A978AA" w14:paraId="6E8E1F5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132D120" w14:textId="77777777" w:rsidR="001D5826" w:rsidRPr="00CE0033" w:rsidRDefault="001D5826" w:rsidP="00992AF1">
            <w:pPr>
              <w:pStyle w:val="TablesHeadingGSCyan"/>
              <w:framePr w:hSpace="0" w:wrap="auto" w:vAnchor="margin" w:hAnchor="text" w:yAlign="inline"/>
              <w:spacing w:line="276" w:lineRule="auto"/>
              <w:rPr>
                <w:rStyle w:val="SmartLink1"/>
              </w:rPr>
            </w:pPr>
            <w:r w:rsidRPr="00CE0033">
              <w:rPr>
                <w:rStyle w:val="SmartLink1"/>
                <w:sz w:val="20"/>
                <w:szCs w:val="22"/>
              </w:rPr>
              <w:t>P.9.2.1 |</w:t>
            </w:r>
          </w:p>
        </w:tc>
        <w:tc>
          <w:tcPr>
            <w:tcW w:w="3285" w:type="pct"/>
            <w:tcBorders>
              <w:top w:val="single" w:sz="4" w:space="0" w:color="auto"/>
              <w:left w:val="single" w:sz="4" w:space="0" w:color="auto"/>
              <w:bottom w:val="single" w:sz="4" w:space="0" w:color="auto"/>
              <w:right w:val="single" w:sz="4" w:space="0" w:color="auto"/>
            </w:tcBorders>
          </w:tcPr>
          <w:p w14:paraId="258D923E" w14:textId="77777777" w:rsidR="001D5826" w:rsidRPr="00B97128" w:rsidRDefault="001D5826" w:rsidP="00992AF1">
            <w:pPr>
              <w:pStyle w:val="TablesHeadingGSCyan"/>
              <w:framePr w:hSpace="0" w:wrap="auto" w:vAnchor="margin" w:hAnchor="text" w:yAlign="inline"/>
              <w:rPr>
                <w:rStyle w:val="SmartLink1"/>
                <w:color w:val="auto"/>
              </w:rPr>
            </w:pPr>
            <w:r w:rsidRPr="00B97128">
              <w:rPr>
                <w:caps w:val="0"/>
                <w:color w:val="auto"/>
                <w:sz w:val="20"/>
                <w:szCs w:val="20"/>
              </w:rPr>
              <w:t>Does the project have any risks associated with natural or man-made hazards that could result from land use changes due to the project?</w:t>
            </w:r>
          </w:p>
        </w:tc>
        <w:tc>
          <w:tcPr>
            <w:tcW w:w="953" w:type="pct"/>
            <w:tcBorders>
              <w:top w:val="single" w:sz="4" w:space="0" w:color="auto"/>
              <w:left w:val="single" w:sz="4" w:space="0" w:color="auto"/>
              <w:bottom w:val="single" w:sz="4" w:space="0" w:color="auto"/>
            </w:tcBorders>
          </w:tcPr>
          <w:p w14:paraId="4330114A"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36316841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61429A3" w14:textId="77777777" w:rsidR="001D5826" w:rsidRPr="00B97128" w:rsidRDefault="00620877"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62083184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A978AA" w14:paraId="03AB2875" w14:textId="77777777" w:rsidTr="00992AF1">
        <w:trPr>
          <w:trHeight w:val="364"/>
        </w:trPr>
        <w:tc>
          <w:tcPr>
            <w:tcW w:w="5000" w:type="pct"/>
            <w:gridSpan w:val="3"/>
            <w:tcBorders>
              <w:top w:val="single" w:sz="4" w:space="0" w:color="auto"/>
              <w:bottom w:val="single" w:sz="4" w:space="0" w:color="auto"/>
            </w:tcBorders>
            <w:noWrap/>
            <w:vAlign w:val="top"/>
          </w:tcPr>
          <w:p w14:paraId="5D543CBE"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A978AA" w14:paraId="37C947A1"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83BC567" w14:textId="77777777" w:rsidR="001D5826" w:rsidRPr="004D7831" w:rsidRDefault="001D5826" w:rsidP="00992AF1">
            <w:pPr>
              <w:pStyle w:val="TablesHeadingGSCyan"/>
              <w:framePr w:hSpace="0" w:wrap="auto" w:vAnchor="margin" w:hAnchor="text" w:yAlign="inline"/>
              <w:spacing w:line="276" w:lineRule="auto"/>
              <w:rPr>
                <w:i/>
                <w:iCs/>
                <w:caps w:val="0"/>
                <w:color w:val="4D4D4C"/>
                <w:sz w:val="20"/>
                <w:szCs w:val="20"/>
              </w:rPr>
            </w:pPr>
            <w:r w:rsidRPr="004D7831">
              <w:rPr>
                <w:i/>
                <w:iCs/>
                <w:caps w:val="0"/>
                <w:color w:val="4D4D4C"/>
                <w:sz w:val="20"/>
                <w:szCs w:val="20"/>
              </w:rPr>
              <w:t>The project will not have any natural hazards resulting from land use</w:t>
            </w:r>
          </w:p>
          <w:p w14:paraId="0810E367" w14:textId="77777777" w:rsidR="001D5826" w:rsidRDefault="001D5826" w:rsidP="00992AF1">
            <w:pPr>
              <w:pStyle w:val="TablesHeadingGSCyan"/>
              <w:framePr w:hSpace="0" w:wrap="auto" w:vAnchor="margin" w:hAnchor="text" w:yAlign="inline"/>
              <w:spacing w:line="276" w:lineRule="auto"/>
              <w:rPr>
                <w:rStyle w:val="SmartLink1"/>
              </w:rPr>
            </w:pPr>
            <w:r w:rsidRPr="004D7831">
              <w:rPr>
                <w:i/>
                <w:iCs/>
                <w:caps w:val="0"/>
                <w:color w:val="4D4D4C"/>
                <w:sz w:val="20"/>
                <w:szCs w:val="20"/>
              </w:rPr>
              <w:t>changes. According to the PD, the project will not cause changes on land use.</w:t>
            </w:r>
          </w:p>
          <w:p w14:paraId="0AF097E0" w14:textId="77777777" w:rsidR="001D5826" w:rsidRDefault="001D5826" w:rsidP="00992AF1">
            <w:pPr>
              <w:pStyle w:val="TablesHeadingGSCyan"/>
              <w:framePr w:hSpace="0" w:wrap="auto" w:vAnchor="margin" w:hAnchor="text" w:yAlign="inline"/>
              <w:rPr>
                <w:rFonts w:ascii="Segoe UI Symbol" w:hAnsi="Segoe UI Symbol" w:cs="Segoe UI Symbol"/>
                <w:caps w:val="0"/>
                <w:color w:val="515151" w:themeColor="text1"/>
                <w:sz w:val="20"/>
                <w:szCs w:val="20"/>
              </w:rPr>
            </w:pPr>
          </w:p>
          <w:p w14:paraId="4AFF1B5B" w14:textId="77777777" w:rsidR="001D5826" w:rsidRPr="00BF1765" w:rsidRDefault="001D5826" w:rsidP="00992AF1"/>
        </w:tc>
      </w:tr>
      <w:tr w:rsidR="001D5826" w:rsidRPr="005E36C8" w14:paraId="50D65EB1" w14:textId="77777777" w:rsidTr="00992AF1">
        <w:trPr>
          <w:trHeight w:val="364"/>
        </w:trPr>
        <w:tc>
          <w:tcPr>
            <w:tcW w:w="5000" w:type="pct"/>
            <w:gridSpan w:val="3"/>
            <w:tcBorders>
              <w:top w:val="single" w:sz="4" w:space="0" w:color="auto"/>
              <w:bottom w:val="single" w:sz="4" w:space="0" w:color="auto"/>
            </w:tcBorders>
            <w:noWrap/>
            <w:vAlign w:val="top"/>
          </w:tcPr>
          <w:p w14:paraId="3FCDAF99" w14:textId="77777777" w:rsidR="001D5826" w:rsidRPr="002D52A6" w:rsidRDefault="001D5826" w:rsidP="00992AF1">
            <w:pPr>
              <w:rPr>
                <w:color w:val="00B9BD" w:themeColor="accent1"/>
                <w:sz w:val="20"/>
                <w:szCs w:val="22"/>
              </w:rPr>
            </w:pPr>
            <w:r w:rsidRPr="002D52A6">
              <w:rPr>
                <w:color w:val="00B9BD" w:themeColor="accent1"/>
                <w:sz w:val="20"/>
                <w:szCs w:val="22"/>
              </w:rPr>
              <w:t>Would the project involve or lead to:</w:t>
            </w:r>
          </w:p>
        </w:tc>
      </w:tr>
      <w:tr w:rsidR="001D5826" w:rsidRPr="005E36C8" w14:paraId="2BF465A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AFB8B8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CE0033">
              <w:rPr>
                <w:rStyle w:val="SmartLink1"/>
                <w:sz w:val="20"/>
              </w:rPr>
              <w:t>P.9.2.2 |</w:t>
            </w:r>
          </w:p>
        </w:tc>
        <w:tc>
          <w:tcPr>
            <w:tcW w:w="3285" w:type="pct"/>
            <w:tcBorders>
              <w:top w:val="single" w:sz="4" w:space="0" w:color="auto"/>
              <w:bottom w:val="single" w:sz="4" w:space="0" w:color="auto"/>
              <w:right w:val="single" w:sz="4" w:space="0" w:color="auto"/>
            </w:tcBorders>
          </w:tcPr>
          <w:p w14:paraId="2F24DB71"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a</w:t>
            </w:r>
            <w:r w:rsidRPr="00CE0033">
              <w:rPr>
                <w:caps w:val="0"/>
                <w:color w:val="4D4D4C"/>
                <w:sz w:val="20"/>
                <w:szCs w:val="20"/>
              </w:rPr>
              <w:t>ny potential risks that require emergency preparedness and response planning?</w:t>
            </w:r>
          </w:p>
        </w:tc>
        <w:tc>
          <w:tcPr>
            <w:tcW w:w="953" w:type="pct"/>
            <w:tcBorders>
              <w:top w:val="single" w:sz="4" w:space="0" w:color="auto"/>
              <w:left w:val="single" w:sz="4" w:space="0" w:color="auto"/>
              <w:bottom w:val="single" w:sz="4" w:space="0" w:color="auto"/>
            </w:tcBorders>
          </w:tcPr>
          <w:p w14:paraId="34033B45"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28168975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7B0588E6"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46862650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POTENTIALLY</w:t>
            </w:r>
          </w:p>
          <w:p w14:paraId="1E61E0A9"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15601483"/>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7ED5418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9ED4CC0" w14:textId="77777777" w:rsidR="001D5826" w:rsidRPr="005E36C8" w:rsidRDefault="001D5826" w:rsidP="00992AF1">
            <w:pPr>
              <w:pStyle w:val="TablesHeadingGSCyan"/>
              <w:framePr w:hSpace="0" w:wrap="auto" w:vAnchor="margin" w:hAnchor="text" w:yAlign="inline"/>
              <w:rPr>
                <w:caps w:val="0"/>
                <w:color w:val="4D4D4C"/>
                <w:sz w:val="20"/>
                <w:szCs w:val="22"/>
              </w:rPr>
            </w:pPr>
            <w:r w:rsidRPr="00CE0033">
              <w:rPr>
                <w:rStyle w:val="SmartLink1"/>
                <w:sz w:val="20"/>
              </w:rPr>
              <w:t>P.9.2.2 |</w:t>
            </w:r>
          </w:p>
        </w:tc>
        <w:tc>
          <w:tcPr>
            <w:tcW w:w="3285" w:type="pct"/>
            <w:tcBorders>
              <w:top w:val="single" w:sz="4" w:space="0" w:color="auto"/>
              <w:bottom w:val="single" w:sz="4" w:space="0" w:color="auto"/>
              <w:right w:val="single" w:sz="4" w:space="0" w:color="auto"/>
            </w:tcBorders>
          </w:tcPr>
          <w:p w14:paraId="7FA656B6" w14:textId="77777777" w:rsidR="001D5826" w:rsidRPr="00E54FDB"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“yes” or “potentially”, d</w:t>
            </w:r>
            <w:r w:rsidRPr="00CE0033">
              <w:rPr>
                <w:caps w:val="0"/>
                <w:color w:val="4D4D4C"/>
                <w:sz w:val="20"/>
                <w:szCs w:val="20"/>
              </w:rPr>
              <w:t xml:space="preserve">id the </w:t>
            </w:r>
            <w:r>
              <w:rPr>
                <w:caps w:val="0"/>
                <w:color w:val="4D4D4C"/>
                <w:sz w:val="20"/>
                <w:szCs w:val="20"/>
              </w:rPr>
              <w:t>project developer</w:t>
            </w:r>
            <w:r w:rsidRPr="00CE0033">
              <w:rPr>
                <w:caps w:val="0"/>
                <w:color w:val="4D4D4C"/>
                <w:sz w:val="20"/>
                <w:szCs w:val="20"/>
              </w:rPr>
              <w:t xml:space="preserve"> disclose appropriate information about emergency preparedness and response to affected communities?</w:t>
            </w:r>
          </w:p>
        </w:tc>
        <w:tc>
          <w:tcPr>
            <w:tcW w:w="953" w:type="pct"/>
            <w:tcBorders>
              <w:top w:val="single" w:sz="4" w:space="0" w:color="auto"/>
              <w:left w:val="single" w:sz="4" w:space="0" w:color="auto"/>
              <w:bottom w:val="single" w:sz="4" w:space="0" w:color="auto"/>
            </w:tcBorders>
          </w:tcPr>
          <w:p w14:paraId="2B5972B7"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332393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1928DDB" w14:textId="77777777" w:rsidR="001D5826" w:rsidRPr="00B97128" w:rsidDel="00FB5485" w:rsidRDefault="00620877" w:rsidP="00992AF1">
            <w:pPr>
              <w:rPr>
                <w:color w:val="auto"/>
              </w:rPr>
            </w:pPr>
            <w:sdt>
              <w:sdtPr>
                <w:rPr>
                  <w:caps/>
                  <w:color w:val="auto"/>
                  <w:sz w:val="20"/>
                  <w:szCs w:val="20"/>
                </w:rPr>
                <w:id w:val="190803801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0E58C6F4" w14:textId="77777777" w:rsidR="001D5826" w:rsidRPr="00B97128" w:rsidRDefault="00620877"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52694469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084441E9" w14:textId="77777777" w:rsidTr="00992AF1">
        <w:trPr>
          <w:trHeight w:val="364"/>
        </w:trPr>
        <w:tc>
          <w:tcPr>
            <w:tcW w:w="5000" w:type="pct"/>
            <w:gridSpan w:val="3"/>
            <w:tcBorders>
              <w:top w:val="single" w:sz="4" w:space="0" w:color="auto"/>
              <w:bottom w:val="single" w:sz="4" w:space="0" w:color="auto"/>
            </w:tcBorders>
            <w:noWrap/>
            <w:vAlign w:val="top"/>
          </w:tcPr>
          <w:p w14:paraId="56409FEE"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3D9783A5"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DA12FF5" w14:textId="77777777" w:rsidR="001D5826" w:rsidRPr="004D7831" w:rsidRDefault="001D5826" w:rsidP="00992AF1">
            <w:pPr>
              <w:pStyle w:val="TablesHeadingGSCyan"/>
              <w:framePr w:hSpace="0" w:wrap="auto" w:vAnchor="margin" w:hAnchor="text" w:yAlign="inline"/>
              <w:spacing w:line="276" w:lineRule="auto"/>
              <w:rPr>
                <w:i/>
                <w:iCs/>
                <w:caps w:val="0"/>
                <w:color w:val="4D4D4C"/>
                <w:sz w:val="20"/>
                <w:szCs w:val="20"/>
              </w:rPr>
            </w:pPr>
            <w:r w:rsidRPr="004D7831">
              <w:rPr>
                <w:i/>
                <w:iCs/>
                <w:caps w:val="0"/>
                <w:color w:val="4D4D4C"/>
                <w:sz w:val="20"/>
                <w:szCs w:val="20"/>
              </w:rPr>
              <w:t>The project will not represent any potential risk for the people</w:t>
            </w:r>
          </w:p>
          <w:p w14:paraId="6BB99933" w14:textId="5A7C3B43" w:rsidR="001D5826" w:rsidRPr="004D7831" w:rsidRDefault="001D5826" w:rsidP="00992AF1">
            <w:pPr>
              <w:pStyle w:val="TablesHeadingGSCyan"/>
              <w:framePr w:hSpace="0" w:wrap="auto" w:vAnchor="margin" w:hAnchor="text" w:yAlign="inline"/>
              <w:spacing w:line="276" w:lineRule="auto"/>
              <w:rPr>
                <w:i/>
                <w:iCs/>
                <w:caps w:val="0"/>
                <w:color w:val="4D4D4C"/>
                <w:sz w:val="20"/>
                <w:szCs w:val="20"/>
              </w:rPr>
            </w:pPr>
            <w:r w:rsidRPr="004D7831">
              <w:rPr>
                <w:i/>
                <w:iCs/>
                <w:caps w:val="0"/>
                <w:color w:val="4D4D4C"/>
                <w:sz w:val="20"/>
                <w:szCs w:val="20"/>
              </w:rPr>
              <w:t xml:space="preserve">involved. </w:t>
            </w:r>
            <w:proofErr w:type="gramStart"/>
            <w:r w:rsidR="00475682">
              <w:rPr>
                <w:i/>
                <w:iCs/>
                <w:caps w:val="0"/>
                <w:color w:val="4D4D4C"/>
                <w:sz w:val="20"/>
                <w:szCs w:val="20"/>
              </w:rPr>
              <w:t>Man</w:t>
            </w:r>
            <w:proofErr w:type="gramEnd"/>
            <w:r w:rsidR="00475682">
              <w:rPr>
                <w:i/>
                <w:iCs/>
                <w:caps w:val="0"/>
                <w:color w:val="4D4D4C"/>
                <w:sz w:val="20"/>
                <w:szCs w:val="20"/>
              </w:rPr>
              <w:t xml:space="preserve"> and Man Enterprise</w:t>
            </w:r>
            <w:r w:rsidRPr="004D7831">
              <w:rPr>
                <w:i/>
                <w:iCs/>
                <w:caps w:val="0"/>
                <w:color w:val="4D4D4C"/>
                <w:sz w:val="20"/>
                <w:szCs w:val="20"/>
              </w:rPr>
              <w:t>s Code of Conduct states that they must provide a secure and safe work</w:t>
            </w:r>
          </w:p>
          <w:p w14:paraId="4A373981" w14:textId="77777777" w:rsidR="001D5826" w:rsidRDefault="001D5826" w:rsidP="00992AF1">
            <w:pPr>
              <w:pStyle w:val="TablesHeadingGSCyan"/>
              <w:framePr w:hSpace="0" w:wrap="auto" w:vAnchor="margin" w:hAnchor="text" w:yAlign="inline"/>
              <w:spacing w:line="276" w:lineRule="auto"/>
              <w:rPr>
                <w:rStyle w:val="SmartLink1"/>
              </w:rPr>
            </w:pPr>
            <w:r w:rsidRPr="004D7831">
              <w:rPr>
                <w:i/>
                <w:iCs/>
                <w:caps w:val="0"/>
                <w:color w:val="4D4D4C"/>
                <w:sz w:val="20"/>
                <w:szCs w:val="20"/>
              </w:rPr>
              <w:t>environment.</w:t>
            </w:r>
          </w:p>
          <w:p w14:paraId="43A5ECFE"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0"/>
              </w:rPr>
            </w:pPr>
          </w:p>
          <w:p w14:paraId="4F81B207" w14:textId="77777777" w:rsidR="001D5826" w:rsidRPr="00BF1765" w:rsidRDefault="001D5826" w:rsidP="00992AF1"/>
        </w:tc>
      </w:tr>
      <w:tr w:rsidR="001D5826" w:rsidRPr="00AC7384" w14:paraId="7FC8F267" w14:textId="77777777" w:rsidTr="00992AF1">
        <w:trPr>
          <w:trHeight w:val="364"/>
        </w:trPr>
        <w:tc>
          <w:tcPr>
            <w:tcW w:w="5000" w:type="pct"/>
            <w:gridSpan w:val="3"/>
            <w:tcBorders>
              <w:top w:val="single" w:sz="4" w:space="0" w:color="auto"/>
              <w:bottom w:val="single" w:sz="4" w:space="0" w:color="auto"/>
            </w:tcBorders>
            <w:noWrap/>
            <w:vAlign w:val="top"/>
          </w:tcPr>
          <w:p w14:paraId="78A22741" w14:textId="77777777" w:rsidR="001D5826" w:rsidRPr="00CE0033" w:rsidRDefault="001D5826" w:rsidP="00992AF1">
            <w:pPr>
              <w:pStyle w:val="TablesHeadingGSCyan"/>
              <w:framePr w:hSpace="0" w:wrap="auto" w:vAnchor="margin" w:hAnchor="text" w:yAlign="inline"/>
              <w:spacing w:line="276" w:lineRule="auto"/>
              <w:rPr>
                <w:rStyle w:val="SmartLink1"/>
              </w:rPr>
            </w:pPr>
            <w:r w:rsidRPr="00CE0033">
              <w:rPr>
                <w:rStyle w:val="SmartLink1"/>
              </w:rPr>
              <w:t>P.9.3 |Biosafety and Genetic Resources</w:t>
            </w:r>
          </w:p>
        </w:tc>
      </w:tr>
      <w:tr w:rsidR="001D5826" w:rsidRPr="00AC7384" w14:paraId="4171961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B085B1E" w14:textId="77777777" w:rsidR="001D5826" w:rsidRPr="00CE0033" w:rsidRDefault="001D5826" w:rsidP="00992AF1">
            <w:pPr>
              <w:pStyle w:val="TablesHeadingGSCyan"/>
              <w:framePr w:hSpace="0" w:wrap="auto" w:vAnchor="margin" w:hAnchor="text" w:yAlign="inline"/>
              <w:spacing w:line="276" w:lineRule="auto"/>
              <w:rPr>
                <w:rStyle w:val="SmartLink1"/>
              </w:rPr>
            </w:pPr>
            <w:r w:rsidRPr="00CE0033">
              <w:rPr>
                <w:rStyle w:val="SmartLink1"/>
                <w:sz w:val="20"/>
                <w:szCs w:val="22"/>
              </w:rPr>
              <w:t>P.9.3.1 |</w:t>
            </w:r>
          </w:p>
        </w:tc>
        <w:tc>
          <w:tcPr>
            <w:tcW w:w="3285" w:type="pct"/>
            <w:tcBorders>
              <w:top w:val="single" w:sz="4" w:space="0" w:color="auto"/>
              <w:left w:val="single" w:sz="4" w:space="0" w:color="auto"/>
              <w:bottom w:val="single" w:sz="4" w:space="0" w:color="auto"/>
              <w:right w:val="single" w:sz="4" w:space="0" w:color="auto"/>
            </w:tcBorders>
          </w:tcPr>
          <w:p w14:paraId="6A9C77EB" w14:textId="77777777" w:rsidR="001D5826" w:rsidRPr="00B97128" w:rsidRDefault="001D5826" w:rsidP="00992AF1">
            <w:pPr>
              <w:pStyle w:val="TablesHeadingGSCyan"/>
              <w:framePr w:hSpace="0" w:wrap="auto" w:vAnchor="margin" w:hAnchor="text" w:yAlign="inline"/>
              <w:rPr>
                <w:rStyle w:val="SmartLink1"/>
                <w:color w:val="auto"/>
              </w:rPr>
            </w:pPr>
            <w:r w:rsidRPr="00B97128">
              <w:rPr>
                <w:caps w:val="0"/>
                <w:color w:val="auto"/>
                <w:sz w:val="20"/>
                <w:szCs w:val="20"/>
              </w:rPr>
              <w:t>Does the project involve the transfer, handling, and use of genetically modified organisms/living modified organisms that may result in adverse effects on biological diversity?</w:t>
            </w:r>
          </w:p>
        </w:tc>
        <w:tc>
          <w:tcPr>
            <w:tcW w:w="953" w:type="pct"/>
            <w:tcBorders>
              <w:top w:val="single" w:sz="4" w:space="0" w:color="auto"/>
              <w:left w:val="single" w:sz="4" w:space="0" w:color="auto"/>
              <w:bottom w:val="single" w:sz="4" w:space="0" w:color="auto"/>
            </w:tcBorders>
          </w:tcPr>
          <w:p w14:paraId="0FB17367"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82527493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5A4E1A7" w14:textId="77777777" w:rsidR="001D5826" w:rsidRPr="00B97128" w:rsidRDefault="00620877"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22395419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AC7384" w14:paraId="02153EC6" w14:textId="77777777" w:rsidTr="00992AF1">
        <w:trPr>
          <w:trHeight w:val="364"/>
        </w:trPr>
        <w:tc>
          <w:tcPr>
            <w:tcW w:w="5000" w:type="pct"/>
            <w:gridSpan w:val="3"/>
            <w:tcBorders>
              <w:top w:val="single" w:sz="4" w:space="0" w:color="auto"/>
              <w:bottom w:val="single" w:sz="4" w:space="0" w:color="auto"/>
            </w:tcBorders>
            <w:noWrap/>
            <w:vAlign w:val="top"/>
          </w:tcPr>
          <w:p w14:paraId="3D97C2B4" w14:textId="77777777" w:rsidR="001D5826" w:rsidRPr="00CE0033"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AC7384" w14:paraId="04747302"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415DB12"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 xml:space="preserve">The project does not intend to </w:t>
            </w:r>
            <w:proofErr w:type="gramStart"/>
            <w:r w:rsidRPr="00C618E9">
              <w:rPr>
                <w:i/>
                <w:iCs/>
                <w:caps w:val="0"/>
                <w:color w:val="4D4D4C"/>
                <w:sz w:val="20"/>
                <w:szCs w:val="20"/>
              </w:rPr>
              <w:t>influence on</w:t>
            </w:r>
            <w:proofErr w:type="gramEnd"/>
            <w:r w:rsidRPr="00C618E9">
              <w:rPr>
                <w:i/>
                <w:iCs/>
                <w:caps w:val="0"/>
                <w:color w:val="4D4D4C"/>
                <w:sz w:val="20"/>
                <w:szCs w:val="20"/>
              </w:rPr>
              <w:t xml:space="preserve"> biological diversity. The</w:t>
            </w:r>
          </w:p>
          <w:p w14:paraId="5581EA4D"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 xml:space="preserve">PDD explains that the project will distribute ICSs </w:t>
            </w:r>
            <w:proofErr w:type="gramStart"/>
            <w:r w:rsidRPr="00C618E9">
              <w:rPr>
                <w:i/>
                <w:iCs/>
                <w:caps w:val="0"/>
                <w:color w:val="4D4D4C"/>
                <w:sz w:val="20"/>
                <w:szCs w:val="20"/>
              </w:rPr>
              <w:t>in order to</w:t>
            </w:r>
            <w:proofErr w:type="gramEnd"/>
            <w:r w:rsidRPr="00C618E9">
              <w:rPr>
                <w:i/>
                <w:iCs/>
                <w:caps w:val="0"/>
                <w:color w:val="4D4D4C"/>
                <w:sz w:val="20"/>
                <w:szCs w:val="20"/>
              </w:rPr>
              <w:t xml:space="preserve"> reduce air pollution due to</w:t>
            </w:r>
          </w:p>
          <w:p w14:paraId="7406759C"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charcoal cookstoves.</w:t>
            </w:r>
          </w:p>
          <w:p w14:paraId="36DAD6EF" w14:textId="77777777" w:rsidR="001D5826" w:rsidRPr="00CE0033" w:rsidRDefault="001D5826" w:rsidP="00992AF1"/>
        </w:tc>
      </w:tr>
      <w:tr w:rsidR="001D5826" w:rsidRPr="005E36C8" w14:paraId="214B5144" w14:textId="77777777" w:rsidTr="00992AF1">
        <w:trPr>
          <w:trHeight w:val="364"/>
        </w:trPr>
        <w:tc>
          <w:tcPr>
            <w:tcW w:w="5000" w:type="pct"/>
            <w:gridSpan w:val="3"/>
            <w:tcBorders>
              <w:top w:val="single" w:sz="4" w:space="0" w:color="auto"/>
              <w:bottom w:val="single" w:sz="4" w:space="0" w:color="auto"/>
            </w:tcBorders>
            <w:noWrap/>
            <w:vAlign w:val="top"/>
          </w:tcPr>
          <w:p w14:paraId="026CC196" w14:textId="77777777" w:rsidR="001D5826" w:rsidRPr="005E36C8" w:rsidRDefault="001D5826" w:rsidP="00992AF1">
            <w:pPr>
              <w:rPr>
                <w:caps/>
                <w:sz w:val="20"/>
                <w:szCs w:val="20"/>
              </w:rPr>
            </w:pPr>
            <w:r w:rsidRPr="002D52A6">
              <w:rPr>
                <w:color w:val="00B9BD" w:themeColor="accent1"/>
                <w:sz w:val="20"/>
                <w:szCs w:val="22"/>
              </w:rPr>
              <w:t>Would the project involve or lead to:</w:t>
            </w:r>
          </w:p>
        </w:tc>
      </w:tr>
      <w:tr w:rsidR="001D5826" w:rsidRPr="005E36C8" w14:paraId="01A02DB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17952E7" w14:textId="77777777" w:rsidR="001D5826" w:rsidRPr="005E36C8" w:rsidRDefault="001D5826" w:rsidP="00992AF1">
            <w:pPr>
              <w:pStyle w:val="TablesHeadingGSCyan"/>
              <w:framePr w:hSpace="0" w:wrap="auto" w:vAnchor="margin" w:hAnchor="text" w:yAlign="inline"/>
              <w:rPr>
                <w:caps w:val="0"/>
                <w:color w:val="4D4D4C"/>
                <w:sz w:val="20"/>
                <w:szCs w:val="22"/>
              </w:rPr>
            </w:pPr>
            <w:r w:rsidRPr="00CE0033">
              <w:rPr>
                <w:rStyle w:val="SmartLink1"/>
                <w:sz w:val="20"/>
                <w:szCs w:val="22"/>
              </w:rPr>
              <w:t>P.9.3.1 |</w:t>
            </w:r>
          </w:p>
        </w:tc>
        <w:tc>
          <w:tcPr>
            <w:tcW w:w="3285" w:type="pct"/>
            <w:tcBorders>
              <w:top w:val="single" w:sz="4" w:space="0" w:color="auto"/>
              <w:bottom w:val="single" w:sz="4" w:space="0" w:color="auto"/>
              <w:right w:val="single" w:sz="4" w:space="0" w:color="auto"/>
            </w:tcBorders>
            <w:vAlign w:val="top"/>
          </w:tcPr>
          <w:p w14:paraId="066E576A" w14:textId="77777777" w:rsidR="001D5826" w:rsidRPr="005E36C8" w:rsidRDefault="001D5826" w:rsidP="00992AF1">
            <w:pPr>
              <w:pStyle w:val="TablesHeadingGSCyan"/>
              <w:framePr w:hSpace="0" w:wrap="auto" w:vAnchor="margin" w:hAnchor="text" w:yAlign="inline"/>
              <w:rPr>
                <w:caps w:val="0"/>
                <w:color w:val="4D4D4C"/>
                <w:sz w:val="20"/>
                <w:szCs w:val="20"/>
              </w:rPr>
            </w:pPr>
            <w:r w:rsidRPr="00A829BE">
              <w:rPr>
                <w:caps w:val="0"/>
                <w:color w:val="4D4D4C"/>
                <w:sz w:val="20"/>
                <w:szCs w:val="20"/>
              </w:rPr>
              <w:t>the transfer, handling and use of genetically modified organisms/living modified organisms (GMOs/LMOs) that result from modern biotechnology</w:t>
            </w:r>
          </w:p>
        </w:tc>
        <w:tc>
          <w:tcPr>
            <w:tcW w:w="953" w:type="pct"/>
            <w:tcBorders>
              <w:top w:val="single" w:sz="4" w:space="0" w:color="auto"/>
              <w:left w:val="single" w:sz="4" w:space="0" w:color="auto"/>
              <w:bottom w:val="single" w:sz="4" w:space="0" w:color="auto"/>
            </w:tcBorders>
          </w:tcPr>
          <w:p w14:paraId="521C3BC6"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9789813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02DF299" w14:textId="77777777" w:rsidR="001D5826" w:rsidRPr="00B97128" w:rsidDel="00FB5485" w:rsidRDefault="00620877" w:rsidP="00992AF1">
            <w:pPr>
              <w:rPr>
                <w:color w:val="auto"/>
              </w:rPr>
            </w:pPr>
            <w:sdt>
              <w:sdtPr>
                <w:rPr>
                  <w:caps/>
                  <w:color w:val="auto"/>
                  <w:sz w:val="20"/>
                  <w:szCs w:val="20"/>
                </w:rPr>
                <w:id w:val="46037972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1DC09EFE" w14:textId="77777777" w:rsidR="001D5826" w:rsidRPr="00B97128" w:rsidRDefault="00620877" w:rsidP="00992AF1">
            <w:pPr>
              <w:rPr>
                <w:color w:val="auto"/>
              </w:rPr>
            </w:pPr>
            <w:sdt>
              <w:sdtPr>
                <w:rPr>
                  <w:caps/>
                  <w:color w:val="auto"/>
                  <w:sz w:val="20"/>
                  <w:szCs w:val="20"/>
                </w:rPr>
                <w:id w:val="1322397729"/>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tc>
      </w:tr>
      <w:tr w:rsidR="001D5826" w:rsidRPr="005E36C8" w14:paraId="1E57236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906D590" w14:textId="77777777" w:rsidR="001D5826" w:rsidRPr="005E36C8" w:rsidRDefault="001D5826" w:rsidP="00992AF1">
            <w:pPr>
              <w:pStyle w:val="TablesHeadingGSCyan"/>
              <w:framePr w:hSpace="0" w:wrap="auto" w:vAnchor="margin" w:hAnchor="text" w:yAlign="inline"/>
              <w:rPr>
                <w:caps w:val="0"/>
                <w:color w:val="4D4D4C"/>
                <w:sz w:val="20"/>
                <w:szCs w:val="22"/>
              </w:rPr>
            </w:pPr>
            <w:r w:rsidRPr="00CE0033">
              <w:rPr>
                <w:rStyle w:val="SmartLink1"/>
                <w:sz w:val="20"/>
                <w:szCs w:val="22"/>
              </w:rPr>
              <w:t>P.9.3.1 |</w:t>
            </w:r>
          </w:p>
        </w:tc>
        <w:tc>
          <w:tcPr>
            <w:tcW w:w="3285" w:type="pct"/>
            <w:tcBorders>
              <w:top w:val="single" w:sz="4" w:space="0" w:color="auto"/>
              <w:bottom w:val="single" w:sz="4" w:space="0" w:color="auto"/>
              <w:right w:val="single" w:sz="4" w:space="0" w:color="auto"/>
            </w:tcBorders>
            <w:vAlign w:val="top"/>
          </w:tcPr>
          <w:p w14:paraId="163C00D5"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If answer to above question is “yes” has a risk assessment by a competent Expert stakeholder been carried out in accordance </w:t>
            </w:r>
            <w:r w:rsidRPr="007A12D4">
              <w:rPr>
                <w:rStyle w:val="Lienhypertexte"/>
                <w:caps w:val="0"/>
              </w:rPr>
              <w:t xml:space="preserve">with </w:t>
            </w:r>
            <w:hyperlink r:id="rId29" w:history="1">
              <w:r>
                <w:rPr>
                  <w:rStyle w:val="Lienhypertexte"/>
                  <w:caps w:val="0"/>
                </w:rPr>
                <w:t>A</w:t>
              </w:r>
              <w:r w:rsidRPr="007A12D4">
                <w:rPr>
                  <w:rStyle w:val="Lienhypertexte"/>
                  <w:caps w:val="0"/>
                </w:rPr>
                <w:t xml:space="preserve">nnex iii of the </w:t>
              </w:r>
              <w:r>
                <w:rPr>
                  <w:rStyle w:val="Lienhypertexte"/>
                  <w:caps w:val="0"/>
                </w:rPr>
                <w:t>C</w:t>
              </w:r>
              <w:r w:rsidRPr="007A12D4">
                <w:rPr>
                  <w:rStyle w:val="Lienhypertexte"/>
                  <w:caps w:val="0"/>
                </w:rPr>
                <w:t>artagena protocol on biosafety to the convention on biological diversity</w:t>
              </w:r>
            </w:hyperlink>
            <w:r w:rsidRPr="007A12D4">
              <w:rPr>
                <w:rStyle w:val="Lienhypertexte"/>
              </w:rPr>
              <w:t>?</w:t>
            </w:r>
          </w:p>
        </w:tc>
        <w:tc>
          <w:tcPr>
            <w:tcW w:w="953" w:type="pct"/>
            <w:tcBorders>
              <w:top w:val="single" w:sz="4" w:space="0" w:color="auto"/>
              <w:left w:val="single" w:sz="4" w:space="0" w:color="auto"/>
              <w:bottom w:val="single" w:sz="4" w:space="0" w:color="auto"/>
            </w:tcBorders>
          </w:tcPr>
          <w:p w14:paraId="16F8B2A3"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5361289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DE9E716" w14:textId="77777777" w:rsidR="001D5826" w:rsidRPr="00B97128" w:rsidDel="00FB5485" w:rsidRDefault="00620877" w:rsidP="00992AF1">
            <w:pPr>
              <w:rPr>
                <w:color w:val="auto"/>
              </w:rPr>
            </w:pPr>
            <w:sdt>
              <w:sdtPr>
                <w:rPr>
                  <w:caps/>
                  <w:color w:val="auto"/>
                  <w:sz w:val="20"/>
                  <w:szCs w:val="20"/>
                </w:rPr>
                <w:id w:val="190310700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715328F5"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92884699"/>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2770350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FF635E9" w14:textId="77777777" w:rsidR="001D5826" w:rsidRPr="00D64083" w:rsidRDefault="001D5826" w:rsidP="00992AF1">
            <w:pPr>
              <w:pStyle w:val="TablesHeadingGSCyan"/>
              <w:framePr w:hSpace="0" w:wrap="auto" w:vAnchor="margin" w:hAnchor="text" w:yAlign="inline"/>
              <w:rPr>
                <w:rStyle w:val="SmartLink1"/>
                <w:sz w:val="20"/>
              </w:rPr>
            </w:pPr>
            <w:r w:rsidRPr="00D64083">
              <w:rPr>
                <w:rStyle w:val="SmartLink1"/>
                <w:sz w:val="20"/>
              </w:rPr>
              <w:lastRenderedPageBreak/>
              <w:t>P.9.3.2 |</w:t>
            </w:r>
          </w:p>
        </w:tc>
        <w:tc>
          <w:tcPr>
            <w:tcW w:w="3285" w:type="pct"/>
            <w:tcBorders>
              <w:top w:val="single" w:sz="4" w:space="0" w:color="auto"/>
              <w:bottom w:val="single" w:sz="4" w:space="0" w:color="auto"/>
              <w:right w:val="single" w:sz="4" w:space="0" w:color="auto"/>
            </w:tcBorders>
            <w:vAlign w:val="top"/>
          </w:tcPr>
          <w:p w14:paraId="737ED90C"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If answer to above question is “yes” has</w:t>
            </w:r>
            <w:r>
              <w:rPr>
                <w:caps w:val="0"/>
                <w:color w:val="4D4D4C"/>
                <w:sz w:val="20"/>
                <w:szCs w:val="20"/>
              </w:rPr>
              <w:t xml:space="preserve"> </w:t>
            </w:r>
            <w:r w:rsidRPr="00A829BE">
              <w:rPr>
                <w:caps w:val="0"/>
                <w:color w:val="4D4D4C"/>
                <w:sz w:val="20"/>
                <w:szCs w:val="20"/>
              </w:rPr>
              <w:t>any risks identified in the risk assessment</w:t>
            </w:r>
            <w:r>
              <w:rPr>
                <w:caps w:val="0"/>
                <w:color w:val="4D4D4C"/>
                <w:sz w:val="20"/>
                <w:szCs w:val="20"/>
              </w:rPr>
              <w:t>?</w:t>
            </w:r>
          </w:p>
        </w:tc>
        <w:tc>
          <w:tcPr>
            <w:tcW w:w="953" w:type="pct"/>
            <w:tcBorders>
              <w:top w:val="single" w:sz="4" w:space="0" w:color="auto"/>
              <w:left w:val="single" w:sz="4" w:space="0" w:color="auto"/>
              <w:bottom w:val="single" w:sz="4" w:space="0" w:color="auto"/>
            </w:tcBorders>
          </w:tcPr>
          <w:p w14:paraId="6459A468"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3174066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E051E25" w14:textId="77777777" w:rsidR="001D5826" w:rsidRPr="00B97128" w:rsidDel="00FB5485" w:rsidRDefault="00620877" w:rsidP="00992AF1">
            <w:pPr>
              <w:rPr>
                <w:color w:val="auto"/>
              </w:rPr>
            </w:pPr>
            <w:sdt>
              <w:sdtPr>
                <w:rPr>
                  <w:caps/>
                  <w:color w:val="auto"/>
                  <w:sz w:val="20"/>
                  <w:szCs w:val="20"/>
                </w:rPr>
                <w:id w:val="-38248422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05624EA8"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05990089"/>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38AC83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6AE6D7D" w14:textId="77777777" w:rsidR="001D5826" w:rsidRPr="00D64083" w:rsidRDefault="001D5826" w:rsidP="00992AF1">
            <w:pPr>
              <w:pStyle w:val="TablesHeadingGSCyan"/>
              <w:framePr w:hSpace="0" w:wrap="auto" w:vAnchor="margin" w:hAnchor="text" w:yAlign="inline"/>
              <w:rPr>
                <w:rStyle w:val="SmartLink1"/>
                <w:sz w:val="20"/>
              </w:rPr>
            </w:pPr>
            <w:r w:rsidRPr="00D64083">
              <w:rPr>
                <w:rStyle w:val="SmartLink1"/>
                <w:sz w:val="20"/>
              </w:rPr>
              <w:t>P.9.3.3 |</w:t>
            </w:r>
          </w:p>
        </w:tc>
        <w:tc>
          <w:tcPr>
            <w:tcW w:w="3285" w:type="pct"/>
            <w:tcBorders>
              <w:top w:val="single" w:sz="4" w:space="0" w:color="auto"/>
              <w:bottom w:val="single" w:sz="4" w:space="0" w:color="auto"/>
              <w:right w:val="single" w:sz="4" w:space="0" w:color="auto"/>
            </w:tcBorders>
            <w:vAlign w:val="top"/>
          </w:tcPr>
          <w:p w14:paraId="3CAB0D22" w14:textId="77777777" w:rsidR="001D5826" w:rsidRDefault="001D5826" w:rsidP="00992AF1">
            <w:pPr>
              <w:pStyle w:val="TablesHeadingGSCyan"/>
              <w:framePr w:hSpace="0" w:wrap="auto" w:vAnchor="margin" w:hAnchor="text" w:yAlign="inline"/>
              <w:rPr>
                <w:caps w:val="0"/>
                <w:color w:val="4D4D4C"/>
                <w:sz w:val="20"/>
                <w:szCs w:val="20"/>
              </w:rPr>
            </w:pPr>
            <w:r w:rsidRPr="00A829BE">
              <w:rPr>
                <w:caps w:val="0"/>
                <w:color w:val="4D4D4C"/>
                <w:sz w:val="20"/>
                <w:szCs w:val="20"/>
              </w:rPr>
              <w:t>Forestry (for example Afforestation/Reforestation) involving GMO planting</w:t>
            </w:r>
            <w:r>
              <w:rPr>
                <w:caps w:val="0"/>
                <w:color w:val="4D4D4C"/>
                <w:sz w:val="20"/>
                <w:szCs w:val="20"/>
              </w:rPr>
              <w:t>?</w:t>
            </w:r>
          </w:p>
          <w:p w14:paraId="09239816" w14:textId="77777777" w:rsidR="001D5826" w:rsidRDefault="001D5826" w:rsidP="00992AF1"/>
          <w:p w14:paraId="358E4974" w14:textId="77777777" w:rsidR="001D5826" w:rsidRPr="00A829BE" w:rsidRDefault="001D5826" w:rsidP="00992AF1">
            <w:pPr>
              <w:pStyle w:val="TablesHeadingGSCyan"/>
              <w:framePr w:hSpace="0" w:wrap="auto" w:vAnchor="margin" w:hAnchor="text" w:yAlign="inline"/>
              <w:rPr>
                <w:i/>
                <w:iCs/>
                <w:caps w:val="0"/>
                <w:color w:val="4D4D4C"/>
                <w:sz w:val="20"/>
                <w:szCs w:val="20"/>
              </w:rPr>
            </w:pPr>
            <w:r w:rsidRPr="00A829BE">
              <w:rPr>
                <w:i/>
                <w:iCs/>
                <w:caps w:val="0"/>
                <w:color w:val="4D4D4C"/>
                <w:sz w:val="20"/>
                <w:szCs w:val="20"/>
              </w:rPr>
              <w:t>Note - Forestry projects (for example Afforestation/</w:t>
            </w:r>
            <w:r>
              <w:rPr>
                <w:i/>
                <w:iCs/>
                <w:caps w:val="0"/>
                <w:color w:val="4D4D4C"/>
                <w:sz w:val="20"/>
                <w:szCs w:val="20"/>
              </w:rPr>
              <w:t xml:space="preserve"> </w:t>
            </w:r>
            <w:r w:rsidRPr="00A829BE">
              <w:rPr>
                <w:i/>
                <w:iCs/>
                <w:caps w:val="0"/>
                <w:color w:val="4D4D4C"/>
                <w:sz w:val="20"/>
                <w:szCs w:val="20"/>
              </w:rPr>
              <w:t>Reforestation) involving GMO planting are not eligible for Certification under Gold Standard for the Global Goals.</w:t>
            </w:r>
          </w:p>
        </w:tc>
        <w:tc>
          <w:tcPr>
            <w:tcW w:w="953" w:type="pct"/>
            <w:tcBorders>
              <w:top w:val="single" w:sz="4" w:space="0" w:color="auto"/>
              <w:left w:val="single" w:sz="4" w:space="0" w:color="auto"/>
              <w:bottom w:val="single" w:sz="4" w:space="0" w:color="auto"/>
            </w:tcBorders>
          </w:tcPr>
          <w:p w14:paraId="2EA4A93B"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4740538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7DFCF7D9" w14:textId="77777777" w:rsidR="001D5826" w:rsidRPr="00B97128" w:rsidDel="00FB5485" w:rsidRDefault="00620877" w:rsidP="00992AF1">
            <w:pPr>
              <w:rPr>
                <w:color w:val="auto"/>
              </w:rPr>
            </w:pPr>
            <w:sdt>
              <w:sdtPr>
                <w:rPr>
                  <w:caps/>
                  <w:color w:val="auto"/>
                  <w:sz w:val="20"/>
                  <w:szCs w:val="20"/>
                </w:rPr>
                <w:id w:val="170128431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6CBD419B"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1911169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4896F7E8" w14:textId="77777777" w:rsidTr="00992AF1">
        <w:trPr>
          <w:trHeight w:val="364"/>
        </w:trPr>
        <w:tc>
          <w:tcPr>
            <w:tcW w:w="5000" w:type="pct"/>
            <w:gridSpan w:val="3"/>
            <w:tcBorders>
              <w:top w:val="single" w:sz="4" w:space="0" w:color="auto"/>
              <w:bottom w:val="single" w:sz="4" w:space="0" w:color="auto"/>
            </w:tcBorders>
            <w:noWrap/>
            <w:vAlign w:val="top"/>
          </w:tcPr>
          <w:p w14:paraId="6E3028B7"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541FCCC3"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2B149D5"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developer explanation states that the project is not</w:t>
            </w:r>
          </w:p>
          <w:p w14:paraId="466A6651"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related to modern biotechnology and any risks related to it or forestry involving GMO</w:t>
            </w:r>
          </w:p>
          <w:p w14:paraId="7AE40784"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 xml:space="preserve">planting. The project will provide ICSs </w:t>
            </w:r>
            <w:proofErr w:type="gramStart"/>
            <w:r w:rsidRPr="00C618E9">
              <w:rPr>
                <w:i/>
                <w:iCs/>
                <w:caps w:val="0"/>
                <w:color w:val="4D4D4C"/>
                <w:sz w:val="20"/>
                <w:szCs w:val="20"/>
              </w:rPr>
              <w:t>in order to</w:t>
            </w:r>
            <w:proofErr w:type="gramEnd"/>
            <w:r w:rsidRPr="00C618E9">
              <w:rPr>
                <w:i/>
                <w:iCs/>
                <w:caps w:val="0"/>
                <w:color w:val="4D4D4C"/>
                <w:sz w:val="20"/>
                <w:szCs w:val="20"/>
              </w:rPr>
              <w:t xml:space="preserve"> reduce air pollution due to charcoal</w:t>
            </w:r>
          </w:p>
          <w:p w14:paraId="190147D8"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cookstoves</w:t>
            </w:r>
          </w:p>
          <w:p w14:paraId="612DEABB"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0"/>
              </w:rPr>
            </w:pPr>
          </w:p>
          <w:p w14:paraId="3992E9CA" w14:textId="77777777" w:rsidR="001D5826" w:rsidRPr="00A829BE" w:rsidRDefault="001D5826" w:rsidP="00992AF1"/>
        </w:tc>
      </w:tr>
      <w:tr w:rsidR="001D5826" w:rsidRPr="00680666" w14:paraId="7585DA29" w14:textId="77777777" w:rsidTr="00992AF1">
        <w:trPr>
          <w:trHeight w:val="364"/>
        </w:trPr>
        <w:tc>
          <w:tcPr>
            <w:tcW w:w="5000" w:type="pct"/>
            <w:gridSpan w:val="3"/>
            <w:tcBorders>
              <w:top w:val="single" w:sz="4" w:space="0" w:color="auto"/>
              <w:bottom w:val="single" w:sz="4" w:space="0" w:color="auto"/>
            </w:tcBorders>
            <w:noWrap/>
            <w:vAlign w:val="top"/>
          </w:tcPr>
          <w:p w14:paraId="62FF41A2" w14:textId="77777777" w:rsidR="001D5826" w:rsidRPr="00680666" w:rsidRDefault="001D5826" w:rsidP="00992AF1">
            <w:pPr>
              <w:pStyle w:val="TablesHeadingGSCyan"/>
              <w:framePr w:hSpace="0" w:wrap="auto" w:vAnchor="margin" w:hAnchor="text" w:yAlign="inline"/>
              <w:spacing w:line="276" w:lineRule="auto"/>
              <w:rPr>
                <w:i/>
                <w:iCs/>
                <w:caps w:val="0"/>
                <w:color w:val="005B5E" w:themeColor="accent1" w:themeShade="7F"/>
                <w:sz w:val="24"/>
              </w:rPr>
            </w:pPr>
            <w:r w:rsidRPr="00A829BE">
              <w:rPr>
                <w:rStyle w:val="SmartLink1"/>
              </w:rPr>
              <w:t>P.9.4 |Release of pollutants</w:t>
            </w:r>
          </w:p>
        </w:tc>
      </w:tr>
      <w:tr w:rsidR="001D5826" w:rsidRPr="00680666" w14:paraId="3F2C7EB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B0F4FD5" w14:textId="77777777" w:rsidR="001D5826" w:rsidRPr="00A829BE" w:rsidDel="00A829BE" w:rsidRDefault="001D5826" w:rsidP="00992AF1">
            <w:pPr>
              <w:pStyle w:val="TablesHeadingGSCyan"/>
              <w:framePr w:hSpace="0" w:wrap="auto" w:vAnchor="margin" w:hAnchor="text" w:yAlign="inline"/>
              <w:rPr>
                <w:caps w:val="0"/>
                <w:color w:val="4D4D4C"/>
              </w:rPr>
            </w:pPr>
            <w:r w:rsidRPr="00D64083">
              <w:rPr>
                <w:rStyle w:val="SmartLink1"/>
                <w:sz w:val="20"/>
              </w:rPr>
              <w:t>P.9.4.1 |</w:t>
            </w:r>
          </w:p>
        </w:tc>
        <w:tc>
          <w:tcPr>
            <w:tcW w:w="3285" w:type="pct"/>
            <w:tcBorders>
              <w:top w:val="single" w:sz="4" w:space="0" w:color="auto"/>
              <w:left w:val="single" w:sz="4" w:space="0" w:color="auto"/>
              <w:bottom w:val="single" w:sz="4" w:space="0" w:color="auto"/>
              <w:right w:val="single" w:sz="4" w:space="0" w:color="auto"/>
            </w:tcBorders>
          </w:tcPr>
          <w:p w14:paraId="05765874" w14:textId="77777777" w:rsidR="001D5826" w:rsidRPr="00B97128" w:rsidDel="00A829BE" w:rsidRDefault="001D5826" w:rsidP="00992AF1">
            <w:pPr>
              <w:pStyle w:val="TablesHeadingGSCyan"/>
              <w:framePr w:hSpace="0" w:wrap="auto" w:vAnchor="margin" w:hAnchor="text" w:yAlign="inline"/>
              <w:rPr>
                <w:caps w:val="0"/>
                <w:color w:val="auto"/>
                <w:sz w:val="20"/>
                <w:szCs w:val="20"/>
              </w:rPr>
            </w:pPr>
            <w:r w:rsidRPr="00B97128">
              <w:rPr>
                <w:caps w:val="0"/>
                <w:color w:val="auto"/>
                <w:sz w:val="20"/>
                <w:szCs w:val="20"/>
              </w:rPr>
              <w:t>Does the project have a risk of releasing pollutants to air, water, and land in routine, non-routine, or accidental circumstances?</w:t>
            </w:r>
          </w:p>
        </w:tc>
        <w:tc>
          <w:tcPr>
            <w:tcW w:w="953" w:type="pct"/>
            <w:tcBorders>
              <w:top w:val="single" w:sz="4" w:space="0" w:color="auto"/>
              <w:left w:val="single" w:sz="4" w:space="0" w:color="auto"/>
              <w:bottom w:val="single" w:sz="4" w:space="0" w:color="auto"/>
            </w:tcBorders>
          </w:tcPr>
          <w:p w14:paraId="282C04DA" w14:textId="64771C5A"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799259137"/>
                <w14:checkbox>
                  <w14:checked w14:val="0"/>
                  <w14:checkedState w14:val="2612" w14:font="MS Gothic"/>
                  <w14:uncheckedState w14:val="2610" w14:font="MS Gothic"/>
                </w14:checkbox>
              </w:sdtPr>
              <w:sdtEndPr/>
              <w:sdtContent>
                <w:r w:rsidR="00702DF4">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BC2E734" w14:textId="6248E180" w:rsidR="001D5826" w:rsidRPr="00B97128" w:rsidDel="00A829BE" w:rsidRDefault="00620877" w:rsidP="00992AF1">
            <w:pPr>
              <w:pStyle w:val="TablesHeadingGSCyan"/>
              <w:framePr w:hSpace="0" w:wrap="auto" w:vAnchor="margin" w:hAnchor="text" w:yAlign="inline"/>
              <w:spacing w:line="276" w:lineRule="auto"/>
              <w:rPr>
                <w:caps w:val="0"/>
                <w:color w:val="auto"/>
              </w:rPr>
            </w:pPr>
            <w:sdt>
              <w:sdtPr>
                <w:rPr>
                  <w:caps w:val="0"/>
                  <w:color w:val="auto"/>
                  <w:sz w:val="20"/>
                  <w:szCs w:val="20"/>
                </w:rPr>
                <w:id w:val="-2059162982"/>
                <w14:checkbox>
                  <w14:checked w14:val="1"/>
                  <w14:checkedState w14:val="2612" w14:font="MS Gothic"/>
                  <w14:uncheckedState w14:val="2610" w14:font="MS Gothic"/>
                </w14:checkbox>
              </w:sdtPr>
              <w:sdtEndPr/>
              <w:sdtContent>
                <w:r w:rsidR="00702DF4">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680666" w14:paraId="71039084" w14:textId="77777777" w:rsidTr="00992AF1">
        <w:trPr>
          <w:trHeight w:val="364"/>
        </w:trPr>
        <w:tc>
          <w:tcPr>
            <w:tcW w:w="5000" w:type="pct"/>
            <w:gridSpan w:val="3"/>
            <w:tcBorders>
              <w:top w:val="single" w:sz="4" w:space="0" w:color="auto"/>
              <w:bottom w:val="single" w:sz="4" w:space="0" w:color="auto"/>
            </w:tcBorders>
            <w:noWrap/>
            <w:vAlign w:val="top"/>
          </w:tcPr>
          <w:p w14:paraId="290647F7"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680666" w14:paraId="15007DFA"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DD8A768" w14:textId="3875DF2A" w:rsidR="001D5826" w:rsidRPr="003C38DF"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Project is expected to decrease emissions of particulate matter and improve air quality.</w:t>
            </w:r>
            <w:r w:rsidR="00702DF4">
              <w:rPr>
                <w:i/>
                <w:iCs/>
                <w:caps w:val="0"/>
                <w:color w:val="4D4D4C"/>
                <w:sz w:val="20"/>
                <w:szCs w:val="20"/>
              </w:rPr>
              <w:t xml:space="preserve"> And no major risks of releasing pollutants </w:t>
            </w:r>
            <w:proofErr w:type="gramStart"/>
            <w:r w:rsidR="00702DF4">
              <w:rPr>
                <w:i/>
                <w:iCs/>
                <w:caps w:val="0"/>
                <w:color w:val="4D4D4C"/>
                <w:sz w:val="20"/>
                <w:szCs w:val="20"/>
              </w:rPr>
              <w:t>has</w:t>
            </w:r>
            <w:proofErr w:type="gramEnd"/>
            <w:r w:rsidR="00702DF4">
              <w:rPr>
                <w:i/>
                <w:iCs/>
                <w:caps w:val="0"/>
                <w:color w:val="4D4D4C"/>
                <w:sz w:val="20"/>
                <w:szCs w:val="20"/>
              </w:rPr>
              <w:t xml:space="preserve"> been found. Stoves are produced of clay and metal scrap.</w:t>
            </w:r>
          </w:p>
          <w:p w14:paraId="4B9B044B" w14:textId="77777777" w:rsidR="001D5826" w:rsidRPr="00D64083" w:rsidDel="00A829BE" w:rsidRDefault="001D5826" w:rsidP="00992AF1"/>
        </w:tc>
      </w:tr>
      <w:tr w:rsidR="001D5826" w:rsidRPr="005E36C8" w14:paraId="0B389C49" w14:textId="77777777" w:rsidTr="00992AF1">
        <w:trPr>
          <w:trHeight w:val="364"/>
        </w:trPr>
        <w:tc>
          <w:tcPr>
            <w:tcW w:w="5000" w:type="pct"/>
            <w:gridSpan w:val="3"/>
            <w:tcBorders>
              <w:top w:val="single" w:sz="4" w:space="0" w:color="auto"/>
              <w:bottom w:val="single" w:sz="4" w:space="0" w:color="auto"/>
            </w:tcBorders>
            <w:noWrap/>
            <w:vAlign w:val="top"/>
          </w:tcPr>
          <w:p w14:paraId="4EED934C" w14:textId="77777777" w:rsidR="001D5826" w:rsidRPr="002D52A6" w:rsidRDefault="001D5826" w:rsidP="00992AF1">
            <w:pPr>
              <w:rPr>
                <w:color w:val="00B9BD" w:themeColor="accent1"/>
                <w:sz w:val="20"/>
                <w:szCs w:val="22"/>
              </w:rPr>
            </w:pPr>
            <w:r w:rsidRPr="002D52A6">
              <w:rPr>
                <w:color w:val="00B9BD" w:themeColor="accent1"/>
                <w:sz w:val="20"/>
                <w:szCs w:val="22"/>
              </w:rPr>
              <w:t>Would the project involve or lead to:</w:t>
            </w:r>
          </w:p>
        </w:tc>
      </w:tr>
      <w:tr w:rsidR="001D5826" w:rsidRPr="005E36C8" w14:paraId="6428208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5D04F8C" w14:textId="77777777" w:rsidR="001D5826" w:rsidRPr="005E36C8" w:rsidRDefault="001D5826" w:rsidP="00992AF1">
            <w:pPr>
              <w:pStyle w:val="TablesHeadingGSCyan"/>
              <w:framePr w:hSpace="0" w:wrap="auto" w:vAnchor="margin" w:hAnchor="text" w:yAlign="inline"/>
              <w:rPr>
                <w:caps w:val="0"/>
                <w:color w:val="4D4D4C"/>
                <w:sz w:val="20"/>
                <w:szCs w:val="22"/>
              </w:rPr>
            </w:pPr>
            <w:r w:rsidRPr="00D64083">
              <w:rPr>
                <w:rStyle w:val="SmartLink1"/>
                <w:sz w:val="20"/>
              </w:rPr>
              <w:t>P.9.4.1 |</w:t>
            </w:r>
          </w:p>
        </w:tc>
        <w:tc>
          <w:tcPr>
            <w:tcW w:w="3285" w:type="pct"/>
            <w:tcBorders>
              <w:top w:val="single" w:sz="4" w:space="0" w:color="auto"/>
              <w:bottom w:val="single" w:sz="4" w:space="0" w:color="auto"/>
              <w:right w:val="single" w:sz="4" w:space="0" w:color="auto"/>
            </w:tcBorders>
            <w:vAlign w:val="top"/>
          </w:tcPr>
          <w:p w14:paraId="73887C15" w14:textId="77777777" w:rsidR="001D5826" w:rsidRPr="005E36C8" w:rsidRDefault="001D5826" w:rsidP="00992AF1">
            <w:pPr>
              <w:pStyle w:val="TablesHeadingGSCyan"/>
              <w:framePr w:hSpace="0" w:wrap="auto" w:vAnchor="margin" w:hAnchor="text" w:yAlign="inline"/>
              <w:rPr>
                <w:caps w:val="0"/>
                <w:color w:val="4D4D4C"/>
                <w:sz w:val="20"/>
                <w:szCs w:val="20"/>
              </w:rPr>
            </w:pPr>
            <w:r w:rsidRPr="00D64083">
              <w:rPr>
                <w:caps w:val="0"/>
                <w:color w:val="4D4D4C"/>
                <w:sz w:val="20"/>
                <w:szCs w:val="20"/>
              </w:rPr>
              <w:t>any potential risk of pollutant release that cannot be avoided?</w:t>
            </w:r>
          </w:p>
        </w:tc>
        <w:tc>
          <w:tcPr>
            <w:tcW w:w="953" w:type="pct"/>
            <w:tcBorders>
              <w:top w:val="single" w:sz="4" w:space="0" w:color="auto"/>
              <w:left w:val="single" w:sz="4" w:space="0" w:color="auto"/>
              <w:bottom w:val="single" w:sz="4" w:space="0" w:color="auto"/>
            </w:tcBorders>
            <w:vAlign w:val="top"/>
          </w:tcPr>
          <w:p w14:paraId="560D23BE"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1122868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1212270" w14:textId="77777777" w:rsidR="001D5826" w:rsidRPr="00B97128" w:rsidDel="00FB5485" w:rsidRDefault="00620877" w:rsidP="00992AF1">
            <w:pPr>
              <w:rPr>
                <w:color w:val="auto"/>
              </w:rPr>
            </w:pPr>
            <w:sdt>
              <w:sdtPr>
                <w:rPr>
                  <w:caps/>
                  <w:color w:val="auto"/>
                  <w:sz w:val="20"/>
                  <w:szCs w:val="20"/>
                </w:rPr>
                <w:id w:val="-181224367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7F330A89"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37405991"/>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0466210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274D77F" w14:textId="77777777" w:rsidR="001D5826" w:rsidRPr="00D64083" w:rsidRDefault="001D5826" w:rsidP="00992AF1">
            <w:pPr>
              <w:pStyle w:val="TablesHeadingGSCyan"/>
              <w:framePr w:hSpace="0" w:wrap="auto" w:vAnchor="margin" w:hAnchor="text" w:yAlign="inline"/>
              <w:rPr>
                <w:rStyle w:val="SmartLink1"/>
                <w:sz w:val="20"/>
              </w:rPr>
            </w:pPr>
            <w:r>
              <w:rPr>
                <w:rStyle w:val="SmartLink1"/>
                <w:sz w:val="20"/>
              </w:rPr>
              <w:t>P.9.4.3 |</w:t>
            </w:r>
          </w:p>
        </w:tc>
        <w:tc>
          <w:tcPr>
            <w:tcW w:w="3285" w:type="pct"/>
            <w:tcBorders>
              <w:top w:val="single" w:sz="4" w:space="0" w:color="auto"/>
              <w:bottom w:val="single" w:sz="4" w:space="0" w:color="auto"/>
              <w:right w:val="single" w:sz="4" w:space="0" w:color="auto"/>
            </w:tcBorders>
            <w:vAlign w:val="top"/>
          </w:tcPr>
          <w:p w14:paraId="077C1807" w14:textId="77777777" w:rsidR="001D5826" w:rsidRPr="00D64083"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or “potentially”, h</w:t>
            </w:r>
            <w:r w:rsidRPr="000C05E8">
              <w:rPr>
                <w:caps w:val="0"/>
                <w:color w:val="4D4D4C"/>
                <w:sz w:val="20"/>
                <w:szCs w:val="20"/>
              </w:rPr>
              <w:t>as the project identified all potential pollution sources that may degrade the quality of soil, air, surface, and groundwater in the project area?</w:t>
            </w:r>
          </w:p>
        </w:tc>
        <w:tc>
          <w:tcPr>
            <w:tcW w:w="953" w:type="pct"/>
            <w:tcBorders>
              <w:top w:val="single" w:sz="4" w:space="0" w:color="auto"/>
              <w:left w:val="single" w:sz="4" w:space="0" w:color="auto"/>
              <w:bottom w:val="single" w:sz="4" w:space="0" w:color="auto"/>
            </w:tcBorders>
            <w:vAlign w:val="top"/>
          </w:tcPr>
          <w:p w14:paraId="3EB285CE"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5323278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61C411B1" w14:textId="77777777" w:rsidR="001D5826" w:rsidRPr="00B97128" w:rsidDel="00FB5485" w:rsidRDefault="00620877" w:rsidP="00992AF1">
            <w:pPr>
              <w:rPr>
                <w:color w:val="auto"/>
              </w:rPr>
            </w:pPr>
            <w:sdt>
              <w:sdtPr>
                <w:rPr>
                  <w:caps/>
                  <w:color w:val="auto"/>
                  <w:sz w:val="20"/>
                  <w:szCs w:val="20"/>
                </w:rPr>
                <w:id w:val="-51799597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39E795AF"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03602086"/>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Pr>
                <w:caps w:val="0"/>
                <w:color w:val="auto"/>
                <w:sz w:val="20"/>
                <w:szCs w:val="20"/>
              </w:rPr>
              <w:t xml:space="preserve"> NA</w:t>
            </w:r>
          </w:p>
        </w:tc>
      </w:tr>
      <w:tr w:rsidR="001D5826" w:rsidRPr="005E36C8" w14:paraId="5177DE9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D0D19AC" w14:textId="77777777" w:rsidR="001D5826" w:rsidRPr="00D64083" w:rsidRDefault="001D5826" w:rsidP="00992AF1">
            <w:pPr>
              <w:pStyle w:val="TablesHeadingGSCyan"/>
              <w:framePr w:hSpace="0" w:wrap="auto" w:vAnchor="margin" w:hAnchor="text" w:yAlign="inline"/>
              <w:rPr>
                <w:rStyle w:val="SmartLink1"/>
                <w:sz w:val="20"/>
              </w:rPr>
            </w:pPr>
            <w:r>
              <w:rPr>
                <w:rStyle w:val="SmartLink1"/>
                <w:sz w:val="20"/>
              </w:rPr>
              <w:t>P.9.4.2 |</w:t>
            </w:r>
          </w:p>
        </w:tc>
        <w:tc>
          <w:tcPr>
            <w:tcW w:w="3285" w:type="pct"/>
            <w:tcBorders>
              <w:top w:val="single" w:sz="4" w:space="0" w:color="auto"/>
              <w:bottom w:val="single" w:sz="4" w:space="0" w:color="auto"/>
              <w:right w:val="single" w:sz="4" w:space="0" w:color="auto"/>
            </w:tcBorders>
            <w:vAlign w:val="top"/>
          </w:tcPr>
          <w:p w14:paraId="5A9ED46B" w14:textId="77777777" w:rsidR="001D5826" w:rsidRPr="00D64083"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or “potentially”, d</w:t>
            </w:r>
            <w:r w:rsidRPr="000C05E8">
              <w:rPr>
                <w:caps w:val="0"/>
                <w:color w:val="4D4D4C"/>
                <w:sz w:val="20"/>
                <w:szCs w:val="20"/>
              </w:rPr>
              <w:t>o the pollution prevention and control technologies and practices applied during the project life cycle align with national regulations or international best practices?</w:t>
            </w:r>
          </w:p>
        </w:tc>
        <w:tc>
          <w:tcPr>
            <w:tcW w:w="953" w:type="pct"/>
            <w:tcBorders>
              <w:top w:val="single" w:sz="4" w:space="0" w:color="auto"/>
              <w:left w:val="single" w:sz="4" w:space="0" w:color="auto"/>
              <w:bottom w:val="single" w:sz="4" w:space="0" w:color="auto"/>
            </w:tcBorders>
            <w:vAlign w:val="top"/>
          </w:tcPr>
          <w:p w14:paraId="1A47ED28"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2809703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461DAAB" w14:textId="77777777" w:rsidR="001D5826" w:rsidRPr="00B97128" w:rsidDel="00FB5485" w:rsidRDefault="00620877" w:rsidP="00992AF1">
            <w:pPr>
              <w:rPr>
                <w:color w:val="auto"/>
              </w:rPr>
            </w:pPr>
            <w:sdt>
              <w:sdtPr>
                <w:rPr>
                  <w:caps/>
                  <w:color w:val="auto"/>
                  <w:sz w:val="20"/>
                  <w:szCs w:val="20"/>
                </w:rPr>
                <w:id w:val="188714196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490EA25E"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0103006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85EBC6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EA33D04" w14:textId="77777777" w:rsidR="001D5826" w:rsidRDefault="001D5826" w:rsidP="00992AF1">
            <w:pPr>
              <w:pStyle w:val="TablesHeadingGSCyan"/>
              <w:framePr w:hSpace="0" w:wrap="auto" w:vAnchor="margin" w:hAnchor="text" w:yAlign="inline"/>
              <w:rPr>
                <w:rStyle w:val="SmartLink1"/>
                <w:sz w:val="20"/>
              </w:rPr>
            </w:pPr>
            <w:r>
              <w:rPr>
                <w:rStyle w:val="SmartLink1"/>
                <w:sz w:val="20"/>
              </w:rPr>
              <w:t>P.9.4.3 |</w:t>
            </w:r>
          </w:p>
        </w:tc>
        <w:tc>
          <w:tcPr>
            <w:tcW w:w="3285" w:type="pct"/>
            <w:tcBorders>
              <w:top w:val="single" w:sz="4" w:space="0" w:color="auto"/>
              <w:bottom w:val="single" w:sz="4" w:space="0" w:color="auto"/>
              <w:right w:val="single" w:sz="4" w:space="0" w:color="auto"/>
            </w:tcBorders>
            <w:vAlign w:val="top"/>
          </w:tcPr>
          <w:p w14:paraId="5768AD73" w14:textId="77777777" w:rsidR="001D5826"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i</w:t>
            </w:r>
            <w:r w:rsidRPr="000C05E8">
              <w:rPr>
                <w:caps w:val="0"/>
                <w:color w:val="4D4D4C"/>
                <w:sz w:val="20"/>
                <w:szCs w:val="20"/>
              </w:rPr>
              <w:t>s there a monitoring plan to ensure that mitigation measures are implemented, and resources are protected?</w:t>
            </w:r>
          </w:p>
        </w:tc>
        <w:tc>
          <w:tcPr>
            <w:tcW w:w="953" w:type="pct"/>
            <w:tcBorders>
              <w:top w:val="single" w:sz="4" w:space="0" w:color="auto"/>
              <w:left w:val="single" w:sz="4" w:space="0" w:color="auto"/>
              <w:bottom w:val="single" w:sz="4" w:space="0" w:color="auto"/>
            </w:tcBorders>
            <w:vAlign w:val="top"/>
          </w:tcPr>
          <w:p w14:paraId="65D2FD4D"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0206910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6A4C5BB8" w14:textId="77777777" w:rsidR="001D5826" w:rsidRPr="00B97128" w:rsidDel="00FB5485" w:rsidRDefault="00620877" w:rsidP="00992AF1">
            <w:pPr>
              <w:rPr>
                <w:color w:val="auto"/>
              </w:rPr>
            </w:pPr>
            <w:sdt>
              <w:sdtPr>
                <w:rPr>
                  <w:caps/>
                  <w:color w:val="auto"/>
                  <w:sz w:val="20"/>
                  <w:szCs w:val="20"/>
                </w:rPr>
                <w:id w:val="145528141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0E679F80"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2211901"/>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448E1EF1" w14:textId="77777777" w:rsidTr="00992AF1">
        <w:trPr>
          <w:trHeight w:val="364"/>
        </w:trPr>
        <w:tc>
          <w:tcPr>
            <w:tcW w:w="5000" w:type="pct"/>
            <w:gridSpan w:val="3"/>
            <w:tcBorders>
              <w:top w:val="single" w:sz="4" w:space="0" w:color="auto"/>
              <w:bottom w:val="single" w:sz="4" w:space="0" w:color="auto"/>
            </w:tcBorders>
            <w:noWrap/>
            <w:vAlign w:val="top"/>
          </w:tcPr>
          <w:p w14:paraId="256F9404"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3A47337F"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B45D3F4" w14:textId="555B5A77" w:rsidR="003C38DF" w:rsidRPr="00C618E9" w:rsidRDefault="001D5826" w:rsidP="003C38DF">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lastRenderedPageBreak/>
              <w:t>The project will help to reduce, not release, air</w:t>
            </w:r>
            <w:r w:rsidR="003C38DF">
              <w:rPr>
                <w:i/>
                <w:iCs/>
                <w:caps w:val="0"/>
                <w:color w:val="4D4D4C"/>
                <w:sz w:val="20"/>
                <w:szCs w:val="20"/>
              </w:rPr>
              <w:t>.</w:t>
            </w:r>
          </w:p>
          <w:p w14:paraId="7D5D3500" w14:textId="2CAA6365" w:rsidR="001D5826" w:rsidRDefault="001D5826" w:rsidP="00992AF1">
            <w:pPr>
              <w:pStyle w:val="TablesHeadingGSCyan"/>
              <w:framePr w:hSpace="0" w:wrap="auto" w:vAnchor="margin" w:hAnchor="text" w:yAlign="inline"/>
              <w:spacing w:line="276" w:lineRule="auto"/>
              <w:rPr>
                <w:rStyle w:val="SmartLink1"/>
              </w:rPr>
            </w:pPr>
          </w:p>
          <w:p w14:paraId="7BC748D7" w14:textId="77777777" w:rsidR="001D5826" w:rsidRPr="000C05E8" w:rsidRDefault="001D5826" w:rsidP="00992AF1">
            <w:pPr>
              <w:pStyle w:val="TablesHeadingGSCyan"/>
              <w:framePr w:hSpace="0" w:wrap="auto" w:vAnchor="margin" w:hAnchor="text" w:yAlign="inline"/>
              <w:spacing w:line="276" w:lineRule="auto"/>
              <w:rPr>
                <w:caps w:val="0"/>
                <w:color w:val="515151" w:themeColor="text1"/>
                <w:sz w:val="20"/>
                <w:szCs w:val="20"/>
              </w:rPr>
            </w:pPr>
          </w:p>
          <w:p w14:paraId="27426C73" w14:textId="77777777" w:rsidR="001D5826" w:rsidRPr="000C05E8" w:rsidRDefault="001D5826" w:rsidP="00992AF1">
            <w:pPr>
              <w:rPr>
                <w:color w:val="515151" w:themeColor="text1"/>
              </w:rPr>
            </w:pPr>
          </w:p>
        </w:tc>
      </w:tr>
      <w:tr w:rsidR="001D5826" w:rsidRPr="000825D8" w14:paraId="0F64FFE3" w14:textId="77777777" w:rsidTr="00992AF1">
        <w:trPr>
          <w:trHeight w:val="364"/>
        </w:trPr>
        <w:tc>
          <w:tcPr>
            <w:tcW w:w="5000" w:type="pct"/>
            <w:gridSpan w:val="3"/>
            <w:tcBorders>
              <w:top w:val="single" w:sz="4" w:space="0" w:color="auto"/>
              <w:bottom w:val="single" w:sz="4" w:space="0" w:color="auto"/>
            </w:tcBorders>
            <w:noWrap/>
            <w:vAlign w:val="top"/>
          </w:tcPr>
          <w:p w14:paraId="588F600F" w14:textId="77777777" w:rsidR="001D5826" w:rsidRPr="000825D8" w:rsidRDefault="001D5826" w:rsidP="00992AF1">
            <w:pPr>
              <w:pStyle w:val="TablesHeadingGSCyan"/>
              <w:framePr w:hSpace="0" w:wrap="auto" w:vAnchor="margin" w:hAnchor="text" w:yAlign="inline"/>
              <w:spacing w:line="276" w:lineRule="auto"/>
              <w:rPr>
                <w:i/>
                <w:iCs/>
                <w:caps w:val="0"/>
                <w:color w:val="4D4D4C"/>
                <w:sz w:val="20"/>
                <w:szCs w:val="20"/>
              </w:rPr>
            </w:pPr>
            <w:r w:rsidRPr="000C05E8">
              <w:rPr>
                <w:rStyle w:val="SmartLink1"/>
              </w:rPr>
              <w:t>P.9.5 |Hazardous and Non-hazardous Waste</w:t>
            </w:r>
          </w:p>
        </w:tc>
      </w:tr>
      <w:tr w:rsidR="001D5826" w:rsidRPr="000825D8" w14:paraId="625C164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0B9522D" w14:textId="77777777" w:rsidR="001D5826" w:rsidRPr="000C05E8" w:rsidRDefault="001D5826" w:rsidP="00992AF1">
            <w:pPr>
              <w:pStyle w:val="TablesHeadingGSCyan"/>
              <w:framePr w:hSpace="0" w:wrap="auto" w:vAnchor="margin" w:hAnchor="text" w:yAlign="inline"/>
              <w:spacing w:line="276" w:lineRule="auto"/>
              <w:rPr>
                <w:rStyle w:val="SmartLink1"/>
              </w:rPr>
            </w:pPr>
            <w:r w:rsidRPr="009B33E0">
              <w:rPr>
                <w:rStyle w:val="SmartLink1"/>
                <w:sz w:val="20"/>
                <w:szCs w:val="22"/>
              </w:rPr>
              <w:t>P.9.5.1 |</w:t>
            </w:r>
          </w:p>
        </w:tc>
        <w:tc>
          <w:tcPr>
            <w:tcW w:w="3285" w:type="pct"/>
            <w:tcBorders>
              <w:top w:val="single" w:sz="4" w:space="0" w:color="auto"/>
              <w:left w:val="single" w:sz="4" w:space="0" w:color="auto"/>
              <w:bottom w:val="single" w:sz="4" w:space="0" w:color="auto"/>
              <w:right w:val="single" w:sz="4" w:space="0" w:color="auto"/>
            </w:tcBorders>
          </w:tcPr>
          <w:p w14:paraId="5092505A" w14:textId="77777777" w:rsidR="001D5826" w:rsidRPr="009B33E0" w:rsidRDefault="001D5826" w:rsidP="00992AF1">
            <w:pPr>
              <w:pStyle w:val="TablesHeadingGSCyan"/>
              <w:framePr w:hSpace="0" w:wrap="auto" w:vAnchor="margin" w:hAnchor="text" w:yAlign="inline"/>
              <w:spacing w:line="276" w:lineRule="auto"/>
              <w:rPr>
                <w:caps w:val="0"/>
                <w:color w:val="4D4D4C"/>
                <w:sz w:val="20"/>
                <w:szCs w:val="20"/>
              </w:rPr>
            </w:pPr>
            <w:r w:rsidRPr="009B33E0">
              <w:rPr>
                <w:caps w:val="0"/>
                <w:color w:val="4D4D4C"/>
                <w:sz w:val="20"/>
                <w:szCs w:val="20"/>
              </w:rPr>
              <w:t xml:space="preserve">Does the project involve the generation of waste materials </w:t>
            </w:r>
            <w:r w:rsidRPr="005E36C8">
              <w:rPr>
                <w:caps w:val="0"/>
                <w:color w:val="4D4D4C"/>
                <w:sz w:val="20"/>
                <w:szCs w:val="20"/>
              </w:rPr>
              <w:t>(both hazardous and non-hazardous)</w:t>
            </w:r>
            <w:r w:rsidRPr="009B33E0">
              <w:rPr>
                <w:caps w:val="0"/>
                <w:color w:val="4D4D4C"/>
                <w:sz w:val="20"/>
                <w:szCs w:val="20"/>
              </w:rPr>
              <w:t>?</w:t>
            </w:r>
          </w:p>
        </w:tc>
        <w:tc>
          <w:tcPr>
            <w:tcW w:w="953" w:type="pct"/>
            <w:tcBorders>
              <w:top w:val="single" w:sz="4" w:space="0" w:color="auto"/>
              <w:left w:val="single" w:sz="4" w:space="0" w:color="auto"/>
              <w:bottom w:val="single" w:sz="4" w:space="0" w:color="auto"/>
            </w:tcBorders>
          </w:tcPr>
          <w:p w14:paraId="18217BE4"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46249296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79AA295" w14:textId="77777777" w:rsidR="001D5826" w:rsidRPr="00B97128" w:rsidRDefault="00620877"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899899065"/>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6CB7D90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1CF8E12" w14:textId="77777777" w:rsidR="001D5826" w:rsidRPr="009B33E0"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P.9.5.3 |</w:t>
            </w:r>
          </w:p>
        </w:tc>
        <w:tc>
          <w:tcPr>
            <w:tcW w:w="3285" w:type="pct"/>
            <w:tcBorders>
              <w:top w:val="single" w:sz="4" w:space="0" w:color="auto"/>
              <w:left w:val="single" w:sz="4" w:space="0" w:color="auto"/>
              <w:bottom w:val="single" w:sz="4" w:space="0" w:color="auto"/>
              <w:right w:val="single" w:sz="4" w:space="0" w:color="auto"/>
            </w:tcBorders>
          </w:tcPr>
          <w:p w14:paraId="1289E7B6" w14:textId="77777777" w:rsidR="001D5826" w:rsidRPr="009B33E0" w:rsidRDefault="001D5826" w:rsidP="00992AF1">
            <w:pPr>
              <w:pStyle w:val="TablesHeadingGSCyan"/>
              <w:framePr w:hSpace="0" w:wrap="auto" w:vAnchor="margin" w:hAnchor="text" w:yAlign="inline"/>
              <w:spacing w:line="276" w:lineRule="auto"/>
              <w:rPr>
                <w:caps w:val="0"/>
                <w:color w:val="4D4D4C"/>
                <w:sz w:val="20"/>
                <w:szCs w:val="20"/>
              </w:rPr>
            </w:pPr>
            <w:r w:rsidRPr="006160F8">
              <w:rPr>
                <w:caps w:val="0"/>
                <w:color w:val="4D4D4C"/>
                <w:sz w:val="20"/>
                <w:szCs w:val="20"/>
              </w:rPr>
              <w:t xml:space="preserve">Does the project involve </w:t>
            </w:r>
            <w:r>
              <w:rPr>
                <w:caps w:val="0"/>
                <w:color w:val="4D4D4C"/>
                <w:sz w:val="20"/>
                <w:szCs w:val="20"/>
              </w:rPr>
              <w:t xml:space="preserve">risk of </w:t>
            </w:r>
            <w:r w:rsidRPr="006160F8">
              <w:rPr>
                <w:caps w:val="0"/>
                <w:color w:val="4D4D4C"/>
                <w:sz w:val="20"/>
                <w:szCs w:val="20"/>
              </w:rPr>
              <w:t>release of hazardous materials resulting from their production, transportation, handling, storage, or use?</w:t>
            </w:r>
          </w:p>
        </w:tc>
        <w:tc>
          <w:tcPr>
            <w:tcW w:w="953" w:type="pct"/>
            <w:tcBorders>
              <w:top w:val="single" w:sz="4" w:space="0" w:color="auto"/>
              <w:left w:val="single" w:sz="4" w:space="0" w:color="auto"/>
              <w:bottom w:val="single" w:sz="4" w:space="0" w:color="auto"/>
            </w:tcBorders>
          </w:tcPr>
          <w:p w14:paraId="4F8AFA2D"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81325126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1AC5EA6" w14:textId="77777777" w:rsidR="001D5826" w:rsidRPr="00B97128" w:rsidRDefault="00620877"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520538969"/>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6FB6DF1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40DA966" w14:textId="77777777" w:rsidR="001D5826" w:rsidRPr="009B33E0"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P.9.5.5 |</w:t>
            </w:r>
          </w:p>
        </w:tc>
        <w:tc>
          <w:tcPr>
            <w:tcW w:w="3285" w:type="pct"/>
            <w:tcBorders>
              <w:top w:val="single" w:sz="4" w:space="0" w:color="auto"/>
              <w:left w:val="single" w:sz="4" w:space="0" w:color="auto"/>
              <w:bottom w:val="single" w:sz="4" w:space="0" w:color="auto"/>
              <w:right w:val="single" w:sz="4" w:space="0" w:color="auto"/>
            </w:tcBorders>
          </w:tcPr>
          <w:p w14:paraId="7B288F62" w14:textId="77777777" w:rsidR="001D5826" w:rsidRPr="009B33E0" w:rsidRDefault="001D5826" w:rsidP="00992AF1">
            <w:pPr>
              <w:pStyle w:val="TablesHeadingGSCyan"/>
              <w:framePr w:hSpace="0" w:wrap="auto" w:vAnchor="margin" w:hAnchor="text" w:yAlign="inline"/>
              <w:spacing w:line="276" w:lineRule="auto"/>
              <w:rPr>
                <w:caps w:val="0"/>
                <w:color w:val="4D4D4C"/>
                <w:sz w:val="20"/>
                <w:szCs w:val="20"/>
              </w:rPr>
            </w:pPr>
            <w:r w:rsidRPr="009B33E0">
              <w:rPr>
                <w:caps w:val="0"/>
                <w:color w:val="4D4D4C"/>
                <w:sz w:val="20"/>
                <w:szCs w:val="20"/>
              </w:rPr>
              <w:t>Does the project involve the use of any chemicals or materials subject to international bans or phase-outs?</w:t>
            </w:r>
          </w:p>
        </w:tc>
        <w:tc>
          <w:tcPr>
            <w:tcW w:w="953" w:type="pct"/>
            <w:tcBorders>
              <w:top w:val="single" w:sz="4" w:space="0" w:color="auto"/>
              <w:left w:val="single" w:sz="4" w:space="0" w:color="auto"/>
              <w:bottom w:val="single" w:sz="4" w:space="0" w:color="auto"/>
            </w:tcBorders>
          </w:tcPr>
          <w:p w14:paraId="5E11A0EE"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51661329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6557ADE4" w14:textId="77777777" w:rsidR="001D5826" w:rsidRPr="00B97128" w:rsidRDefault="00620877"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440735413"/>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76DEB321" w14:textId="77777777" w:rsidTr="00992AF1">
        <w:trPr>
          <w:trHeight w:val="364"/>
        </w:trPr>
        <w:tc>
          <w:tcPr>
            <w:tcW w:w="5000" w:type="pct"/>
            <w:gridSpan w:val="3"/>
            <w:tcBorders>
              <w:top w:val="single" w:sz="4" w:space="0" w:color="auto"/>
              <w:bottom w:val="single" w:sz="4" w:space="0" w:color="auto"/>
            </w:tcBorders>
            <w:noWrap/>
            <w:vAlign w:val="top"/>
          </w:tcPr>
          <w:p w14:paraId="55995856" w14:textId="77777777" w:rsidR="001D5826" w:rsidRPr="000C05E8"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0A814349"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88AFBA9" w14:textId="4D35E0D5" w:rsidR="003C38DF" w:rsidRPr="00C618E9" w:rsidRDefault="001D5826" w:rsidP="003C38DF">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ICSs project does not involve waste generation</w:t>
            </w:r>
          </w:p>
          <w:p w14:paraId="0C8E07BE" w14:textId="1FB3DD34"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w:t>
            </w:r>
          </w:p>
          <w:p w14:paraId="3FCBB840"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2"/>
              </w:rPr>
            </w:pPr>
          </w:p>
          <w:p w14:paraId="056839E2" w14:textId="77777777" w:rsidR="001D5826" w:rsidRPr="00BF1765" w:rsidRDefault="001D5826" w:rsidP="00992AF1"/>
        </w:tc>
      </w:tr>
      <w:tr w:rsidR="001D5826" w:rsidRPr="005E36C8" w14:paraId="1EC207E4" w14:textId="77777777" w:rsidTr="00992AF1">
        <w:trPr>
          <w:trHeight w:val="364"/>
        </w:trPr>
        <w:tc>
          <w:tcPr>
            <w:tcW w:w="5000" w:type="pct"/>
            <w:gridSpan w:val="3"/>
            <w:tcBorders>
              <w:top w:val="single" w:sz="4" w:space="0" w:color="auto"/>
              <w:bottom w:val="single" w:sz="4" w:space="0" w:color="auto"/>
            </w:tcBorders>
            <w:noWrap/>
            <w:vAlign w:val="top"/>
          </w:tcPr>
          <w:p w14:paraId="1BFEF321" w14:textId="77777777" w:rsidR="001D5826" w:rsidRPr="005E36C8" w:rsidRDefault="001D5826" w:rsidP="00992AF1">
            <w:pPr>
              <w:rPr>
                <w:caps/>
                <w:sz w:val="20"/>
                <w:szCs w:val="20"/>
              </w:rPr>
            </w:pPr>
            <w:r w:rsidRPr="002D52A6">
              <w:rPr>
                <w:color w:val="00B9BD" w:themeColor="accent1"/>
                <w:sz w:val="20"/>
                <w:szCs w:val="22"/>
              </w:rPr>
              <w:t>Would the project involve or lead to:</w:t>
            </w:r>
          </w:p>
        </w:tc>
      </w:tr>
      <w:tr w:rsidR="001D5826" w:rsidRPr="005E36C8" w14:paraId="6261886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4B57392" w14:textId="77777777" w:rsidR="001D5826" w:rsidRPr="005E36C8" w:rsidRDefault="001D5826" w:rsidP="00992AF1">
            <w:pPr>
              <w:pStyle w:val="TablesHeadingGSCyan"/>
              <w:framePr w:hSpace="0" w:wrap="auto" w:vAnchor="margin" w:hAnchor="text" w:yAlign="inline"/>
              <w:rPr>
                <w:caps w:val="0"/>
                <w:color w:val="4D4D4C"/>
                <w:sz w:val="20"/>
                <w:szCs w:val="22"/>
              </w:rPr>
            </w:pPr>
            <w:r w:rsidRPr="009B33E0">
              <w:rPr>
                <w:rStyle w:val="SmartLink1"/>
                <w:sz w:val="20"/>
                <w:szCs w:val="22"/>
              </w:rPr>
              <w:t>P.9.5.1 |</w:t>
            </w:r>
          </w:p>
        </w:tc>
        <w:tc>
          <w:tcPr>
            <w:tcW w:w="3285" w:type="pct"/>
            <w:tcBorders>
              <w:top w:val="single" w:sz="4" w:space="0" w:color="auto"/>
              <w:bottom w:val="single" w:sz="4" w:space="0" w:color="auto"/>
              <w:right w:val="single" w:sz="4" w:space="0" w:color="auto"/>
            </w:tcBorders>
            <w:vAlign w:val="top"/>
          </w:tcPr>
          <w:p w14:paraId="101F754B" w14:textId="77777777" w:rsidR="001D5826" w:rsidRPr="005E36C8" w:rsidRDefault="001D5826" w:rsidP="00992AF1">
            <w:pPr>
              <w:pStyle w:val="TablesHeadingGSCyan"/>
              <w:framePr w:hSpace="0" w:wrap="auto" w:vAnchor="margin" w:hAnchor="text" w:yAlign="inline"/>
              <w:rPr>
                <w:caps w:val="0"/>
                <w:color w:val="4D4D4C"/>
                <w:sz w:val="20"/>
                <w:szCs w:val="20"/>
              </w:rPr>
            </w:pPr>
            <w:r>
              <w:t xml:space="preserve"> </w:t>
            </w:r>
            <w:r w:rsidRPr="009B33E0">
              <w:rPr>
                <w:caps w:val="0"/>
                <w:color w:val="4D4D4C"/>
                <w:sz w:val="20"/>
                <w:szCs w:val="20"/>
              </w:rPr>
              <w:t>the generation and management of waste materials?</w:t>
            </w:r>
          </w:p>
        </w:tc>
        <w:tc>
          <w:tcPr>
            <w:tcW w:w="953" w:type="pct"/>
            <w:tcBorders>
              <w:top w:val="single" w:sz="4" w:space="0" w:color="auto"/>
              <w:left w:val="single" w:sz="4" w:space="0" w:color="auto"/>
              <w:bottom w:val="single" w:sz="4" w:space="0" w:color="auto"/>
            </w:tcBorders>
            <w:vAlign w:val="top"/>
          </w:tcPr>
          <w:p w14:paraId="21E37C24"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6055812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F1E25E7" w14:textId="77777777" w:rsidR="001D5826" w:rsidRPr="00B97128" w:rsidDel="00FB5485" w:rsidRDefault="00620877" w:rsidP="00992AF1">
            <w:pPr>
              <w:rPr>
                <w:color w:val="auto"/>
              </w:rPr>
            </w:pPr>
            <w:sdt>
              <w:sdtPr>
                <w:rPr>
                  <w:caps/>
                  <w:color w:val="auto"/>
                  <w:sz w:val="20"/>
                  <w:szCs w:val="20"/>
                </w:rPr>
                <w:id w:val="197432409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32A0EAEE"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2109975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1CBDBA1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2BA8606" w14:textId="77777777" w:rsidR="001D5826" w:rsidRPr="005E36C8" w:rsidRDefault="001D5826" w:rsidP="00992AF1">
            <w:pPr>
              <w:pStyle w:val="TablesHeadingGSCyan"/>
              <w:framePr w:hSpace="0" w:wrap="auto" w:vAnchor="margin" w:hAnchor="text" w:yAlign="inline"/>
              <w:rPr>
                <w:caps w:val="0"/>
                <w:color w:val="4D4D4C"/>
                <w:sz w:val="20"/>
                <w:szCs w:val="22"/>
              </w:rPr>
            </w:pPr>
            <w:r w:rsidRPr="009B33E0">
              <w:rPr>
                <w:rStyle w:val="SmartLink1"/>
                <w:sz w:val="20"/>
                <w:szCs w:val="22"/>
              </w:rPr>
              <w:t>P.9.5.1 |</w:t>
            </w:r>
          </w:p>
        </w:tc>
        <w:tc>
          <w:tcPr>
            <w:tcW w:w="3285" w:type="pct"/>
            <w:tcBorders>
              <w:top w:val="single" w:sz="4" w:space="0" w:color="auto"/>
              <w:bottom w:val="single" w:sz="4" w:space="0" w:color="auto"/>
              <w:right w:val="single" w:sz="4" w:space="0" w:color="auto"/>
            </w:tcBorders>
            <w:vAlign w:val="top"/>
          </w:tcPr>
          <w:p w14:paraId="58B46D45" w14:textId="77777777" w:rsidR="001D5826" w:rsidRPr="005E36C8" w:rsidRDefault="001D5826" w:rsidP="00992AF1">
            <w:pPr>
              <w:pStyle w:val="TablesHeadingGSCyan"/>
              <w:framePr w:hSpace="0" w:wrap="auto" w:vAnchor="margin" w:hAnchor="text" w:yAlign="inline"/>
              <w:rPr>
                <w:caps w:val="0"/>
                <w:color w:val="4D4D4C"/>
                <w:sz w:val="20"/>
                <w:szCs w:val="20"/>
              </w:rPr>
            </w:pPr>
            <w:r w:rsidRPr="009B33E0">
              <w:rPr>
                <w:caps w:val="0"/>
                <w:color w:val="4D4D4C"/>
                <w:sz w:val="20"/>
                <w:szCs w:val="20"/>
              </w:rPr>
              <w:t>treatment, destruction, or disposal of waste material?</w:t>
            </w:r>
          </w:p>
        </w:tc>
        <w:tc>
          <w:tcPr>
            <w:tcW w:w="953" w:type="pct"/>
            <w:tcBorders>
              <w:top w:val="single" w:sz="4" w:space="0" w:color="auto"/>
              <w:left w:val="single" w:sz="4" w:space="0" w:color="auto"/>
              <w:bottom w:val="single" w:sz="4" w:space="0" w:color="auto"/>
            </w:tcBorders>
          </w:tcPr>
          <w:p w14:paraId="1CD0C8C9"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937594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10B37CE5" w14:textId="77777777" w:rsidR="001D5826" w:rsidRPr="00B97128" w:rsidDel="00FB5485" w:rsidRDefault="00620877" w:rsidP="00992AF1">
            <w:pPr>
              <w:rPr>
                <w:color w:val="auto"/>
              </w:rPr>
            </w:pPr>
            <w:sdt>
              <w:sdtPr>
                <w:rPr>
                  <w:caps/>
                  <w:color w:val="auto"/>
                  <w:sz w:val="20"/>
                  <w:szCs w:val="20"/>
                </w:rPr>
                <w:id w:val="2077081723"/>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50CB27AB"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8680199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6109AFD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598DE92" w14:textId="77777777" w:rsidR="001D5826" w:rsidRPr="005E36C8" w:rsidRDefault="001D5826" w:rsidP="00992AF1">
            <w:pPr>
              <w:pStyle w:val="TablesHeadingGSCyan"/>
              <w:framePr w:hSpace="0" w:wrap="auto" w:vAnchor="margin" w:hAnchor="text" w:yAlign="inline"/>
              <w:rPr>
                <w:caps w:val="0"/>
                <w:color w:val="4D4D4C"/>
                <w:sz w:val="20"/>
                <w:szCs w:val="22"/>
              </w:rPr>
            </w:pPr>
            <w:r w:rsidRPr="009B33E0">
              <w:rPr>
                <w:rStyle w:val="SmartLink1"/>
                <w:sz w:val="20"/>
                <w:szCs w:val="22"/>
              </w:rPr>
              <w:t>P.9.5.1 |</w:t>
            </w:r>
          </w:p>
        </w:tc>
        <w:tc>
          <w:tcPr>
            <w:tcW w:w="3285" w:type="pct"/>
            <w:tcBorders>
              <w:top w:val="single" w:sz="4" w:space="0" w:color="auto"/>
              <w:bottom w:val="single" w:sz="4" w:space="0" w:color="auto"/>
              <w:right w:val="single" w:sz="4" w:space="0" w:color="auto"/>
            </w:tcBorders>
            <w:vAlign w:val="top"/>
          </w:tcPr>
          <w:p w14:paraId="449F5530"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d</w:t>
            </w:r>
            <w:r w:rsidRPr="00C10F43">
              <w:rPr>
                <w:caps w:val="0"/>
                <w:color w:val="4D4D4C"/>
                <w:sz w:val="20"/>
                <w:szCs w:val="20"/>
              </w:rPr>
              <w:t>oes the project involve an environmentally friendly method that includes appropriate control of emissions and residues resulting from the handling and processing of waste material?</w:t>
            </w:r>
          </w:p>
        </w:tc>
        <w:tc>
          <w:tcPr>
            <w:tcW w:w="953" w:type="pct"/>
            <w:tcBorders>
              <w:top w:val="single" w:sz="4" w:space="0" w:color="auto"/>
              <w:left w:val="single" w:sz="4" w:space="0" w:color="auto"/>
              <w:bottom w:val="single" w:sz="4" w:space="0" w:color="auto"/>
            </w:tcBorders>
          </w:tcPr>
          <w:p w14:paraId="2F93FD96"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776552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B743397" w14:textId="77777777" w:rsidR="001D5826" w:rsidRPr="00B97128" w:rsidDel="00FB5485" w:rsidRDefault="00620877" w:rsidP="00992AF1">
            <w:pPr>
              <w:rPr>
                <w:color w:val="auto"/>
              </w:rPr>
            </w:pPr>
            <w:sdt>
              <w:sdtPr>
                <w:rPr>
                  <w:caps/>
                  <w:color w:val="auto"/>
                  <w:sz w:val="20"/>
                  <w:szCs w:val="20"/>
                </w:rPr>
                <w:id w:val="112311557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13EC085E"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2624115"/>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44455D2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BAB1BE6" w14:textId="77777777" w:rsidR="001D5826" w:rsidRPr="009B33E0" w:rsidRDefault="001D5826" w:rsidP="00992AF1">
            <w:pPr>
              <w:pStyle w:val="TablesHeadingGSCyan"/>
              <w:framePr w:hSpace="0" w:wrap="auto" w:vAnchor="margin" w:hAnchor="text" w:yAlign="inline"/>
              <w:rPr>
                <w:rStyle w:val="SmartLink1"/>
                <w:sz w:val="20"/>
                <w:szCs w:val="22"/>
              </w:rPr>
            </w:pPr>
            <w:r>
              <w:rPr>
                <w:rStyle w:val="SmartLink1"/>
                <w:sz w:val="20"/>
                <w:szCs w:val="22"/>
              </w:rPr>
              <w:t>P.9.5.3 |</w:t>
            </w:r>
          </w:p>
        </w:tc>
        <w:tc>
          <w:tcPr>
            <w:tcW w:w="3285" w:type="pct"/>
            <w:tcBorders>
              <w:top w:val="single" w:sz="4" w:space="0" w:color="auto"/>
              <w:bottom w:val="single" w:sz="4" w:space="0" w:color="auto"/>
              <w:right w:val="single" w:sz="4" w:space="0" w:color="auto"/>
            </w:tcBorders>
            <w:vAlign w:val="top"/>
          </w:tcPr>
          <w:p w14:paraId="7E5A361F" w14:textId="77777777" w:rsidR="001D5826"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risk of </w:t>
            </w:r>
            <w:r w:rsidRPr="006160F8">
              <w:rPr>
                <w:caps w:val="0"/>
                <w:color w:val="4D4D4C"/>
                <w:sz w:val="20"/>
                <w:szCs w:val="20"/>
              </w:rPr>
              <w:t>release of hazardous materials resulting from their production, transportation, handling, storage, or use</w:t>
            </w:r>
            <w:r>
              <w:rPr>
                <w:caps w:val="0"/>
                <w:color w:val="4D4D4C"/>
                <w:sz w:val="20"/>
                <w:szCs w:val="20"/>
              </w:rPr>
              <w:t xml:space="preserve">? </w:t>
            </w:r>
          </w:p>
        </w:tc>
        <w:tc>
          <w:tcPr>
            <w:tcW w:w="953" w:type="pct"/>
            <w:tcBorders>
              <w:top w:val="single" w:sz="4" w:space="0" w:color="auto"/>
              <w:left w:val="single" w:sz="4" w:space="0" w:color="auto"/>
              <w:bottom w:val="single" w:sz="4" w:space="0" w:color="auto"/>
            </w:tcBorders>
          </w:tcPr>
          <w:p w14:paraId="65DB2EDB"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0696820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4A18178" w14:textId="77777777" w:rsidR="001D5826" w:rsidRPr="00B97128" w:rsidDel="00FB5485" w:rsidRDefault="00620877" w:rsidP="00992AF1">
            <w:pPr>
              <w:rPr>
                <w:color w:val="auto"/>
              </w:rPr>
            </w:pPr>
            <w:sdt>
              <w:sdtPr>
                <w:rPr>
                  <w:caps/>
                  <w:color w:val="auto"/>
                  <w:sz w:val="20"/>
                  <w:szCs w:val="20"/>
                </w:rPr>
                <w:id w:val="248238837"/>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62F0A060"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8626340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700CFAB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413E961" w14:textId="77777777" w:rsidR="001D5826" w:rsidRPr="009B33E0" w:rsidRDefault="001D5826" w:rsidP="00992AF1">
            <w:pPr>
              <w:pStyle w:val="TablesHeadingGSCyan"/>
              <w:framePr w:hSpace="0" w:wrap="auto" w:vAnchor="margin" w:hAnchor="text" w:yAlign="inline"/>
              <w:rPr>
                <w:rStyle w:val="SmartLink1"/>
                <w:sz w:val="20"/>
                <w:szCs w:val="22"/>
              </w:rPr>
            </w:pPr>
            <w:r>
              <w:rPr>
                <w:rStyle w:val="SmartLink1"/>
                <w:sz w:val="20"/>
                <w:szCs w:val="22"/>
              </w:rPr>
              <w:t>P.9.5.3 |</w:t>
            </w:r>
          </w:p>
        </w:tc>
        <w:tc>
          <w:tcPr>
            <w:tcW w:w="3285" w:type="pct"/>
            <w:tcBorders>
              <w:top w:val="single" w:sz="4" w:space="0" w:color="auto"/>
              <w:bottom w:val="single" w:sz="4" w:space="0" w:color="auto"/>
              <w:right w:val="single" w:sz="4" w:space="0" w:color="auto"/>
            </w:tcBorders>
            <w:vAlign w:val="top"/>
          </w:tcPr>
          <w:p w14:paraId="7AECEEE6" w14:textId="77777777" w:rsidR="001D5826"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does project has measures in place to address health risks?</w:t>
            </w:r>
          </w:p>
        </w:tc>
        <w:tc>
          <w:tcPr>
            <w:tcW w:w="953" w:type="pct"/>
            <w:tcBorders>
              <w:top w:val="single" w:sz="4" w:space="0" w:color="auto"/>
              <w:left w:val="single" w:sz="4" w:space="0" w:color="auto"/>
              <w:bottom w:val="single" w:sz="4" w:space="0" w:color="auto"/>
            </w:tcBorders>
          </w:tcPr>
          <w:p w14:paraId="6E95E463"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9959915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0767AD78" w14:textId="77777777" w:rsidR="001D5826" w:rsidRPr="00B97128" w:rsidDel="00FB5485" w:rsidRDefault="00620877" w:rsidP="00992AF1">
            <w:pPr>
              <w:rPr>
                <w:color w:val="auto"/>
              </w:rPr>
            </w:pPr>
            <w:sdt>
              <w:sdtPr>
                <w:rPr>
                  <w:caps/>
                  <w:color w:val="auto"/>
                  <w:sz w:val="20"/>
                  <w:szCs w:val="20"/>
                </w:rPr>
                <w:id w:val="153639035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2F767FAE"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0987031"/>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6D6C14D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CFA5941" w14:textId="77777777" w:rsidR="001D5826" w:rsidRPr="009B33E0" w:rsidRDefault="001D5826" w:rsidP="00992AF1">
            <w:pPr>
              <w:pStyle w:val="TablesHeadingGSCyan"/>
              <w:framePr w:hSpace="0" w:wrap="auto" w:vAnchor="margin" w:hAnchor="text" w:yAlign="inline"/>
              <w:rPr>
                <w:rStyle w:val="SmartLink1"/>
                <w:sz w:val="20"/>
                <w:szCs w:val="22"/>
              </w:rPr>
            </w:pPr>
            <w:r>
              <w:rPr>
                <w:rStyle w:val="SmartLink1"/>
                <w:sz w:val="20"/>
                <w:szCs w:val="22"/>
              </w:rPr>
              <w:t>P.9.5.4 |</w:t>
            </w:r>
          </w:p>
        </w:tc>
        <w:tc>
          <w:tcPr>
            <w:tcW w:w="3285" w:type="pct"/>
            <w:tcBorders>
              <w:top w:val="single" w:sz="4" w:space="0" w:color="auto"/>
              <w:bottom w:val="single" w:sz="4" w:space="0" w:color="auto"/>
              <w:right w:val="single" w:sz="4" w:space="0" w:color="auto"/>
            </w:tcBorders>
          </w:tcPr>
          <w:p w14:paraId="6B3EDD51" w14:textId="77777777" w:rsidR="001D5826"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Involve </w:t>
            </w:r>
            <w:r w:rsidRPr="006160F8">
              <w:rPr>
                <w:caps w:val="0"/>
                <w:color w:val="4D4D4C"/>
                <w:sz w:val="20"/>
                <w:szCs w:val="20"/>
              </w:rPr>
              <w:t>manufacture, trade, and use of chemicals and hazardous materials subject to international bans or phase-outs due to their high toxicity to living organisms, environmental persistence, potential for bioaccumulation, or potential for depletion of the ozone layer</w:t>
            </w:r>
          </w:p>
        </w:tc>
        <w:tc>
          <w:tcPr>
            <w:tcW w:w="953" w:type="pct"/>
            <w:tcBorders>
              <w:top w:val="single" w:sz="4" w:space="0" w:color="auto"/>
              <w:left w:val="single" w:sz="4" w:space="0" w:color="auto"/>
              <w:bottom w:val="single" w:sz="4" w:space="0" w:color="auto"/>
            </w:tcBorders>
          </w:tcPr>
          <w:p w14:paraId="65BD49EF"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1644618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9CA4A0A" w14:textId="77777777" w:rsidR="001D5826" w:rsidRPr="00B97128" w:rsidDel="00FB5485" w:rsidRDefault="00620877" w:rsidP="00992AF1">
            <w:pPr>
              <w:rPr>
                <w:color w:val="auto"/>
              </w:rPr>
            </w:pPr>
            <w:sdt>
              <w:sdtPr>
                <w:rPr>
                  <w:caps/>
                  <w:color w:val="auto"/>
                  <w:sz w:val="20"/>
                  <w:szCs w:val="20"/>
                </w:rPr>
                <w:id w:val="-106588151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508730E8"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3452549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6EFAC05F" w14:textId="77777777" w:rsidTr="00992AF1">
        <w:trPr>
          <w:trHeight w:val="364"/>
        </w:trPr>
        <w:tc>
          <w:tcPr>
            <w:tcW w:w="5000" w:type="pct"/>
            <w:gridSpan w:val="3"/>
            <w:tcBorders>
              <w:top w:val="single" w:sz="4" w:space="0" w:color="auto"/>
              <w:bottom w:val="single" w:sz="4" w:space="0" w:color="auto"/>
            </w:tcBorders>
            <w:noWrap/>
            <w:vAlign w:val="top"/>
          </w:tcPr>
          <w:p w14:paraId="6669414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29894C5B"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4B2EC75"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activity is defined as the distribution of ICS. The project</w:t>
            </w:r>
          </w:p>
          <w:p w14:paraId="7F26065D"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proofErr w:type="gramStart"/>
            <w:r w:rsidRPr="00C618E9">
              <w:rPr>
                <w:i/>
                <w:iCs/>
                <w:caps w:val="0"/>
                <w:color w:val="4D4D4C"/>
                <w:sz w:val="20"/>
                <w:szCs w:val="20"/>
              </w:rPr>
              <w:t>developers</w:t>
            </w:r>
            <w:proofErr w:type="gramEnd"/>
            <w:r w:rsidRPr="00C618E9">
              <w:rPr>
                <w:i/>
                <w:iCs/>
                <w:caps w:val="0"/>
                <w:color w:val="4D4D4C"/>
                <w:sz w:val="20"/>
                <w:szCs w:val="20"/>
              </w:rPr>
              <w:t>’ Code of Conduct explains that in case of production, they will use materials</w:t>
            </w:r>
          </w:p>
          <w:p w14:paraId="70CF1106"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lastRenderedPageBreak/>
              <w:t>efficiently, as well as natural resources and that they will constantly search for methods to</w:t>
            </w:r>
          </w:p>
          <w:p w14:paraId="52CCFB1B"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decrease the amount of waste, emissions, and discharge resulting from their operations,</w:t>
            </w:r>
          </w:p>
          <w:p w14:paraId="1CCA1241"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products, and services.</w:t>
            </w:r>
          </w:p>
          <w:p w14:paraId="0F2AFA1E" w14:textId="77777777" w:rsidR="001D5826" w:rsidRPr="00C506C4" w:rsidRDefault="001D5826" w:rsidP="00992AF1">
            <w:pPr>
              <w:pStyle w:val="TablesHeadingGSCyan"/>
              <w:framePr w:hSpace="0" w:wrap="auto" w:vAnchor="margin" w:hAnchor="text" w:yAlign="inline"/>
              <w:spacing w:line="276" w:lineRule="auto"/>
              <w:rPr>
                <w:caps w:val="0"/>
                <w:color w:val="515151" w:themeColor="text1"/>
                <w:sz w:val="20"/>
                <w:szCs w:val="20"/>
              </w:rPr>
            </w:pPr>
          </w:p>
          <w:p w14:paraId="7ECA14B4" w14:textId="77777777" w:rsidR="001D5826" w:rsidRPr="00C506C4" w:rsidRDefault="001D5826" w:rsidP="00992AF1"/>
        </w:tc>
      </w:tr>
      <w:tr w:rsidR="001D5826" w:rsidRPr="000825D8" w14:paraId="0DA69DAE" w14:textId="77777777" w:rsidTr="00992AF1">
        <w:trPr>
          <w:trHeight w:val="364"/>
        </w:trPr>
        <w:tc>
          <w:tcPr>
            <w:tcW w:w="5000" w:type="pct"/>
            <w:gridSpan w:val="3"/>
            <w:tcBorders>
              <w:top w:val="single" w:sz="4" w:space="0" w:color="auto"/>
              <w:bottom w:val="single" w:sz="4" w:space="0" w:color="auto"/>
            </w:tcBorders>
            <w:noWrap/>
            <w:vAlign w:val="top"/>
          </w:tcPr>
          <w:p w14:paraId="1343086B" w14:textId="77777777" w:rsidR="001D5826" w:rsidRPr="000825D8" w:rsidRDefault="001D5826" w:rsidP="00992AF1">
            <w:pPr>
              <w:pStyle w:val="TablesHeadingGSCyan"/>
              <w:framePr w:hSpace="0" w:wrap="auto" w:vAnchor="margin" w:hAnchor="text" w:yAlign="inline"/>
              <w:spacing w:line="276" w:lineRule="auto"/>
              <w:rPr>
                <w:i/>
                <w:iCs/>
                <w:caps w:val="0"/>
                <w:color w:val="005B5E" w:themeColor="accent1" w:themeShade="7F"/>
                <w:sz w:val="24"/>
                <w:lang w:val="en-SG"/>
              </w:rPr>
            </w:pPr>
            <w:r w:rsidRPr="00C506C4">
              <w:rPr>
                <w:rStyle w:val="SmartLink1"/>
              </w:rPr>
              <w:lastRenderedPageBreak/>
              <w:t>P.9.6 |Pesticides &amp; Fertilisers</w:t>
            </w:r>
          </w:p>
        </w:tc>
      </w:tr>
      <w:tr w:rsidR="001D5826" w:rsidRPr="000825D8" w14:paraId="034434B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BFBE783" w14:textId="77777777" w:rsidR="001D5826" w:rsidRPr="00C506C4" w:rsidRDefault="001D5826" w:rsidP="00992AF1">
            <w:pPr>
              <w:pStyle w:val="TablesHeadingGSCyan"/>
              <w:framePr w:hSpace="0" w:wrap="auto" w:vAnchor="margin" w:hAnchor="text" w:yAlign="inline"/>
              <w:spacing w:line="276" w:lineRule="auto"/>
              <w:rPr>
                <w:rStyle w:val="SmartLink1"/>
              </w:rPr>
            </w:pPr>
            <w:r w:rsidRPr="003C454C">
              <w:rPr>
                <w:rStyle w:val="SmartLink1"/>
                <w:sz w:val="20"/>
                <w:szCs w:val="22"/>
              </w:rPr>
              <w:t>P.9.6.1 |</w:t>
            </w:r>
          </w:p>
        </w:tc>
        <w:tc>
          <w:tcPr>
            <w:tcW w:w="3285" w:type="pct"/>
            <w:tcBorders>
              <w:top w:val="single" w:sz="4" w:space="0" w:color="auto"/>
              <w:left w:val="single" w:sz="4" w:space="0" w:color="auto"/>
              <w:bottom w:val="single" w:sz="4" w:space="0" w:color="auto"/>
              <w:right w:val="single" w:sz="4" w:space="0" w:color="auto"/>
            </w:tcBorders>
            <w:vAlign w:val="top"/>
          </w:tcPr>
          <w:p w14:paraId="19ED7B7D" w14:textId="77777777" w:rsidR="001D5826" w:rsidRPr="003C454C" w:rsidRDefault="001D5826" w:rsidP="00992AF1">
            <w:pPr>
              <w:pStyle w:val="TablesHeadingGSCyan"/>
              <w:framePr w:hSpace="0" w:wrap="auto" w:vAnchor="margin" w:hAnchor="text" w:yAlign="inline"/>
              <w:rPr>
                <w:caps w:val="0"/>
                <w:color w:val="4D4D4C"/>
                <w:sz w:val="20"/>
                <w:szCs w:val="20"/>
              </w:rPr>
            </w:pPr>
            <w:r w:rsidRPr="003C454C">
              <w:rPr>
                <w:caps w:val="0"/>
                <w:color w:val="4D4D4C"/>
                <w:sz w:val="20"/>
                <w:szCs w:val="20"/>
              </w:rPr>
              <w:t xml:space="preserve">Does the project involve the use of chemical pesticides? </w:t>
            </w:r>
          </w:p>
        </w:tc>
        <w:tc>
          <w:tcPr>
            <w:tcW w:w="953" w:type="pct"/>
            <w:tcBorders>
              <w:top w:val="single" w:sz="4" w:space="0" w:color="auto"/>
              <w:left w:val="single" w:sz="4" w:space="0" w:color="auto"/>
              <w:bottom w:val="single" w:sz="4" w:space="0" w:color="auto"/>
            </w:tcBorders>
          </w:tcPr>
          <w:p w14:paraId="46A7174B"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54132144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13356A85" w14:textId="77777777" w:rsidR="001D5826" w:rsidRPr="00B97128" w:rsidRDefault="00620877"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23816022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756C393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AA79730" w14:textId="77777777" w:rsidR="001D5826" w:rsidRPr="003C454C"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P.9.6.5 |</w:t>
            </w:r>
          </w:p>
        </w:tc>
        <w:tc>
          <w:tcPr>
            <w:tcW w:w="3285" w:type="pct"/>
            <w:tcBorders>
              <w:top w:val="single" w:sz="4" w:space="0" w:color="auto"/>
              <w:left w:val="single" w:sz="4" w:space="0" w:color="auto"/>
              <w:bottom w:val="single" w:sz="4" w:space="0" w:color="auto"/>
              <w:right w:val="single" w:sz="4" w:space="0" w:color="auto"/>
            </w:tcBorders>
            <w:vAlign w:val="top"/>
          </w:tcPr>
          <w:p w14:paraId="3A60018E" w14:textId="77777777" w:rsidR="001D5826" w:rsidRPr="003C454C"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Does the project involve </w:t>
            </w:r>
            <w:r w:rsidRPr="00202942">
              <w:rPr>
                <w:caps w:val="0"/>
                <w:color w:val="4D4D4C"/>
                <w:sz w:val="20"/>
                <w:szCs w:val="20"/>
              </w:rPr>
              <w:t>purchase, store, manufacture, trade or use products that fall in Classes IA (extremely hazardous) and IB (highly hazardous)</w:t>
            </w:r>
          </w:p>
        </w:tc>
        <w:tc>
          <w:tcPr>
            <w:tcW w:w="953" w:type="pct"/>
            <w:tcBorders>
              <w:top w:val="single" w:sz="4" w:space="0" w:color="auto"/>
              <w:left w:val="single" w:sz="4" w:space="0" w:color="auto"/>
              <w:bottom w:val="single" w:sz="4" w:space="0" w:color="auto"/>
            </w:tcBorders>
          </w:tcPr>
          <w:p w14:paraId="10286B65"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70285486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79ACCE1D" w14:textId="77777777" w:rsidR="001D5826" w:rsidRPr="00B97128" w:rsidRDefault="00620877"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365957323"/>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6825C47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3DC484D" w14:textId="77777777" w:rsidR="001D5826" w:rsidRPr="00C506C4" w:rsidRDefault="001D5826" w:rsidP="00992AF1">
            <w:pPr>
              <w:pStyle w:val="TablesHeadingGSCyan"/>
              <w:framePr w:hSpace="0" w:wrap="auto" w:vAnchor="margin" w:hAnchor="text" w:yAlign="inline"/>
              <w:spacing w:line="276" w:lineRule="auto"/>
              <w:rPr>
                <w:rStyle w:val="SmartLink1"/>
              </w:rPr>
            </w:pPr>
            <w:r w:rsidRPr="003C454C">
              <w:rPr>
                <w:rStyle w:val="SmartLink1"/>
                <w:sz w:val="20"/>
                <w:szCs w:val="22"/>
              </w:rPr>
              <w:t>P.9.6.6 |</w:t>
            </w:r>
          </w:p>
        </w:tc>
        <w:tc>
          <w:tcPr>
            <w:tcW w:w="3285" w:type="pct"/>
            <w:tcBorders>
              <w:top w:val="single" w:sz="4" w:space="0" w:color="auto"/>
              <w:left w:val="single" w:sz="4" w:space="0" w:color="auto"/>
              <w:bottom w:val="single" w:sz="4" w:space="0" w:color="auto"/>
              <w:right w:val="single" w:sz="4" w:space="0" w:color="auto"/>
            </w:tcBorders>
            <w:vAlign w:val="top"/>
          </w:tcPr>
          <w:p w14:paraId="44CE90E8" w14:textId="77777777" w:rsidR="001D5826" w:rsidRPr="003C454C" w:rsidRDefault="001D5826" w:rsidP="00992AF1">
            <w:pPr>
              <w:pStyle w:val="TablesHeadingGSCyan"/>
              <w:framePr w:hSpace="0" w:wrap="auto" w:vAnchor="margin" w:hAnchor="text" w:yAlign="inline"/>
              <w:rPr>
                <w:caps w:val="0"/>
                <w:color w:val="4D4D4C"/>
                <w:sz w:val="20"/>
                <w:szCs w:val="20"/>
              </w:rPr>
            </w:pPr>
            <w:r w:rsidRPr="003C454C">
              <w:rPr>
                <w:caps w:val="0"/>
                <w:color w:val="4D4D4C"/>
                <w:sz w:val="20"/>
                <w:szCs w:val="20"/>
              </w:rPr>
              <w:t xml:space="preserve">Does the project use </w:t>
            </w:r>
            <w:proofErr w:type="spellStart"/>
            <w:r w:rsidRPr="003C454C">
              <w:rPr>
                <w:caps w:val="0"/>
                <w:color w:val="4D4D4C"/>
                <w:sz w:val="20"/>
                <w:szCs w:val="20"/>
              </w:rPr>
              <w:t>fertili</w:t>
            </w:r>
            <w:r>
              <w:rPr>
                <w:caps w:val="0"/>
                <w:color w:val="4D4D4C"/>
                <w:sz w:val="20"/>
                <w:szCs w:val="20"/>
              </w:rPr>
              <w:t>s</w:t>
            </w:r>
            <w:r w:rsidRPr="003C454C">
              <w:rPr>
                <w:caps w:val="0"/>
                <w:color w:val="4D4D4C"/>
                <w:sz w:val="20"/>
                <w:szCs w:val="20"/>
              </w:rPr>
              <w:t>ers</w:t>
            </w:r>
            <w:proofErr w:type="spellEnd"/>
            <w:r w:rsidRPr="003C454C">
              <w:rPr>
                <w:caps w:val="0"/>
                <w:color w:val="4D4D4C"/>
                <w:sz w:val="20"/>
                <w:szCs w:val="20"/>
              </w:rPr>
              <w:t xml:space="preserve">, and if so, are measures being taken to </w:t>
            </w:r>
            <w:proofErr w:type="spellStart"/>
            <w:r w:rsidRPr="003C454C">
              <w:rPr>
                <w:caps w:val="0"/>
                <w:color w:val="4D4D4C"/>
                <w:sz w:val="20"/>
                <w:szCs w:val="20"/>
              </w:rPr>
              <w:t>minimi</w:t>
            </w:r>
            <w:r>
              <w:rPr>
                <w:caps w:val="0"/>
                <w:color w:val="4D4D4C"/>
                <w:sz w:val="20"/>
                <w:szCs w:val="20"/>
              </w:rPr>
              <w:t>s</w:t>
            </w:r>
            <w:r w:rsidRPr="003C454C">
              <w:rPr>
                <w:caps w:val="0"/>
                <w:color w:val="4D4D4C"/>
                <w:sz w:val="20"/>
                <w:szCs w:val="20"/>
              </w:rPr>
              <w:t>e</w:t>
            </w:r>
            <w:proofErr w:type="spellEnd"/>
            <w:r w:rsidRPr="003C454C">
              <w:rPr>
                <w:caps w:val="0"/>
                <w:color w:val="4D4D4C"/>
                <w:sz w:val="20"/>
                <w:szCs w:val="20"/>
              </w:rPr>
              <w:t xml:space="preserve"> their use and nutrient losses to the environment?</w:t>
            </w:r>
          </w:p>
        </w:tc>
        <w:tc>
          <w:tcPr>
            <w:tcW w:w="953" w:type="pct"/>
            <w:tcBorders>
              <w:top w:val="single" w:sz="4" w:space="0" w:color="auto"/>
              <w:left w:val="single" w:sz="4" w:space="0" w:color="auto"/>
              <w:bottom w:val="single" w:sz="4" w:space="0" w:color="auto"/>
            </w:tcBorders>
          </w:tcPr>
          <w:p w14:paraId="4399F371"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93249910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041D03C1" w14:textId="77777777" w:rsidR="001D5826" w:rsidRPr="00B97128" w:rsidRDefault="00620877"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74468497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51C9EA34" w14:textId="77777777" w:rsidTr="00992AF1">
        <w:trPr>
          <w:trHeight w:val="364"/>
        </w:trPr>
        <w:tc>
          <w:tcPr>
            <w:tcW w:w="5000" w:type="pct"/>
            <w:gridSpan w:val="3"/>
            <w:tcBorders>
              <w:top w:val="single" w:sz="4" w:space="0" w:color="auto"/>
              <w:bottom w:val="single" w:sz="4" w:space="0" w:color="auto"/>
            </w:tcBorders>
            <w:noWrap/>
            <w:vAlign w:val="top"/>
          </w:tcPr>
          <w:p w14:paraId="0BEE589B"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1E4E6992"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A2ABA10" w14:textId="0A114CE3"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This project will not use chemical pesticides o</w:t>
            </w:r>
            <w:r w:rsidR="005F55C0">
              <w:rPr>
                <w:i/>
                <w:iCs/>
                <w:caps w:val="0"/>
                <w:color w:val="4D4D4C"/>
                <w:sz w:val="20"/>
                <w:szCs w:val="20"/>
              </w:rPr>
              <w:t>r</w:t>
            </w:r>
            <w:r w:rsidRPr="00C618E9">
              <w:rPr>
                <w:i/>
                <w:iCs/>
                <w:caps w:val="0"/>
                <w:color w:val="4D4D4C"/>
                <w:sz w:val="20"/>
                <w:szCs w:val="20"/>
              </w:rPr>
              <w:t xml:space="preserve"> fertilizers.</w:t>
            </w:r>
          </w:p>
          <w:p w14:paraId="6430C43D" w14:textId="77777777" w:rsidR="001D5826" w:rsidRDefault="001D5826" w:rsidP="00992AF1">
            <w:pPr>
              <w:pStyle w:val="TablesHeadingGSCyan"/>
              <w:framePr w:hSpace="0" w:wrap="auto" w:vAnchor="margin" w:hAnchor="text" w:yAlign="inline"/>
              <w:rPr>
                <w:rFonts w:ascii="Segoe UI Symbol" w:hAnsi="Segoe UI Symbol" w:cs="Segoe UI Symbol"/>
                <w:caps w:val="0"/>
                <w:color w:val="515151" w:themeColor="text1"/>
                <w:sz w:val="20"/>
                <w:szCs w:val="20"/>
              </w:rPr>
            </w:pPr>
          </w:p>
          <w:p w14:paraId="3DE53C7D" w14:textId="77777777" w:rsidR="001D5826" w:rsidRPr="00BF1765" w:rsidRDefault="001D5826" w:rsidP="00992AF1"/>
        </w:tc>
      </w:tr>
      <w:tr w:rsidR="001D5826" w:rsidRPr="005E36C8" w14:paraId="1E7311FD" w14:textId="77777777" w:rsidTr="00992AF1">
        <w:trPr>
          <w:trHeight w:val="364"/>
        </w:trPr>
        <w:tc>
          <w:tcPr>
            <w:tcW w:w="5000" w:type="pct"/>
            <w:gridSpan w:val="3"/>
            <w:tcBorders>
              <w:top w:val="single" w:sz="4" w:space="0" w:color="auto"/>
              <w:bottom w:val="single" w:sz="4" w:space="0" w:color="auto"/>
            </w:tcBorders>
            <w:noWrap/>
            <w:vAlign w:val="top"/>
          </w:tcPr>
          <w:p w14:paraId="4134B791" w14:textId="77777777" w:rsidR="001D5826" w:rsidRPr="005E36C8" w:rsidRDefault="001D5826" w:rsidP="00992AF1">
            <w:pPr>
              <w:rPr>
                <w:caps/>
                <w:sz w:val="20"/>
                <w:szCs w:val="20"/>
              </w:rPr>
            </w:pPr>
            <w:r w:rsidRPr="002D52A6">
              <w:rPr>
                <w:color w:val="00B9BD" w:themeColor="accent1"/>
                <w:sz w:val="20"/>
                <w:szCs w:val="22"/>
              </w:rPr>
              <w:t>Would the project involve or lead to:</w:t>
            </w:r>
          </w:p>
        </w:tc>
      </w:tr>
      <w:tr w:rsidR="001D5826" w:rsidRPr="005E36C8" w14:paraId="3EEB913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F85E85C" w14:textId="77777777" w:rsidR="001D5826" w:rsidRPr="005E36C8" w:rsidRDefault="001D5826" w:rsidP="00992AF1">
            <w:pPr>
              <w:pStyle w:val="TablesHeadingGSCyan"/>
              <w:framePr w:hSpace="0" w:wrap="auto" w:vAnchor="margin" w:hAnchor="text" w:yAlign="inline"/>
              <w:rPr>
                <w:caps w:val="0"/>
                <w:color w:val="4D4D4C"/>
                <w:sz w:val="20"/>
                <w:szCs w:val="22"/>
              </w:rPr>
            </w:pPr>
            <w:r w:rsidRPr="003C454C">
              <w:rPr>
                <w:rStyle w:val="SmartLink1"/>
                <w:sz w:val="20"/>
                <w:szCs w:val="22"/>
              </w:rPr>
              <w:t>P.9.6.1 |</w:t>
            </w:r>
          </w:p>
        </w:tc>
        <w:tc>
          <w:tcPr>
            <w:tcW w:w="3285" w:type="pct"/>
            <w:tcBorders>
              <w:top w:val="single" w:sz="4" w:space="0" w:color="auto"/>
              <w:bottom w:val="single" w:sz="4" w:space="0" w:color="auto"/>
              <w:right w:val="single" w:sz="4" w:space="0" w:color="auto"/>
            </w:tcBorders>
            <w:vAlign w:val="top"/>
          </w:tcPr>
          <w:p w14:paraId="0F2FD5E9"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t xml:space="preserve"> </w:t>
            </w:r>
            <w:r w:rsidRPr="00202942">
              <w:rPr>
                <w:caps w:val="0"/>
                <w:color w:val="4D4D4C"/>
                <w:sz w:val="20"/>
                <w:szCs w:val="20"/>
              </w:rPr>
              <w:t>chemical pesticides use for pest management?</w:t>
            </w:r>
          </w:p>
        </w:tc>
        <w:tc>
          <w:tcPr>
            <w:tcW w:w="953" w:type="pct"/>
            <w:tcBorders>
              <w:top w:val="single" w:sz="4" w:space="0" w:color="auto"/>
              <w:left w:val="single" w:sz="4" w:space="0" w:color="auto"/>
              <w:bottom w:val="single" w:sz="4" w:space="0" w:color="auto"/>
            </w:tcBorders>
            <w:vAlign w:val="top"/>
          </w:tcPr>
          <w:p w14:paraId="392DFFDF"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944803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4BDD8A4" w14:textId="77777777" w:rsidR="001D5826" w:rsidRPr="00B97128" w:rsidDel="00FB5485" w:rsidRDefault="00620877" w:rsidP="00992AF1">
            <w:pPr>
              <w:rPr>
                <w:color w:val="auto"/>
              </w:rPr>
            </w:pPr>
            <w:sdt>
              <w:sdtPr>
                <w:rPr>
                  <w:caps/>
                  <w:color w:val="auto"/>
                  <w:sz w:val="20"/>
                  <w:szCs w:val="20"/>
                </w:rPr>
                <w:id w:val="-113255110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722CE21E"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2431297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1B9E71C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E2F79D8" w14:textId="77777777" w:rsidR="001D5826" w:rsidRPr="00202942" w:rsidRDefault="001D5826" w:rsidP="00992AF1">
            <w:pPr>
              <w:pStyle w:val="TablesHeadingGSCyan"/>
              <w:framePr w:hSpace="0" w:wrap="auto" w:vAnchor="margin" w:hAnchor="text" w:yAlign="inline"/>
              <w:rPr>
                <w:rStyle w:val="SmartLink1"/>
                <w:sz w:val="20"/>
              </w:rPr>
            </w:pPr>
            <w:r w:rsidRPr="00202942">
              <w:rPr>
                <w:rStyle w:val="SmartLink1"/>
                <w:sz w:val="20"/>
              </w:rPr>
              <w:t>P.9.6.4 |</w:t>
            </w:r>
          </w:p>
        </w:tc>
        <w:tc>
          <w:tcPr>
            <w:tcW w:w="3285" w:type="pct"/>
            <w:tcBorders>
              <w:top w:val="single" w:sz="4" w:space="0" w:color="auto"/>
              <w:bottom w:val="single" w:sz="4" w:space="0" w:color="auto"/>
              <w:right w:val="single" w:sz="4" w:space="0" w:color="auto"/>
            </w:tcBorders>
            <w:vAlign w:val="top"/>
          </w:tcPr>
          <w:p w14:paraId="2E624583"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If answer to question above is “yes” or “potentially”, does project has documented </w:t>
            </w:r>
            <w:r w:rsidRPr="00202942">
              <w:rPr>
                <w:caps w:val="0"/>
                <w:color w:val="4D4D4C"/>
                <w:sz w:val="20"/>
                <w:szCs w:val="20"/>
              </w:rPr>
              <w:t>Chemical Pesticides Policy</w:t>
            </w:r>
            <w:r>
              <w:rPr>
                <w:caps w:val="0"/>
                <w:color w:val="4D4D4C"/>
                <w:sz w:val="20"/>
                <w:szCs w:val="20"/>
              </w:rPr>
              <w:t xml:space="preserve"> in place?</w:t>
            </w:r>
          </w:p>
        </w:tc>
        <w:tc>
          <w:tcPr>
            <w:tcW w:w="953" w:type="pct"/>
            <w:tcBorders>
              <w:top w:val="single" w:sz="4" w:space="0" w:color="auto"/>
              <w:left w:val="single" w:sz="4" w:space="0" w:color="auto"/>
              <w:bottom w:val="single" w:sz="4" w:space="0" w:color="auto"/>
            </w:tcBorders>
            <w:vAlign w:val="top"/>
          </w:tcPr>
          <w:p w14:paraId="0B1177C1"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2026276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82BCD54" w14:textId="77777777" w:rsidR="001D5826" w:rsidRPr="00B97128" w:rsidDel="00FB5485" w:rsidRDefault="00620877" w:rsidP="00992AF1">
            <w:pPr>
              <w:rPr>
                <w:color w:val="auto"/>
              </w:rPr>
            </w:pPr>
            <w:sdt>
              <w:sdtPr>
                <w:rPr>
                  <w:caps/>
                  <w:color w:val="auto"/>
                  <w:sz w:val="20"/>
                  <w:szCs w:val="20"/>
                </w:rPr>
                <w:id w:val="-126259925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0370DB6C"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64180075"/>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152C32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88004A9" w14:textId="77777777" w:rsidR="001D5826" w:rsidRPr="00202942" w:rsidRDefault="001D5826" w:rsidP="00992AF1">
            <w:pPr>
              <w:pStyle w:val="TablesHeadingGSCyan"/>
              <w:framePr w:hSpace="0" w:wrap="auto" w:vAnchor="margin" w:hAnchor="text" w:yAlign="inline"/>
              <w:rPr>
                <w:rStyle w:val="SmartLink1"/>
                <w:sz w:val="20"/>
              </w:rPr>
            </w:pPr>
            <w:r w:rsidRPr="00202942">
              <w:rPr>
                <w:rStyle w:val="SmartLink1"/>
                <w:sz w:val="20"/>
              </w:rPr>
              <w:t>P.9.6.5 |</w:t>
            </w:r>
          </w:p>
        </w:tc>
        <w:tc>
          <w:tcPr>
            <w:tcW w:w="3285" w:type="pct"/>
            <w:tcBorders>
              <w:top w:val="single" w:sz="4" w:space="0" w:color="auto"/>
              <w:bottom w:val="single" w:sz="4" w:space="0" w:color="auto"/>
              <w:right w:val="single" w:sz="4" w:space="0" w:color="auto"/>
            </w:tcBorders>
            <w:vAlign w:val="top"/>
          </w:tcPr>
          <w:p w14:paraId="523F9CAA" w14:textId="77777777" w:rsidR="001D5826" w:rsidRDefault="001D5826" w:rsidP="00992AF1">
            <w:pPr>
              <w:pStyle w:val="TablesHeadingGSCyan"/>
              <w:framePr w:hSpace="0" w:wrap="auto" w:vAnchor="margin" w:hAnchor="text" w:yAlign="inline"/>
              <w:rPr>
                <w:caps w:val="0"/>
                <w:color w:val="4D4D4C"/>
                <w:sz w:val="20"/>
                <w:szCs w:val="20"/>
              </w:rPr>
            </w:pPr>
            <w:r w:rsidRPr="00202942">
              <w:rPr>
                <w:caps w:val="0"/>
                <w:color w:val="4D4D4C"/>
                <w:sz w:val="20"/>
                <w:szCs w:val="20"/>
              </w:rPr>
              <w:t>purchase, store, use, manufacture, or trade in Class II (moderately hazardous) pesticides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6D69F45B"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1847220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14D035A8" w14:textId="77777777" w:rsidR="001D5826" w:rsidRPr="00B97128" w:rsidDel="00FB5485" w:rsidRDefault="00620877" w:rsidP="00992AF1">
            <w:pPr>
              <w:rPr>
                <w:color w:val="auto"/>
              </w:rPr>
            </w:pPr>
            <w:sdt>
              <w:sdtPr>
                <w:rPr>
                  <w:caps/>
                  <w:color w:val="auto"/>
                  <w:sz w:val="20"/>
                  <w:szCs w:val="20"/>
                </w:rPr>
                <w:id w:val="-66401345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12A72568"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9038545"/>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472C2B1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F165842" w14:textId="77777777" w:rsidR="001D5826" w:rsidRPr="00202942" w:rsidRDefault="001D5826" w:rsidP="00992AF1">
            <w:pPr>
              <w:pStyle w:val="TablesHeadingGSCyan"/>
              <w:framePr w:hSpace="0" w:wrap="auto" w:vAnchor="margin" w:hAnchor="text" w:yAlign="inline"/>
              <w:rPr>
                <w:rStyle w:val="SmartLink1"/>
                <w:sz w:val="20"/>
              </w:rPr>
            </w:pPr>
            <w:r w:rsidRPr="00202942">
              <w:rPr>
                <w:rStyle w:val="SmartLink1"/>
                <w:sz w:val="20"/>
              </w:rPr>
              <w:t>P.9.6.5 |</w:t>
            </w:r>
          </w:p>
        </w:tc>
        <w:tc>
          <w:tcPr>
            <w:tcW w:w="3285" w:type="pct"/>
            <w:tcBorders>
              <w:top w:val="single" w:sz="4" w:space="0" w:color="auto"/>
              <w:bottom w:val="single" w:sz="4" w:space="0" w:color="auto"/>
              <w:right w:val="single" w:sz="4" w:space="0" w:color="auto"/>
            </w:tcBorders>
            <w:vAlign w:val="top"/>
          </w:tcPr>
          <w:p w14:paraId="2744BDAF" w14:textId="77777777" w:rsidR="001D5826" w:rsidRPr="00202942"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If answer to question above is “yes” or “potentially”, does </w:t>
            </w:r>
            <w:r w:rsidRPr="00202942">
              <w:rPr>
                <w:caps w:val="0"/>
                <w:color w:val="4D4D4C"/>
                <w:sz w:val="20"/>
                <w:szCs w:val="20"/>
              </w:rPr>
              <w:t>project has appropriate controls on manufacture, procurement, or distribution and/or use of these chemicals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132DB705"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408704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BD3097D" w14:textId="77777777" w:rsidR="001D5826" w:rsidRPr="00B97128" w:rsidDel="00FB5485" w:rsidRDefault="00620877" w:rsidP="00992AF1">
            <w:pPr>
              <w:rPr>
                <w:color w:val="auto"/>
              </w:rPr>
            </w:pPr>
            <w:sdt>
              <w:sdtPr>
                <w:rPr>
                  <w:caps/>
                  <w:color w:val="auto"/>
                  <w:sz w:val="20"/>
                  <w:szCs w:val="20"/>
                </w:rPr>
                <w:id w:val="186024229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4A1FF5F9"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67479217"/>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525A69DF" w14:textId="77777777" w:rsidTr="00992AF1">
        <w:trPr>
          <w:trHeight w:val="364"/>
        </w:trPr>
        <w:tc>
          <w:tcPr>
            <w:tcW w:w="5000" w:type="pct"/>
            <w:gridSpan w:val="3"/>
            <w:tcBorders>
              <w:top w:val="single" w:sz="4" w:space="0" w:color="auto"/>
              <w:bottom w:val="single" w:sz="4" w:space="0" w:color="auto"/>
            </w:tcBorders>
            <w:noWrap/>
            <w:vAlign w:val="top"/>
          </w:tcPr>
          <w:p w14:paraId="047D34AC"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1F8EC235"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19C8379"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This project will not use chemical pesticides for pest management.</w:t>
            </w:r>
          </w:p>
          <w:p w14:paraId="1C6CB5A4"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0"/>
              </w:rPr>
            </w:pPr>
          </w:p>
          <w:p w14:paraId="118111A6" w14:textId="77777777" w:rsidR="001D5826" w:rsidRPr="00202942" w:rsidRDefault="001D5826" w:rsidP="00992AF1"/>
        </w:tc>
      </w:tr>
      <w:tr w:rsidR="001D5826" w:rsidRPr="000825D8" w14:paraId="6DAF6DD3" w14:textId="77777777" w:rsidTr="00992AF1">
        <w:trPr>
          <w:trHeight w:val="364"/>
        </w:trPr>
        <w:tc>
          <w:tcPr>
            <w:tcW w:w="5000" w:type="pct"/>
            <w:gridSpan w:val="3"/>
            <w:tcBorders>
              <w:top w:val="single" w:sz="4" w:space="0" w:color="auto"/>
              <w:bottom w:val="single" w:sz="4" w:space="0" w:color="auto"/>
            </w:tcBorders>
            <w:noWrap/>
            <w:vAlign w:val="top"/>
          </w:tcPr>
          <w:p w14:paraId="42BD27DF" w14:textId="77777777" w:rsidR="001D5826" w:rsidRPr="000825D8" w:rsidRDefault="001D5826" w:rsidP="00992AF1">
            <w:pPr>
              <w:pStyle w:val="TablesHeadingGSCyan"/>
              <w:framePr w:hSpace="0" w:wrap="auto" w:vAnchor="margin" w:hAnchor="text" w:yAlign="inline"/>
              <w:spacing w:line="276" w:lineRule="auto"/>
              <w:rPr>
                <w:i/>
                <w:iCs/>
                <w:caps w:val="0"/>
                <w:color w:val="005B5E" w:themeColor="accent1" w:themeShade="7F"/>
                <w:sz w:val="24"/>
              </w:rPr>
            </w:pPr>
            <w:r w:rsidRPr="00202942">
              <w:rPr>
                <w:rStyle w:val="SmartLink1"/>
              </w:rPr>
              <w:t>P.9.7 |Harvesting of Forests</w:t>
            </w:r>
          </w:p>
        </w:tc>
      </w:tr>
      <w:tr w:rsidR="001D5826" w:rsidRPr="000825D8" w14:paraId="6DE0457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E15335B" w14:textId="77777777" w:rsidR="001D5826" w:rsidRPr="00202942" w:rsidDel="00202942" w:rsidRDefault="001D5826" w:rsidP="00992AF1">
            <w:pPr>
              <w:pStyle w:val="TablesHeadingGSCyan"/>
              <w:framePr w:hSpace="0" w:wrap="auto" w:vAnchor="margin" w:hAnchor="text" w:yAlign="inline"/>
              <w:rPr>
                <w:caps w:val="0"/>
                <w:color w:val="4D4D4C"/>
              </w:rPr>
            </w:pPr>
            <w:r w:rsidRPr="00F4464A">
              <w:rPr>
                <w:rStyle w:val="SmartLink1"/>
                <w:sz w:val="20"/>
              </w:rPr>
              <w:t>P.9.7.1 |</w:t>
            </w:r>
          </w:p>
        </w:tc>
        <w:tc>
          <w:tcPr>
            <w:tcW w:w="3285" w:type="pct"/>
            <w:tcBorders>
              <w:top w:val="single" w:sz="4" w:space="0" w:color="auto"/>
              <w:left w:val="single" w:sz="4" w:space="0" w:color="auto"/>
              <w:bottom w:val="single" w:sz="4" w:space="0" w:color="auto"/>
              <w:right w:val="single" w:sz="4" w:space="0" w:color="auto"/>
            </w:tcBorders>
          </w:tcPr>
          <w:p w14:paraId="0E602611" w14:textId="77777777" w:rsidR="001D5826" w:rsidRPr="0035409D" w:rsidDel="00202942" w:rsidRDefault="001D5826" w:rsidP="00992AF1">
            <w:pPr>
              <w:pStyle w:val="TablesHeadingGSCyan"/>
              <w:framePr w:hSpace="0" w:wrap="auto" w:vAnchor="margin" w:hAnchor="text" w:yAlign="inline"/>
              <w:rPr>
                <w:caps w:val="0"/>
                <w:color w:val="4D4D4C"/>
                <w:sz w:val="20"/>
                <w:szCs w:val="20"/>
              </w:rPr>
            </w:pPr>
            <w:r w:rsidRPr="0035409D">
              <w:rPr>
                <w:caps w:val="0"/>
                <w:color w:val="4D4D4C"/>
                <w:sz w:val="20"/>
                <w:szCs w:val="20"/>
              </w:rPr>
              <w:t>Does the project have a risk of unsustainable forest management, including timber harvesting?</w:t>
            </w:r>
          </w:p>
        </w:tc>
        <w:tc>
          <w:tcPr>
            <w:tcW w:w="953" w:type="pct"/>
            <w:tcBorders>
              <w:top w:val="single" w:sz="4" w:space="0" w:color="auto"/>
              <w:left w:val="single" w:sz="4" w:space="0" w:color="auto"/>
              <w:bottom w:val="single" w:sz="4" w:space="0" w:color="auto"/>
            </w:tcBorders>
          </w:tcPr>
          <w:p w14:paraId="19A12555" w14:textId="420F71E5"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700510397"/>
                <w14:checkbox>
                  <w14:checked w14:val="0"/>
                  <w14:checkedState w14:val="2612" w14:font="MS Gothic"/>
                  <w14:uncheckedState w14:val="2610" w14:font="MS Gothic"/>
                </w14:checkbox>
              </w:sdtPr>
              <w:sdtEndPr/>
              <w:sdtContent>
                <w:r w:rsidR="00702DF4">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621E879" w14:textId="146FE4EB" w:rsidR="001D5826" w:rsidRPr="00B97128" w:rsidDel="00202942" w:rsidRDefault="00620877" w:rsidP="00992AF1">
            <w:pPr>
              <w:pStyle w:val="TablesHeadingGSCyan"/>
              <w:framePr w:hSpace="0" w:wrap="auto" w:vAnchor="margin" w:hAnchor="text" w:yAlign="inline"/>
              <w:spacing w:line="276" w:lineRule="auto"/>
              <w:rPr>
                <w:caps w:val="0"/>
                <w:color w:val="auto"/>
              </w:rPr>
            </w:pPr>
            <w:sdt>
              <w:sdtPr>
                <w:rPr>
                  <w:caps w:val="0"/>
                  <w:color w:val="auto"/>
                  <w:sz w:val="20"/>
                  <w:szCs w:val="20"/>
                </w:rPr>
                <w:id w:val="-461029201"/>
                <w14:checkbox>
                  <w14:checked w14:val="1"/>
                  <w14:checkedState w14:val="2612" w14:font="MS Gothic"/>
                  <w14:uncheckedState w14:val="2610" w14:font="MS Gothic"/>
                </w14:checkbox>
              </w:sdtPr>
              <w:sdtEndPr/>
              <w:sdtContent>
                <w:r w:rsidR="00702DF4">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613648C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FD4F7EF" w14:textId="77777777" w:rsidR="001D5826" w:rsidRPr="00202942" w:rsidDel="00202942" w:rsidRDefault="001D5826" w:rsidP="00992AF1">
            <w:pPr>
              <w:pStyle w:val="TablesHeadingGSCyan"/>
              <w:framePr w:hSpace="0" w:wrap="auto" w:vAnchor="margin" w:hAnchor="text" w:yAlign="inline"/>
              <w:spacing w:line="276" w:lineRule="auto"/>
              <w:rPr>
                <w:caps w:val="0"/>
                <w:color w:val="4D4D4C"/>
              </w:rPr>
            </w:pPr>
            <w:r w:rsidRPr="00F4464A">
              <w:rPr>
                <w:rStyle w:val="SmartLink1"/>
                <w:sz w:val="20"/>
              </w:rPr>
              <w:t>P.9.7.1 |</w:t>
            </w:r>
          </w:p>
        </w:tc>
        <w:tc>
          <w:tcPr>
            <w:tcW w:w="3285" w:type="pct"/>
            <w:tcBorders>
              <w:top w:val="single" w:sz="4" w:space="0" w:color="auto"/>
              <w:left w:val="single" w:sz="4" w:space="0" w:color="auto"/>
              <w:bottom w:val="single" w:sz="4" w:space="0" w:color="auto"/>
              <w:right w:val="single" w:sz="4" w:space="0" w:color="auto"/>
            </w:tcBorders>
          </w:tcPr>
          <w:p w14:paraId="38387DA4" w14:textId="77777777" w:rsidR="001D5826" w:rsidRDefault="001D5826" w:rsidP="00992AF1">
            <w:pPr>
              <w:pStyle w:val="TablesHeadingGSCyan"/>
              <w:framePr w:hSpace="0" w:wrap="auto" w:vAnchor="margin" w:hAnchor="text" w:yAlign="inline"/>
            </w:pPr>
            <w:r w:rsidRPr="00320FF5">
              <w:rPr>
                <w:caps w:val="0"/>
                <w:color w:val="4D4D4C"/>
                <w:sz w:val="20"/>
                <w:szCs w:val="20"/>
              </w:rPr>
              <w:t>Does the project pose a risk of depleting biodiversity and ecosystem functionality in areas where improved forest management is undertaken?</w:t>
            </w:r>
          </w:p>
        </w:tc>
        <w:tc>
          <w:tcPr>
            <w:tcW w:w="953" w:type="pct"/>
            <w:tcBorders>
              <w:top w:val="single" w:sz="4" w:space="0" w:color="auto"/>
              <w:left w:val="single" w:sz="4" w:space="0" w:color="auto"/>
              <w:bottom w:val="single" w:sz="4" w:space="0" w:color="auto"/>
            </w:tcBorders>
          </w:tcPr>
          <w:p w14:paraId="6A38D30B"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78426453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1053E5D" w14:textId="77777777" w:rsidR="001D5826" w:rsidRPr="00B97128" w:rsidDel="00202942" w:rsidRDefault="00620877" w:rsidP="00992AF1">
            <w:pPr>
              <w:pStyle w:val="TablesHeadingGSCyan"/>
              <w:framePr w:hSpace="0" w:wrap="auto" w:vAnchor="margin" w:hAnchor="text" w:yAlign="inline"/>
              <w:spacing w:line="276" w:lineRule="auto"/>
              <w:rPr>
                <w:caps w:val="0"/>
                <w:color w:val="auto"/>
              </w:rPr>
            </w:pPr>
            <w:sdt>
              <w:sdtPr>
                <w:rPr>
                  <w:caps w:val="0"/>
                  <w:color w:val="auto"/>
                  <w:sz w:val="20"/>
                  <w:szCs w:val="20"/>
                </w:rPr>
                <w:id w:val="150015941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1E10376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A93EA90" w14:textId="77777777" w:rsidR="001D5826" w:rsidRPr="00202942" w:rsidDel="00202942" w:rsidRDefault="001D5826" w:rsidP="00992AF1">
            <w:pPr>
              <w:pStyle w:val="TablesHeadingGSCyan"/>
              <w:framePr w:hSpace="0" w:wrap="auto" w:vAnchor="margin" w:hAnchor="text" w:yAlign="inline"/>
              <w:spacing w:line="276" w:lineRule="auto"/>
              <w:rPr>
                <w:caps w:val="0"/>
                <w:color w:val="4D4D4C"/>
              </w:rPr>
            </w:pPr>
            <w:r w:rsidRPr="00F4464A">
              <w:rPr>
                <w:rStyle w:val="SmartLink1"/>
                <w:sz w:val="20"/>
              </w:rPr>
              <w:lastRenderedPageBreak/>
              <w:t>P.9.7.1 |</w:t>
            </w:r>
          </w:p>
        </w:tc>
        <w:tc>
          <w:tcPr>
            <w:tcW w:w="3285" w:type="pct"/>
            <w:tcBorders>
              <w:top w:val="single" w:sz="4" w:space="0" w:color="auto"/>
              <w:left w:val="single" w:sz="4" w:space="0" w:color="auto"/>
              <w:bottom w:val="single" w:sz="4" w:space="0" w:color="auto"/>
              <w:right w:val="single" w:sz="4" w:space="0" w:color="auto"/>
            </w:tcBorders>
          </w:tcPr>
          <w:p w14:paraId="179A8D74" w14:textId="77777777" w:rsidR="001D5826" w:rsidRPr="00320FF5" w:rsidRDefault="001D5826" w:rsidP="00992AF1">
            <w:pPr>
              <w:pStyle w:val="TablesHeadingGSCyan"/>
              <w:framePr w:hSpace="0" w:wrap="auto" w:vAnchor="margin" w:hAnchor="text" w:yAlign="inline"/>
              <w:rPr>
                <w:caps w:val="0"/>
                <w:color w:val="4D4D4C"/>
                <w:sz w:val="20"/>
                <w:szCs w:val="20"/>
              </w:rPr>
            </w:pPr>
            <w:r w:rsidRPr="007043FE">
              <w:rPr>
                <w:caps w:val="0"/>
                <w:color w:val="4D4D4C"/>
                <w:sz w:val="20"/>
                <w:szCs w:val="20"/>
              </w:rPr>
              <w:t xml:space="preserve">Does the project risk not meeting requirements for </w:t>
            </w:r>
            <w:proofErr w:type="gramStart"/>
            <w:r w:rsidRPr="007043FE">
              <w:rPr>
                <w:caps w:val="0"/>
                <w:color w:val="4D4D4C"/>
                <w:sz w:val="20"/>
                <w:szCs w:val="20"/>
              </w:rPr>
              <w:t>environment-friendly</w:t>
            </w:r>
            <w:proofErr w:type="gramEnd"/>
            <w:r w:rsidRPr="007043FE">
              <w:rPr>
                <w:caps w:val="0"/>
                <w:color w:val="4D4D4C"/>
                <w:sz w:val="20"/>
                <w:szCs w:val="20"/>
              </w:rPr>
              <w:t>, socially beneficial, and economically viable plantations using native species whenever possible?</w:t>
            </w:r>
          </w:p>
        </w:tc>
        <w:tc>
          <w:tcPr>
            <w:tcW w:w="953" w:type="pct"/>
            <w:tcBorders>
              <w:top w:val="single" w:sz="4" w:space="0" w:color="auto"/>
              <w:left w:val="single" w:sz="4" w:space="0" w:color="auto"/>
              <w:bottom w:val="single" w:sz="4" w:space="0" w:color="auto"/>
            </w:tcBorders>
          </w:tcPr>
          <w:p w14:paraId="1F31476D"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89492338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408DE17C" w14:textId="77777777" w:rsidR="001D5826" w:rsidRPr="00B97128" w:rsidRDefault="00620877"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237550339"/>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64A64C44" w14:textId="77777777" w:rsidTr="00992AF1">
        <w:trPr>
          <w:trHeight w:val="364"/>
        </w:trPr>
        <w:tc>
          <w:tcPr>
            <w:tcW w:w="5000" w:type="pct"/>
            <w:gridSpan w:val="3"/>
            <w:tcBorders>
              <w:top w:val="single" w:sz="4" w:space="0" w:color="auto"/>
              <w:bottom w:val="single" w:sz="4" w:space="0" w:color="auto"/>
            </w:tcBorders>
            <w:noWrap/>
            <w:vAlign w:val="top"/>
          </w:tcPr>
          <w:p w14:paraId="6F2B2138"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2A716609"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AC8AE55"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Project does not change harvesting existing practices, but is likely to reduce the demand of</w:t>
            </w:r>
          </w:p>
          <w:p w14:paraId="5FD4E6B7" w14:textId="5B0DF62A"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proofErr w:type="spellStart"/>
            <w:r w:rsidRPr="00C618E9">
              <w:rPr>
                <w:i/>
                <w:iCs/>
                <w:caps w:val="0"/>
                <w:color w:val="4D4D4C"/>
                <w:sz w:val="20"/>
                <w:szCs w:val="20"/>
              </w:rPr>
              <w:t>haversting</w:t>
            </w:r>
            <w:proofErr w:type="spellEnd"/>
            <w:r w:rsidRPr="00C618E9">
              <w:rPr>
                <w:i/>
                <w:iCs/>
                <w:caps w:val="0"/>
                <w:color w:val="4D4D4C"/>
                <w:sz w:val="20"/>
                <w:szCs w:val="20"/>
              </w:rPr>
              <w:t xml:space="preserve"> by reducing the consumption of firewood fuel as per demonstrated in</w:t>
            </w:r>
          </w:p>
          <w:p w14:paraId="05A3F3A5"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the PDD.</w:t>
            </w:r>
          </w:p>
          <w:p w14:paraId="7DC6A966" w14:textId="77777777" w:rsidR="001D5826" w:rsidRDefault="001D5826" w:rsidP="00992AF1">
            <w:pPr>
              <w:pStyle w:val="TablesHeadingGSCyan"/>
              <w:framePr w:hSpace="0" w:wrap="auto" w:vAnchor="margin" w:hAnchor="text" w:yAlign="inline"/>
              <w:rPr>
                <w:caps w:val="0"/>
                <w:color w:val="515151" w:themeColor="text1"/>
                <w:sz w:val="20"/>
                <w:szCs w:val="22"/>
              </w:rPr>
            </w:pPr>
          </w:p>
          <w:p w14:paraId="495DB18E" w14:textId="77777777" w:rsidR="001D5826" w:rsidRPr="00991B3F" w:rsidRDefault="001D5826" w:rsidP="00992AF1"/>
        </w:tc>
      </w:tr>
      <w:tr w:rsidR="001D5826" w:rsidRPr="000825D8" w14:paraId="2CEF65B4" w14:textId="77777777" w:rsidTr="00992AF1">
        <w:trPr>
          <w:trHeight w:val="364"/>
        </w:trPr>
        <w:tc>
          <w:tcPr>
            <w:tcW w:w="5000" w:type="pct"/>
            <w:gridSpan w:val="3"/>
            <w:tcBorders>
              <w:top w:val="single" w:sz="4" w:space="0" w:color="auto"/>
              <w:bottom w:val="single" w:sz="4" w:space="0" w:color="auto"/>
            </w:tcBorders>
            <w:noWrap/>
            <w:vAlign w:val="top"/>
          </w:tcPr>
          <w:p w14:paraId="5B642BC1" w14:textId="77777777" w:rsidR="001D5826" w:rsidRPr="000825D8" w:rsidRDefault="001D5826" w:rsidP="00992AF1">
            <w:pPr>
              <w:pStyle w:val="TablesHeadingGSCyan"/>
              <w:framePr w:hSpace="0" w:wrap="auto" w:vAnchor="margin" w:hAnchor="text" w:yAlign="inline"/>
              <w:spacing w:line="276" w:lineRule="auto"/>
              <w:rPr>
                <w:i/>
                <w:iCs/>
                <w:caps w:val="0"/>
                <w:color w:val="4D4D4C"/>
                <w:sz w:val="20"/>
                <w:szCs w:val="20"/>
              </w:rPr>
            </w:pPr>
            <w:r w:rsidRPr="00D77588">
              <w:rPr>
                <w:rStyle w:val="SmartLink1"/>
              </w:rPr>
              <w:t>P.9.8 |Food Security</w:t>
            </w:r>
          </w:p>
        </w:tc>
      </w:tr>
      <w:tr w:rsidR="001D5826" w:rsidRPr="000825D8" w14:paraId="193CA1D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71D7504" w14:textId="77777777" w:rsidR="001D5826" w:rsidRPr="00D77588" w:rsidRDefault="001D5826" w:rsidP="00992AF1">
            <w:pPr>
              <w:pStyle w:val="TablesHeadingGSCyan"/>
              <w:framePr w:hSpace="0" w:wrap="auto" w:vAnchor="margin" w:hAnchor="text" w:yAlign="inline"/>
              <w:rPr>
                <w:rStyle w:val="SmartLink1"/>
              </w:rPr>
            </w:pPr>
            <w:r w:rsidRPr="00CD1E89">
              <w:rPr>
                <w:rStyle w:val="SmartLink1"/>
                <w:sz w:val="20"/>
              </w:rPr>
              <w:t>P.9.8.1 |</w:t>
            </w:r>
          </w:p>
        </w:tc>
        <w:tc>
          <w:tcPr>
            <w:tcW w:w="3285" w:type="pct"/>
            <w:tcBorders>
              <w:top w:val="single" w:sz="4" w:space="0" w:color="auto"/>
              <w:left w:val="single" w:sz="4" w:space="0" w:color="auto"/>
              <w:bottom w:val="single" w:sz="4" w:space="0" w:color="auto"/>
              <w:right w:val="single" w:sz="4" w:space="0" w:color="auto"/>
            </w:tcBorders>
            <w:vAlign w:val="top"/>
          </w:tcPr>
          <w:p w14:paraId="401F175C" w14:textId="77777777" w:rsidR="001D5826" w:rsidRPr="00B97128" w:rsidRDefault="001D5826" w:rsidP="00992AF1">
            <w:pPr>
              <w:pStyle w:val="TablesHeadingGSCyan"/>
              <w:framePr w:hSpace="0" w:wrap="auto" w:vAnchor="margin" w:hAnchor="text" w:yAlign="inline"/>
              <w:rPr>
                <w:caps w:val="0"/>
                <w:color w:val="auto"/>
                <w:sz w:val="20"/>
                <w:szCs w:val="20"/>
              </w:rPr>
            </w:pPr>
            <w:r w:rsidRPr="00B97128">
              <w:rPr>
                <w:caps w:val="0"/>
                <w:color w:val="auto"/>
                <w:sz w:val="20"/>
                <w:szCs w:val="20"/>
              </w:rPr>
              <w:t>Does the project involve the risk of negatively influencing access to and availability of food for people affected?</w:t>
            </w:r>
          </w:p>
        </w:tc>
        <w:tc>
          <w:tcPr>
            <w:tcW w:w="953" w:type="pct"/>
            <w:tcBorders>
              <w:top w:val="single" w:sz="4" w:space="0" w:color="auto"/>
              <w:left w:val="single" w:sz="4" w:space="0" w:color="auto"/>
              <w:bottom w:val="single" w:sz="4" w:space="0" w:color="auto"/>
            </w:tcBorders>
            <w:vAlign w:val="top"/>
          </w:tcPr>
          <w:p w14:paraId="03CFF679"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79890923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C2F2F76" w14:textId="77777777" w:rsidR="001D5826" w:rsidRPr="00B97128" w:rsidRDefault="00620877"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356628603"/>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6CF85A05" w14:textId="77777777" w:rsidTr="00992AF1">
        <w:trPr>
          <w:trHeight w:val="364"/>
        </w:trPr>
        <w:tc>
          <w:tcPr>
            <w:tcW w:w="5000" w:type="pct"/>
            <w:gridSpan w:val="3"/>
            <w:tcBorders>
              <w:top w:val="single" w:sz="4" w:space="0" w:color="auto"/>
              <w:bottom w:val="single" w:sz="4" w:space="0" w:color="auto"/>
            </w:tcBorders>
            <w:noWrap/>
            <w:vAlign w:val="top"/>
          </w:tcPr>
          <w:p w14:paraId="4619F5D2" w14:textId="77777777" w:rsidR="001D5826" w:rsidRPr="00D77588"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the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0913D25B"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EA25EC4"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Pr>
                <w:i/>
                <w:iCs/>
                <w:caps w:val="0"/>
                <w:color w:val="4D4D4C"/>
                <w:sz w:val="20"/>
                <w:szCs w:val="20"/>
              </w:rPr>
              <w:t>T</w:t>
            </w:r>
            <w:r w:rsidRPr="00C618E9">
              <w:rPr>
                <w:i/>
                <w:iCs/>
                <w:caps w:val="0"/>
                <w:color w:val="4D4D4C"/>
                <w:sz w:val="20"/>
                <w:szCs w:val="20"/>
              </w:rPr>
              <w:t xml:space="preserve">he project activity </w:t>
            </w:r>
            <w:proofErr w:type="gramStart"/>
            <w:r w:rsidRPr="00C618E9">
              <w:rPr>
                <w:i/>
                <w:iCs/>
                <w:caps w:val="0"/>
                <w:color w:val="4D4D4C"/>
                <w:sz w:val="20"/>
                <w:szCs w:val="20"/>
              </w:rPr>
              <w:t>consist</w:t>
            </w:r>
            <w:proofErr w:type="gramEnd"/>
            <w:r w:rsidRPr="00C618E9">
              <w:rPr>
                <w:i/>
                <w:iCs/>
                <w:caps w:val="0"/>
                <w:color w:val="4D4D4C"/>
                <w:sz w:val="20"/>
                <w:szCs w:val="20"/>
              </w:rPr>
              <w:t xml:space="preserve"> of distribution of ICS. At top, this can lead</w:t>
            </w:r>
          </w:p>
          <w:p w14:paraId="061A3CE1"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to an improvement of food availability, although this is not the main goal of the project.</w:t>
            </w:r>
          </w:p>
          <w:p w14:paraId="379E35A4"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2"/>
              </w:rPr>
            </w:pPr>
          </w:p>
          <w:p w14:paraId="4B7CAD5E" w14:textId="77777777" w:rsidR="001D5826" w:rsidRPr="00DC13CF" w:rsidRDefault="001D5826" w:rsidP="00992AF1"/>
        </w:tc>
      </w:tr>
      <w:tr w:rsidR="001D5826" w:rsidRPr="005E36C8" w14:paraId="4FE4D8DA" w14:textId="77777777" w:rsidTr="00992AF1">
        <w:trPr>
          <w:trHeight w:val="364"/>
        </w:trPr>
        <w:tc>
          <w:tcPr>
            <w:tcW w:w="5000" w:type="pct"/>
            <w:gridSpan w:val="3"/>
            <w:tcBorders>
              <w:top w:val="single" w:sz="4" w:space="0" w:color="auto"/>
              <w:bottom w:val="single" w:sz="4" w:space="0" w:color="auto"/>
            </w:tcBorders>
            <w:noWrap/>
            <w:vAlign w:val="top"/>
          </w:tcPr>
          <w:p w14:paraId="5879B36A" w14:textId="77777777" w:rsidR="001D5826" w:rsidRPr="005E36C8" w:rsidRDefault="001D5826" w:rsidP="00992AF1">
            <w:pPr>
              <w:rPr>
                <w:caps/>
                <w:sz w:val="20"/>
                <w:szCs w:val="20"/>
              </w:rPr>
            </w:pPr>
            <w:r w:rsidRPr="002D52A6">
              <w:rPr>
                <w:color w:val="00B9BD" w:themeColor="accent1"/>
                <w:sz w:val="20"/>
                <w:szCs w:val="22"/>
              </w:rPr>
              <w:t>Would the project involve or lead to:</w:t>
            </w:r>
          </w:p>
        </w:tc>
      </w:tr>
      <w:tr w:rsidR="001D5826" w:rsidRPr="005E36C8" w14:paraId="3D68980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95FF9E4" w14:textId="77777777" w:rsidR="001D5826" w:rsidRPr="005E36C8" w:rsidRDefault="001D5826" w:rsidP="00992AF1">
            <w:pPr>
              <w:pStyle w:val="TablesHeadingGSCyan"/>
              <w:framePr w:hSpace="0" w:wrap="auto" w:vAnchor="margin" w:hAnchor="text" w:yAlign="inline"/>
              <w:rPr>
                <w:caps w:val="0"/>
                <w:color w:val="4D4D4C"/>
                <w:sz w:val="20"/>
                <w:szCs w:val="22"/>
              </w:rPr>
            </w:pPr>
            <w:r w:rsidRPr="00CD1E89">
              <w:rPr>
                <w:rStyle w:val="SmartLink1"/>
                <w:sz w:val="20"/>
              </w:rPr>
              <w:t>P.9.8.1 |</w:t>
            </w:r>
          </w:p>
        </w:tc>
        <w:tc>
          <w:tcPr>
            <w:tcW w:w="3285" w:type="pct"/>
            <w:tcBorders>
              <w:top w:val="single" w:sz="4" w:space="0" w:color="auto"/>
              <w:bottom w:val="single" w:sz="4" w:space="0" w:color="auto"/>
              <w:right w:val="single" w:sz="4" w:space="0" w:color="auto"/>
            </w:tcBorders>
            <w:vAlign w:val="top"/>
          </w:tcPr>
          <w:p w14:paraId="12025960" w14:textId="77777777" w:rsidR="001D5826" w:rsidRPr="00B97128" w:rsidRDefault="001D5826" w:rsidP="00992AF1">
            <w:pPr>
              <w:pStyle w:val="TablesHeadingGSCyan"/>
              <w:framePr w:hSpace="0" w:wrap="auto" w:vAnchor="margin" w:hAnchor="text" w:yAlign="inline"/>
              <w:rPr>
                <w:caps w:val="0"/>
                <w:color w:val="auto"/>
                <w:sz w:val="20"/>
                <w:szCs w:val="20"/>
              </w:rPr>
            </w:pPr>
            <w:r w:rsidRPr="00B97128">
              <w:rPr>
                <w:caps w:val="0"/>
                <w:color w:val="auto"/>
                <w:sz w:val="20"/>
                <w:szCs w:val="20"/>
              </w:rPr>
              <w:t xml:space="preserve">modification of the quantity or nutritional </w:t>
            </w:r>
            <w:proofErr w:type="gramStart"/>
            <w:r w:rsidRPr="00B97128">
              <w:rPr>
                <w:caps w:val="0"/>
                <w:color w:val="auto"/>
                <w:sz w:val="20"/>
                <w:szCs w:val="20"/>
              </w:rPr>
              <w:t>quality of</w:t>
            </w:r>
            <w:proofErr w:type="gramEnd"/>
            <w:r w:rsidRPr="00B97128">
              <w:rPr>
                <w:caps w:val="0"/>
                <w:color w:val="auto"/>
                <w:sz w:val="20"/>
                <w:szCs w:val="20"/>
              </w:rPr>
              <w:t xml:space="preserve"> food available such as through crop regime alteration or export or economic incentives?</w:t>
            </w:r>
          </w:p>
        </w:tc>
        <w:tc>
          <w:tcPr>
            <w:tcW w:w="953" w:type="pct"/>
            <w:tcBorders>
              <w:top w:val="single" w:sz="4" w:space="0" w:color="auto"/>
              <w:left w:val="single" w:sz="4" w:space="0" w:color="auto"/>
              <w:bottom w:val="single" w:sz="4" w:space="0" w:color="auto"/>
            </w:tcBorders>
            <w:vAlign w:val="top"/>
          </w:tcPr>
          <w:p w14:paraId="7F2B7E87"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1529449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42A20C43" w14:textId="77777777" w:rsidR="001D5826" w:rsidRPr="00B97128" w:rsidDel="00FB5485" w:rsidRDefault="00620877" w:rsidP="00992AF1">
            <w:pPr>
              <w:rPr>
                <w:color w:val="auto"/>
              </w:rPr>
            </w:pPr>
            <w:sdt>
              <w:sdtPr>
                <w:rPr>
                  <w:caps/>
                  <w:color w:val="auto"/>
                  <w:sz w:val="20"/>
                  <w:szCs w:val="20"/>
                </w:rPr>
                <w:id w:val="-47198020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5DBD2CB2"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93864693"/>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396BF7C8" w14:textId="77777777" w:rsidTr="00992AF1">
        <w:trPr>
          <w:trHeight w:val="364"/>
        </w:trPr>
        <w:tc>
          <w:tcPr>
            <w:tcW w:w="5000" w:type="pct"/>
            <w:gridSpan w:val="3"/>
            <w:tcBorders>
              <w:top w:val="single" w:sz="4" w:space="0" w:color="auto"/>
              <w:bottom w:val="single" w:sz="4" w:space="0" w:color="auto"/>
            </w:tcBorders>
            <w:noWrap/>
            <w:vAlign w:val="top"/>
          </w:tcPr>
          <w:p w14:paraId="709C5B6A"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the above question, please provide a brief description of the project situation below. Also, provide justification and/or evidence as necessary to demonstrate compliance with applicable requirements.</w:t>
            </w:r>
          </w:p>
        </w:tc>
      </w:tr>
      <w:tr w:rsidR="001D5826" w:rsidRPr="005E36C8" w14:paraId="2D9990D9"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E0D7A4F"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will have no impact on the quantity or nutritional quality</w:t>
            </w:r>
          </w:p>
          <w:p w14:paraId="661A33EA"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of food, does not mention that crops will be altered or that economic incentives will be</w:t>
            </w:r>
          </w:p>
          <w:p w14:paraId="164684BB"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applied. The project description explains that ICSs will be distributed to improve air quality</w:t>
            </w:r>
          </w:p>
          <w:p w14:paraId="2A5EC2EA"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and reduce air pollution.</w:t>
            </w:r>
          </w:p>
          <w:p w14:paraId="106861B4"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p>
          <w:p w14:paraId="0F78EFF0" w14:textId="77777777" w:rsidR="001D5826" w:rsidRPr="00DC13CF" w:rsidRDefault="001D5826" w:rsidP="00992AF1"/>
        </w:tc>
      </w:tr>
      <w:tr w:rsidR="001D5826" w:rsidRPr="000825D8" w14:paraId="4F5E9D5C" w14:textId="77777777" w:rsidTr="00992AF1">
        <w:trPr>
          <w:trHeight w:val="364"/>
        </w:trPr>
        <w:tc>
          <w:tcPr>
            <w:tcW w:w="5000" w:type="pct"/>
            <w:gridSpan w:val="3"/>
            <w:tcBorders>
              <w:top w:val="single" w:sz="4" w:space="0" w:color="auto"/>
              <w:bottom w:val="single" w:sz="4" w:space="0" w:color="auto"/>
            </w:tcBorders>
            <w:noWrap/>
            <w:vAlign w:val="top"/>
          </w:tcPr>
          <w:p w14:paraId="77569352" w14:textId="77777777" w:rsidR="001D5826" w:rsidRPr="000825D8" w:rsidRDefault="001D5826" w:rsidP="00992AF1">
            <w:pPr>
              <w:pStyle w:val="TablesHeadingGSCyan"/>
              <w:framePr w:hSpace="0" w:wrap="auto" w:vAnchor="margin" w:hAnchor="text" w:yAlign="inline"/>
              <w:spacing w:line="276" w:lineRule="auto"/>
              <w:rPr>
                <w:i/>
                <w:iCs/>
                <w:caps w:val="0"/>
                <w:color w:val="4D4D4C"/>
                <w:sz w:val="20"/>
                <w:szCs w:val="20"/>
              </w:rPr>
            </w:pPr>
            <w:r w:rsidRPr="00DC13CF">
              <w:rPr>
                <w:rStyle w:val="SmartLink1"/>
              </w:rPr>
              <w:t>P.9.9 | Animal Welfare</w:t>
            </w:r>
          </w:p>
        </w:tc>
      </w:tr>
      <w:tr w:rsidR="001D5826" w:rsidRPr="000825D8" w14:paraId="6B5CDA8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BC7B3E6" w14:textId="77777777" w:rsidR="001D5826" w:rsidRPr="00DC13CF" w:rsidRDefault="001D5826" w:rsidP="00992AF1">
            <w:pPr>
              <w:pStyle w:val="TablesHeadingGSCyan"/>
              <w:framePr w:hSpace="0" w:wrap="auto" w:vAnchor="margin" w:hAnchor="text" w:yAlign="inline"/>
              <w:spacing w:line="276" w:lineRule="auto"/>
              <w:rPr>
                <w:rStyle w:val="SmartLink1"/>
              </w:rPr>
            </w:pPr>
            <w:r w:rsidRPr="004C6215">
              <w:rPr>
                <w:rStyle w:val="SmartLink1"/>
                <w:sz w:val="20"/>
                <w:szCs w:val="22"/>
              </w:rPr>
              <w:t>P.9.9.1 |</w:t>
            </w:r>
          </w:p>
        </w:tc>
        <w:tc>
          <w:tcPr>
            <w:tcW w:w="3285" w:type="pct"/>
            <w:tcBorders>
              <w:top w:val="single" w:sz="4" w:space="0" w:color="auto"/>
              <w:left w:val="single" w:sz="4" w:space="0" w:color="auto"/>
              <w:bottom w:val="single" w:sz="4" w:space="0" w:color="auto"/>
              <w:right w:val="single" w:sz="4" w:space="0" w:color="auto"/>
            </w:tcBorders>
          </w:tcPr>
          <w:p w14:paraId="374D8AD2" w14:textId="77777777" w:rsidR="001D5826" w:rsidRPr="00146AA2" w:rsidRDefault="001D5826" w:rsidP="00992AF1">
            <w:pPr>
              <w:pStyle w:val="TablesHeadingGSCyan"/>
              <w:framePr w:hSpace="0" w:wrap="auto" w:vAnchor="margin" w:hAnchor="text" w:yAlign="inline"/>
              <w:rPr>
                <w:caps w:val="0"/>
                <w:color w:val="4D4D4C"/>
                <w:sz w:val="20"/>
                <w:szCs w:val="20"/>
              </w:rPr>
            </w:pPr>
            <w:r w:rsidRPr="00146AA2">
              <w:rPr>
                <w:caps w:val="0"/>
                <w:color w:val="4D4D4C"/>
                <w:sz w:val="20"/>
                <w:szCs w:val="20"/>
              </w:rPr>
              <w:t>Does the project involve any risks to animal welfare?</w:t>
            </w:r>
          </w:p>
          <w:p w14:paraId="34D37554" w14:textId="77777777" w:rsidR="001D5826" w:rsidRDefault="001D5826" w:rsidP="00992AF1">
            <w:pPr>
              <w:pStyle w:val="TablesHeadingGSCyan"/>
              <w:framePr w:hSpace="0" w:wrap="auto" w:vAnchor="margin" w:hAnchor="text" w:yAlign="inline"/>
              <w:rPr>
                <w:caps w:val="0"/>
                <w:color w:val="4D4D4C"/>
                <w:sz w:val="20"/>
                <w:szCs w:val="20"/>
              </w:rPr>
            </w:pPr>
          </w:p>
          <w:p w14:paraId="2F48E598" w14:textId="77777777" w:rsidR="001D5826" w:rsidRPr="004C6215" w:rsidRDefault="001D5826" w:rsidP="00992AF1">
            <w:pPr>
              <w:pStyle w:val="TablesHeadingGSCyan"/>
              <w:framePr w:hSpace="0" w:wrap="auto" w:vAnchor="margin" w:hAnchor="text" w:yAlign="inline"/>
              <w:rPr>
                <w:rStyle w:val="SmartLink1"/>
                <w:caps w:val="0"/>
                <w:color w:val="4D4D4C"/>
                <w:sz w:val="20"/>
                <w:szCs w:val="20"/>
              </w:rPr>
            </w:pPr>
            <w:r w:rsidRPr="00146AA2">
              <w:rPr>
                <w:caps w:val="0"/>
                <w:color w:val="4D4D4C"/>
                <w:sz w:val="20"/>
                <w:szCs w:val="20"/>
              </w:rPr>
              <w:t>Animal welfare shall be ensured by providing access to water and food, appropriate environment, humane treatment, and staff training. Evidence of mistreatment will be treated as an immediate non-conformity.</w:t>
            </w:r>
          </w:p>
        </w:tc>
        <w:tc>
          <w:tcPr>
            <w:tcW w:w="953" w:type="pct"/>
            <w:tcBorders>
              <w:top w:val="single" w:sz="4" w:space="0" w:color="auto"/>
              <w:left w:val="single" w:sz="4" w:space="0" w:color="auto"/>
              <w:bottom w:val="single" w:sz="4" w:space="0" w:color="auto"/>
            </w:tcBorders>
          </w:tcPr>
          <w:p w14:paraId="1A9CB60A"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41197424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09004B7E" w14:textId="77777777" w:rsidR="001D5826" w:rsidRPr="00B97128" w:rsidRDefault="00620877"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732888376"/>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39D7C89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438E20E" w14:textId="77777777" w:rsidR="001D5826" w:rsidRPr="004C6215"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P.9.9.2 |</w:t>
            </w:r>
          </w:p>
        </w:tc>
        <w:tc>
          <w:tcPr>
            <w:tcW w:w="3285" w:type="pct"/>
            <w:tcBorders>
              <w:top w:val="single" w:sz="4" w:space="0" w:color="auto"/>
              <w:left w:val="single" w:sz="4" w:space="0" w:color="auto"/>
              <w:bottom w:val="single" w:sz="4" w:space="0" w:color="auto"/>
              <w:right w:val="single" w:sz="4" w:space="0" w:color="auto"/>
            </w:tcBorders>
          </w:tcPr>
          <w:p w14:paraId="75453216" w14:textId="77777777" w:rsidR="001D5826" w:rsidRPr="00146AA2" w:rsidRDefault="001D5826" w:rsidP="00992AF1">
            <w:pPr>
              <w:pStyle w:val="TablesHeadingGSCyan"/>
              <w:framePr w:hSpace="0" w:wrap="auto" w:vAnchor="margin" w:hAnchor="text" w:yAlign="inline"/>
              <w:rPr>
                <w:caps w:val="0"/>
                <w:color w:val="4D4D4C"/>
                <w:sz w:val="20"/>
                <w:szCs w:val="20"/>
              </w:rPr>
            </w:pPr>
            <w:r w:rsidRPr="001639A7">
              <w:rPr>
                <w:caps w:val="0"/>
                <w:color w:val="4D4D4C"/>
                <w:sz w:val="20"/>
                <w:szCs w:val="20"/>
              </w:rPr>
              <w:t xml:space="preserve">Does the project involve any potential risk of </w:t>
            </w:r>
            <w:r>
              <w:rPr>
                <w:caps w:val="0"/>
                <w:color w:val="4D4D4C"/>
                <w:sz w:val="20"/>
                <w:szCs w:val="20"/>
              </w:rPr>
              <w:t xml:space="preserve">excessive or </w:t>
            </w:r>
            <w:r w:rsidRPr="001639A7">
              <w:rPr>
                <w:caps w:val="0"/>
                <w:color w:val="4D4D4C"/>
                <w:sz w:val="20"/>
                <w:szCs w:val="20"/>
              </w:rPr>
              <w:t>inadequate use of veterinary medicines?</w:t>
            </w:r>
          </w:p>
        </w:tc>
        <w:tc>
          <w:tcPr>
            <w:tcW w:w="953" w:type="pct"/>
            <w:tcBorders>
              <w:top w:val="single" w:sz="4" w:space="0" w:color="auto"/>
              <w:left w:val="single" w:sz="4" w:space="0" w:color="auto"/>
              <w:bottom w:val="single" w:sz="4" w:space="0" w:color="auto"/>
            </w:tcBorders>
          </w:tcPr>
          <w:p w14:paraId="7A9F719F"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82713097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1D6D5E0" w14:textId="77777777" w:rsidR="001D5826" w:rsidRPr="00B97128" w:rsidRDefault="00620877"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20760819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1551DC6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63831DD" w14:textId="77777777" w:rsidR="001D5826" w:rsidRPr="004C6215"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P.9.9.4 |</w:t>
            </w:r>
          </w:p>
        </w:tc>
        <w:tc>
          <w:tcPr>
            <w:tcW w:w="3285" w:type="pct"/>
            <w:tcBorders>
              <w:top w:val="single" w:sz="4" w:space="0" w:color="auto"/>
              <w:left w:val="single" w:sz="4" w:space="0" w:color="auto"/>
              <w:bottom w:val="single" w:sz="4" w:space="0" w:color="auto"/>
              <w:right w:val="single" w:sz="4" w:space="0" w:color="auto"/>
            </w:tcBorders>
          </w:tcPr>
          <w:p w14:paraId="54DDA44E" w14:textId="77777777" w:rsidR="001D5826" w:rsidRDefault="001D5826" w:rsidP="00992AF1">
            <w:pPr>
              <w:pStyle w:val="TablesHeadingGSCyan"/>
              <w:framePr w:hSpace="0" w:wrap="auto" w:vAnchor="margin" w:hAnchor="text" w:yAlign="inline"/>
            </w:pPr>
            <w:r w:rsidRPr="000D1D98">
              <w:rPr>
                <w:caps w:val="0"/>
                <w:color w:val="4D4D4C"/>
                <w:sz w:val="20"/>
                <w:szCs w:val="20"/>
              </w:rPr>
              <w:t>Does the project involve the risk of administering synthetic growth promoters, including hormones?</w:t>
            </w:r>
          </w:p>
        </w:tc>
        <w:tc>
          <w:tcPr>
            <w:tcW w:w="953" w:type="pct"/>
            <w:tcBorders>
              <w:top w:val="single" w:sz="4" w:space="0" w:color="auto"/>
              <w:left w:val="single" w:sz="4" w:space="0" w:color="auto"/>
              <w:bottom w:val="single" w:sz="4" w:space="0" w:color="auto"/>
            </w:tcBorders>
          </w:tcPr>
          <w:p w14:paraId="55F526F1"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73559433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8E3C6E4" w14:textId="77777777" w:rsidR="001D5826" w:rsidRPr="00B97128" w:rsidRDefault="00620877"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95558716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08387A9D" w14:textId="77777777" w:rsidTr="00992AF1">
        <w:trPr>
          <w:trHeight w:val="364"/>
        </w:trPr>
        <w:tc>
          <w:tcPr>
            <w:tcW w:w="5000" w:type="pct"/>
            <w:gridSpan w:val="3"/>
            <w:tcBorders>
              <w:top w:val="single" w:sz="4" w:space="0" w:color="auto"/>
              <w:bottom w:val="single" w:sz="4" w:space="0" w:color="auto"/>
            </w:tcBorders>
            <w:noWrap/>
            <w:vAlign w:val="top"/>
          </w:tcPr>
          <w:p w14:paraId="0081A235"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78419F57"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9C484B7"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 xml:space="preserve">The project will not involve any risks to </w:t>
            </w:r>
            <w:proofErr w:type="gramStart"/>
            <w:r w:rsidRPr="00C618E9">
              <w:rPr>
                <w:i/>
                <w:iCs/>
                <w:caps w:val="0"/>
                <w:color w:val="4D4D4C"/>
                <w:sz w:val="20"/>
                <w:szCs w:val="20"/>
              </w:rPr>
              <w:t>animals</w:t>
            </w:r>
            <w:proofErr w:type="gramEnd"/>
            <w:r w:rsidRPr="00C618E9">
              <w:rPr>
                <w:i/>
                <w:iCs/>
                <w:caps w:val="0"/>
                <w:color w:val="4D4D4C"/>
                <w:sz w:val="20"/>
                <w:szCs w:val="20"/>
              </w:rPr>
              <w:t xml:space="preserve"> welfare. The project</w:t>
            </w:r>
          </w:p>
          <w:p w14:paraId="03246838"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development does not involve animals or risks to them.</w:t>
            </w:r>
          </w:p>
          <w:p w14:paraId="26BECE4A" w14:textId="77777777" w:rsidR="001D5826" w:rsidRDefault="001D5826" w:rsidP="00992AF1">
            <w:pPr>
              <w:pStyle w:val="TablesHeadingGSCyan"/>
              <w:framePr w:hSpace="0" w:wrap="auto" w:vAnchor="margin" w:hAnchor="text" w:yAlign="inline"/>
              <w:spacing w:line="276" w:lineRule="auto"/>
              <w:rPr>
                <w:rStyle w:val="SmartLink1"/>
                <w:color w:val="515151" w:themeColor="text1"/>
              </w:rPr>
            </w:pPr>
          </w:p>
          <w:p w14:paraId="00FCAB3B" w14:textId="77777777" w:rsidR="001D5826" w:rsidRPr="00A53C1C" w:rsidRDefault="001D5826" w:rsidP="00992AF1"/>
        </w:tc>
      </w:tr>
      <w:tr w:rsidR="001D5826" w:rsidRPr="005E36C8" w14:paraId="50E2B2D8" w14:textId="77777777" w:rsidTr="00992AF1">
        <w:trPr>
          <w:trHeight w:val="364"/>
        </w:trPr>
        <w:tc>
          <w:tcPr>
            <w:tcW w:w="5000" w:type="pct"/>
            <w:gridSpan w:val="3"/>
            <w:tcBorders>
              <w:top w:val="single" w:sz="4" w:space="0" w:color="auto"/>
              <w:bottom w:val="single" w:sz="4" w:space="0" w:color="auto"/>
            </w:tcBorders>
            <w:noWrap/>
            <w:vAlign w:val="top"/>
          </w:tcPr>
          <w:p w14:paraId="088AD38E" w14:textId="77777777" w:rsidR="001D5826" w:rsidRPr="005E36C8" w:rsidRDefault="001D5826" w:rsidP="00992AF1">
            <w:pPr>
              <w:rPr>
                <w:caps/>
                <w:sz w:val="20"/>
                <w:szCs w:val="20"/>
              </w:rPr>
            </w:pPr>
            <w:r w:rsidRPr="002D52A6">
              <w:rPr>
                <w:color w:val="00B9BD" w:themeColor="accent1"/>
                <w:sz w:val="20"/>
                <w:szCs w:val="22"/>
              </w:rPr>
              <w:lastRenderedPageBreak/>
              <w:t>Would the project involve or lead to:</w:t>
            </w:r>
          </w:p>
        </w:tc>
      </w:tr>
      <w:tr w:rsidR="001D5826" w:rsidRPr="005E36C8" w14:paraId="5A19FE8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3F3F484"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0858BE">
              <w:rPr>
                <w:rStyle w:val="SmartLink1"/>
                <w:sz w:val="20"/>
              </w:rPr>
              <w:t>P.9.9.1 |</w:t>
            </w:r>
          </w:p>
        </w:tc>
        <w:tc>
          <w:tcPr>
            <w:tcW w:w="3285" w:type="pct"/>
            <w:tcBorders>
              <w:top w:val="single" w:sz="4" w:space="0" w:color="auto"/>
              <w:bottom w:val="single" w:sz="4" w:space="0" w:color="auto"/>
              <w:right w:val="single" w:sz="4" w:space="0" w:color="auto"/>
            </w:tcBorders>
            <w:vAlign w:val="top"/>
          </w:tcPr>
          <w:p w14:paraId="60F842F1"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animal husbandry or harvesting of fish populations or other aquatic species?</w:t>
            </w:r>
            <w:r w:rsidRPr="005E36C8">
              <w:rPr>
                <w:caps w:val="0"/>
                <w:color w:val="4D4D4C"/>
                <w:sz w:val="20"/>
                <w:szCs w:val="20"/>
                <w:vertAlign w:val="superscript"/>
              </w:rPr>
              <w:footnoteReference w:id="23"/>
            </w:r>
          </w:p>
        </w:tc>
        <w:tc>
          <w:tcPr>
            <w:tcW w:w="953" w:type="pct"/>
            <w:tcBorders>
              <w:top w:val="single" w:sz="4" w:space="0" w:color="auto"/>
              <w:left w:val="single" w:sz="4" w:space="0" w:color="auto"/>
              <w:bottom w:val="single" w:sz="4" w:space="0" w:color="auto"/>
            </w:tcBorders>
            <w:vAlign w:val="top"/>
          </w:tcPr>
          <w:p w14:paraId="2F2D1355"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18806920"/>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6F4B806A" w14:textId="77777777" w:rsidR="001D5826" w:rsidRPr="00B97128" w:rsidDel="00FB5485" w:rsidRDefault="00620877" w:rsidP="00992AF1">
            <w:pPr>
              <w:rPr>
                <w:color w:val="auto"/>
              </w:rPr>
            </w:pPr>
            <w:sdt>
              <w:sdtPr>
                <w:rPr>
                  <w:caps/>
                  <w:color w:val="auto"/>
                  <w:sz w:val="20"/>
                  <w:szCs w:val="20"/>
                </w:rPr>
                <w:id w:val="-186296954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3E8A48DC"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6750459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7EC9E62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247773C" w14:textId="77777777" w:rsidR="001D5826" w:rsidRPr="005E36C8" w:rsidRDefault="001D5826" w:rsidP="00992AF1">
            <w:pPr>
              <w:pStyle w:val="TablesHeadingGSCyan"/>
              <w:framePr w:hSpace="0" w:wrap="auto" w:vAnchor="margin" w:hAnchor="text" w:yAlign="inline"/>
              <w:rPr>
                <w:caps w:val="0"/>
                <w:color w:val="4D4D4C"/>
                <w:sz w:val="20"/>
                <w:szCs w:val="22"/>
              </w:rPr>
            </w:pPr>
            <w:r w:rsidRPr="000858BE">
              <w:rPr>
                <w:rStyle w:val="SmartLink1"/>
                <w:sz w:val="20"/>
              </w:rPr>
              <w:t>P.9.9.1 |</w:t>
            </w:r>
          </w:p>
        </w:tc>
        <w:tc>
          <w:tcPr>
            <w:tcW w:w="3285" w:type="pct"/>
            <w:tcBorders>
              <w:top w:val="single" w:sz="4" w:space="0" w:color="auto"/>
              <w:bottom w:val="single" w:sz="4" w:space="0" w:color="auto"/>
              <w:right w:val="single" w:sz="4" w:space="0" w:color="auto"/>
            </w:tcBorders>
            <w:vAlign w:val="top"/>
          </w:tcPr>
          <w:p w14:paraId="7AB616FA"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limiting access for animals to basic needs like drinking water, adequate food, daylight, appropriate shelter etc.?</w:t>
            </w:r>
          </w:p>
        </w:tc>
        <w:tc>
          <w:tcPr>
            <w:tcW w:w="953" w:type="pct"/>
            <w:tcBorders>
              <w:top w:val="single" w:sz="4" w:space="0" w:color="auto"/>
              <w:left w:val="single" w:sz="4" w:space="0" w:color="auto"/>
              <w:bottom w:val="single" w:sz="4" w:space="0" w:color="auto"/>
            </w:tcBorders>
            <w:vAlign w:val="top"/>
          </w:tcPr>
          <w:p w14:paraId="369C8163"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974971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D1C8384" w14:textId="77777777" w:rsidR="001D5826" w:rsidRPr="00B97128" w:rsidDel="00FB5485" w:rsidRDefault="00620877" w:rsidP="00992AF1">
            <w:pPr>
              <w:rPr>
                <w:color w:val="auto"/>
              </w:rPr>
            </w:pPr>
            <w:sdt>
              <w:sdtPr>
                <w:rPr>
                  <w:caps/>
                  <w:color w:val="auto"/>
                  <w:sz w:val="20"/>
                  <w:szCs w:val="20"/>
                </w:rPr>
                <w:id w:val="152405177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39EE1C8B"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9618676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7C6BD30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290127C"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P.9.9.3 |</w:t>
            </w:r>
          </w:p>
        </w:tc>
        <w:tc>
          <w:tcPr>
            <w:tcW w:w="3285" w:type="pct"/>
            <w:tcBorders>
              <w:top w:val="single" w:sz="4" w:space="0" w:color="auto"/>
              <w:bottom w:val="single" w:sz="4" w:space="0" w:color="auto"/>
              <w:right w:val="single" w:sz="4" w:space="0" w:color="auto"/>
            </w:tcBorders>
            <w:vAlign w:val="top"/>
          </w:tcPr>
          <w:p w14:paraId="0C21D320"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inadequate </w:t>
            </w:r>
            <w:r w:rsidRPr="00FE2867">
              <w:rPr>
                <w:caps w:val="0"/>
                <w:color w:val="4D4D4C"/>
                <w:sz w:val="20"/>
                <w:szCs w:val="20"/>
              </w:rPr>
              <w:t>measures to isolate sick animals and control the spread of disease, especially zoonotic diseases?</w:t>
            </w:r>
            <w:r>
              <w:rPr>
                <w:caps w:val="0"/>
                <w:color w:val="4D4D4C"/>
                <w:sz w:val="20"/>
                <w:szCs w:val="20"/>
              </w:rPr>
              <w:t xml:space="preserve"> </w:t>
            </w:r>
          </w:p>
        </w:tc>
        <w:tc>
          <w:tcPr>
            <w:tcW w:w="953" w:type="pct"/>
            <w:tcBorders>
              <w:top w:val="single" w:sz="4" w:space="0" w:color="auto"/>
              <w:left w:val="single" w:sz="4" w:space="0" w:color="auto"/>
              <w:bottom w:val="single" w:sz="4" w:space="0" w:color="auto"/>
            </w:tcBorders>
            <w:vAlign w:val="top"/>
          </w:tcPr>
          <w:p w14:paraId="08AD2F52"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6937280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76FD1535" w14:textId="77777777" w:rsidR="001D5826" w:rsidRPr="00B97128" w:rsidDel="00FB5485" w:rsidRDefault="00620877" w:rsidP="00992AF1">
            <w:pPr>
              <w:rPr>
                <w:color w:val="auto"/>
              </w:rPr>
            </w:pPr>
            <w:sdt>
              <w:sdtPr>
                <w:rPr>
                  <w:caps/>
                  <w:color w:val="auto"/>
                  <w:sz w:val="20"/>
                  <w:szCs w:val="20"/>
                </w:rPr>
                <w:id w:val="209296487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662389D6"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9353400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01C44C9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F8C5A4F"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P.9.9.5 |</w:t>
            </w:r>
          </w:p>
        </w:tc>
        <w:tc>
          <w:tcPr>
            <w:tcW w:w="3285" w:type="pct"/>
            <w:tcBorders>
              <w:top w:val="single" w:sz="4" w:space="0" w:color="auto"/>
              <w:bottom w:val="single" w:sz="4" w:space="0" w:color="auto"/>
              <w:right w:val="single" w:sz="4" w:space="0" w:color="auto"/>
            </w:tcBorders>
            <w:vAlign w:val="top"/>
          </w:tcPr>
          <w:p w14:paraId="567178B7"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inadequate </w:t>
            </w:r>
            <w:r w:rsidRPr="00FE2867">
              <w:rPr>
                <w:caps w:val="0"/>
                <w:color w:val="4D4D4C"/>
                <w:sz w:val="20"/>
                <w:szCs w:val="20"/>
              </w:rPr>
              <w:t>low-stress methods, equipment, and facilities that facilitate calm animal movement.</w:t>
            </w:r>
          </w:p>
        </w:tc>
        <w:tc>
          <w:tcPr>
            <w:tcW w:w="953" w:type="pct"/>
            <w:tcBorders>
              <w:top w:val="single" w:sz="4" w:space="0" w:color="auto"/>
              <w:left w:val="single" w:sz="4" w:space="0" w:color="auto"/>
              <w:bottom w:val="single" w:sz="4" w:space="0" w:color="auto"/>
            </w:tcBorders>
            <w:vAlign w:val="top"/>
          </w:tcPr>
          <w:p w14:paraId="5A30F386"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4142026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2FB3CDD" w14:textId="77777777" w:rsidR="001D5826" w:rsidRPr="00B97128" w:rsidDel="00FB5485" w:rsidRDefault="00620877" w:rsidP="00992AF1">
            <w:pPr>
              <w:rPr>
                <w:color w:val="auto"/>
              </w:rPr>
            </w:pPr>
            <w:sdt>
              <w:sdtPr>
                <w:rPr>
                  <w:caps/>
                  <w:color w:val="auto"/>
                  <w:sz w:val="20"/>
                  <w:szCs w:val="20"/>
                </w:rPr>
                <w:id w:val="118724432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1B5AB451"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7914796"/>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6180CB8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2BAE311"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P.9.9.6 |</w:t>
            </w:r>
          </w:p>
        </w:tc>
        <w:tc>
          <w:tcPr>
            <w:tcW w:w="3285" w:type="pct"/>
            <w:tcBorders>
              <w:top w:val="single" w:sz="4" w:space="0" w:color="auto"/>
              <w:bottom w:val="single" w:sz="4" w:space="0" w:color="auto"/>
              <w:right w:val="single" w:sz="4" w:space="0" w:color="auto"/>
            </w:tcBorders>
            <w:vAlign w:val="top"/>
          </w:tcPr>
          <w:p w14:paraId="36A5F572" w14:textId="77777777" w:rsidR="001D5826" w:rsidRDefault="001D5826" w:rsidP="00992AF1">
            <w:pPr>
              <w:pStyle w:val="TablesHeadingGSCyan"/>
              <w:framePr w:hSpace="0" w:wrap="auto" w:vAnchor="margin" w:hAnchor="text" w:yAlign="inline"/>
            </w:pPr>
            <w:r>
              <w:rPr>
                <w:caps w:val="0"/>
                <w:color w:val="4D4D4C"/>
                <w:sz w:val="20"/>
                <w:szCs w:val="20"/>
              </w:rPr>
              <w:t xml:space="preserve">inadequate </w:t>
            </w:r>
            <w:r w:rsidRPr="00D97AEF">
              <w:rPr>
                <w:caps w:val="0"/>
                <w:color w:val="4D4D4C"/>
                <w:sz w:val="20"/>
                <w:szCs w:val="20"/>
              </w:rPr>
              <w:t>measures to ensure that animals are exposed to the least stress possible during transportation and slaughtering?</w:t>
            </w:r>
          </w:p>
        </w:tc>
        <w:tc>
          <w:tcPr>
            <w:tcW w:w="953" w:type="pct"/>
            <w:tcBorders>
              <w:top w:val="single" w:sz="4" w:space="0" w:color="auto"/>
              <w:left w:val="single" w:sz="4" w:space="0" w:color="auto"/>
              <w:bottom w:val="single" w:sz="4" w:space="0" w:color="auto"/>
            </w:tcBorders>
            <w:vAlign w:val="top"/>
          </w:tcPr>
          <w:p w14:paraId="17C5E0F8"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2735861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1D5459AC" w14:textId="77777777" w:rsidR="001D5826" w:rsidRPr="00B97128" w:rsidDel="00FB5485" w:rsidRDefault="00620877" w:rsidP="00992AF1">
            <w:pPr>
              <w:rPr>
                <w:color w:val="auto"/>
              </w:rPr>
            </w:pPr>
            <w:sdt>
              <w:sdtPr>
                <w:rPr>
                  <w:caps/>
                  <w:color w:val="auto"/>
                  <w:sz w:val="20"/>
                  <w:szCs w:val="20"/>
                </w:rPr>
                <w:id w:val="-8554576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4800CB37"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9337232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9CF4B6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50BFB7E"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P.9.9.7 |</w:t>
            </w:r>
          </w:p>
        </w:tc>
        <w:tc>
          <w:tcPr>
            <w:tcW w:w="3285" w:type="pct"/>
            <w:tcBorders>
              <w:top w:val="single" w:sz="4" w:space="0" w:color="auto"/>
              <w:bottom w:val="single" w:sz="4" w:space="0" w:color="auto"/>
              <w:right w:val="single" w:sz="4" w:space="0" w:color="auto"/>
            </w:tcBorders>
            <w:vAlign w:val="top"/>
          </w:tcPr>
          <w:p w14:paraId="57BBCC44" w14:textId="77777777" w:rsidR="001D5826" w:rsidRPr="00D97AEF"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inappropriate spacing </w:t>
            </w:r>
            <w:r w:rsidRPr="004B64AD">
              <w:rPr>
                <w:caps w:val="0"/>
                <w:color w:val="4D4D4C"/>
                <w:sz w:val="20"/>
                <w:szCs w:val="20"/>
              </w:rPr>
              <w:t>per animal and stocking rates per land unit</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5A982F15"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0494592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1B53256D" w14:textId="77777777" w:rsidR="001D5826" w:rsidRPr="00B97128" w:rsidDel="00FB5485" w:rsidRDefault="00620877" w:rsidP="00992AF1">
            <w:pPr>
              <w:rPr>
                <w:color w:val="auto"/>
              </w:rPr>
            </w:pPr>
            <w:sdt>
              <w:sdtPr>
                <w:rPr>
                  <w:caps/>
                  <w:color w:val="auto"/>
                  <w:sz w:val="20"/>
                  <w:szCs w:val="20"/>
                </w:rPr>
                <w:id w:val="-21226545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5FCF968B"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3147465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C65BCB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08D9B3E"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P.9.9.8 |</w:t>
            </w:r>
          </w:p>
        </w:tc>
        <w:tc>
          <w:tcPr>
            <w:tcW w:w="3285" w:type="pct"/>
            <w:tcBorders>
              <w:top w:val="single" w:sz="4" w:space="0" w:color="auto"/>
              <w:bottom w:val="single" w:sz="4" w:space="0" w:color="auto"/>
              <w:right w:val="single" w:sz="4" w:space="0" w:color="auto"/>
            </w:tcBorders>
            <w:vAlign w:val="top"/>
          </w:tcPr>
          <w:p w14:paraId="33898306" w14:textId="77777777" w:rsidR="001D5826" w:rsidRDefault="001D5826" w:rsidP="00992AF1">
            <w:pPr>
              <w:pStyle w:val="TablesHeadingGSCyan"/>
              <w:framePr w:hSpace="0" w:wrap="auto" w:vAnchor="margin" w:hAnchor="text" w:yAlign="inline"/>
            </w:pPr>
            <w:r>
              <w:rPr>
                <w:caps w:val="0"/>
                <w:color w:val="4D4D4C"/>
                <w:sz w:val="20"/>
                <w:szCs w:val="20"/>
              </w:rPr>
              <w:t>inadequate</w:t>
            </w:r>
            <w:r w:rsidRPr="00E57B69">
              <w:rPr>
                <w:caps w:val="0"/>
                <w:color w:val="4D4D4C"/>
                <w:sz w:val="20"/>
                <w:szCs w:val="20"/>
              </w:rPr>
              <w:t xml:space="preserve"> measures to address the specific needs of aquatic animals?</w:t>
            </w:r>
          </w:p>
        </w:tc>
        <w:tc>
          <w:tcPr>
            <w:tcW w:w="953" w:type="pct"/>
            <w:tcBorders>
              <w:top w:val="single" w:sz="4" w:space="0" w:color="auto"/>
              <w:left w:val="single" w:sz="4" w:space="0" w:color="auto"/>
              <w:bottom w:val="single" w:sz="4" w:space="0" w:color="auto"/>
            </w:tcBorders>
            <w:vAlign w:val="top"/>
          </w:tcPr>
          <w:p w14:paraId="3D744D6E"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3258880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1CB3D0B" w14:textId="77777777" w:rsidR="001D5826" w:rsidRPr="00B97128" w:rsidDel="00FB5485" w:rsidRDefault="00620877" w:rsidP="00992AF1">
            <w:pPr>
              <w:rPr>
                <w:color w:val="auto"/>
              </w:rPr>
            </w:pPr>
            <w:sdt>
              <w:sdtPr>
                <w:rPr>
                  <w:caps/>
                  <w:color w:val="auto"/>
                  <w:sz w:val="20"/>
                  <w:szCs w:val="20"/>
                </w:rPr>
                <w:id w:val="102228055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5CF19ECB"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8950574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4F078D4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606AD8D"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P.9.9.9 | P.9.9.10 |</w:t>
            </w:r>
          </w:p>
        </w:tc>
        <w:tc>
          <w:tcPr>
            <w:tcW w:w="3285" w:type="pct"/>
            <w:tcBorders>
              <w:top w:val="single" w:sz="4" w:space="0" w:color="auto"/>
              <w:bottom w:val="single" w:sz="4" w:space="0" w:color="auto"/>
              <w:right w:val="single" w:sz="4" w:space="0" w:color="auto"/>
            </w:tcBorders>
            <w:vAlign w:val="top"/>
          </w:tcPr>
          <w:p w14:paraId="693CBC9B" w14:textId="77777777" w:rsidR="001D5826" w:rsidRPr="00A3549E" w:rsidRDefault="001D5826" w:rsidP="00992AF1">
            <w:pPr>
              <w:pStyle w:val="TablesHeadingGSCyan"/>
              <w:framePr w:hSpace="0" w:wrap="auto" w:vAnchor="margin" w:hAnchor="text" w:yAlign="inline"/>
              <w:rPr>
                <w:caps w:val="0"/>
                <w:color w:val="4D4D4C"/>
                <w:sz w:val="20"/>
                <w:szCs w:val="20"/>
              </w:rPr>
            </w:pPr>
            <w:r w:rsidRPr="00A3549E">
              <w:rPr>
                <w:caps w:val="0"/>
                <w:color w:val="4D4D4C"/>
                <w:sz w:val="20"/>
                <w:szCs w:val="20"/>
              </w:rPr>
              <w:t>primary production of living natural resources such as animal husbandry, aquaculture, and fisheries?</w:t>
            </w:r>
          </w:p>
          <w:p w14:paraId="5A1C83F6" w14:textId="77777777" w:rsidR="001D5826" w:rsidRPr="00A3549E" w:rsidRDefault="001D5826" w:rsidP="00992AF1">
            <w:pPr>
              <w:pStyle w:val="TablesHeadingGSCyan"/>
              <w:framePr w:hSpace="0" w:wrap="auto" w:vAnchor="margin" w:hAnchor="text" w:yAlign="inline"/>
              <w:rPr>
                <w:caps w:val="0"/>
                <w:color w:val="4D4D4C"/>
                <w:sz w:val="20"/>
                <w:szCs w:val="20"/>
              </w:rPr>
            </w:pPr>
          </w:p>
          <w:p w14:paraId="12FF65A9" w14:textId="77777777" w:rsidR="001D5826" w:rsidRPr="006D1DD8" w:rsidRDefault="001D5826" w:rsidP="00992AF1">
            <w:pPr>
              <w:pStyle w:val="TablesHeadingGSCyan"/>
              <w:framePr w:hSpace="0" w:wrap="auto" w:vAnchor="margin" w:hAnchor="text" w:yAlign="inline"/>
              <w:rPr>
                <w:caps w:val="0"/>
                <w:color w:val="4D4D4C"/>
                <w:sz w:val="20"/>
                <w:szCs w:val="20"/>
              </w:rPr>
            </w:pPr>
            <w:r w:rsidRPr="00A3549E">
              <w:rPr>
                <w:caps w:val="0"/>
                <w:color w:val="4D4D4C"/>
                <w:sz w:val="20"/>
                <w:szCs w:val="20"/>
              </w:rPr>
              <w:t>If the answer is yes, implement industry-standard sustainable management practices</w:t>
            </w:r>
            <w:r>
              <w:rPr>
                <w:caps w:val="0"/>
                <w:color w:val="4D4D4C"/>
                <w:sz w:val="20"/>
                <w:szCs w:val="20"/>
              </w:rPr>
              <w:t xml:space="preserve"> in line </w:t>
            </w:r>
            <w:proofErr w:type="gramStart"/>
            <w:r>
              <w:rPr>
                <w:caps w:val="0"/>
                <w:color w:val="4D4D4C"/>
                <w:sz w:val="20"/>
                <w:szCs w:val="20"/>
              </w:rPr>
              <w:t xml:space="preserve">with </w:t>
            </w:r>
            <w:r w:rsidRPr="00452FFC">
              <w:rPr>
                <w:caps w:val="0"/>
                <w:color w:val="4D4D4C"/>
                <w:sz w:val="20"/>
                <w:szCs w:val="20"/>
              </w:rPr>
              <w:t>to</w:t>
            </w:r>
            <w:proofErr w:type="gramEnd"/>
            <w:r w:rsidRPr="00452FFC">
              <w:rPr>
                <w:caps w:val="0"/>
                <w:color w:val="4D4D4C"/>
                <w:sz w:val="20"/>
                <w:szCs w:val="20"/>
              </w:rPr>
              <w:t xml:space="preserve"> one or more relevant and credible standards </w:t>
            </w:r>
            <w:r w:rsidRPr="00A3549E">
              <w:rPr>
                <w:caps w:val="0"/>
                <w:color w:val="4D4D4C"/>
                <w:sz w:val="20"/>
                <w:szCs w:val="20"/>
              </w:rPr>
              <w:t xml:space="preserve">and </w:t>
            </w:r>
            <w:proofErr w:type="spellStart"/>
            <w:r w:rsidRPr="00A3549E">
              <w:rPr>
                <w:caps w:val="0"/>
                <w:color w:val="4D4D4C"/>
                <w:sz w:val="20"/>
                <w:szCs w:val="20"/>
              </w:rPr>
              <w:t>utili</w:t>
            </w:r>
            <w:r>
              <w:rPr>
                <w:caps w:val="0"/>
                <w:color w:val="4D4D4C"/>
                <w:sz w:val="20"/>
                <w:szCs w:val="20"/>
              </w:rPr>
              <w:t>s</w:t>
            </w:r>
            <w:r w:rsidRPr="00A3549E">
              <w:rPr>
                <w:caps w:val="0"/>
                <w:color w:val="4D4D4C"/>
                <w:sz w:val="20"/>
                <w:szCs w:val="20"/>
              </w:rPr>
              <w:t>e</w:t>
            </w:r>
            <w:proofErr w:type="spellEnd"/>
            <w:r w:rsidRPr="00A3549E">
              <w:rPr>
                <w:caps w:val="0"/>
                <w:color w:val="4D4D4C"/>
                <w:sz w:val="20"/>
                <w:szCs w:val="20"/>
              </w:rPr>
              <w:t xml:space="preserve"> available technologies.</w:t>
            </w:r>
          </w:p>
        </w:tc>
        <w:tc>
          <w:tcPr>
            <w:tcW w:w="953" w:type="pct"/>
            <w:tcBorders>
              <w:top w:val="single" w:sz="4" w:space="0" w:color="auto"/>
              <w:left w:val="single" w:sz="4" w:space="0" w:color="auto"/>
              <w:bottom w:val="single" w:sz="4" w:space="0" w:color="auto"/>
            </w:tcBorders>
            <w:vAlign w:val="top"/>
          </w:tcPr>
          <w:p w14:paraId="6AEBD072"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8720154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73A88D43" w14:textId="77777777" w:rsidR="001D5826" w:rsidRPr="00B97128" w:rsidDel="00FB5485" w:rsidRDefault="00620877" w:rsidP="00992AF1">
            <w:pPr>
              <w:rPr>
                <w:color w:val="auto"/>
              </w:rPr>
            </w:pPr>
            <w:sdt>
              <w:sdtPr>
                <w:rPr>
                  <w:caps/>
                  <w:color w:val="auto"/>
                  <w:sz w:val="20"/>
                  <w:szCs w:val="20"/>
                </w:rPr>
                <w:id w:val="-1169396473"/>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24403A41"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245409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4513B610" w14:textId="77777777" w:rsidTr="00992AF1">
        <w:trPr>
          <w:trHeight w:val="364"/>
        </w:trPr>
        <w:tc>
          <w:tcPr>
            <w:tcW w:w="5000" w:type="pct"/>
            <w:gridSpan w:val="3"/>
            <w:tcBorders>
              <w:top w:val="single" w:sz="4" w:space="0" w:color="auto"/>
              <w:bottom w:val="single" w:sz="4" w:space="0" w:color="auto"/>
            </w:tcBorders>
            <w:noWrap/>
            <w:vAlign w:val="top"/>
          </w:tcPr>
          <w:p w14:paraId="6FC3C970"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 xml:space="preserve">the above </w:t>
            </w:r>
            <w:proofErr w:type="gramStart"/>
            <w:r w:rsidRPr="00FB2690">
              <w:rPr>
                <w:caps w:val="0"/>
                <w:sz w:val="20"/>
                <w:szCs w:val="22"/>
              </w:rPr>
              <w:t>question</w:t>
            </w:r>
            <w:proofErr w:type="gramEnd"/>
            <w:r w:rsidRPr="00FB2690">
              <w:rPr>
                <w:caps w:val="0"/>
                <w:sz w:val="20"/>
                <w:szCs w:val="22"/>
              </w:rPr>
              <w:t>, please provide a brief description of the project situation below. Also, provide justification and/or evidence as necessary to demonstrate compliance with applicable requirements.</w:t>
            </w:r>
          </w:p>
        </w:tc>
      </w:tr>
      <w:tr w:rsidR="001D5826" w:rsidRPr="005E36C8" w14:paraId="4876BC34"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03C5EB4"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has no direct relation to the treatment or breeding of</w:t>
            </w:r>
          </w:p>
          <w:p w14:paraId="4709DF87"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animals as per the project activity</w:t>
            </w:r>
          </w:p>
          <w:p w14:paraId="60D12A76"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p>
          <w:p w14:paraId="5356EAB3" w14:textId="77777777" w:rsidR="001D5826" w:rsidRPr="00773890" w:rsidRDefault="001D5826" w:rsidP="00992AF1"/>
        </w:tc>
      </w:tr>
      <w:tr w:rsidR="001D5826" w:rsidRPr="000825D8" w14:paraId="54B55FB7" w14:textId="77777777" w:rsidTr="00992AF1">
        <w:trPr>
          <w:trHeight w:val="364"/>
        </w:trPr>
        <w:tc>
          <w:tcPr>
            <w:tcW w:w="5000" w:type="pct"/>
            <w:gridSpan w:val="3"/>
            <w:tcBorders>
              <w:top w:val="single" w:sz="4" w:space="0" w:color="auto"/>
              <w:bottom w:val="single" w:sz="4" w:space="0" w:color="auto"/>
            </w:tcBorders>
            <w:noWrap/>
            <w:vAlign w:val="top"/>
          </w:tcPr>
          <w:p w14:paraId="0E1EF54E" w14:textId="77777777" w:rsidR="001D5826" w:rsidRPr="000825D8" w:rsidRDefault="001D5826" w:rsidP="00992AF1">
            <w:pPr>
              <w:pStyle w:val="TablesHeadingGSCyan"/>
              <w:framePr w:hSpace="0" w:wrap="auto" w:vAnchor="margin" w:hAnchor="text" w:yAlign="inline"/>
              <w:spacing w:line="276" w:lineRule="auto"/>
              <w:rPr>
                <w:i/>
                <w:iCs/>
                <w:caps w:val="0"/>
                <w:color w:val="4D4D4C"/>
                <w:sz w:val="20"/>
                <w:szCs w:val="20"/>
              </w:rPr>
            </w:pPr>
            <w:r w:rsidRPr="00E36AE4">
              <w:rPr>
                <w:rStyle w:val="SmartLink1"/>
              </w:rPr>
              <w:lastRenderedPageBreak/>
              <w:t>P.9.10 |High Conservation Value Areas and Critical Habitats</w:t>
            </w:r>
          </w:p>
        </w:tc>
      </w:tr>
      <w:tr w:rsidR="001D5826" w:rsidRPr="000825D8" w14:paraId="198943E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D25DA07" w14:textId="77777777" w:rsidR="001D5826" w:rsidRPr="0080675F" w:rsidRDefault="001D5826" w:rsidP="00992AF1">
            <w:pPr>
              <w:pStyle w:val="TablesHeadingGSCyan"/>
              <w:framePr w:hSpace="0" w:wrap="auto" w:vAnchor="margin" w:hAnchor="text" w:yAlign="inline"/>
              <w:spacing w:line="276" w:lineRule="auto"/>
              <w:rPr>
                <w:rStyle w:val="SmartLink1"/>
                <w:sz w:val="20"/>
                <w:szCs w:val="22"/>
              </w:rPr>
            </w:pPr>
            <w:r w:rsidRPr="0080675F">
              <w:rPr>
                <w:rStyle w:val="SmartLink1"/>
                <w:sz w:val="20"/>
                <w:szCs w:val="22"/>
              </w:rPr>
              <w:t>P.9.10.1 |</w:t>
            </w:r>
          </w:p>
        </w:tc>
        <w:tc>
          <w:tcPr>
            <w:tcW w:w="3285" w:type="pct"/>
            <w:tcBorders>
              <w:top w:val="single" w:sz="4" w:space="0" w:color="auto"/>
              <w:left w:val="single" w:sz="4" w:space="0" w:color="auto"/>
              <w:bottom w:val="single" w:sz="4" w:space="0" w:color="auto"/>
              <w:right w:val="single" w:sz="4" w:space="0" w:color="auto"/>
            </w:tcBorders>
          </w:tcPr>
          <w:p w14:paraId="402A239F" w14:textId="77777777" w:rsidR="001D5826" w:rsidRPr="00B110FE" w:rsidRDefault="001D5826" w:rsidP="00992AF1">
            <w:pPr>
              <w:pStyle w:val="TablesHeadingGSCyan"/>
              <w:framePr w:hSpace="0" w:wrap="auto" w:vAnchor="margin" w:hAnchor="text" w:yAlign="inline"/>
              <w:rPr>
                <w:caps w:val="0"/>
                <w:color w:val="4D4D4C"/>
                <w:sz w:val="20"/>
                <w:szCs w:val="20"/>
              </w:rPr>
            </w:pPr>
            <w:r w:rsidRPr="00B110FE">
              <w:rPr>
                <w:caps w:val="0"/>
                <w:color w:val="4D4D4C"/>
                <w:sz w:val="20"/>
                <w:szCs w:val="20"/>
              </w:rPr>
              <w:t>Does the project have the risk of negatively impacting HCV areas and/or critical habitats?</w:t>
            </w:r>
          </w:p>
        </w:tc>
        <w:tc>
          <w:tcPr>
            <w:tcW w:w="953" w:type="pct"/>
            <w:tcBorders>
              <w:top w:val="single" w:sz="4" w:space="0" w:color="auto"/>
              <w:left w:val="single" w:sz="4" w:space="0" w:color="auto"/>
              <w:bottom w:val="single" w:sz="4" w:space="0" w:color="auto"/>
            </w:tcBorders>
          </w:tcPr>
          <w:p w14:paraId="2BA565E0"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196812433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0342176C" w14:textId="77777777" w:rsidR="001D5826" w:rsidRPr="00B97128" w:rsidRDefault="00620877"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962110055"/>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601B9DF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1FFD60F" w14:textId="77777777" w:rsidR="001D5826" w:rsidRPr="0080675F" w:rsidRDefault="001D5826" w:rsidP="00992AF1">
            <w:pPr>
              <w:pStyle w:val="TablesHeadingGSCyan"/>
              <w:framePr w:hSpace="0" w:wrap="auto" w:vAnchor="margin" w:hAnchor="text" w:yAlign="inline"/>
              <w:spacing w:line="276" w:lineRule="auto"/>
              <w:rPr>
                <w:rStyle w:val="SmartLink1"/>
                <w:sz w:val="20"/>
                <w:szCs w:val="22"/>
              </w:rPr>
            </w:pPr>
            <w:r w:rsidRPr="0080675F">
              <w:rPr>
                <w:rStyle w:val="SmartLink1"/>
                <w:sz w:val="20"/>
                <w:szCs w:val="22"/>
              </w:rPr>
              <w:t>P.9.10.2 |</w:t>
            </w:r>
          </w:p>
        </w:tc>
        <w:tc>
          <w:tcPr>
            <w:tcW w:w="3285" w:type="pct"/>
            <w:tcBorders>
              <w:top w:val="single" w:sz="4" w:space="0" w:color="auto"/>
              <w:left w:val="single" w:sz="4" w:space="0" w:color="auto"/>
              <w:bottom w:val="single" w:sz="4" w:space="0" w:color="auto"/>
              <w:right w:val="single" w:sz="4" w:space="0" w:color="auto"/>
            </w:tcBorders>
          </w:tcPr>
          <w:p w14:paraId="0EC3CAB4" w14:textId="77777777" w:rsidR="001D5826" w:rsidRPr="00B110FE" w:rsidRDefault="001D5826" w:rsidP="00992AF1">
            <w:pPr>
              <w:pStyle w:val="TablesHeadingGSCyan"/>
              <w:framePr w:hSpace="0" w:wrap="auto" w:vAnchor="margin" w:hAnchor="text" w:yAlign="inline"/>
              <w:rPr>
                <w:caps w:val="0"/>
                <w:color w:val="4D4D4C"/>
                <w:sz w:val="20"/>
                <w:szCs w:val="20"/>
              </w:rPr>
            </w:pPr>
            <w:r w:rsidRPr="00B110FE">
              <w:rPr>
                <w:caps w:val="0"/>
                <w:color w:val="4D4D4C"/>
                <w:sz w:val="20"/>
                <w:szCs w:val="20"/>
              </w:rPr>
              <w:t>Does the project in the project area or area of downstream impacts have risks to the following: native tree patches, individual native trees, freshwater resources (including rivers, lakes, swamps, temporary water bodies, and wells), habitats of rare, threatened, and endangered species, and biodiversity-enhancing areas?</w:t>
            </w:r>
          </w:p>
        </w:tc>
        <w:tc>
          <w:tcPr>
            <w:tcW w:w="953" w:type="pct"/>
            <w:tcBorders>
              <w:top w:val="single" w:sz="4" w:space="0" w:color="auto"/>
              <w:left w:val="single" w:sz="4" w:space="0" w:color="auto"/>
              <w:bottom w:val="single" w:sz="4" w:space="0" w:color="auto"/>
            </w:tcBorders>
          </w:tcPr>
          <w:p w14:paraId="08441949" w14:textId="77777777" w:rsidR="001D5826" w:rsidRPr="00B97128" w:rsidDel="00FB5485" w:rsidRDefault="00620877" w:rsidP="00992AF1">
            <w:pPr>
              <w:pStyle w:val="TablesHeadingGSCyan"/>
              <w:framePr w:hSpace="0" w:wrap="auto" w:vAnchor="margin" w:hAnchor="text" w:yAlign="inline"/>
              <w:rPr>
                <w:caps w:val="0"/>
                <w:color w:val="auto"/>
                <w:sz w:val="20"/>
                <w:szCs w:val="20"/>
              </w:rPr>
            </w:pPr>
            <w:sdt>
              <w:sdtPr>
                <w:rPr>
                  <w:caps w:val="0"/>
                  <w:color w:val="auto"/>
                  <w:sz w:val="20"/>
                  <w:szCs w:val="20"/>
                </w:rPr>
                <w:id w:val="40450009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78ABA58" w14:textId="77777777" w:rsidR="001D5826" w:rsidRPr="00B97128" w:rsidRDefault="00620877"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894014888"/>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75F4B43A" w14:textId="77777777" w:rsidTr="00992AF1">
        <w:trPr>
          <w:trHeight w:val="364"/>
        </w:trPr>
        <w:tc>
          <w:tcPr>
            <w:tcW w:w="5000" w:type="pct"/>
            <w:gridSpan w:val="3"/>
            <w:tcBorders>
              <w:top w:val="single" w:sz="4" w:space="0" w:color="auto"/>
              <w:bottom w:val="single" w:sz="4" w:space="0" w:color="auto"/>
            </w:tcBorders>
            <w:noWrap/>
            <w:vAlign w:val="top"/>
          </w:tcPr>
          <w:p w14:paraId="1E88821F" w14:textId="77777777" w:rsidR="001D5826" w:rsidRPr="00E36AE4"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43489DD5"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7B31486"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 xml:space="preserve">The project activity does not involve any land </w:t>
            </w:r>
            <w:proofErr w:type="gramStart"/>
            <w:r w:rsidRPr="00C618E9">
              <w:rPr>
                <w:i/>
                <w:iCs/>
                <w:caps w:val="0"/>
                <w:color w:val="4D4D4C"/>
                <w:sz w:val="20"/>
                <w:szCs w:val="20"/>
              </w:rPr>
              <w:t>use</w:t>
            </w:r>
            <w:proofErr w:type="gramEnd"/>
            <w:r w:rsidRPr="00C618E9">
              <w:rPr>
                <w:i/>
                <w:iCs/>
                <w:caps w:val="0"/>
                <w:color w:val="4D4D4C"/>
                <w:sz w:val="20"/>
                <w:szCs w:val="20"/>
              </w:rPr>
              <w:t xml:space="preserve"> and the project developer code of</w:t>
            </w:r>
            <w:r>
              <w:rPr>
                <w:i/>
                <w:iCs/>
                <w:caps w:val="0"/>
                <w:color w:val="4D4D4C"/>
                <w:sz w:val="20"/>
                <w:szCs w:val="20"/>
              </w:rPr>
              <w:t xml:space="preserve"> </w:t>
            </w:r>
            <w:r w:rsidRPr="00C618E9">
              <w:rPr>
                <w:i/>
                <w:iCs/>
                <w:caps w:val="0"/>
                <w:color w:val="4D4D4C"/>
                <w:sz w:val="20"/>
                <w:szCs w:val="20"/>
              </w:rPr>
              <w:t>conduct clearly states that the company has a commitment to protect the environment</w:t>
            </w:r>
          </w:p>
          <w:p w14:paraId="3C273178" w14:textId="77777777" w:rsidR="001D5826" w:rsidRDefault="001D5826" w:rsidP="00992AF1">
            <w:pPr>
              <w:pStyle w:val="TablesHeadingGSCyan"/>
              <w:framePr w:hSpace="0" w:wrap="auto" w:vAnchor="margin" w:hAnchor="text" w:yAlign="inline"/>
              <w:spacing w:line="276" w:lineRule="auto"/>
              <w:rPr>
                <w:rStyle w:val="SmartLink1"/>
              </w:rPr>
            </w:pPr>
          </w:p>
          <w:p w14:paraId="46A1ABCC" w14:textId="77777777" w:rsidR="001D5826" w:rsidRPr="007C2754" w:rsidRDefault="001D5826" w:rsidP="00992AF1"/>
        </w:tc>
      </w:tr>
      <w:tr w:rsidR="001D5826" w:rsidRPr="005E36C8" w14:paraId="2FFC491D" w14:textId="77777777" w:rsidTr="00992AF1">
        <w:trPr>
          <w:trHeight w:val="364"/>
        </w:trPr>
        <w:tc>
          <w:tcPr>
            <w:tcW w:w="5000" w:type="pct"/>
            <w:gridSpan w:val="3"/>
            <w:tcBorders>
              <w:top w:val="single" w:sz="4" w:space="0" w:color="auto"/>
              <w:bottom w:val="single" w:sz="4" w:space="0" w:color="auto"/>
            </w:tcBorders>
            <w:noWrap/>
            <w:vAlign w:val="top"/>
          </w:tcPr>
          <w:p w14:paraId="53DBBD5C" w14:textId="77777777" w:rsidR="001D5826" w:rsidRPr="005E36C8" w:rsidRDefault="001D5826" w:rsidP="00992AF1">
            <w:pPr>
              <w:rPr>
                <w:caps/>
                <w:sz w:val="20"/>
                <w:szCs w:val="20"/>
              </w:rPr>
            </w:pPr>
            <w:r w:rsidRPr="00DF7AD2">
              <w:rPr>
                <w:color w:val="00B9BD" w:themeColor="accent1"/>
                <w:sz w:val="20"/>
                <w:szCs w:val="22"/>
              </w:rPr>
              <w:t>Would the project involve or lead to:</w:t>
            </w:r>
          </w:p>
        </w:tc>
      </w:tr>
      <w:tr w:rsidR="001D5826" w:rsidRPr="005E36C8" w14:paraId="2E20B48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C8DBD71" w14:textId="77777777" w:rsidR="001D5826" w:rsidRPr="008829E7" w:rsidRDefault="001D5826" w:rsidP="00992AF1">
            <w:pPr>
              <w:pStyle w:val="TablesHeadingGSCyan"/>
              <w:framePr w:hSpace="0" w:wrap="auto" w:vAnchor="margin" w:hAnchor="text" w:yAlign="inline"/>
              <w:spacing w:line="276" w:lineRule="auto"/>
              <w:rPr>
                <w:rStyle w:val="SmartLink1"/>
                <w:sz w:val="20"/>
              </w:rPr>
            </w:pPr>
            <w:r w:rsidRPr="008829E7">
              <w:rPr>
                <w:rStyle w:val="SmartLink1"/>
                <w:sz w:val="20"/>
              </w:rPr>
              <w:t>P.9.10.1 |</w:t>
            </w:r>
          </w:p>
        </w:tc>
        <w:tc>
          <w:tcPr>
            <w:tcW w:w="3285" w:type="pct"/>
            <w:tcBorders>
              <w:top w:val="single" w:sz="4" w:space="0" w:color="auto"/>
              <w:bottom w:val="single" w:sz="4" w:space="0" w:color="auto"/>
              <w:right w:val="single" w:sz="4" w:space="0" w:color="auto"/>
            </w:tcBorders>
            <w:vAlign w:val="top"/>
          </w:tcPr>
          <w:p w14:paraId="64A98512"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identified habitats as HCV areas and or Critical habitats?</w:t>
            </w:r>
          </w:p>
        </w:tc>
        <w:tc>
          <w:tcPr>
            <w:tcW w:w="953" w:type="pct"/>
            <w:tcBorders>
              <w:top w:val="single" w:sz="4" w:space="0" w:color="auto"/>
              <w:left w:val="single" w:sz="4" w:space="0" w:color="auto"/>
              <w:bottom w:val="single" w:sz="4" w:space="0" w:color="auto"/>
            </w:tcBorders>
            <w:vAlign w:val="top"/>
          </w:tcPr>
          <w:p w14:paraId="5662E877"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18968642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2B7D10C5" w14:textId="77777777" w:rsidR="001D5826" w:rsidRPr="00B97128" w:rsidDel="00FB5485" w:rsidRDefault="00620877" w:rsidP="00992AF1">
            <w:pPr>
              <w:rPr>
                <w:color w:val="auto"/>
                <w:sz w:val="20"/>
                <w:szCs w:val="22"/>
              </w:rPr>
            </w:pPr>
            <w:sdt>
              <w:sdtPr>
                <w:rPr>
                  <w:caps/>
                  <w:color w:val="auto"/>
                  <w:sz w:val="20"/>
                  <w:szCs w:val="20"/>
                </w:rPr>
                <w:id w:val="43780629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olor w:val="auto"/>
                <w:sz w:val="20"/>
                <w:szCs w:val="22"/>
              </w:rPr>
              <w:t xml:space="preserve"> POTENTIALLY</w:t>
            </w:r>
          </w:p>
          <w:p w14:paraId="77F932D9"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424065715"/>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NO</w:t>
            </w:r>
          </w:p>
        </w:tc>
      </w:tr>
      <w:tr w:rsidR="001D5826" w:rsidRPr="005E36C8" w14:paraId="6FD33B6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7B99480" w14:textId="77777777" w:rsidR="001D5826" w:rsidRPr="008829E7" w:rsidRDefault="001D5826" w:rsidP="00992AF1">
            <w:pPr>
              <w:pStyle w:val="TablesHeadingGSCyan"/>
              <w:framePr w:hSpace="0" w:wrap="auto" w:vAnchor="margin" w:hAnchor="text" w:yAlign="inline"/>
              <w:spacing w:line="276" w:lineRule="auto"/>
              <w:rPr>
                <w:rStyle w:val="SmartLink1"/>
                <w:sz w:val="20"/>
              </w:rPr>
            </w:pPr>
            <w:r w:rsidRPr="008829E7">
              <w:rPr>
                <w:rStyle w:val="SmartLink1"/>
                <w:sz w:val="20"/>
              </w:rPr>
              <w:t>P.9.10.1 |</w:t>
            </w:r>
          </w:p>
        </w:tc>
        <w:tc>
          <w:tcPr>
            <w:tcW w:w="3285" w:type="pct"/>
            <w:tcBorders>
              <w:top w:val="single" w:sz="4" w:space="0" w:color="auto"/>
              <w:bottom w:val="single" w:sz="4" w:space="0" w:color="auto"/>
              <w:right w:val="single" w:sz="4" w:space="0" w:color="auto"/>
            </w:tcBorders>
            <w:vAlign w:val="top"/>
          </w:tcPr>
          <w:p w14:paraId="6582D1F5"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answer to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xml:space="preserve">, does the project have any risks that could negatively impact the catchment, project success, and surrounding HCV and ecological assets, as well as any measurable adverse impacts on the criteria or biodiversity values for which the critical habitat was designated, and on the ecological processes supporting that biodiversity? </w:t>
            </w:r>
          </w:p>
        </w:tc>
        <w:tc>
          <w:tcPr>
            <w:tcW w:w="953" w:type="pct"/>
            <w:tcBorders>
              <w:top w:val="single" w:sz="4" w:space="0" w:color="auto"/>
              <w:left w:val="single" w:sz="4" w:space="0" w:color="auto"/>
              <w:bottom w:val="single" w:sz="4" w:space="0" w:color="auto"/>
            </w:tcBorders>
            <w:vAlign w:val="top"/>
          </w:tcPr>
          <w:p w14:paraId="66BD8D93"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29557598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10ED3DFC" w14:textId="77777777" w:rsidR="001D5826" w:rsidRPr="00B97128" w:rsidDel="00FB5485" w:rsidRDefault="00620877" w:rsidP="00992AF1">
            <w:pPr>
              <w:rPr>
                <w:color w:val="auto"/>
                <w:sz w:val="20"/>
                <w:szCs w:val="22"/>
              </w:rPr>
            </w:pPr>
            <w:sdt>
              <w:sdtPr>
                <w:rPr>
                  <w:caps/>
                  <w:color w:val="auto"/>
                  <w:sz w:val="20"/>
                  <w:szCs w:val="20"/>
                </w:rPr>
                <w:id w:val="145837830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olor w:val="auto"/>
                <w:sz w:val="20"/>
                <w:szCs w:val="22"/>
              </w:rPr>
              <w:t xml:space="preserve"> </w:t>
            </w:r>
            <w:r w:rsidR="001D5826" w:rsidRPr="00B97128">
              <w:rPr>
                <w:color w:val="auto"/>
                <w:sz w:val="20"/>
                <w:szCs w:val="22"/>
              </w:rPr>
              <w:t>NO</w:t>
            </w:r>
          </w:p>
          <w:p w14:paraId="786FB081"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921551995"/>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NA</w:t>
            </w:r>
          </w:p>
        </w:tc>
      </w:tr>
      <w:tr w:rsidR="001D5826" w:rsidRPr="005E36C8" w14:paraId="3F63000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59A9FAF" w14:textId="77777777" w:rsidR="001D5826" w:rsidRPr="008829E7" w:rsidRDefault="001D5826" w:rsidP="00992AF1">
            <w:pPr>
              <w:pStyle w:val="TablesHeadingGSCyan"/>
              <w:framePr w:hSpace="0" w:wrap="auto" w:vAnchor="margin" w:hAnchor="text" w:yAlign="inline"/>
              <w:spacing w:line="276" w:lineRule="auto"/>
              <w:rPr>
                <w:rStyle w:val="SmartLink1"/>
                <w:sz w:val="20"/>
              </w:rPr>
            </w:pPr>
            <w:r w:rsidRPr="008829E7">
              <w:rPr>
                <w:rStyle w:val="SmartLink1"/>
                <w:sz w:val="20"/>
              </w:rPr>
              <w:t>P.9.10.1 |</w:t>
            </w:r>
          </w:p>
        </w:tc>
        <w:tc>
          <w:tcPr>
            <w:tcW w:w="3285" w:type="pct"/>
            <w:tcBorders>
              <w:top w:val="single" w:sz="4" w:space="0" w:color="auto"/>
              <w:bottom w:val="single" w:sz="4" w:space="0" w:color="auto"/>
              <w:right w:val="single" w:sz="4" w:space="0" w:color="auto"/>
            </w:tcBorders>
            <w:vAlign w:val="top"/>
          </w:tcPr>
          <w:p w14:paraId="67ECB824"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answer to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xml:space="preserve">, </w:t>
            </w:r>
            <w:r>
              <w:rPr>
                <w:caps w:val="0"/>
                <w:color w:val="4D4D4C"/>
                <w:sz w:val="20"/>
                <w:szCs w:val="22"/>
              </w:rPr>
              <w:t>i</w:t>
            </w:r>
            <w:r w:rsidRPr="00FF1DA9">
              <w:rPr>
                <w:caps w:val="0"/>
                <w:color w:val="4D4D4C"/>
                <w:sz w:val="20"/>
                <w:szCs w:val="22"/>
              </w:rPr>
              <w:t xml:space="preserve">s a robust, appropriately designed, and long-term Habitats and Biodiversity Action Plan </w:t>
            </w:r>
            <w:r>
              <w:rPr>
                <w:caps w:val="0"/>
                <w:color w:val="4D4D4C"/>
                <w:sz w:val="20"/>
                <w:szCs w:val="22"/>
              </w:rPr>
              <w:t>absent which will make the project unable</w:t>
            </w:r>
            <w:r w:rsidRPr="00FF1DA9">
              <w:rPr>
                <w:caps w:val="0"/>
                <w:color w:val="4D4D4C"/>
                <w:sz w:val="20"/>
                <w:szCs w:val="22"/>
              </w:rPr>
              <w:t xml:space="preserve"> to achieve net gains of those biodiversity values for which the critical habitat was designated?</w:t>
            </w:r>
          </w:p>
        </w:tc>
        <w:tc>
          <w:tcPr>
            <w:tcW w:w="953" w:type="pct"/>
            <w:tcBorders>
              <w:top w:val="single" w:sz="4" w:space="0" w:color="auto"/>
              <w:left w:val="single" w:sz="4" w:space="0" w:color="auto"/>
              <w:bottom w:val="single" w:sz="4" w:space="0" w:color="auto"/>
            </w:tcBorders>
            <w:vAlign w:val="top"/>
          </w:tcPr>
          <w:p w14:paraId="7F61266C"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3874408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Pr>
                <w:caps w:val="0"/>
                <w:color w:val="auto"/>
                <w:sz w:val="20"/>
                <w:szCs w:val="20"/>
              </w:rPr>
              <w:t xml:space="preserve"> YES</w:t>
            </w:r>
          </w:p>
          <w:p w14:paraId="4D0C0C46"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360143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Pr>
                <w:caps w:val="0"/>
                <w:color w:val="auto"/>
                <w:sz w:val="20"/>
                <w:szCs w:val="20"/>
              </w:rPr>
              <w:t xml:space="preserve"> NO</w:t>
            </w:r>
          </w:p>
          <w:p w14:paraId="623FA9D3"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84583314"/>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Pr>
                <w:caps w:val="0"/>
                <w:color w:val="auto"/>
                <w:sz w:val="20"/>
                <w:szCs w:val="20"/>
              </w:rPr>
              <w:t xml:space="preserve"> N/A</w:t>
            </w:r>
          </w:p>
        </w:tc>
      </w:tr>
      <w:tr w:rsidR="001D5826" w:rsidRPr="005E36C8" w14:paraId="4F4510C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40520D3" w14:textId="77777777" w:rsidR="001D5826" w:rsidRPr="00FF1DA9" w:rsidRDefault="001D5826" w:rsidP="00992AF1">
            <w:pPr>
              <w:pStyle w:val="TablesHeadingGSCyan"/>
              <w:framePr w:hSpace="0" w:wrap="auto" w:vAnchor="margin" w:hAnchor="text" w:yAlign="inline"/>
              <w:spacing w:line="276" w:lineRule="auto"/>
              <w:rPr>
                <w:rStyle w:val="SmartLink1"/>
                <w:sz w:val="20"/>
              </w:rPr>
            </w:pPr>
            <w:r w:rsidRPr="00FF1DA9">
              <w:rPr>
                <w:rStyle w:val="SmartLink1"/>
                <w:sz w:val="20"/>
              </w:rPr>
              <w:t>P.9.10.2 |</w:t>
            </w:r>
          </w:p>
        </w:tc>
        <w:tc>
          <w:tcPr>
            <w:tcW w:w="3285" w:type="pct"/>
            <w:tcBorders>
              <w:top w:val="single" w:sz="4" w:space="0" w:color="auto"/>
              <w:bottom w:val="single" w:sz="4" w:space="0" w:color="auto"/>
              <w:right w:val="single" w:sz="4" w:space="0" w:color="auto"/>
            </w:tcBorders>
            <w:vAlign w:val="top"/>
          </w:tcPr>
          <w:p w14:paraId="63C92A66" w14:textId="77777777" w:rsidR="001D5826" w:rsidRPr="00FF1DA9"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Does</w:t>
            </w:r>
            <w:r w:rsidRPr="00FF1DA9">
              <w:rPr>
                <w:caps w:val="0"/>
                <w:color w:val="4D4D4C"/>
                <w:sz w:val="20"/>
                <w:szCs w:val="22"/>
              </w:rPr>
              <w:t xml:space="preserve"> the project area or area of downstream impacts have native tree patches, individual native trees, freshwater resources (including rivers, lakes, swamps, temporary water bodies, and wells), habitats of rare, threatened, and endangered species, and biodiversity-enhancing areas?</w:t>
            </w:r>
          </w:p>
        </w:tc>
        <w:tc>
          <w:tcPr>
            <w:tcW w:w="953" w:type="pct"/>
            <w:tcBorders>
              <w:top w:val="single" w:sz="4" w:space="0" w:color="auto"/>
              <w:left w:val="single" w:sz="4" w:space="0" w:color="auto"/>
              <w:bottom w:val="single" w:sz="4" w:space="0" w:color="auto"/>
            </w:tcBorders>
            <w:vAlign w:val="top"/>
          </w:tcPr>
          <w:p w14:paraId="376C6C8A"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21995230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558CA9AC" w14:textId="3AB511A8" w:rsidR="001D5826" w:rsidRPr="00B97128" w:rsidDel="00FB5485" w:rsidRDefault="00620877" w:rsidP="00992AF1">
            <w:pPr>
              <w:rPr>
                <w:color w:val="auto"/>
                <w:sz w:val="20"/>
                <w:szCs w:val="22"/>
              </w:rPr>
            </w:pPr>
            <w:sdt>
              <w:sdtPr>
                <w:rPr>
                  <w:caps/>
                  <w:color w:val="auto"/>
                  <w:sz w:val="20"/>
                  <w:szCs w:val="20"/>
                </w:rPr>
                <w:id w:val="-36813587"/>
                <w14:checkbox>
                  <w14:checked w14:val="0"/>
                  <w14:checkedState w14:val="2612" w14:font="MS Gothic"/>
                  <w14:uncheckedState w14:val="2610" w14:font="MS Gothic"/>
                </w14:checkbox>
              </w:sdtPr>
              <w:sdtEndPr/>
              <w:sdtContent>
                <w:r w:rsidR="00702DF4">
                  <w:rPr>
                    <w:rFonts w:ascii="MS Gothic" w:eastAsia="MS Gothic" w:hAnsi="MS Gothic" w:hint="eastAsia"/>
                    <w:caps/>
                    <w:color w:val="auto"/>
                    <w:sz w:val="20"/>
                    <w:szCs w:val="20"/>
                  </w:rPr>
                  <w:t>☐</w:t>
                </w:r>
              </w:sdtContent>
            </w:sdt>
            <w:r w:rsidR="001D5826" w:rsidRPr="00B97128" w:rsidDel="00FB5485">
              <w:rPr>
                <w:color w:val="auto"/>
                <w:sz w:val="20"/>
                <w:szCs w:val="22"/>
              </w:rPr>
              <w:t xml:space="preserve"> POTENTIALLY</w:t>
            </w:r>
          </w:p>
          <w:p w14:paraId="10560687" w14:textId="230D68E6" w:rsidR="001D5826" w:rsidRPr="00B97128"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958402730"/>
                <w14:checkbox>
                  <w14:checked w14:val="1"/>
                  <w14:checkedState w14:val="2612" w14:font="MS Gothic"/>
                  <w14:uncheckedState w14:val="2610" w14:font="MS Gothic"/>
                </w14:checkbox>
              </w:sdtPr>
              <w:sdtEndPr/>
              <w:sdtContent>
                <w:r w:rsidR="00702DF4">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NO</w:t>
            </w:r>
          </w:p>
        </w:tc>
      </w:tr>
      <w:tr w:rsidR="001D5826" w:rsidRPr="005E36C8" w14:paraId="621E08F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7A0A04B" w14:textId="77777777" w:rsidR="001D5826" w:rsidRPr="00FF1DA9" w:rsidRDefault="001D5826" w:rsidP="00992AF1">
            <w:pPr>
              <w:pStyle w:val="TablesHeadingGSCyan"/>
              <w:framePr w:hSpace="0" w:wrap="auto" w:vAnchor="margin" w:hAnchor="text" w:yAlign="inline"/>
              <w:spacing w:line="276" w:lineRule="auto"/>
              <w:rPr>
                <w:rStyle w:val="SmartLink1"/>
                <w:sz w:val="20"/>
              </w:rPr>
            </w:pPr>
            <w:r w:rsidRPr="00FF1DA9">
              <w:rPr>
                <w:rStyle w:val="SmartLink1"/>
                <w:sz w:val="20"/>
              </w:rPr>
              <w:t>P.9.10.2 |</w:t>
            </w:r>
          </w:p>
        </w:tc>
        <w:tc>
          <w:tcPr>
            <w:tcW w:w="3285" w:type="pct"/>
            <w:tcBorders>
              <w:top w:val="single" w:sz="4" w:space="0" w:color="auto"/>
              <w:bottom w:val="single" w:sz="4" w:space="0" w:color="auto"/>
              <w:right w:val="single" w:sz="4" w:space="0" w:color="auto"/>
            </w:tcBorders>
            <w:vAlign w:val="top"/>
          </w:tcPr>
          <w:p w14:paraId="58323177"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the answer to the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will the project have any adverse effects on these areas?</w:t>
            </w:r>
          </w:p>
        </w:tc>
        <w:tc>
          <w:tcPr>
            <w:tcW w:w="953" w:type="pct"/>
            <w:tcBorders>
              <w:top w:val="single" w:sz="4" w:space="0" w:color="auto"/>
              <w:left w:val="single" w:sz="4" w:space="0" w:color="auto"/>
              <w:bottom w:val="single" w:sz="4" w:space="0" w:color="auto"/>
            </w:tcBorders>
            <w:vAlign w:val="top"/>
          </w:tcPr>
          <w:p w14:paraId="18A0825E"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82194859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60B60559" w14:textId="77777777" w:rsidR="001D5826" w:rsidRPr="00B97128" w:rsidDel="00FB5485" w:rsidRDefault="00620877" w:rsidP="00992AF1">
            <w:pPr>
              <w:rPr>
                <w:color w:val="auto"/>
                <w:sz w:val="20"/>
                <w:szCs w:val="22"/>
              </w:rPr>
            </w:pPr>
            <w:sdt>
              <w:sdtPr>
                <w:rPr>
                  <w:caps/>
                  <w:color w:val="auto"/>
                  <w:sz w:val="20"/>
                  <w:szCs w:val="20"/>
                </w:rPr>
                <w:id w:val="-408994435"/>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FB5485">
              <w:rPr>
                <w:color w:val="auto"/>
                <w:sz w:val="20"/>
                <w:szCs w:val="22"/>
              </w:rPr>
              <w:t xml:space="preserve"> No</w:t>
            </w:r>
          </w:p>
          <w:p w14:paraId="41F7FFD3"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77513999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NA</w:t>
            </w:r>
          </w:p>
        </w:tc>
      </w:tr>
      <w:tr w:rsidR="001D5826" w:rsidRPr="005E36C8" w14:paraId="268AB17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54B8264" w14:textId="77777777" w:rsidR="001D5826" w:rsidRPr="00FF1DA9" w:rsidRDefault="001D5826" w:rsidP="00992AF1">
            <w:pPr>
              <w:pStyle w:val="TablesHeadingGSCyan"/>
              <w:framePr w:hSpace="0" w:wrap="auto" w:vAnchor="margin" w:hAnchor="text" w:yAlign="inline"/>
              <w:spacing w:line="276" w:lineRule="auto"/>
              <w:rPr>
                <w:rStyle w:val="SmartLink1"/>
                <w:sz w:val="20"/>
              </w:rPr>
            </w:pPr>
            <w:r w:rsidRPr="00FF1DA9">
              <w:rPr>
                <w:rStyle w:val="SmartLink1"/>
                <w:sz w:val="20"/>
              </w:rPr>
              <w:t>P.9.10.3 |</w:t>
            </w:r>
          </w:p>
        </w:tc>
        <w:tc>
          <w:tcPr>
            <w:tcW w:w="3285" w:type="pct"/>
            <w:tcBorders>
              <w:top w:val="single" w:sz="4" w:space="0" w:color="auto"/>
              <w:bottom w:val="single" w:sz="4" w:space="0" w:color="auto"/>
              <w:right w:val="single" w:sz="4" w:space="0" w:color="auto"/>
            </w:tcBorders>
            <w:vAlign w:val="top"/>
          </w:tcPr>
          <w:p w14:paraId="2CD5FDD0"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the answer to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xml:space="preserve">, does the project has opportunities to </w:t>
            </w:r>
            <w:proofErr w:type="spellStart"/>
            <w:r w:rsidRPr="00FF1DA9">
              <w:rPr>
                <w:caps w:val="0"/>
                <w:color w:val="4D4D4C"/>
                <w:sz w:val="20"/>
                <w:szCs w:val="22"/>
              </w:rPr>
              <w:t>minimise</w:t>
            </w:r>
            <w:proofErr w:type="spellEnd"/>
            <w:r w:rsidRPr="00FF1DA9">
              <w:rPr>
                <w:caps w:val="0"/>
                <w:color w:val="4D4D4C"/>
                <w:sz w:val="20"/>
                <w:szCs w:val="22"/>
              </w:rPr>
              <w:t xml:space="preserve"> unwarranted conversion or degradation of the habitat and to enhance the habitat as part of its development?</w:t>
            </w:r>
          </w:p>
        </w:tc>
        <w:tc>
          <w:tcPr>
            <w:tcW w:w="953" w:type="pct"/>
            <w:tcBorders>
              <w:top w:val="single" w:sz="4" w:space="0" w:color="auto"/>
              <w:left w:val="single" w:sz="4" w:space="0" w:color="auto"/>
              <w:bottom w:val="single" w:sz="4" w:space="0" w:color="auto"/>
            </w:tcBorders>
            <w:vAlign w:val="top"/>
          </w:tcPr>
          <w:p w14:paraId="2876D2FB"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83984037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7188A66C" w14:textId="77777777" w:rsidR="001D5826" w:rsidRPr="00B97128" w:rsidDel="00FB5485" w:rsidRDefault="00620877" w:rsidP="00992AF1">
            <w:pPr>
              <w:rPr>
                <w:color w:val="auto"/>
                <w:sz w:val="20"/>
                <w:szCs w:val="22"/>
              </w:rPr>
            </w:pPr>
            <w:sdt>
              <w:sdtPr>
                <w:rPr>
                  <w:caps/>
                  <w:color w:val="auto"/>
                  <w:sz w:val="20"/>
                  <w:szCs w:val="20"/>
                </w:rPr>
                <w:id w:val="103623825"/>
                <w14:checkbox>
                  <w14:checked w14:val="1"/>
                  <w14:checkedState w14:val="2612" w14:font="MS Gothic"/>
                  <w14:uncheckedState w14:val="2610" w14:font="MS Gothic"/>
                </w14:checkbox>
              </w:sdtPr>
              <w:sdtEndPr/>
              <w:sdtContent>
                <w:r w:rsidR="001D5826">
                  <w:rPr>
                    <w:rFonts w:ascii="MS Gothic" w:eastAsia="MS Gothic" w:hAnsi="MS Gothic" w:hint="eastAsia"/>
                    <w:caps/>
                    <w:color w:val="auto"/>
                    <w:sz w:val="20"/>
                    <w:szCs w:val="20"/>
                  </w:rPr>
                  <w:t>☒</w:t>
                </w:r>
              </w:sdtContent>
            </w:sdt>
            <w:r w:rsidR="001D5826" w:rsidRPr="00B97128" w:rsidDel="00FB5485">
              <w:rPr>
                <w:color w:val="auto"/>
                <w:sz w:val="20"/>
                <w:szCs w:val="22"/>
              </w:rPr>
              <w:t xml:space="preserve"> No</w:t>
            </w:r>
          </w:p>
          <w:p w14:paraId="226562C4"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5073365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NA</w:t>
            </w:r>
          </w:p>
        </w:tc>
      </w:tr>
      <w:tr w:rsidR="001D5826" w:rsidRPr="005E36C8" w14:paraId="3F414F2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1C7589B" w14:textId="77777777" w:rsidR="001D5826" w:rsidRPr="00FF1DA9" w:rsidRDefault="001D5826" w:rsidP="00992AF1">
            <w:pPr>
              <w:pStyle w:val="TablesHeadingGSCyan"/>
              <w:framePr w:hSpace="0" w:wrap="auto" w:vAnchor="margin" w:hAnchor="text" w:yAlign="inline"/>
              <w:spacing w:line="276" w:lineRule="auto"/>
              <w:rPr>
                <w:rStyle w:val="SmartLink1"/>
                <w:sz w:val="20"/>
              </w:rPr>
            </w:pPr>
            <w:r w:rsidRPr="00FF1DA9">
              <w:rPr>
                <w:rStyle w:val="SmartLink1"/>
                <w:sz w:val="20"/>
              </w:rPr>
              <w:t>P.9.10.4 |</w:t>
            </w:r>
          </w:p>
        </w:tc>
        <w:tc>
          <w:tcPr>
            <w:tcW w:w="3285" w:type="pct"/>
            <w:tcBorders>
              <w:top w:val="single" w:sz="4" w:space="0" w:color="auto"/>
              <w:bottom w:val="single" w:sz="4" w:space="0" w:color="auto"/>
              <w:right w:val="single" w:sz="4" w:space="0" w:color="auto"/>
            </w:tcBorders>
            <w:vAlign w:val="top"/>
          </w:tcPr>
          <w:p w14:paraId="479F107E"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Is the project applying Land Use &amp; Forest Activity Requirements and managing a minimum 10% of the project area to protect or enhance the biological diversity of native ecosystems following HCV approach as per the given requirements?</w:t>
            </w:r>
          </w:p>
        </w:tc>
        <w:tc>
          <w:tcPr>
            <w:tcW w:w="953" w:type="pct"/>
            <w:tcBorders>
              <w:top w:val="single" w:sz="4" w:space="0" w:color="auto"/>
              <w:left w:val="single" w:sz="4" w:space="0" w:color="auto"/>
              <w:bottom w:val="single" w:sz="4" w:space="0" w:color="auto"/>
            </w:tcBorders>
            <w:vAlign w:val="top"/>
          </w:tcPr>
          <w:p w14:paraId="3C4897FA"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36286995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47FB225E" w14:textId="3F3F9D86" w:rsidR="001D5826" w:rsidRPr="00B97128" w:rsidDel="00FB5485" w:rsidRDefault="00620877" w:rsidP="00992AF1">
            <w:pPr>
              <w:rPr>
                <w:color w:val="auto"/>
                <w:sz w:val="20"/>
                <w:szCs w:val="22"/>
              </w:rPr>
            </w:pPr>
            <w:sdt>
              <w:sdtPr>
                <w:rPr>
                  <w:caps/>
                  <w:color w:val="auto"/>
                  <w:sz w:val="20"/>
                  <w:szCs w:val="20"/>
                </w:rPr>
                <w:id w:val="1512105596"/>
                <w14:checkbox>
                  <w14:checked w14:val="1"/>
                  <w14:checkedState w14:val="2612" w14:font="MS Gothic"/>
                  <w14:uncheckedState w14:val="2610" w14:font="MS Gothic"/>
                </w14:checkbox>
              </w:sdtPr>
              <w:sdtEndPr/>
              <w:sdtContent>
                <w:r w:rsidR="00702DF4">
                  <w:rPr>
                    <w:rFonts w:ascii="MS Gothic" w:eastAsia="MS Gothic" w:hAnsi="MS Gothic" w:hint="eastAsia"/>
                    <w:caps/>
                    <w:color w:val="auto"/>
                    <w:sz w:val="20"/>
                    <w:szCs w:val="20"/>
                  </w:rPr>
                  <w:t>☒</w:t>
                </w:r>
              </w:sdtContent>
            </w:sdt>
            <w:r w:rsidR="001D5826" w:rsidRPr="00B97128" w:rsidDel="00FB5485">
              <w:rPr>
                <w:color w:val="auto"/>
                <w:sz w:val="20"/>
                <w:szCs w:val="22"/>
              </w:rPr>
              <w:t xml:space="preserve"> No</w:t>
            </w:r>
          </w:p>
          <w:p w14:paraId="0862541B"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891258755"/>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NA</w:t>
            </w:r>
          </w:p>
        </w:tc>
      </w:tr>
      <w:tr w:rsidR="001D5826" w:rsidRPr="005E36C8" w14:paraId="779C62A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78544C2" w14:textId="77777777" w:rsidR="001D5826" w:rsidRPr="00FF1DA9" w:rsidRDefault="001D5826" w:rsidP="00992AF1">
            <w:pPr>
              <w:pStyle w:val="TablesHeadingGSCyan"/>
              <w:framePr w:hSpace="0" w:wrap="auto" w:vAnchor="margin" w:hAnchor="text" w:yAlign="inline"/>
              <w:spacing w:line="276" w:lineRule="auto"/>
              <w:rPr>
                <w:rStyle w:val="SmartLink1"/>
                <w:sz w:val="20"/>
              </w:rPr>
            </w:pPr>
            <w:r w:rsidRPr="00FF1DA9">
              <w:rPr>
                <w:rStyle w:val="SmartLink1"/>
                <w:sz w:val="20"/>
              </w:rPr>
              <w:lastRenderedPageBreak/>
              <w:t>P.9.10.5 |</w:t>
            </w:r>
          </w:p>
        </w:tc>
        <w:tc>
          <w:tcPr>
            <w:tcW w:w="3285" w:type="pct"/>
            <w:tcBorders>
              <w:top w:val="single" w:sz="4" w:space="0" w:color="auto"/>
              <w:bottom w:val="single" w:sz="4" w:space="0" w:color="auto"/>
              <w:right w:val="single" w:sz="4" w:space="0" w:color="auto"/>
            </w:tcBorders>
            <w:vAlign w:val="top"/>
          </w:tcPr>
          <w:p w14:paraId="5EABA0EA" w14:textId="77777777" w:rsidR="001D5826" w:rsidRPr="00FF1DA9"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7949140F"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13122036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0393889A"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93755447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NO</w:t>
            </w:r>
          </w:p>
          <w:p w14:paraId="4DEC26E1"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2123749321"/>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NA </w:t>
            </w:r>
          </w:p>
        </w:tc>
      </w:tr>
      <w:tr w:rsidR="001D5826" w:rsidRPr="005E36C8" w14:paraId="0EDED1AC" w14:textId="77777777" w:rsidTr="00992AF1">
        <w:trPr>
          <w:trHeight w:val="364"/>
        </w:trPr>
        <w:tc>
          <w:tcPr>
            <w:tcW w:w="5000" w:type="pct"/>
            <w:gridSpan w:val="3"/>
            <w:tcBorders>
              <w:top w:val="single" w:sz="4" w:space="0" w:color="auto"/>
              <w:bottom w:val="single" w:sz="4" w:space="0" w:color="auto"/>
            </w:tcBorders>
            <w:noWrap/>
            <w:vAlign w:val="top"/>
          </w:tcPr>
          <w:p w14:paraId="45815D2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 xml:space="preserve">the above </w:t>
            </w:r>
            <w:proofErr w:type="gramStart"/>
            <w:r w:rsidRPr="00FB2690">
              <w:rPr>
                <w:caps w:val="0"/>
                <w:sz w:val="20"/>
                <w:szCs w:val="22"/>
              </w:rPr>
              <w:t>question</w:t>
            </w:r>
            <w:proofErr w:type="gramEnd"/>
            <w:r w:rsidRPr="00FB2690">
              <w:rPr>
                <w:caps w:val="0"/>
                <w:sz w:val="20"/>
                <w:szCs w:val="22"/>
              </w:rPr>
              <w:t>, please provide a brief description of the project situation below. Also, provide justification and/or evidence as necessary to demonstrate compliance with applicable requirements.</w:t>
            </w:r>
          </w:p>
        </w:tc>
      </w:tr>
      <w:tr w:rsidR="001D5826" w:rsidRPr="005E36C8" w14:paraId="35D84C5B"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51E71AE" w14:textId="6B48BD34"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can have positive impacts on surrounding forest areas and</w:t>
            </w:r>
          </w:p>
          <w:p w14:paraId="4BFBCA8C"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 xml:space="preserve">conservation areas </w:t>
            </w:r>
            <w:proofErr w:type="gramStart"/>
            <w:r w:rsidRPr="00C618E9">
              <w:rPr>
                <w:i/>
                <w:iCs/>
                <w:caps w:val="0"/>
                <w:color w:val="4D4D4C"/>
                <w:sz w:val="20"/>
                <w:szCs w:val="20"/>
              </w:rPr>
              <w:t>as a consequence of</w:t>
            </w:r>
            <w:proofErr w:type="gramEnd"/>
            <w:r w:rsidRPr="00C618E9">
              <w:rPr>
                <w:i/>
                <w:iCs/>
                <w:caps w:val="0"/>
                <w:color w:val="4D4D4C"/>
                <w:sz w:val="20"/>
                <w:szCs w:val="20"/>
              </w:rPr>
              <w:t xml:space="preserve"> the project activity due to reduced demand for</w:t>
            </w:r>
          </w:p>
          <w:p w14:paraId="15962864"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forestry products. Any impacts noted above would not present risks to local species and</w:t>
            </w:r>
          </w:p>
          <w:p w14:paraId="3C983B67"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biodiversity.</w:t>
            </w:r>
          </w:p>
          <w:p w14:paraId="372BA54D" w14:textId="77777777" w:rsidR="001D5826" w:rsidRPr="00776DF1" w:rsidRDefault="001D5826" w:rsidP="00992AF1">
            <w:pPr>
              <w:pStyle w:val="TablesHeadingGSCyan"/>
              <w:framePr w:hSpace="0" w:wrap="auto" w:vAnchor="margin" w:hAnchor="text" w:yAlign="inline"/>
              <w:spacing w:line="276" w:lineRule="auto"/>
              <w:rPr>
                <w:caps w:val="0"/>
                <w:color w:val="515151" w:themeColor="text1"/>
                <w:sz w:val="20"/>
                <w:szCs w:val="20"/>
              </w:rPr>
            </w:pPr>
          </w:p>
          <w:p w14:paraId="20714E5F" w14:textId="77777777" w:rsidR="001D5826" w:rsidRPr="00776DF1" w:rsidRDefault="001D5826" w:rsidP="00992AF1">
            <w:pPr>
              <w:rPr>
                <w:color w:val="515151" w:themeColor="text1"/>
              </w:rPr>
            </w:pPr>
          </w:p>
        </w:tc>
      </w:tr>
      <w:tr w:rsidR="001D5826" w:rsidRPr="00426C4D" w14:paraId="0E73723A" w14:textId="77777777" w:rsidTr="00992AF1">
        <w:trPr>
          <w:trHeight w:val="364"/>
        </w:trPr>
        <w:tc>
          <w:tcPr>
            <w:tcW w:w="5000" w:type="pct"/>
            <w:gridSpan w:val="3"/>
            <w:tcBorders>
              <w:top w:val="single" w:sz="4" w:space="0" w:color="auto"/>
              <w:bottom w:val="single" w:sz="4" w:space="0" w:color="auto"/>
            </w:tcBorders>
            <w:noWrap/>
            <w:vAlign w:val="top"/>
          </w:tcPr>
          <w:p w14:paraId="45F62197" w14:textId="77777777" w:rsidR="001D5826" w:rsidRPr="00426C4D" w:rsidRDefault="001D5826" w:rsidP="00992AF1">
            <w:pPr>
              <w:pStyle w:val="TablesHeadingGSCyan"/>
              <w:framePr w:hSpace="0" w:wrap="auto" w:vAnchor="margin" w:hAnchor="text" w:yAlign="inline"/>
              <w:spacing w:line="276" w:lineRule="auto"/>
              <w:rPr>
                <w:i/>
                <w:iCs/>
                <w:caps w:val="0"/>
                <w:color w:val="005B5E" w:themeColor="accent1" w:themeShade="7F"/>
                <w:sz w:val="24"/>
              </w:rPr>
            </w:pPr>
            <w:r w:rsidRPr="00776DF1">
              <w:rPr>
                <w:rStyle w:val="SmartLink1"/>
              </w:rPr>
              <w:t>P.9.11 |Endangered Species</w:t>
            </w:r>
          </w:p>
        </w:tc>
      </w:tr>
      <w:tr w:rsidR="001D5826" w:rsidRPr="00426C4D" w14:paraId="71FB689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DF1E2C6" w14:textId="77777777" w:rsidR="001D5826" w:rsidRPr="00776DF1" w:rsidRDefault="001D5826" w:rsidP="00992AF1">
            <w:pPr>
              <w:pStyle w:val="TablesHeadingGSCyan"/>
              <w:framePr w:hSpace="0" w:wrap="auto" w:vAnchor="margin" w:hAnchor="text" w:yAlign="inline"/>
              <w:spacing w:line="276" w:lineRule="auto"/>
              <w:rPr>
                <w:rStyle w:val="SmartLink1"/>
              </w:rPr>
            </w:pPr>
            <w:r w:rsidRPr="00737543">
              <w:rPr>
                <w:rStyle w:val="SmartLink1"/>
                <w:sz w:val="20"/>
              </w:rPr>
              <w:t>P.9.11.1 |</w:t>
            </w:r>
          </w:p>
        </w:tc>
        <w:tc>
          <w:tcPr>
            <w:tcW w:w="3285" w:type="pct"/>
            <w:tcBorders>
              <w:top w:val="single" w:sz="4" w:space="0" w:color="auto"/>
              <w:left w:val="single" w:sz="4" w:space="0" w:color="auto"/>
              <w:bottom w:val="single" w:sz="4" w:space="0" w:color="auto"/>
              <w:right w:val="single" w:sz="4" w:space="0" w:color="auto"/>
            </w:tcBorders>
          </w:tcPr>
          <w:p w14:paraId="4395BF9D" w14:textId="77777777" w:rsidR="001D5826" w:rsidRPr="00B97128" w:rsidRDefault="001D5826" w:rsidP="00992AF1">
            <w:pPr>
              <w:pStyle w:val="TablesHeadingGSCyan"/>
              <w:framePr w:hSpace="0" w:wrap="auto" w:vAnchor="margin" w:hAnchor="text" w:yAlign="inline"/>
              <w:rPr>
                <w:caps w:val="0"/>
                <w:color w:val="auto"/>
                <w:sz w:val="20"/>
                <w:szCs w:val="22"/>
              </w:rPr>
            </w:pPr>
            <w:r w:rsidRPr="00B97128">
              <w:rPr>
                <w:caps w:val="0"/>
                <w:color w:val="auto"/>
                <w:sz w:val="20"/>
                <w:szCs w:val="22"/>
              </w:rPr>
              <w:t xml:space="preserve">Does the project lead to the reduction or negative impact on any </w:t>
            </w:r>
            <w:proofErr w:type="spellStart"/>
            <w:r w:rsidRPr="00B97128">
              <w:rPr>
                <w:caps w:val="0"/>
                <w:color w:val="auto"/>
                <w:sz w:val="20"/>
                <w:szCs w:val="22"/>
              </w:rPr>
              <w:t>recognised</w:t>
            </w:r>
            <w:proofErr w:type="spellEnd"/>
            <w:r w:rsidRPr="00B97128">
              <w:rPr>
                <w:caps w:val="0"/>
                <w:color w:val="auto"/>
                <w:sz w:val="20"/>
                <w:szCs w:val="22"/>
              </w:rPr>
              <w:t xml:space="preserve"> Endangered, Vulnerable or Critically Endangered species?</w:t>
            </w:r>
          </w:p>
        </w:tc>
        <w:tc>
          <w:tcPr>
            <w:tcW w:w="953" w:type="pct"/>
            <w:tcBorders>
              <w:top w:val="single" w:sz="4" w:space="0" w:color="auto"/>
              <w:left w:val="single" w:sz="4" w:space="0" w:color="auto"/>
              <w:bottom w:val="single" w:sz="4" w:space="0" w:color="auto"/>
            </w:tcBorders>
          </w:tcPr>
          <w:p w14:paraId="62E4C346"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44262275"/>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7D243B14" w14:textId="77777777" w:rsidR="001D5826" w:rsidRPr="00B97128" w:rsidRDefault="00620877" w:rsidP="00992AF1">
            <w:pPr>
              <w:pStyle w:val="TablesHeadingGSCyan"/>
              <w:framePr w:hSpace="0" w:wrap="auto" w:vAnchor="margin" w:hAnchor="text" w:yAlign="inline"/>
              <w:spacing w:line="276" w:lineRule="auto"/>
              <w:rPr>
                <w:rStyle w:val="SmartLink1"/>
                <w:caps w:val="0"/>
                <w:color w:val="auto"/>
                <w:sz w:val="20"/>
                <w:szCs w:val="22"/>
              </w:rPr>
            </w:pPr>
            <w:sdt>
              <w:sdtPr>
                <w:rPr>
                  <w:rFonts w:asciiTheme="minorHAnsi" w:hAnsiTheme="minorHAnsi"/>
                  <w:caps w:val="0"/>
                  <w:color w:val="auto"/>
                  <w:sz w:val="20"/>
                  <w:szCs w:val="20"/>
                  <w:u w:val="single"/>
                  <w:shd w:val="clear" w:color="auto" w:fill="E1DFDD"/>
                </w:rPr>
                <w:id w:val="-520398680"/>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2"/>
              </w:rPr>
              <w:t xml:space="preserve"> NO</w:t>
            </w:r>
          </w:p>
        </w:tc>
      </w:tr>
      <w:tr w:rsidR="001D5826" w:rsidRPr="00426C4D" w14:paraId="1EE37D92" w14:textId="77777777" w:rsidTr="00992AF1">
        <w:trPr>
          <w:trHeight w:val="364"/>
        </w:trPr>
        <w:tc>
          <w:tcPr>
            <w:tcW w:w="5000" w:type="pct"/>
            <w:gridSpan w:val="3"/>
            <w:tcBorders>
              <w:top w:val="single" w:sz="4" w:space="0" w:color="auto"/>
              <w:bottom w:val="single" w:sz="4" w:space="0" w:color="auto"/>
            </w:tcBorders>
            <w:noWrap/>
            <w:vAlign w:val="top"/>
          </w:tcPr>
          <w:p w14:paraId="54E98D6D" w14:textId="77777777" w:rsidR="001D5826" w:rsidRPr="00776DF1"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426C4D" w14:paraId="6A2EE031"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854FDE4" w14:textId="513CD4B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 xml:space="preserve">According to </w:t>
            </w:r>
            <w:r w:rsidR="00475682">
              <w:rPr>
                <w:i/>
                <w:iCs/>
                <w:caps w:val="0"/>
                <w:color w:val="4D4D4C"/>
                <w:sz w:val="20"/>
                <w:szCs w:val="20"/>
              </w:rPr>
              <w:t>Man and Man Enterprise</w:t>
            </w:r>
            <w:r w:rsidRPr="00C618E9">
              <w:rPr>
                <w:i/>
                <w:iCs/>
                <w:caps w:val="0"/>
                <w:color w:val="4D4D4C"/>
                <w:sz w:val="20"/>
                <w:szCs w:val="20"/>
              </w:rPr>
              <w:t>s’ Code of Conduct, they are fully committed to</w:t>
            </w:r>
          </w:p>
          <w:p w14:paraId="0F9CE1FB" w14:textId="77777777" w:rsidR="001D5826" w:rsidRPr="00143622" w:rsidRDefault="001D5826" w:rsidP="00992AF1">
            <w:pPr>
              <w:pStyle w:val="TablesHeadingGSCyan"/>
              <w:framePr w:hSpace="0" w:wrap="auto" w:vAnchor="margin" w:hAnchor="text" w:yAlign="inline"/>
              <w:spacing w:line="276" w:lineRule="auto"/>
              <w:rPr>
                <w:caps w:val="0"/>
                <w:color w:val="515151" w:themeColor="text1"/>
                <w:sz w:val="20"/>
                <w:szCs w:val="22"/>
              </w:rPr>
            </w:pPr>
            <w:r w:rsidRPr="00C618E9">
              <w:rPr>
                <w:i/>
                <w:iCs/>
                <w:caps w:val="0"/>
                <w:color w:val="4D4D4C"/>
                <w:sz w:val="20"/>
                <w:szCs w:val="20"/>
              </w:rPr>
              <w:t>protect the environment.</w:t>
            </w:r>
          </w:p>
          <w:p w14:paraId="10961EF9" w14:textId="77777777" w:rsidR="001D5826" w:rsidRPr="00143622" w:rsidRDefault="001D5826" w:rsidP="00992AF1">
            <w:pPr>
              <w:rPr>
                <w:color w:val="515151" w:themeColor="text1"/>
              </w:rPr>
            </w:pPr>
          </w:p>
        </w:tc>
      </w:tr>
      <w:tr w:rsidR="001D5826" w:rsidRPr="005E36C8" w14:paraId="0BEEE6BE" w14:textId="77777777" w:rsidTr="00992AF1">
        <w:trPr>
          <w:trHeight w:val="364"/>
        </w:trPr>
        <w:tc>
          <w:tcPr>
            <w:tcW w:w="5000" w:type="pct"/>
            <w:gridSpan w:val="3"/>
            <w:tcBorders>
              <w:top w:val="single" w:sz="4" w:space="0" w:color="auto"/>
              <w:bottom w:val="single" w:sz="4" w:space="0" w:color="auto"/>
            </w:tcBorders>
            <w:noWrap/>
            <w:vAlign w:val="top"/>
          </w:tcPr>
          <w:p w14:paraId="235B984F" w14:textId="77777777" w:rsidR="001D5826" w:rsidRPr="005E36C8" w:rsidRDefault="001D5826" w:rsidP="00992AF1">
            <w:pPr>
              <w:rPr>
                <w:caps/>
                <w:sz w:val="20"/>
                <w:szCs w:val="20"/>
              </w:rPr>
            </w:pPr>
            <w:r w:rsidRPr="00DF7AD2">
              <w:rPr>
                <w:color w:val="00B9BD" w:themeColor="accent1"/>
                <w:sz w:val="20"/>
                <w:szCs w:val="22"/>
              </w:rPr>
              <w:t>Would the project involve or lead to:</w:t>
            </w:r>
          </w:p>
        </w:tc>
      </w:tr>
      <w:tr w:rsidR="001D5826" w:rsidRPr="005E36C8" w14:paraId="30D7DA0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716CAE8" w14:textId="77777777" w:rsidR="001D5826" w:rsidRPr="00737543" w:rsidRDefault="001D5826" w:rsidP="00992AF1">
            <w:pPr>
              <w:pStyle w:val="TablesHeadingGSCyan"/>
              <w:framePr w:hSpace="0" w:wrap="auto" w:vAnchor="margin" w:hAnchor="text" w:yAlign="inline"/>
              <w:spacing w:line="276" w:lineRule="auto"/>
              <w:rPr>
                <w:rStyle w:val="SmartLink1"/>
                <w:sz w:val="20"/>
              </w:rPr>
            </w:pPr>
            <w:r w:rsidRPr="00737543">
              <w:rPr>
                <w:rStyle w:val="SmartLink1"/>
                <w:sz w:val="20"/>
              </w:rPr>
              <w:t xml:space="preserve">P.9.11.2 | </w:t>
            </w:r>
          </w:p>
        </w:tc>
        <w:tc>
          <w:tcPr>
            <w:tcW w:w="3285" w:type="pct"/>
            <w:tcBorders>
              <w:top w:val="single" w:sz="4" w:space="0" w:color="auto"/>
              <w:bottom w:val="single" w:sz="4" w:space="0" w:color="auto"/>
              <w:right w:val="single" w:sz="4" w:space="0" w:color="auto"/>
            </w:tcBorders>
            <w:vAlign w:val="top"/>
          </w:tcPr>
          <w:p w14:paraId="707315D9"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2"/>
              </w:rPr>
              <w:t>distortion of</w:t>
            </w:r>
            <w:r w:rsidRPr="00F80E14">
              <w:rPr>
                <w:caps w:val="0"/>
                <w:color w:val="4D4D4C"/>
                <w:sz w:val="20"/>
                <w:szCs w:val="22"/>
              </w:rPr>
              <w:t xml:space="preserve"> habitats of endangered species</w:t>
            </w:r>
            <w:r>
              <w:rPr>
                <w:caps w:val="0"/>
                <w:color w:val="4D4D4C"/>
                <w:sz w:val="20"/>
                <w:szCs w:val="22"/>
              </w:rPr>
              <w:t>?</w:t>
            </w:r>
            <w:r w:rsidRPr="00F80E14">
              <w:rPr>
                <w:caps w:val="0"/>
                <w:color w:val="4D4D4C"/>
                <w:sz w:val="20"/>
                <w:szCs w:val="22"/>
              </w:rPr>
              <w:t xml:space="preserve"> </w:t>
            </w:r>
          </w:p>
        </w:tc>
        <w:tc>
          <w:tcPr>
            <w:tcW w:w="953" w:type="pct"/>
            <w:tcBorders>
              <w:top w:val="single" w:sz="4" w:space="0" w:color="auto"/>
              <w:left w:val="single" w:sz="4" w:space="0" w:color="auto"/>
              <w:bottom w:val="single" w:sz="4" w:space="0" w:color="auto"/>
            </w:tcBorders>
            <w:vAlign w:val="top"/>
          </w:tcPr>
          <w:p w14:paraId="0A1A116F"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2713578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51B7C82" w14:textId="77777777" w:rsidR="001D5826" w:rsidRPr="00B97128" w:rsidDel="00FB5485" w:rsidRDefault="00620877" w:rsidP="00992AF1">
            <w:pPr>
              <w:rPr>
                <w:color w:val="auto"/>
              </w:rPr>
            </w:pPr>
            <w:sdt>
              <w:sdtPr>
                <w:rPr>
                  <w:caps/>
                  <w:color w:val="auto"/>
                  <w:sz w:val="20"/>
                  <w:szCs w:val="20"/>
                </w:rPr>
                <w:id w:val="-56650408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2A844F02"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10569157"/>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BA6D2E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3D3A092" w14:textId="77777777" w:rsidR="001D5826" w:rsidRPr="00737543" w:rsidRDefault="001D5826" w:rsidP="00992AF1">
            <w:pPr>
              <w:pStyle w:val="TablesHeadingGSCyan"/>
              <w:framePr w:hSpace="0" w:wrap="auto" w:vAnchor="margin" w:hAnchor="text" w:yAlign="inline"/>
              <w:spacing w:line="276" w:lineRule="auto"/>
              <w:rPr>
                <w:rStyle w:val="SmartLink1"/>
                <w:sz w:val="20"/>
              </w:rPr>
            </w:pPr>
            <w:r w:rsidRPr="00737543">
              <w:rPr>
                <w:rStyle w:val="SmartLink1"/>
                <w:sz w:val="20"/>
              </w:rPr>
              <w:t>P.9.11.2 |</w:t>
            </w:r>
          </w:p>
        </w:tc>
        <w:tc>
          <w:tcPr>
            <w:tcW w:w="3285" w:type="pct"/>
            <w:tcBorders>
              <w:top w:val="single" w:sz="4" w:space="0" w:color="auto"/>
              <w:bottom w:val="single" w:sz="4" w:space="0" w:color="auto"/>
              <w:right w:val="single" w:sz="4" w:space="0" w:color="auto"/>
            </w:tcBorders>
            <w:vAlign w:val="top"/>
          </w:tcPr>
          <w:p w14:paraId="48C3E811" w14:textId="77777777" w:rsidR="001D5826" w:rsidRPr="00F80E14" w:rsidDel="00320943"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 xml:space="preserve">If answer to the above question is “yes”, </w:t>
            </w:r>
            <w:r w:rsidRPr="00F80E14">
              <w:rPr>
                <w:caps w:val="0"/>
                <w:color w:val="4D4D4C"/>
                <w:sz w:val="20"/>
                <w:szCs w:val="22"/>
              </w:rPr>
              <w:t>does the project plan to protect and enhance them?</w:t>
            </w:r>
          </w:p>
        </w:tc>
        <w:tc>
          <w:tcPr>
            <w:tcW w:w="953" w:type="pct"/>
            <w:tcBorders>
              <w:top w:val="single" w:sz="4" w:space="0" w:color="auto"/>
              <w:left w:val="single" w:sz="4" w:space="0" w:color="auto"/>
              <w:bottom w:val="single" w:sz="4" w:space="0" w:color="auto"/>
            </w:tcBorders>
            <w:vAlign w:val="top"/>
          </w:tcPr>
          <w:p w14:paraId="1EAAA4A7"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6956718"/>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Pr>
                <w:caps w:val="0"/>
                <w:color w:val="auto"/>
                <w:sz w:val="20"/>
                <w:szCs w:val="20"/>
              </w:rPr>
              <w:t xml:space="preserve"> YES</w:t>
            </w:r>
          </w:p>
          <w:p w14:paraId="137B514B" w14:textId="77777777" w:rsidR="001D5826" w:rsidRPr="00B97128" w:rsidRDefault="00620877" w:rsidP="00992AF1">
            <w:pPr>
              <w:rPr>
                <w:color w:val="auto"/>
              </w:rPr>
            </w:pPr>
            <w:sdt>
              <w:sdtPr>
                <w:rPr>
                  <w:caps/>
                  <w:color w:val="auto"/>
                  <w:sz w:val="20"/>
                  <w:szCs w:val="20"/>
                </w:rPr>
                <w:id w:val="198511978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Pr>
                <w:caps/>
                <w:color w:val="auto"/>
                <w:sz w:val="20"/>
                <w:szCs w:val="20"/>
              </w:rPr>
              <w:t xml:space="preserve"> POTENTIALLY</w:t>
            </w:r>
          </w:p>
          <w:p w14:paraId="7CEA6DAE"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5850981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Pr>
                <w:caps w:val="0"/>
                <w:color w:val="auto"/>
                <w:sz w:val="20"/>
                <w:szCs w:val="20"/>
              </w:rPr>
              <w:t xml:space="preserve"> NO</w:t>
            </w:r>
          </w:p>
          <w:p w14:paraId="487E9855"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19805415"/>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Pr>
                <w:caps w:val="0"/>
                <w:color w:val="auto"/>
                <w:sz w:val="20"/>
                <w:szCs w:val="20"/>
              </w:rPr>
              <w:t xml:space="preserve"> N/A</w:t>
            </w:r>
          </w:p>
        </w:tc>
      </w:tr>
      <w:tr w:rsidR="001D5826" w:rsidRPr="005E36C8" w14:paraId="7934C0D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9F63347" w14:textId="77777777" w:rsidR="001D5826" w:rsidRPr="00737543" w:rsidRDefault="001D5826" w:rsidP="00992AF1">
            <w:pPr>
              <w:pStyle w:val="TablesHeadingGSCyan"/>
              <w:framePr w:hSpace="0" w:wrap="auto" w:vAnchor="margin" w:hAnchor="text" w:yAlign="inline"/>
              <w:spacing w:line="276" w:lineRule="auto"/>
              <w:rPr>
                <w:rStyle w:val="SmartLink1"/>
                <w:sz w:val="20"/>
              </w:rPr>
            </w:pPr>
            <w:r w:rsidRPr="00737543">
              <w:rPr>
                <w:rStyle w:val="SmartLink1"/>
                <w:sz w:val="20"/>
              </w:rPr>
              <w:t>P.9.11.2 |</w:t>
            </w:r>
          </w:p>
        </w:tc>
        <w:tc>
          <w:tcPr>
            <w:tcW w:w="3285" w:type="pct"/>
            <w:tcBorders>
              <w:top w:val="single" w:sz="4" w:space="0" w:color="auto"/>
              <w:bottom w:val="single" w:sz="4" w:space="0" w:color="auto"/>
              <w:right w:val="single" w:sz="4" w:space="0" w:color="auto"/>
            </w:tcBorders>
            <w:vAlign w:val="top"/>
          </w:tcPr>
          <w:p w14:paraId="4519DD38" w14:textId="77777777" w:rsidR="001D5826" w:rsidRDefault="001D5826" w:rsidP="00992AF1">
            <w:pPr>
              <w:pStyle w:val="TablesHeadingGSCyan"/>
              <w:framePr w:hSpace="0" w:wrap="auto" w:vAnchor="margin" w:hAnchor="text" w:yAlign="inline"/>
              <w:rPr>
                <w:caps w:val="0"/>
                <w:color w:val="4D4D4C"/>
                <w:sz w:val="20"/>
                <w:szCs w:val="20"/>
              </w:rPr>
            </w:pP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0C48908D"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1464646"/>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6DE3794"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535698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p w14:paraId="2607181C"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62731474"/>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2AA84AD3" w14:textId="77777777" w:rsidTr="00992AF1">
        <w:trPr>
          <w:trHeight w:val="364"/>
        </w:trPr>
        <w:tc>
          <w:tcPr>
            <w:tcW w:w="5000" w:type="pct"/>
            <w:gridSpan w:val="3"/>
            <w:tcBorders>
              <w:top w:val="single" w:sz="4" w:space="0" w:color="auto"/>
              <w:bottom w:val="single" w:sz="4" w:space="0" w:color="auto"/>
            </w:tcBorders>
            <w:noWrap/>
            <w:vAlign w:val="top"/>
          </w:tcPr>
          <w:p w14:paraId="77D7BE31"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 xml:space="preserve">the above </w:t>
            </w:r>
            <w:proofErr w:type="gramStart"/>
            <w:r w:rsidRPr="00FB2690">
              <w:rPr>
                <w:caps w:val="0"/>
                <w:sz w:val="20"/>
                <w:szCs w:val="22"/>
              </w:rPr>
              <w:t>question</w:t>
            </w:r>
            <w:proofErr w:type="gramEnd"/>
            <w:r w:rsidRPr="00FB2690">
              <w:rPr>
                <w:caps w:val="0"/>
                <w:sz w:val="20"/>
                <w:szCs w:val="22"/>
              </w:rPr>
              <w:t>, please provide a brief description of the project situation below. Also, provide justification and/or evidence as necessary to demonstrate compliance with applicable requirements.</w:t>
            </w:r>
          </w:p>
        </w:tc>
      </w:tr>
      <w:tr w:rsidR="001D5826" w:rsidRPr="005E36C8" w14:paraId="617855F2"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54B3F38"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developer’s description explains that the project intends</w:t>
            </w:r>
          </w:p>
          <w:p w14:paraId="02C51486"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to distribute improved cookstoves, this will help to reduce environmental and health</w:t>
            </w:r>
          </w:p>
          <w:p w14:paraId="5DB10F9A"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degradation, caused mainly by their baseline cooking condition, so the project would not</w:t>
            </w:r>
          </w:p>
          <w:p w14:paraId="6CB06641"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 xml:space="preserve">lead to the distortion of </w:t>
            </w:r>
            <w:proofErr w:type="gramStart"/>
            <w:r w:rsidRPr="00C618E9">
              <w:rPr>
                <w:i/>
                <w:iCs/>
                <w:caps w:val="0"/>
                <w:color w:val="4D4D4C"/>
                <w:sz w:val="20"/>
                <w:szCs w:val="20"/>
              </w:rPr>
              <w:t>endanger</w:t>
            </w:r>
            <w:proofErr w:type="gramEnd"/>
            <w:r w:rsidRPr="00C618E9">
              <w:rPr>
                <w:i/>
                <w:iCs/>
                <w:caps w:val="0"/>
                <w:color w:val="4D4D4C"/>
                <w:sz w:val="20"/>
                <w:szCs w:val="20"/>
              </w:rPr>
              <w:t xml:space="preserve"> species’ habitats. In addition, Ghana is committed to</w:t>
            </w:r>
          </w:p>
          <w:p w14:paraId="464FBE41"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some international and local agreements regarding environment protection, such as the</w:t>
            </w:r>
          </w:p>
          <w:p w14:paraId="7C429A27"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International Union for Conservation of Nature (IUCN) and the project developer policies</w:t>
            </w:r>
          </w:p>
          <w:p w14:paraId="2220C281"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claims they must be aligned to laws and regulations from the host country.</w:t>
            </w:r>
          </w:p>
          <w:p w14:paraId="5DD29DE9"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p>
          <w:p w14:paraId="7400E5AF" w14:textId="77777777" w:rsidR="001D5826" w:rsidRPr="00737543" w:rsidRDefault="001D5826" w:rsidP="00992AF1"/>
        </w:tc>
      </w:tr>
      <w:tr w:rsidR="001D5826" w:rsidRPr="005E36C8" w14:paraId="113A3064" w14:textId="77777777" w:rsidTr="00992AF1">
        <w:trPr>
          <w:trHeight w:val="364"/>
        </w:trPr>
        <w:tc>
          <w:tcPr>
            <w:tcW w:w="5000" w:type="pct"/>
            <w:gridSpan w:val="3"/>
            <w:tcBorders>
              <w:top w:val="single" w:sz="4" w:space="0" w:color="auto"/>
              <w:bottom w:val="single" w:sz="4" w:space="0" w:color="auto"/>
            </w:tcBorders>
            <w:noWrap/>
            <w:vAlign w:val="top"/>
          </w:tcPr>
          <w:p w14:paraId="608609FE" w14:textId="77777777" w:rsidR="001D5826" w:rsidRPr="00325AF4" w:rsidRDefault="001D5826" w:rsidP="00992AF1">
            <w:pPr>
              <w:pStyle w:val="TablesHeadingGSCyan"/>
              <w:framePr w:hSpace="0" w:wrap="auto" w:vAnchor="margin" w:hAnchor="text" w:yAlign="inline"/>
              <w:spacing w:line="276" w:lineRule="auto"/>
              <w:rPr>
                <w:caps w:val="0"/>
                <w:color w:val="4D4D4C"/>
                <w:sz w:val="20"/>
                <w:szCs w:val="20"/>
              </w:rPr>
            </w:pPr>
            <w:r w:rsidRPr="00325AF4">
              <w:rPr>
                <w:rStyle w:val="SmartLink1"/>
              </w:rPr>
              <w:lastRenderedPageBreak/>
              <w:t>P.9.12 |Invasive Alien species</w:t>
            </w:r>
          </w:p>
        </w:tc>
      </w:tr>
      <w:tr w:rsidR="001D5826" w:rsidRPr="005E36C8" w14:paraId="180A5FB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05F1B03" w14:textId="77777777" w:rsidR="001D5826" w:rsidRPr="00325AF4" w:rsidRDefault="001D5826" w:rsidP="00992AF1">
            <w:pPr>
              <w:pStyle w:val="TablesHeadingGSCyan"/>
              <w:framePr w:hSpace="0" w:wrap="auto" w:vAnchor="margin" w:hAnchor="text" w:yAlign="inline"/>
              <w:spacing w:line="276" w:lineRule="auto"/>
              <w:rPr>
                <w:caps w:val="0"/>
                <w:color w:val="4D4D4C"/>
                <w:sz w:val="20"/>
                <w:szCs w:val="20"/>
              </w:rPr>
            </w:pPr>
            <w:r w:rsidRPr="00CC3EC2">
              <w:rPr>
                <w:rStyle w:val="SmartLink1"/>
                <w:sz w:val="20"/>
              </w:rPr>
              <w:t>P.9.12.1 |</w:t>
            </w:r>
          </w:p>
        </w:tc>
        <w:tc>
          <w:tcPr>
            <w:tcW w:w="3285" w:type="pct"/>
            <w:tcBorders>
              <w:top w:val="single" w:sz="4" w:space="0" w:color="auto"/>
              <w:left w:val="single" w:sz="4" w:space="0" w:color="auto"/>
              <w:bottom w:val="single" w:sz="4" w:space="0" w:color="auto"/>
              <w:right w:val="single" w:sz="4" w:space="0" w:color="auto"/>
            </w:tcBorders>
            <w:vAlign w:val="top"/>
          </w:tcPr>
          <w:p w14:paraId="5B9BFBC9" w14:textId="77777777" w:rsidR="001D5826" w:rsidRPr="00B97128" w:rsidRDefault="001D5826" w:rsidP="00992AF1">
            <w:pPr>
              <w:pStyle w:val="TablesHeadingGSCyan"/>
              <w:framePr w:hSpace="0" w:wrap="auto" w:vAnchor="margin" w:hAnchor="text" w:yAlign="inline"/>
              <w:rPr>
                <w:caps w:val="0"/>
                <w:color w:val="auto"/>
                <w:sz w:val="20"/>
                <w:szCs w:val="20"/>
              </w:rPr>
            </w:pPr>
            <w:r w:rsidRPr="00B97128">
              <w:rPr>
                <w:caps w:val="0"/>
                <w:color w:val="auto"/>
                <w:sz w:val="20"/>
                <w:szCs w:val="22"/>
              </w:rPr>
              <w:t>Does project introduce any alien species (not currently established in the country or region of the project) into new environments?</w:t>
            </w:r>
          </w:p>
        </w:tc>
        <w:tc>
          <w:tcPr>
            <w:tcW w:w="953" w:type="pct"/>
            <w:tcBorders>
              <w:top w:val="single" w:sz="4" w:space="0" w:color="auto"/>
              <w:left w:val="single" w:sz="4" w:space="0" w:color="auto"/>
              <w:bottom w:val="single" w:sz="4" w:space="0" w:color="auto"/>
            </w:tcBorders>
            <w:vAlign w:val="top"/>
          </w:tcPr>
          <w:p w14:paraId="0A17229E"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47898371"/>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3497CC09"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483987114"/>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NO</w:t>
            </w:r>
          </w:p>
          <w:p w14:paraId="3E7B376E" w14:textId="77777777" w:rsidR="001D5826" w:rsidRPr="00B97128" w:rsidRDefault="001D5826" w:rsidP="00992AF1">
            <w:pPr>
              <w:pStyle w:val="TablesHeadingGSCyan"/>
              <w:framePr w:hSpace="0" w:wrap="auto" w:vAnchor="margin" w:hAnchor="text" w:yAlign="inline"/>
              <w:rPr>
                <w:caps w:val="0"/>
                <w:color w:val="auto"/>
                <w:sz w:val="20"/>
                <w:szCs w:val="20"/>
              </w:rPr>
            </w:pPr>
          </w:p>
        </w:tc>
      </w:tr>
      <w:tr w:rsidR="001D5826" w:rsidRPr="005E36C8" w14:paraId="5644A712" w14:textId="77777777" w:rsidTr="00992AF1">
        <w:trPr>
          <w:trHeight w:val="364"/>
        </w:trPr>
        <w:tc>
          <w:tcPr>
            <w:tcW w:w="5000" w:type="pct"/>
            <w:gridSpan w:val="3"/>
            <w:tcBorders>
              <w:top w:val="single" w:sz="4" w:space="0" w:color="auto"/>
              <w:bottom w:val="single" w:sz="4" w:space="0" w:color="auto"/>
            </w:tcBorders>
            <w:noWrap/>
            <w:vAlign w:val="top"/>
          </w:tcPr>
          <w:p w14:paraId="6106A068" w14:textId="77777777" w:rsidR="001D5826" w:rsidRPr="00FF1DA9" w:rsidRDefault="001D5826" w:rsidP="00992AF1">
            <w:pPr>
              <w:pStyle w:val="TablesHeadingGSCyan"/>
              <w:framePr w:hSpace="0" w:wrap="auto" w:vAnchor="margin" w:hAnchor="text" w:yAlign="inline"/>
              <w:spacing w:line="276" w:lineRule="auto"/>
              <w:rPr>
                <w:caps w:val="0"/>
                <w:color w:val="4D4D4C"/>
                <w:sz w:val="20"/>
                <w:szCs w:val="22"/>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5E36C8" w14:paraId="6A1DDB00"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2CA4FF5"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The project activity does not include any species management.</w:t>
            </w:r>
          </w:p>
          <w:p w14:paraId="466A2B7E" w14:textId="77777777" w:rsidR="001D5826" w:rsidRDefault="001D5826" w:rsidP="00992AF1">
            <w:pPr>
              <w:pStyle w:val="TablesHeadingGSCyan"/>
              <w:framePr w:hSpace="0" w:wrap="auto" w:vAnchor="margin" w:hAnchor="text" w:yAlign="inline"/>
              <w:spacing w:line="276" w:lineRule="auto"/>
              <w:rPr>
                <w:caps w:val="0"/>
                <w:color w:val="4D4D4C"/>
                <w:sz w:val="20"/>
                <w:szCs w:val="22"/>
              </w:rPr>
            </w:pPr>
          </w:p>
          <w:p w14:paraId="7213512B" w14:textId="77777777" w:rsidR="001D5826" w:rsidRPr="00367B28" w:rsidRDefault="001D5826" w:rsidP="00992AF1"/>
        </w:tc>
      </w:tr>
      <w:tr w:rsidR="001D5826" w:rsidRPr="005E36C8" w14:paraId="1B302F1F" w14:textId="77777777" w:rsidTr="00992AF1">
        <w:trPr>
          <w:trHeight w:val="364"/>
        </w:trPr>
        <w:tc>
          <w:tcPr>
            <w:tcW w:w="5000" w:type="pct"/>
            <w:gridSpan w:val="3"/>
            <w:tcBorders>
              <w:top w:val="single" w:sz="4" w:space="0" w:color="auto"/>
              <w:bottom w:val="single" w:sz="4" w:space="0" w:color="auto"/>
            </w:tcBorders>
            <w:noWrap/>
            <w:vAlign w:val="top"/>
          </w:tcPr>
          <w:p w14:paraId="16677CEC" w14:textId="77777777" w:rsidR="001D5826" w:rsidRPr="005E36C8" w:rsidRDefault="001D5826" w:rsidP="00992AF1">
            <w:pPr>
              <w:rPr>
                <w:caps/>
                <w:sz w:val="20"/>
                <w:szCs w:val="20"/>
              </w:rPr>
            </w:pPr>
            <w:r w:rsidRPr="00DF7AD2">
              <w:rPr>
                <w:color w:val="00B9BD" w:themeColor="accent1"/>
                <w:sz w:val="20"/>
                <w:szCs w:val="22"/>
              </w:rPr>
              <w:t>Would the project involve or lead to:</w:t>
            </w:r>
          </w:p>
        </w:tc>
      </w:tr>
      <w:tr w:rsidR="001D5826" w:rsidRPr="005E36C8" w14:paraId="0A68639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28C7362" w14:textId="77777777" w:rsidR="001D5826" w:rsidRPr="005E36C8" w:rsidRDefault="001D5826" w:rsidP="00992AF1">
            <w:pPr>
              <w:pStyle w:val="TablesHeadingGSCyan"/>
              <w:framePr w:hSpace="0" w:wrap="auto" w:vAnchor="margin" w:hAnchor="text" w:yAlign="inline"/>
              <w:rPr>
                <w:caps w:val="0"/>
                <w:color w:val="4D4D4C"/>
                <w:sz w:val="20"/>
                <w:szCs w:val="22"/>
              </w:rPr>
            </w:pPr>
            <w:r w:rsidRPr="00CC3EC2">
              <w:rPr>
                <w:rStyle w:val="SmartLink1"/>
                <w:sz w:val="20"/>
              </w:rPr>
              <w:t>P.9.12.1 |</w:t>
            </w:r>
          </w:p>
        </w:tc>
        <w:tc>
          <w:tcPr>
            <w:tcW w:w="3285" w:type="pct"/>
            <w:tcBorders>
              <w:top w:val="single" w:sz="4" w:space="0" w:color="auto"/>
              <w:bottom w:val="single" w:sz="4" w:space="0" w:color="auto"/>
              <w:right w:val="single" w:sz="4" w:space="0" w:color="auto"/>
            </w:tcBorders>
          </w:tcPr>
          <w:p w14:paraId="01333625" w14:textId="77777777" w:rsidR="001D5826" w:rsidRPr="00367B28"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r</w:t>
            </w:r>
            <w:r w:rsidRPr="00367B28">
              <w:rPr>
                <w:caps w:val="0"/>
                <w:color w:val="4D4D4C"/>
                <w:sz w:val="20"/>
                <w:szCs w:val="22"/>
              </w:rPr>
              <w:t>isk of introduc</w:t>
            </w:r>
            <w:r>
              <w:rPr>
                <w:caps w:val="0"/>
                <w:color w:val="4D4D4C"/>
                <w:sz w:val="20"/>
                <w:szCs w:val="22"/>
              </w:rPr>
              <w:t>ing</w:t>
            </w:r>
            <w:r w:rsidRPr="00367B28">
              <w:rPr>
                <w:caps w:val="0"/>
                <w:color w:val="4D4D4C"/>
                <w:sz w:val="20"/>
                <w:szCs w:val="22"/>
              </w:rPr>
              <w:t xml:space="preserve"> any alien species with a high risk of invasive </w:t>
            </w:r>
            <w:proofErr w:type="spellStart"/>
            <w:r w:rsidRPr="00367B28">
              <w:rPr>
                <w:caps w:val="0"/>
                <w:color w:val="4D4D4C"/>
                <w:sz w:val="20"/>
                <w:szCs w:val="22"/>
              </w:rPr>
              <w:t>behaviour</w:t>
            </w:r>
            <w:proofErr w:type="spellEnd"/>
            <w:r w:rsidRPr="00367B28">
              <w:rPr>
                <w:caps w:val="0"/>
                <w:color w:val="4D4D4C"/>
                <w:sz w:val="20"/>
                <w:szCs w:val="22"/>
              </w:rPr>
              <w:t xml:space="preserve"> regardless of whether such introductions are permitted under the existing regulatory framework</w:t>
            </w:r>
            <w:r>
              <w:rPr>
                <w:caps w:val="0"/>
                <w:color w:val="4D4D4C"/>
                <w:sz w:val="20"/>
                <w:szCs w:val="22"/>
              </w:rPr>
              <w:t>?</w:t>
            </w:r>
          </w:p>
        </w:tc>
        <w:tc>
          <w:tcPr>
            <w:tcW w:w="953" w:type="pct"/>
            <w:tcBorders>
              <w:top w:val="single" w:sz="4" w:space="0" w:color="auto"/>
              <w:left w:val="single" w:sz="4" w:space="0" w:color="auto"/>
              <w:bottom w:val="single" w:sz="4" w:space="0" w:color="auto"/>
            </w:tcBorders>
          </w:tcPr>
          <w:p w14:paraId="24B0DE1E"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2163202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045F2FA" w14:textId="77777777" w:rsidR="001D5826" w:rsidRPr="00B97128" w:rsidDel="00FB5485" w:rsidRDefault="00620877" w:rsidP="00992AF1">
            <w:pPr>
              <w:rPr>
                <w:color w:val="auto"/>
              </w:rPr>
            </w:pPr>
            <w:sdt>
              <w:sdtPr>
                <w:rPr>
                  <w:caps/>
                  <w:color w:val="auto"/>
                  <w:sz w:val="20"/>
                  <w:szCs w:val="20"/>
                </w:rPr>
                <w:id w:val="149360083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06872A24"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40909795"/>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5AFB8A9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1C12BAC" w14:textId="77777777" w:rsidR="001D5826" w:rsidRPr="005E36C8" w:rsidRDefault="001D5826" w:rsidP="00992AF1">
            <w:pPr>
              <w:pStyle w:val="TablesHeadingGSCyan"/>
              <w:framePr w:hSpace="0" w:wrap="auto" w:vAnchor="margin" w:hAnchor="text" w:yAlign="inline"/>
              <w:rPr>
                <w:caps w:val="0"/>
                <w:color w:val="4D4D4C"/>
                <w:sz w:val="20"/>
                <w:szCs w:val="22"/>
              </w:rPr>
            </w:pPr>
            <w:r w:rsidRPr="00CC3EC2">
              <w:rPr>
                <w:rStyle w:val="SmartLink1"/>
                <w:sz w:val="20"/>
              </w:rPr>
              <w:t>P.9.12.1 |</w:t>
            </w:r>
          </w:p>
        </w:tc>
        <w:tc>
          <w:tcPr>
            <w:tcW w:w="3285" w:type="pct"/>
            <w:tcBorders>
              <w:top w:val="single" w:sz="4" w:space="0" w:color="auto"/>
              <w:bottom w:val="single" w:sz="4" w:space="0" w:color="auto"/>
              <w:right w:val="single" w:sz="4" w:space="0" w:color="auto"/>
            </w:tcBorders>
          </w:tcPr>
          <w:p w14:paraId="4AB55431" w14:textId="4BF650FF" w:rsidR="001D5826" w:rsidRPr="00367B28"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 xml:space="preserve">risk of </w:t>
            </w:r>
            <w:r w:rsidRPr="00F63C1B">
              <w:rPr>
                <w:caps w:val="0"/>
                <w:color w:val="4D4D4C"/>
                <w:sz w:val="20"/>
                <w:szCs w:val="22"/>
              </w:rPr>
              <w:t xml:space="preserve">potential accidental or unintended introductions including the transportation of substrates and vectors (such as soil, ballast, and plant materials) that may </w:t>
            </w:r>
            <w:proofErr w:type="spellStart"/>
            <w:r w:rsidRPr="00F63C1B">
              <w:rPr>
                <w:caps w:val="0"/>
                <w:color w:val="4D4D4C"/>
                <w:sz w:val="20"/>
                <w:szCs w:val="22"/>
              </w:rPr>
              <w:t>harbour</w:t>
            </w:r>
            <w:proofErr w:type="spellEnd"/>
            <w:r w:rsidRPr="00F63C1B">
              <w:rPr>
                <w:caps w:val="0"/>
                <w:color w:val="4D4D4C"/>
                <w:sz w:val="20"/>
                <w:szCs w:val="22"/>
              </w:rPr>
              <w:t xml:space="preserve"> alien species.</w:t>
            </w:r>
          </w:p>
        </w:tc>
        <w:tc>
          <w:tcPr>
            <w:tcW w:w="953" w:type="pct"/>
            <w:tcBorders>
              <w:top w:val="single" w:sz="4" w:space="0" w:color="auto"/>
              <w:left w:val="single" w:sz="4" w:space="0" w:color="auto"/>
              <w:bottom w:val="single" w:sz="4" w:space="0" w:color="auto"/>
            </w:tcBorders>
          </w:tcPr>
          <w:p w14:paraId="296BB0C5"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6229889"/>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3694EA9" w14:textId="77777777" w:rsidR="001D5826" w:rsidRPr="00B97128" w:rsidDel="00FB5485" w:rsidRDefault="00620877" w:rsidP="00992AF1">
            <w:pPr>
              <w:rPr>
                <w:color w:val="auto"/>
              </w:rPr>
            </w:pPr>
            <w:sdt>
              <w:sdtPr>
                <w:rPr>
                  <w:caps/>
                  <w:color w:val="auto"/>
                  <w:sz w:val="20"/>
                  <w:szCs w:val="20"/>
                </w:rPr>
                <w:id w:val="1814831014"/>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19FB5BC0"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93176641"/>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5118CB0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F01E69A" w14:textId="77777777" w:rsidR="001D5826" w:rsidRPr="00CC3EC2" w:rsidRDefault="001D5826" w:rsidP="00992AF1">
            <w:pPr>
              <w:pStyle w:val="TablesHeadingGSCyan"/>
              <w:framePr w:hSpace="0" w:wrap="auto" w:vAnchor="margin" w:hAnchor="text" w:yAlign="inline"/>
              <w:rPr>
                <w:rStyle w:val="SmartLink1"/>
                <w:sz w:val="20"/>
              </w:rPr>
            </w:pPr>
            <w:r>
              <w:rPr>
                <w:rStyle w:val="SmartLink1"/>
                <w:sz w:val="20"/>
              </w:rPr>
              <w:t>P.9.12.2 |</w:t>
            </w:r>
          </w:p>
        </w:tc>
        <w:tc>
          <w:tcPr>
            <w:tcW w:w="3285" w:type="pct"/>
            <w:tcBorders>
              <w:top w:val="single" w:sz="4" w:space="0" w:color="auto"/>
              <w:bottom w:val="single" w:sz="4" w:space="0" w:color="auto"/>
              <w:right w:val="single" w:sz="4" w:space="0" w:color="auto"/>
            </w:tcBorders>
          </w:tcPr>
          <w:p w14:paraId="06F890EB" w14:textId="77777777" w:rsidR="001D5826"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 xml:space="preserve">risk of </w:t>
            </w:r>
            <w:r w:rsidRPr="00CC3EC2">
              <w:rPr>
                <w:caps w:val="0"/>
                <w:color w:val="4D4D4C"/>
                <w:sz w:val="20"/>
                <w:szCs w:val="22"/>
              </w:rPr>
              <w:t>spreading alien species  into areas in which they have not already been established</w:t>
            </w:r>
            <w:r>
              <w:rPr>
                <w:caps w:val="0"/>
                <w:color w:val="4D4D4C"/>
                <w:sz w:val="20"/>
                <w:szCs w:val="22"/>
              </w:rPr>
              <w:t>?</w:t>
            </w:r>
          </w:p>
        </w:tc>
        <w:tc>
          <w:tcPr>
            <w:tcW w:w="953" w:type="pct"/>
            <w:tcBorders>
              <w:top w:val="single" w:sz="4" w:space="0" w:color="auto"/>
              <w:left w:val="single" w:sz="4" w:space="0" w:color="auto"/>
              <w:bottom w:val="single" w:sz="4" w:space="0" w:color="auto"/>
            </w:tcBorders>
          </w:tcPr>
          <w:p w14:paraId="08DC3B4D" w14:textId="77777777" w:rsidR="001D5826" w:rsidRPr="00B97128" w:rsidDel="00FB5485"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87116612"/>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03DBA7BB" w14:textId="77777777" w:rsidR="001D5826" w:rsidRPr="00B97128" w:rsidDel="00FB5485" w:rsidRDefault="00620877" w:rsidP="00992AF1">
            <w:pPr>
              <w:rPr>
                <w:color w:val="auto"/>
              </w:rPr>
            </w:pPr>
            <w:sdt>
              <w:sdtPr>
                <w:rPr>
                  <w:caps/>
                  <w:color w:val="auto"/>
                  <w:sz w:val="20"/>
                  <w:szCs w:val="20"/>
                </w:rPr>
                <w:id w:val="-1225524987"/>
                <w14:checkbox>
                  <w14:checked w14:val="0"/>
                  <w14:checkedState w14:val="2612" w14:font="MS Gothic"/>
                  <w14:uncheckedState w14:val="2610" w14:font="MS Gothic"/>
                </w14:checkbox>
              </w:sdtPr>
              <w:sdtEnd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1CBE7199" w14:textId="77777777" w:rsidR="001D5826" w:rsidRPr="00B97128" w:rsidRDefault="00620877"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44223582"/>
                <w14:checkbox>
                  <w14:checked w14:val="1"/>
                  <w14:checkedState w14:val="2612" w14:font="MS Gothic"/>
                  <w14:uncheckedState w14:val="2610" w14:font="MS Gothic"/>
                </w14:checkbox>
              </w:sdtPr>
              <w:sdtEnd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17595D57" w14:textId="77777777" w:rsidTr="00992AF1">
        <w:trPr>
          <w:trHeight w:val="364"/>
        </w:trPr>
        <w:tc>
          <w:tcPr>
            <w:tcW w:w="5000" w:type="pct"/>
            <w:gridSpan w:val="3"/>
            <w:tcBorders>
              <w:top w:val="single" w:sz="4" w:space="0" w:color="auto"/>
              <w:bottom w:val="single" w:sz="4" w:space="0" w:color="auto"/>
            </w:tcBorders>
            <w:noWrap/>
            <w:vAlign w:val="top"/>
          </w:tcPr>
          <w:p w14:paraId="3F32B51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 xml:space="preserve">the above </w:t>
            </w:r>
            <w:proofErr w:type="gramStart"/>
            <w:r w:rsidRPr="00FB2690">
              <w:rPr>
                <w:caps w:val="0"/>
                <w:sz w:val="20"/>
                <w:szCs w:val="22"/>
              </w:rPr>
              <w:t>question</w:t>
            </w:r>
            <w:proofErr w:type="gramEnd"/>
            <w:r w:rsidRPr="00FB2690">
              <w:rPr>
                <w:caps w:val="0"/>
                <w:sz w:val="20"/>
                <w:szCs w:val="22"/>
              </w:rPr>
              <w:t>, please provide a brief description of the project situation below. Also, provide justification and/or evidence as necessary to demonstrate compliance with applicable requirements.</w:t>
            </w:r>
          </w:p>
        </w:tc>
      </w:tr>
      <w:tr w:rsidR="001D5826" w:rsidRPr="005E36C8" w14:paraId="16D1B390"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A5E985D"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The project activity does not include any species management.</w:t>
            </w:r>
          </w:p>
          <w:p w14:paraId="7A0805BE" w14:textId="77777777" w:rsidR="001D5826" w:rsidRPr="00330B26" w:rsidRDefault="001D5826" w:rsidP="00992AF1">
            <w:pPr>
              <w:pStyle w:val="TablesHeadingGSCyan"/>
              <w:framePr w:hSpace="0" w:wrap="auto" w:vAnchor="margin" w:hAnchor="text" w:yAlign="inline"/>
              <w:spacing w:line="276" w:lineRule="auto"/>
              <w:rPr>
                <w:color w:val="515151" w:themeColor="text1"/>
              </w:rPr>
            </w:pPr>
          </w:p>
          <w:p w14:paraId="20D141B0" w14:textId="77777777" w:rsidR="001D5826" w:rsidRPr="00330B26" w:rsidRDefault="001D5826" w:rsidP="00992AF1">
            <w:pPr>
              <w:rPr>
                <w:color w:val="515151" w:themeColor="text1"/>
              </w:rPr>
            </w:pPr>
          </w:p>
        </w:tc>
      </w:tr>
    </w:tbl>
    <w:p w14:paraId="0010D4DA" w14:textId="20C2715C" w:rsidR="00AB4B86" w:rsidRDefault="00AB4B86" w:rsidP="006D53FE"/>
    <w:p w14:paraId="5E8398CF" w14:textId="798A2220" w:rsidR="00AB4B86" w:rsidRDefault="00AB4B86">
      <w:pPr>
        <w:spacing w:line="276" w:lineRule="auto"/>
        <w:contextualSpacing w:val="0"/>
      </w:pPr>
      <w:r>
        <w:br w:type="page"/>
      </w:r>
    </w:p>
    <w:p w14:paraId="75419C8B" w14:textId="77777777" w:rsidR="00AB4B86" w:rsidRDefault="00AB4B86" w:rsidP="006D53FE">
      <w:pPr>
        <w:sectPr w:rsidR="00AB4B86" w:rsidSect="00AC55C6">
          <w:pgSz w:w="11900" w:h="16840"/>
          <w:pgMar w:top="1021" w:right="1134" w:bottom="1381" w:left="1134" w:header="283" w:footer="0" w:gutter="0"/>
          <w:cols w:space="720"/>
          <w:docGrid w:linePitch="360"/>
        </w:sectPr>
      </w:pPr>
    </w:p>
    <w:p w14:paraId="7285EF6B" w14:textId="6063B0B6" w:rsidR="00AB4B86" w:rsidRPr="00B71A2B" w:rsidRDefault="00B71A2B" w:rsidP="00B71A2B">
      <w:pPr>
        <w:pStyle w:val="Titre3"/>
      </w:pPr>
      <w:bookmarkStart w:id="22" w:name="_Ref49516032"/>
      <w:r>
        <w:lastRenderedPageBreak/>
        <w:t xml:space="preserve">Appendix 2- </w:t>
      </w:r>
      <w:r w:rsidR="00AB4B86" w:rsidRPr="00B71A2B">
        <w:t>Contact information of VPA Implementer</w:t>
      </w:r>
      <w:bookmarkEnd w:id="22"/>
    </w:p>
    <w:p w14:paraId="434C192A" w14:textId="1BFB93A0" w:rsidR="00AB4B86" w:rsidRPr="00AA2706" w:rsidRDefault="00AB4B86" w:rsidP="00AA2706"/>
    <w:tbl>
      <w:tblPr>
        <w:tblStyle w:val="TableauGrille5Fonc-Accentuation1"/>
        <w:tblW w:w="5000" w:type="pct"/>
        <w:tblCellMar>
          <w:top w:w="57" w:type="dxa"/>
        </w:tblCellMar>
        <w:tblLook w:val="0680" w:firstRow="0" w:lastRow="0" w:firstColumn="1" w:lastColumn="0" w:noHBand="1" w:noVBand="1"/>
      </w:tblPr>
      <w:tblGrid>
        <w:gridCol w:w="2492"/>
        <w:gridCol w:w="7130"/>
      </w:tblGrid>
      <w:tr w:rsidR="00B71A2B" w:rsidRPr="00B71A2B" w14:paraId="4DDD9E9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366A57C" w14:textId="328EEDBB" w:rsidR="00B71A2B" w:rsidRPr="00B71A2B" w:rsidRDefault="00B71A2B" w:rsidP="00B71A2B">
            <w:pPr>
              <w:spacing w:after="200"/>
              <w:rPr>
                <w:color w:val="FFFFFF" w:themeColor="background1"/>
                <w:lang w:val="en-GB"/>
              </w:rPr>
            </w:pPr>
            <w:r w:rsidRPr="00B71A2B">
              <w:rPr>
                <w:color w:val="FFFFFF" w:themeColor="background1"/>
                <w:lang w:val="en-GB"/>
              </w:rPr>
              <w:t>Organi</w:t>
            </w:r>
            <w:r w:rsidR="0004797B">
              <w:rPr>
                <w:color w:val="FFFFFF" w:themeColor="background1"/>
                <w:lang w:val="en-GB"/>
              </w:rPr>
              <w:t>s</w:t>
            </w:r>
            <w:r w:rsidRPr="00B71A2B">
              <w:rPr>
                <w:color w:val="FFFFFF" w:themeColor="background1"/>
                <w:lang w:val="en-GB"/>
              </w:rPr>
              <w:t>ation name</w:t>
            </w:r>
          </w:p>
        </w:tc>
        <w:tc>
          <w:tcPr>
            <w:tcW w:w="3705" w:type="pct"/>
          </w:tcPr>
          <w:p w14:paraId="33E75CBD" w14:textId="61173B19" w:rsidR="00B71A2B" w:rsidRPr="00B71A2B" w:rsidRDefault="007558C4" w:rsidP="00B71A2B">
            <w:pPr>
              <w:spacing w:after="200"/>
              <w:cnfStyle w:val="000000000000" w:firstRow="0" w:lastRow="0" w:firstColumn="0" w:lastColumn="0" w:oddVBand="0" w:evenVBand="0" w:oddHBand="0" w:evenHBand="0" w:firstRowFirstColumn="0" w:firstRowLastColumn="0" w:lastRowFirstColumn="0" w:lastRowLastColumn="0"/>
              <w:rPr>
                <w:lang w:val="en-GB"/>
              </w:rPr>
            </w:pPr>
            <w:proofErr w:type="gramStart"/>
            <w:r>
              <w:rPr>
                <w:color w:val="515151" w:themeColor="text1"/>
              </w:rPr>
              <w:t>Man</w:t>
            </w:r>
            <w:proofErr w:type="gramEnd"/>
            <w:r>
              <w:rPr>
                <w:color w:val="515151" w:themeColor="text1"/>
              </w:rPr>
              <w:t xml:space="preserve"> and Man Enterprise</w:t>
            </w:r>
          </w:p>
        </w:tc>
      </w:tr>
      <w:tr w:rsidR="00B71A2B" w:rsidRPr="00B71A2B" w14:paraId="374A9686"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A190DB2" w14:textId="77777777" w:rsidR="00B71A2B" w:rsidRPr="00B71A2B" w:rsidRDefault="00B71A2B" w:rsidP="00B71A2B">
            <w:pPr>
              <w:spacing w:after="200"/>
              <w:rPr>
                <w:color w:val="FFFFFF" w:themeColor="background1"/>
                <w:lang w:val="en-GB"/>
              </w:rPr>
            </w:pPr>
            <w:r w:rsidRPr="00B71A2B">
              <w:rPr>
                <w:color w:val="FFFFFF" w:themeColor="background1"/>
                <w:lang w:val="en-GB"/>
              </w:rPr>
              <w:t>Registration number with relevant authority</w:t>
            </w:r>
          </w:p>
        </w:tc>
        <w:tc>
          <w:tcPr>
            <w:tcW w:w="3705" w:type="pct"/>
          </w:tcPr>
          <w:p w14:paraId="0BA68D7C" w14:textId="77777777" w:rsidR="009B6E29" w:rsidRDefault="009B6E29" w:rsidP="009B6E29">
            <w:pPr>
              <w:pStyle w:val="Default"/>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BN - 1,698D </w:t>
            </w:r>
          </w:p>
          <w:p w14:paraId="3E2F4A85"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7E6FB94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37D7416" w14:textId="77777777" w:rsidR="00B71A2B" w:rsidRPr="00B71A2B" w:rsidRDefault="00B71A2B" w:rsidP="00B71A2B">
            <w:pPr>
              <w:spacing w:after="200"/>
              <w:rPr>
                <w:color w:val="FFFFFF" w:themeColor="background1"/>
                <w:lang w:val="en-GB"/>
              </w:rPr>
            </w:pPr>
            <w:r w:rsidRPr="00B71A2B">
              <w:rPr>
                <w:color w:val="FFFFFF" w:themeColor="background1"/>
                <w:lang w:val="en-GB"/>
              </w:rPr>
              <w:t>Street/P.O. Box</w:t>
            </w:r>
          </w:p>
        </w:tc>
        <w:tc>
          <w:tcPr>
            <w:tcW w:w="3705" w:type="pct"/>
          </w:tcPr>
          <w:p w14:paraId="3EDB4EED" w14:textId="15742880" w:rsidR="00B71A2B" w:rsidRPr="00B71A2B" w:rsidRDefault="007558C4"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KS 4588</w:t>
            </w:r>
          </w:p>
        </w:tc>
      </w:tr>
      <w:tr w:rsidR="00B71A2B" w:rsidRPr="00B71A2B" w14:paraId="0BEC5D8F"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F22E6AE" w14:textId="77777777" w:rsidR="00B71A2B" w:rsidRPr="00B71A2B" w:rsidRDefault="00B71A2B" w:rsidP="00B71A2B">
            <w:pPr>
              <w:spacing w:after="200"/>
              <w:rPr>
                <w:color w:val="FFFFFF" w:themeColor="background1"/>
                <w:lang w:val="en-GB"/>
              </w:rPr>
            </w:pPr>
            <w:r w:rsidRPr="00B71A2B">
              <w:rPr>
                <w:color w:val="FFFFFF" w:themeColor="background1"/>
                <w:lang w:val="en-GB"/>
              </w:rPr>
              <w:t>Building</w:t>
            </w:r>
          </w:p>
        </w:tc>
        <w:tc>
          <w:tcPr>
            <w:tcW w:w="3705" w:type="pct"/>
          </w:tcPr>
          <w:p w14:paraId="18F862A0"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7558C4" w:rsidRPr="00B71A2B" w14:paraId="2C00BD0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5CDEABB" w14:textId="77777777" w:rsidR="007558C4" w:rsidRPr="00B71A2B" w:rsidRDefault="007558C4" w:rsidP="007558C4">
            <w:pPr>
              <w:spacing w:after="200"/>
              <w:rPr>
                <w:color w:val="FFFFFF" w:themeColor="background1"/>
                <w:lang w:val="en-GB"/>
              </w:rPr>
            </w:pPr>
            <w:r w:rsidRPr="00B71A2B">
              <w:rPr>
                <w:color w:val="FFFFFF" w:themeColor="background1"/>
                <w:lang w:val="en-GB"/>
              </w:rPr>
              <w:t>City</w:t>
            </w:r>
          </w:p>
        </w:tc>
        <w:tc>
          <w:tcPr>
            <w:tcW w:w="3705" w:type="pct"/>
          </w:tcPr>
          <w:p w14:paraId="47B2A8C1" w14:textId="6258E7B8"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Kumasi</w:t>
            </w:r>
          </w:p>
        </w:tc>
      </w:tr>
      <w:tr w:rsidR="007558C4" w:rsidRPr="00B71A2B" w14:paraId="19D5138B"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360388B" w14:textId="77777777" w:rsidR="007558C4" w:rsidRPr="00B71A2B" w:rsidRDefault="007558C4" w:rsidP="007558C4">
            <w:pPr>
              <w:spacing w:after="200"/>
              <w:rPr>
                <w:color w:val="FFFFFF" w:themeColor="background1"/>
                <w:lang w:val="en-GB"/>
              </w:rPr>
            </w:pPr>
            <w:r w:rsidRPr="00B71A2B">
              <w:rPr>
                <w:color w:val="FFFFFF" w:themeColor="background1"/>
                <w:lang w:val="en-GB"/>
              </w:rPr>
              <w:t>State/Region</w:t>
            </w:r>
          </w:p>
        </w:tc>
        <w:tc>
          <w:tcPr>
            <w:tcW w:w="3705" w:type="pct"/>
          </w:tcPr>
          <w:p w14:paraId="0D65EA2A" w14:textId="07BE68EC"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Ashanti region</w:t>
            </w:r>
          </w:p>
        </w:tc>
      </w:tr>
      <w:tr w:rsidR="007558C4" w:rsidRPr="00B71A2B" w14:paraId="66AFC22A"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E5B7D83" w14:textId="77777777" w:rsidR="007558C4" w:rsidRPr="00B71A2B" w:rsidRDefault="007558C4" w:rsidP="007558C4">
            <w:pPr>
              <w:spacing w:after="200"/>
              <w:rPr>
                <w:color w:val="FFFFFF" w:themeColor="background1"/>
                <w:lang w:val="en-GB"/>
              </w:rPr>
            </w:pPr>
            <w:r w:rsidRPr="00B71A2B">
              <w:rPr>
                <w:color w:val="FFFFFF" w:themeColor="background1"/>
                <w:lang w:val="en-GB"/>
              </w:rPr>
              <w:t>Postcode</w:t>
            </w:r>
          </w:p>
        </w:tc>
        <w:tc>
          <w:tcPr>
            <w:tcW w:w="3705" w:type="pct"/>
          </w:tcPr>
          <w:p w14:paraId="36EABF0A" w14:textId="2ECBC881"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KS 4588</w:t>
            </w:r>
          </w:p>
        </w:tc>
      </w:tr>
      <w:tr w:rsidR="007558C4" w:rsidRPr="00B71A2B" w14:paraId="213D417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FB8B5CC" w14:textId="77777777" w:rsidR="007558C4" w:rsidRPr="00B71A2B" w:rsidRDefault="007558C4" w:rsidP="007558C4">
            <w:pPr>
              <w:spacing w:after="200"/>
              <w:rPr>
                <w:color w:val="FFFFFF" w:themeColor="background1"/>
                <w:lang w:val="en-GB"/>
              </w:rPr>
            </w:pPr>
            <w:r w:rsidRPr="00B71A2B">
              <w:rPr>
                <w:color w:val="FFFFFF" w:themeColor="background1"/>
                <w:lang w:val="en-GB"/>
              </w:rPr>
              <w:t>Country</w:t>
            </w:r>
          </w:p>
        </w:tc>
        <w:tc>
          <w:tcPr>
            <w:tcW w:w="3705" w:type="pct"/>
          </w:tcPr>
          <w:p w14:paraId="6C234C91" w14:textId="305DC279"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Ghanan</w:t>
            </w:r>
          </w:p>
        </w:tc>
      </w:tr>
      <w:tr w:rsidR="007558C4" w:rsidRPr="00B71A2B" w14:paraId="4EB785E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604AC79" w14:textId="77777777" w:rsidR="007558C4" w:rsidRPr="00B71A2B" w:rsidRDefault="007558C4" w:rsidP="007558C4">
            <w:pPr>
              <w:spacing w:after="200"/>
              <w:rPr>
                <w:color w:val="FFFFFF" w:themeColor="background1"/>
                <w:lang w:val="en-GB"/>
              </w:rPr>
            </w:pPr>
            <w:r w:rsidRPr="00B71A2B">
              <w:rPr>
                <w:color w:val="FFFFFF" w:themeColor="background1"/>
                <w:lang w:val="en-GB"/>
              </w:rPr>
              <w:t>Telephone</w:t>
            </w:r>
          </w:p>
        </w:tc>
        <w:tc>
          <w:tcPr>
            <w:tcW w:w="3705" w:type="pct"/>
          </w:tcPr>
          <w:p w14:paraId="3C5973AD" w14:textId="0873F2EC"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+233 (0) 243 47 36 42</w:t>
            </w:r>
          </w:p>
        </w:tc>
      </w:tr>
      <w:tr w:rsidR="007558C4" w:rsidRPr="00B71A2B" w14:paraId="7783EB06"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198780E" w14:textId="77777777" w:rsidR="007558C4" w:rsidRPr="00B71A2B" w:rsidRDefault="007558C4" w:rsidP="007558C4">
            <w:pPr>
              <w:spacing w:after="200"/>
              <w:rPr>
                <w:color w:val="FFFFFF" w:themeColor="background1"/>
                <w:lang w:val="en-GB"/>
              </w:rPr>
            </w:pPr>
            <w:r w:rsidRPr="00B71A2B">
              <w:rPr>
                <w:color w:val="FFFFFF" w:themeColor="background1"/>
                <w:lang w:val="en-GB"/>
              </w:rPr>
              <w:t>E-mail</w:t>
            </w:r>
          </w:p>
        </w:tc>
        <w:tc>
          <w:tcPr>
            <w:tcW w:w="3705" w:type="pct"/>
          </w:tcPr>
          <w:p w14:paraId="0142B770" w14:textId="633AF118"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hyperlink r:id="rId30" w:history="1">
              <w:r w:rsidRPr="00B0561C">
                <w:rPr>
                  <w:rStyle w:val="Lienhypertexte"/>
                  <w:rFonts w:ascii="Verdana" w:hAnsi="Verdana"/>
                </w:rPr>
                <w:t>Manandman.ent@gmail.com</w:t>
              </w:r>
            </w:hyperlink>
          </w:p>
        </w:tc>
      </w:tr>
      <w:tr w:rsidR="007558C4" w:rsidRPr="00B71A2B" w14:paraId="5FE7CAA8"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ADC2CE2" w14:textId="77777777" w:rsidR="007558C4" w:rsidRPr="00B71A2B" w:rsidRDefault="007558C4" w:rsidP="007558C4">
            <w:pPr>
              <w:spacing w:after="200"/>
              <w:rPr>
                <w:color w:val="FFFFFF" w:themeColor="background1"/>
                <w:lang w:val="en-GB"/>
              </w:rPr>
            </w:pPr>
            <w:r w:rsidRPr="00B71A2B">
              <w:rPr>
                <w:color w:val="FFFFFF" w:themeColor="background1"/>
                <w:lang w:val="en-GB"/>
              </w:rPr>
              <w:t>Website</w:t>
            </w:r>
          </w:p>
        </w:tc>
        <w:tc>
          <w:tcPr>
            <w:tcW w:w="3705" w:type="pct"/>
          </w:tcPr>
          <w:p w14:paraId="0BB2A81B" w14:textId="674009BF"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sidRPr="00330AEF">
              <w:rPr>
                <w:color w:val="515151" w:themeColor="text1"/>
              </w:rPr>
              <w:t>https://manandmanenterprise.com/</w:t>
            </w:r>
          </w:p>
        </w:tc>
      </w:tr>
      <w:tr w:rsidR="007558C4" w:rsidRPr="00B71A2B" w14:paraId="0AFA4127"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5A56675F" w14:textId="77777777" w:rsidR="007558C4" w:rsidRPr="00B71A2B" w:rsidRDefault="007558C4" w:rsidP="007558C4">
            <w:pPr>
              <w:spacing w:after="200"/>
              <w:rPr>
                <w:color w:val="FFFFFF" w:themeColor="background1"/>
                <w:lang w:val="en-GB"/>
              </w:rPr>
            </w:pPr>
            <w:r w:rsidRPr="00B71A2B">
              <w:rPr>
                <w:color w:val="FFFFFF" w:themeColor="background1"/>
                <w:lang w:val="en-GB"/>
              </w:rPr>
              <w:t>Contact person</w:t>
            </w:r>
          </w:p>
        </w:tc>
        <w:tc>
          <w:tcPr>
            <w:tcW w:w="3705" w:type="pct"/>
          </w:tcPr>
          <w:p w14:paraId="3FC88745" w14:textId="1EC2D109"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Mr. Michael Yaw AGYEI</w:t>
            </w:r>
          </w:p>
        </w:tc>
      </w:tr>
      <w:tr w:rsidR="007558C4" w:rsidRPr="00B71A2B" w14:paraId="32F3955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DA23BE7" w14:textId="77777777" w:rsidR="007558C4" w:rsidRPr="00B71A2B" w:rsidRDefault="007558C4" w:rsidP="007558C4">
            <w:pPr>
              <w:spacing w:after="200"/>
              <w:rPr>
                <w:color w:val="FFFFFF" w:themeColor="background1"/>
                <w:lang w:val="en-GB"/>
              </w:rPr>
            </w:pPr>
            <w:r w:rsidRPr="00B71A2B">
              <w:rPr>
                <w:color w:val="FFFFFF" w:themeColor="background1"/>
                <w:lang w:val="en-GB"/>
              </w:rPr>
              <w:t>Title</w:t>
            </w:r>
          </w:p>
        </w:tc>
        <w:tc>
          <w:tcPr>
            <w:tcW w:w="3705" w:type="pct"/>
          </w:tcPr>
          <w:p w14:paraId="13E0D261" w14:textId="32DA0848"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Founder and CEO</w:t>
            </w:r>
          </w:p>
        </w:tc>
      </w:tr>
      <w:tr w:rsidR="007558C4" w:rsidRPr="00B71A2B" w14:paraId="3623ECB7"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5B472EF" w14:textId="77777777" w:rsidR="007558C4" w:rsidRPr="00B71A2B" w:rsidRDefault="007558C4" w:rsidP="007558C4">
            <w:pPr>
              <w:spacing w:after="200"/>
              <w:rPr>
                <w:color w:val="FFFFFF" w:themeColor="background1"/>
                <w:lang w:val="en-GB"/>
              </w:rPr>
            </w:pPr>
            <w:r w:rsidRPr="00B71A2B">
              <w:rPr>
                <w:color w:val="FFFFFF" w:themeColor="background1"/>
                <w:lang w:val="en-GB"/>
              </w:rPr>
              <w:t>Salutation</w:t>
            </w:r>
          </w:p>
        </w:tc>
        <w:tc>
          <w:tcPr>
            <w:tcW w:w="3705" w:type="pct"/>
          </w:tcPr>
          <w:p w14:paraId="36AA163D" w14:textId="717C8CF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Mister</w:t>
            </w:r>
          </w:p>
        </w:tc>
      </w:tr>
      <w:tr w:rsidR="007558C4" w:rsidRPr="00B71A2B" w14:paraId="14F13E3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B3CF80F" w14:textId="77777777" w:rsidR="007558C4" w:rsidRPr="00B71A2B" w:rsidRDefault="007558C4" w:rsidP="007558C4">
            <w:pPr>
              <w:spacing w:after="200"/>
              <w:rPr>
                <w:color w:val="FFFFFF" w:themeColor="background1"/>
                <w:lang w:val="en-GB"/>
              </w:rPr>
            </w:pPr>
            <w:r w:rsidRPr="00B71A2B">
              <w:rPr>
                <w:color w:val="FFFFFF" w:themeColor="background1"/>
                <w:lang w:val="en-GB"/>
              </w:rPr>
              <w:t>Last name</w:t>
            </w:r>
          </w:p>
        </w:tc>
        <w:tc>
          <w:tcPr>
            <w:tcW w:w="3705" w:type="pct"/>
          </w:tcPr>
          <w:p w14:paraId="0D05072F" w14:textId="5238E5A0"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Yaw</w:t>
            </w:r>
          </w:p>
        </w:tc>
      </w:tr>
      <w:tr w:rsidR="007558C4" w:rsidRPr="00B71A2B" w14:paraId="098D84B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5ED6B6D" w14:textId="77777777" w:rsidR="007558C4" w:rsidRPr="00B71A2B" w:rsidRDefault="007558C4" w:rsidP="007558C4">
            <w:pPr>
              <w:spacing w:after="200"/>
              <w:rPr>
                <w:color w:val="FFFFFF" w:themeColor="background1"/>
                <w:lang w:val="en-GB"/>
              </w:rPr>
            </w:pPr>
            <w:r w:rsidRPr="00B71A2B">
              <w:rPr>
                <w:color w:val="FFFFFF" w:themeColor="background1"/>
                <w:lang w:val="en-GB"/>
              </w:rPr>
              <w:t>Middle name</w:t>
            </w:r>
          </w:p>
        </w:tc>
        <w:tc>
          <w:tcPr>
            <w:tcW w:w="3705" w:type="pct"/>
          </w:tcPr>
          <w:p w14:paraId="003EF018" w14:textId="6BCE1BBD"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Michael</w:t>
            </w:r>
          </w:p>
        </w:tc>
      </w:tr>
      <w:tr w:rsidR="007558C4" w:rsidRPr="00B71A2B" w14:paraId="3E50FAE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52A0D19" w14:textId="77777777" w:rsidR="007558C4" w:rsidRPr="00B71A2B" w:rsidRDefault="007558C4" w:rsidP="007558C4">
            <w:pPr>
              <w:spacing w:after="200"/>
              <w:rPr>
                <w:color w:val="FFFFFF" w:themeColor="background1"/>
                <w:lang w:val="en-GB"/>
              </w:rPr>
            </w:pPr>
            <w:r w:rsidRPr="00B71A2B">
              <w:rPr>
                <w:color w:val="FFFFFF" w:themeColor="background1"/>
                <w:lang w:val="en-GB"/>
              </w:rPr>
              <w:t>First name</w:t>
            </w:r>
          </w:p>
        </w:tc>
        <w:tc>
          <w:tcPr>
            <w:tcW w:w="3705" w:type="pct"/>
          </w:tcPr>
          <w:p w14:paraId="0945300C" w14:textId="0DA605B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Agyei</w:t>
            </w:r>
          </w:p>
        </w:tc>
      </w:tr>
      <w:tr w:rsidR="007558C4" w:rsidRPr="00B71A2B" w14:paraId="24F9E0C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3B5B357" w14:textId="77777777" w:rsidR="007558C4" w:rsidRPr="00B71A2B" w:rsidRDefault="007558C4" w:rsidP="007558C4">
            <w:pPr>
              <w:spacing w:after="200"/>
              <w:rPr>
                <w:color w:val="FFFFFF" w:themeColor="background1"/>
                <w:lang w:val="en-GB"/>
              </w:rPr>
            </w:pPr>
            <w:r w:rsidRPr="00B71A2B">
              <w:rPr>
                <w:color w:val="FFFFFF" w:themeColor="background1"/>
                <w:lang w:val="en-GB"/>
              </w:rPr>
              <w:t>Department</w:t>
            </w:r>
          </w:p>
        </w:tc>
        <w:tc>
          <w:tcPr>
            <w:tcW w:w="3705" w:type="pct"/>
          </w:tcPr>
          <w:p w14:paraId="2CADDCBC" w14:textId="7777777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7558C4" w:rsidRPr="00B71A2B" w14:paraId="0DEA9F3F"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1301864" w14:textId="77777777" w:rsidR="007558C4" w:rsidRPr="00B71A2B" w:rsidRDefault="007558C4" w:rsidP="007558C4">
            <w:pPr>
              <w:spacing w:after="200"/>
              <w:rPr>
                <w:color w:val="FFFFFF" w:themeColor="background1"/>
                <w:lang w:val="en-GB"/>
              </w:rPr>
            </w:pPr>
            <w:r w:rsidRPr="00B71A2B">
              <w:rPr>
                <w:color w:val="FFFFFF" w:themeColor="background1"/>
                <w:lang w:val="en-GB"/>
              </w:rPr>
              <w:t>Mobile</w:t>
            </w:r>
          </w:p>
        </w:tc>
        <w:tc>
          <w:tcPr>
            <w:tcW w:w="3705" w:type="pct"/>
          </w:tcPr>
          <w:p w14:paraId="4D248AB8" w14:textId="7777777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7558C4" w:rsidRPr="00B71A2B" w14:paraId="0258F9FC"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CEBE4A9" w14:textId="77777777" w:rsidR="007558C4" w:rsidRPr="00B71A2B" w:rsidRDefault="007558C4" w:rsidP="007558C4">
            <w:pPr>
              <w:spacing w:after="200"/>
              <w:rPr>
                <w:color w:val="FFFFFF" w:themeColor="background1"/>
                <w:lang w:val="en-GB"/>
              </w:rPr>
            </w:pPr>
            <w:r w:rsidRPr="00B71A2B">
              <w:rPr>
                <w:color w:val="FFFFFF" w:themeColor="background1"/>
                <w:lang w:val="en-GB"/>
              </w:rPr>
              <w:t>Direct tel.</w:t>
            </w:r>
          </w:p>
        </w:tc>
        <w:tc>
          <w:tcPr>
            <w:tcW w:w="3705" w:type="pct"/>
          </w:tcPr>
          <w:p w14:paraId="00B0311E" w14:textId="7777777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7558C4" w:rsidRPr="00B71A2B" w14:paraId="79CFCF0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A7AE0DC" w14:textId="77777777" w:rsidR="007558C4" w:rsidRPr="00B71A2B" w:rsidRDefault="007558C4" w:rsidP="007558C4">
            <w:pPr>
              <w:spacing w:after="200"/>
              <w:rPr>
                <w:color w:val="FFFFFF" w:themeColor="background1"/>
                <w:lang w:val="en-GB"/>
              </w:rPr>
            </w:pPr>
            <w:r w:rsidRPr="00B71A2B">
              <w:rPr>
                <w:color w:val="FFFFFF" w:themeColor="background1"/>
                <w:lang w:val="en-GB"/>
              </w:rPr>
              <w:t>Personal e-mail</w:t>
            </w:r>
          </w:p>
        </w:tc>
        <w:tc>
          <w:tcPr>
            <w:tcW w:w="3705" w:type="pct"/>
          </w:tcPr>
          <w:p w14:paraId="4711329F" w14:textId="7777777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1D5B1940" w14:textId="74FE814C" w:rsidR="00B71A2B" w:rsidRDefault="00B71A2B" w:rsidP="00B71A2B"/>
    <w:p w14:paraId="62B32636" w14:textId="0DCDCB26" w:rsidR="00B71A2B" w:rsidRDefault="00B71A2B" w:rsidP="00B71A2B"/>
    <w:p w14:paraId="2AF72901" w14:textId="66ECC7AE" w:rsidR="00B71A2B" w:rsidRDefault="00B71A2B" w:rsidP="00B71A2B"/>
    <w:p w14:paraId="24B54085" w14:textId="5878EDC8" w:rsidR="00B71A2B" w:rsidRDefault="00B71A2B" w:rsidP="00B71A2B"/>
    <w:p w14:paraId="4F190A91" w14:textId="77777777" w:rsidR="00BD119F" w:rsidRDefault="00BD119F" w:rsidP="00BD119F">
      <w:pPr>
        <w:pStyle w:val="Titre3"/>
        <w:rPr>
          <w:bCs/>
          <w:lang w:val="en-GB"/>
        </w:rPr>
      </w:pPr>
      <w:bookmarkStart w:id="23" w:name="_Ref49516052"/>
      <w:r>
        <w:lastRenderedPageBreak/>
        <w:t>Appendix 3-</w:t>
      </w:r>
      <w:bookmarkStart w:id="24" w:name="_Ref38872069"/>
      <w:bookmarkStart w:id="25" w:name="_Toc39582327"/>
      <w:bookmarkStart w:id="26" w:name="_Ref42257033"/>
      <w:r w:rsidRPr="00DA2BC8">
        <w:rPr>
          <w:rFonts w:ascii="Avenir Book" w:eastAsia="MS Mincho" w:hAnsi="Avenir Book" w:cs="Times New Roman"/>
          <w:b w:val="0"/>
          <w:bCs/>
          <w:color w:val="auto"/>
          <w:sz w:val="24"/>
          <w:lang w:val="en-GB"/>
          <w14:cntxtAlts w14:val="0"/>
        </w:rPr>
        <w:t xml:space="preserve"> </w:t>
      </w:r>
      <w:r w:rsidRPr="00DA2BC8">
        <w:rPr>
          <w:bCs/>
          <w:lang w:val="en-GB"/>
        </w:rPr>
        <w:t xml:space="preserve">LUF </w:t>
      </w:r>
      <w:bookmarkEnd w:id="24"/>
      <w:bookmarkEnd w:id="25"/>
      <w:r w:rsidRPr="00DA2BC8">
        <w:rPr>
          <w:bCs/>
          <w:lang w:val="en-GB"/>
        </w:rPr>
        <w:t>Additional Information</w:t>
      </w:r>
      <w:bookmarkEnd w:id="26"/>
    </w:p>
    <w:tbl>
      <w:tblPr>
        <w:tblStyle w:val="TableauGrille5Fonc-Accentuation1"/>
        <w:tblW w:w="0" w:type="auto"/>
        <w:tblLayout w:type="fixed"/>
        <w:tblCellMar>
          <w:top w:w="85" w:type="dxa"/>
          <w:bottom w:w="85" w:type="dxa"/>
        </w:tblCellMar>
        <w:tblLook w:val="0680" w:firstRow="0" w:lastRow="0" w:firstColumn="1" w:lastColumn="0" w:noHBand="1" w:noVBand="1"/>
      </w:tblPr>
      <w:tblGrid>
        <w:gridCol w:w="4199"/>
        <w:gridCol w:w="4642"/>
      </w:tblGrid>
      <w:tr w:rsidR="00BD119F" w:rsidRPr="006D4056" w14:paraId="33C698EE"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EB7480D" w14:textId="77777777" w:rsidR="00BD119F" w:rsidRPr="00444CAE" w:rsidRDefault="00BD119F" w:rsidP="004E5123">
            <w:pPr>
              <w:pStyle w:val="Normal-white"/>
            </w:pPr>
            <w:r w:rsidRPr="00444CAE">
              <w:t>Risk of change to the Project Area during Project Certification Period:</w:t>
            </w:r>
          </w:p>
        </w:tc>
        <w:tc>
          <w:tcPr>
            <w:tcW w:w="4642" w:type="dxa"/>
          </w:tcPr>
          <w:p w14:paraId="2853D95D"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48338551"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4E5BBA0" w14:textId="77777777" w:rsidR="00BD119F" w:rsidRPr="00444CAE" w:rsidRDefault="00BD119F" w:rsidP="004E5123">
            <w:pPr>
              <w:pStyle w:val="Normal-white"/>
            </w:pPr>
            <w:r w:rsidRPr="00444CAE">
              <w:t>Risk of change to the Project activities during Project Certification Period:</w:t>
            </w:r>
          </w:p>
        </w:tc>
        <w:tc>
          <w:tcPr>
            <w:tcW w:w="4642" w:type="dxa"/>
          </w:tcPr>
          <w:p w14:paraId="5C5BC8CF"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7A117A47"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B8E3F47" w14:textId="77777777" w:rsidR="00BD119F" w:rsidRPr="00444CAE" w:rsidRDefault="00BD119F" w:rsidP="004E5123">
            <w:pPr>
              <w:pStyle w:val="Normal-white"/>
            </w:pPr>
            <w:r w:rsidRPr="00444CAE">
              <w:t xml:space="preserve">Land-use history and </w:t>
            </w:r>
            <w:proofErr w:type="gramStart"/>
            <w:r w:rsidRPr="00444CAE">
              <w:t>current status</w:t>
            </w:r>
            <w:proofErr w:type="gramEnd"/>
            <w:r w:rsidRPr="00444CAE">
              <w:t xml:space="preserve"> of Project Area:</w:t>
            </w:r>
          </w:p>
        </w:tc>
        <w:tc>
          <w:tcPr>
            <w:tcW w:w="4642" w:type="dxa"/>
          </w:tcPr>
          <w:p w14:paraId="1B1E723E"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2E8674D1" w14:textId="77777777" w:rsidTr="004E5123">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0B8CFA1F" w14:textId="77777777" w:rsidR="00BD119F" w:rsidRPr="00444CAE" w:rsidRDefault="00BD119F" w:rsidP="004E5123">
            <w:pPr>
              <w:pStyle w:val="Normal-white"/>
            </w:pPr>
            <w:r w:rsidRPr="00444CAE">
              <w:t>Socio-Economic history:</w:t>
            </w:r>
          </w:p>
        </w:tc>
        <w:tc>
          <w:tcPr>
            <w:tcW w:w="4642" w:type="dxa"/>
          </w:tcPr>
          <w:p w14:paraId="3A642259"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210F04AC" w14:textId="77777777" w:rsidTr="004E5123">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773C5083" w14:textId="77777777" w:rsidR="00BD119F" w:rsidRPr="00444CAE" w:rsidRDefault="00BD119F" w:rsidP="004E5123">
            <w:pPr>
              <w:pStyle w:val="Normal-white"/>
            </w:pPr>
            <w:r w:rsidRPr="00444CAE">
              <w:t>Forest management applied (past and future)</w:t>
            </w:r>
          </w:p>
        </w:tc>
        <w:tc>
          <w:tcPr>
            <w:tcW w:w="4642" w:type="dxa"/>
          </w:tcPr>
          <w:p w14:paraId="5FE9A295"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59FC5A85"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58330C74" w14:textId="77777777" w:rsidR="00BD119F" w:rsidRPr="00444CAE" w:rsidRDefault="00BD119F" w:rsidP="004E5123">
            <w:pPr>
              <w:pStyle w:val="Normal-white"/>
            </w:pPr>
            <w:r w:rsidRPr="00444CAE">
              <w:t>Forest characteristics (including main tree species planted)</w:t>
            </w:r>
          </w:p>
        </w:tc>
        <w:tc>
          <w:tcPr>
            <w:tcW w:w="4642" w:type="dxa"/>
          </w:tcPr>
          <w:p w14:paraId="3971B367"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390B48AB"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412993EE" w14:textId="77777777" w:rsidR="00BD119F" w:rsidRPr="00444CAE" w:rsidRDefault="00BD119F" w:rsidP="004E5123">
            <w:pPr>
              <w:pStyle w:val="Normal-white"/>
            </w:pPr>
            <w:r w:rsidRPr="00444CAE">
              <w:t>Main social impacts (risks and benefits)</w:t>
            </w:r>
          </w:p>
        </w:tc>
        <w:tc>
          <w:tcPr>
            <w:tcW w:w="4642" w:type="dxa"/>
          </w:tcPr>
          <w:p w14:paraId="731CF5B6"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D57BDBF"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0EFA436" w14:textId="77777777" w:rsidR="00BD119F" w:rsidRPr="00444CAE" w:rsidRDefault="00BD119F" w:rsidP="004E5123">
            <w:pPr>
              <w:pStyle w:val="Normal-white"/>
            </w:pPr>
            <w:r w:rsidRPr="00444CAE">
              <w:t>Main environmental impacts (risks and benefits)</w:t>
            </w:r>
          </w:p>
        </w:tc>
        <w:tc>
          <w:tcPr>
            <w:tcW w:w="4642" w:type="dxa"/>
          </w:tcPr>
          <w:p w14:paraId="047B682A"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55A9AA8C"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A1706FB" w14:textId="77777777" w:rsidR="00BD119F" w:rsidRPr="00444CAE" w:rsidRDefault="00BD119F" w:rsidP="004E5123">
            <w:pPr>
              <w:pStyle w:val="Normal-white"/>
            </w:pPr>
            <w:r w:rsidRPr="00444CAE">
              <w:t>Financial structure</w:t>
            </w:r>
          </w:p>
        </w:tc>
        <w:tc>
          <w:tcPr>
            <w:tcW w:w="4642" w:type="dxa"/>
          </w:tcPr>
          <w:p w14:paraId="6073CDC3"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ED7F98B"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900AE99" w14:textId="77777777" w:rsidR="00BD119F" w:rsidRPr="00444CAE" w:rsidRDefault="00BD119F" w:rsidP="004E5123">
            <w:pPr>
              <w:pStyle w:val="Normal-white"/>
            </w:pPr>
            <w:r w:rsidRPr="00444CAE">
              <w:t xml:space="preserve">Infrastructure (roads/houses </w:t>
            </w:r>
            <w:proofErr w:type="spellStart"/>
            <w:r w:rsidRPr="00444CAE">
              <w:t>etc</w:t>
            </w:r>
            <w:proofErr w:type="spellEnd"/>
            <w:r w:rsidRPr="00444CAE">
              <w:t>):</w:t>
            </w:r>
          </w:p>
        </w:tc>
        <w:tc>
          <w:tcPr>
            <w:tcW w:w="4642" w:type="dxa"/>
          </w:tcPr>
          <w:p w14:paraId="5A371971"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19AA4BE0"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E8CF5C8" w14:textId="77777777" w:rsidR="00BD119F" w:rsidRPr="00444CAE" w:rsidRDefault="00BD119F" w:rsidP="004E5123">
            <w:pPr>
              <w:pStyle w:val="Normal-white"/>
            </w:pPr>
            <w:r w:rsidRPr="00444CAE">
              <w:t>Water bodies:</w:t>
            </w:r>
          </w:p>
        </w:tc>
        <w:tc>
          <w:tcPr>
            <w:tcW w:w="4642" w:type="dxa"/>
          </w:tcPr>
          <w:p w14:paraId="50BDBA8B"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638DEC81"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352DA100" w14:textId="77777777" w:rsidR="00BD119F" w:rsidRPr="00DA2BC8" w:rsidRDefault="00BD119F" w:rsidP="004E5123">
            <w:pPr>
              <w:tabs>
                <w:tab w:val="left" w:pos="3536"/>
              </w:tabs>
              <w:spacing w:line="276" w:lineRule="auto"/>
              <w:rPr>
                <w:rFonts w:asciiTheme="minorHAnsi" w:hAnsiTheme="minorHAnsi" w:cs="Arial"/>
                <w:color w:val="FFFFFF" w:themeColor="background1"/>
                <w:sz w:val="20"/>
              </w:rPr>
            </w:pPr>
            <w:r w:rsidRPr="00DA2BC8">
              <w:rPr>
                <w:rFonts w:asciiTheme="minorHAnsi" w:hAnsiTheme="minorHAnsi" w:cs="Arial"/>
                <w:color w:val="FFFFFF" w:themeColor="background1"/>
                <w:sz w:val="20"/>
              </w:rPr>
              <w:t xml:space="preserve">Sites with special  significance  for  indigenous  people and  local  communities </w:t>
            </w:r>
            <w:r w:rsidRPr="00DA2BC8">
              <w:rPr>
                <w:rFonts w:asciiTheme="minorHAnsi" w:hAnsiTheme="minorHAnsi" w:cs="Arial"/>
                <w:color w:val="FFFFFF" w:themeColor="background1"/>
                <w:sz w:val="20"/>
              </w:rPr>
              <w:softHyphen/>
            </w:r>
            <w:r w:rsidRPr="00DA2BC8">
              <w:rPr>
                <w:rFonts w:ascii="Cambria Math" w:hAnsi="Cambria Math" w:cs="Cambria Math"/>
                <w:color w:val="FFFFFF" w:themeColor="background1"/>
                <w:sz w:val="20"/>
              </w:rPr>
              <w:t>‐</w:t>
            </w:r>
            <w:r w:rsidRPr="00DA2BC8">
              <w:rPr>
                <w:rFonts w:asciiTheme="minorHAnsi" w:hAnsiTheme="minorHAnsi" w:cs="Arial"/>
                <w:color w:val="FFFFFF" w:themeColor="background1"/>
                <w:sz w:val="20"/>
              </w:rPr>
              <w:t xml:space="preserve"> resulting  from the Stakeholder  Consultation:</w:t>
            </w:r>
          </w:p>
        </w:tc>
        <w:tc>
          <w:tcPr>
            <w:tcW w:w="4642" w:type="dxa"/>
          </w:tcPr>
          <w:p w14:paraId="3286418F"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0E2C86F"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56B6FDBC" w14:textId="77777777" w:rsidR="00BD119F" w:rsidRPr="00444CAE" w:rsidRDefault="00BD119F" w:rsidP="004E5123">
            <w:pPr>
              <w:pStyle w:val="Normal-white"/>
            </w:pPr>
            <w:r w:rsidRPr="00444CAE">
              <w:t>Where indigenous people and local communities are situated:</w:t>
            </w:r>
          </w:p>
        </w:tc>
        <w:tc>
          <w:tcPr>
            <w:tcW w:w="4642" w:type="dxa"/>
          </w:tcPr>
          <w:p w14:paraId="4530EC37"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8DDDB63"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1730049F" w14:textId="77777777" w:rsidR="00BD119F" w:rsidRPr="00444CAE" w:rsidRDefault="00BD119F" w:rsidP="004E5123">
            <w:pPr>
              <w:pStyle w:val="Normal-white"/>
            </w:pPr>
            <w:r w:rsidRPr="00444CAE">
              <w:t>Where indigenous people and local communities have legal rights, customary rights or sites with special cultural, ecological, economic, religious or spiritual significance:</w:t>
            </w:r>
          </w:p>
        </w:tc>
        <w:tc>
          <w:tcPr>
            <w:tcW w:w="4642" w:type="dxa"/>
          </w:tcPr>
          <w:p w14:paraId="282E0761"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bl>
    <w:p w14:paraId="42361734" w14:textId="77777777" w:rsidR="00BD119F" w:rsidRDefault="00BD119F" w:rsidP="00BD119F"/>
    <w:p w14:paraId="64E7E2C4" w14:textId="0995C6DB" w:rsidR="00B71A2B" w:rsidRDefault="00B71A2B" w:rsidP="00B71A2B">
      <w:pPr>
        <w:pStyle w:val="Titre3"/>
      </w:pPr>
      <w:r>
        <w:lastRenderedPageBreak/>
        <w:t xml:space="preserve">Appendix </w:t>
      </w:r>
      <w:r w:rsidR="00BD119F">
        <w:t>4</w:t>
      </w:r>
      <w:r w:rsidR="009F606C">
        <w:t xml:space="preserve"> </w:t>
      </w:r>
      <w:r>
        <w:t>-</w:t>
      </w:r>
      <w:r w:rsidR="009F606C">
        <w:t xml:space="preserve"> </w:t>
      </w:r>
      <w:r>
        <w:t>D</w:t>
      </w:r>
      <w:r w:rsidRPr="007C1D64">
        <w:t xml:space="preserve">esign </w:t>
      </w:r>
      <w:r>
        <w:t>C</w:t>
      </w:r>
      <w:r w:rsidRPr="007C1D64">
        <w:t>hanges</w:t>
      </w:r>
      <w:bookmarkEnd w:id="23"/>
    </w:p>
    <w:p w14:paraId="404B8B4D" w14:textId="41E824C1" w:rsidR="00016185" w:rsidRPr="007A0CD4" w:rsidRDefault="00016185" w:rsidP="00016185">
      <w:pPr>
        <w:rPr>
          <w:rFonts w:eastAsiaTheme="majorEastAsia" w:cs="Times New Roman (Headings CS)"/>
          <w:b/>
          <w:bCs/>
          <w:color w:val="323232" w:themeColor="text2"/>
          <w:lang w:val="en-GB"/>
          <w14:ligatures w14:val="standardContextual"/>
          <w14:numForm w14:val="oldStyle"/>
        </w:rPr>
      </w:pPr>
      <w:r>
        <w:rPr>
          <w:rFonts w:eastAsiaTheme="majorEastAsia" w:cs="Times New Roman (Headings CS)"/>
          <w:b/>
          <w:bCs/>
          <w:color w:val="323232" w:themeColor="text2"/>
          <w:lang w:val="en-GB"/>
          <w14:ligatures w14:val="standardContextual"/>
          <w14:numForm w14:val="oldStyle"/>
        </w:rPr>
        <w:t xml:space="preserve">A4.1. </w:t>
      </w:r>
      <w:r w:rsidR="00BF2BFB" w:rsidRPr="00BF2BFB">
        <w:rPr>
          <w:rFonts w:eastAsiaTheme="majorEastAsia" w:cs="Times New Roman (Headings CS)"/>
          <w:b/>
          <w:bCs/>
          <w:color w:val="323232" w:themeColor="text2"/>
          <w:lang w:val="en-GB"/>
          <w14:ligatures w14:val="standardContextual"/>
          <w14:numForm w14:val="oldStyle"/>
        </w:rPr>
        <w:t>Details of proposed or actual design change</w:t>
      </w:r>
      <w:r w:rsidR="00BF2BFB" w:rsidRPr="00BF2BFB" w:rsidDel="00BF2BFB">
        <w:rPr>
          <w:rFonts w:eastAsiaTheme="majorEastAsia" w:cs="Times New Roman (Headings CS)"/>
          <w:b/>
          <w:bCs/>
          <w:color w:val="323232" w:themeColor="text2"/>
          <w:lang w:val="en-GB"/>
          <w14:ligatures w14:val="standardContextual"/>
          <w14:numForm w14:val="oldStyle"/>
        </w:rPr>
        <w:t xml:space="preserve"> </w:t>
      </w:r>
      <w:r w:rsidRPr="007A0CD4">
        <w:rPr>
          <w:rFonts w:eastAsiaTheme="majorEastAsia" w:cs="Times New Roman (Headings CS)"/>
          <w:b/>
          <w:bCs/>
          <w:color w:val="323232" w:themeColor="text2"/>
          <w:lang w:val="en-GB"/>
          <w14:ligatures w14:val="standardContextual"/>
          <w14:numForm w14:val="oldStyle"/>
        </w:rPr>
        <w:t xml:space="preserve"> </w:t>
      </w:r>
      <w:r>
        <w:rPr>
          <w:rFonts w:eastAsiaTheme="majorEastAsia" w:cs="Times New Roman (Headings CS)"/>
          <w:b/>
          <w:bCs/>
          <w:color w:val="323232" w:themeColor="text2"/>
          <w:lang w:val="en-GB"/>
          <w14:ligatures w14:val="standardContextual"/>
          <w14:numForm w14:val="oldStyle"/>
        </w:rPr>
        <w:br/>
      </w:r>
      <w:r w:rsidRPr="000333C7">
        <w:rPr>
          <w:i/>
          <w:lang w:val="en-GB"/>
        </w:rPr>
        <w:t xml:space="preserve">&gt;&gt; </w:t>
      </w:r>
    </w:p>
    <w:p w14:paraId="08D409CA" w14:textId="782BABC8" w:rsidR="00016185" w:rsidRPr="007845AC" w:rsidRDefault="007558C4" w:rsidP="00016185">
      <w:pPr>
        <w:jc w:val="both"/>
        <w:rPr>
          <w:iCs/>
          <w:lang w:val="en-GB"/>
        </w:rPr>
      </w:pPr>
      <w:r w:rsidRPr="007558C4">
        <w:rPr>
          <w:iCs/>
          <w:lang w:val="en-GB"/>
        </w:rPr>
        <w:t>Not applicable as no design change has been done.</w:t>
      </w:r>
    </w:p>
    <w:p w14:paraId="498836D1" w14:textId="77777777" w:rsidR="00016185" w:rsidRPr="007A0CD4" w:rsidRDefault="00016185" w:rsidP="00016185">
      <w:pPr>
        <w:pStyle w:val="Titre5"/>
        <w:jc w:val="both"/>
        <w:rPr>
          <w:lang w:val="en-GB"/>
        </w:rPr>
      </w:pPr>
      <w:r w:rsidRPr="000A7141">
        <w:rPr>
          <w:lang w:val="en-GB"/>
        </w:rPr>
        <w:t>A4.</w:t>
      </w:r>
      <w:r>
        <w:rPr>
          <w:lang w:val="en-GB"/>
        </w:rPr>
        <w:t>2</w:t>
      </w:r>
      <w:r w:rsidRPr="000A7141">
        <w:rPr>
          <w:lang w:val="en-GB"/>
        </w:rPr>
        <w:t xml:space="preserve">. </w:t>
      </w:r>
      <w:r w:rsidRPr="007A0CD4">
        <w:rPr>
          <w:lang w:val="en-GB"/>
        </w:rPr>
        <w:t>Describe the Impacts of Design Change on the following</w:t>
      </w:r>
    </w:p>
    <w:p w14:paraId="09ABBEC1" w14:textId="77777777" w:rsidR="00016185" w:rsidRPr="000A7141" w:rsidRDefault="00016185">
      <w:pPr>
        <w:pStyle w:val="Liste"/>
        <w:numPr>
          <w:ilvl w:val="0"/>
          <w:numId w:val="18"/>
        </w:numPr>
        <w:ind w:left="360"/>
        <w:jc w:val="both"/>
        <w:rPr>
          <w:b/>
          <w:bCs/>
          <w:i/>
          <w:iCs/>
          <w:lang w:val="en-GB"/>
        </w:rPr>
      </w:pPr>
      <w:r w:rsidRPr="000A7141">
        <w:rPr>
          <w:b/>
          <w:bCs/>
          <w:i/>
          <w:iCs/>
          <w:lang w:val="en-GB"/>
        </w:rPr>
        <w:t>Additionality</w:t>
      </w:r>
    </w:p>
    <w:p w14:paraId="1CC1A8E3" w14:textId="77777777" w:rsidR="00016185" w:rsidRDefault="00016185" w:rsidP="00016185">
      <w:pPr>
        <w:pStyle w:val="Liste"/>
        <w:jc w:val="both"/>
        <w:rPr>
          <w:i/>
          <w:lang w:val="en-GB"/>
        </w:rPr>
      </w:pPr>
      <w:r w:rsidRPr="000333C7">
        <w:rPr>
          <w:i/>
          <w:lang w:val="en-GB"/>
        </w:rPr>
        <w:t>&gt;&gt;</w:t>
      </w:r>
    </w:p>
    <w:p w14:paraId="4C78DDD6" w14:textId="77777777" w:rsidR="00016185" w:rsidRPr="007A0CD4" w:rsidRDefault="00016185" w:rsidP="00016185">
      <w:pPr>
        <w:pStyle w:val="Liste"/>
        <w:jc w:val="both"/>
        <w:rPr>
          <w:lang w:val="en-GB"/>
        </w:rPr>
      </w:pPr>
    </w:p>
    <w:p w14:paraId="53E33E9F" w14:textId="77777777" w:rsidR="00016185" w:rsidRPr="000A7141" w:rsidRDefault="00016185">
      <w:pPr>
        <w:pStyle w:val="Liste"/>
        <w:numPr>
          <w:ilvl w:val="0"/>
          <w:numId w:val="18"/>
        </w:numPr>
        <w:ind w:left="360"/>
        <w:jc w:val="both"/>
        <w:rPr>
          <w:b/>
          <w:bCs/>
          <w:i/>
          <w:iCs/>
          <w:lang w:val="en-GB"/>
        </w:rPr>
      </w:pPr>
      <w:r w:rsidRPr="000A7141">
        <w:rPr>
          <w:b/>
          <w:bCs/>
          <w:i/>
          <w:iCs/>
          <w:lang w:val="en-GB"/>
        </w:rPr>
        <w:t>Applicability of methodology and other methodological regulatory documents with which the project activity has been certified</w:t>
      </w:r>
    </w:p>
    <w:p w14:paraId="4FE63878" w14:textId="77777777" w:rsidR="00016185" w:rsidRDefault="00016185" w:rsidP="00016185">
      <w:pPr>
        <w:pStyle w:val="Liste"/>
        <w:jc w:val="both"/>
        <w:rPr>
          <w:i/>
          <w:lang w:val="en-GB"/>
        </w:rPr>
      </w:pPr>
      <w:r w:rsidRPr="000333C7">
        <w:rPr>
          <w:i/>
          <w:lang w:val="en-GB"/>
        </w:rPr>
        <w:t>&gt;&gt;</w:t>
      </w:r>
    </w:p>
    <w:p w14:paraId="4E114436" w14:textId="77777777" w:rsidR="00016185" w:rsidRPr="00192938" w:rsidRDefault="00016185" w:rsidP="00016185">
      <w:pPr>
        <w:pStyle w:val="Liste"/>
        <w:jc w:val="both"/>
        <w:rPr>
          <w:i/>
          <w:lang w:val="en-GB"/>
        </w:rPr>
      </w:pPr>
    </w:p>
    <w:p w14:paraId="0772A5AF" w14:textId="77777777" w:rsidR="00016185" w:rsidRPr="000A7141" w:rsidRDefault="00016185">
      <w:pPr>
        <w:pStyle w:val="Liste"/>
        <w:numPr>
          <w:ilvl w:val="0"/>
          <w:numId w:val="18"/>
        </w:numPr>
        <w:ind w:left="360"/>
        <w:jc w:val="both"/>
        <w:rPr>
          <w:b/>
          <w:bCs/>
          <w:i/>
          <w:iCs/>
          <w:lang w:val="en-GB"/>
        </w:rPr>
      </w:pPr>
      <w:r w:rsidRPr="000A7141">
        <w:rPr>
          <w:b/>
          <w:bCs/>
          <w:i/>
          <w:iCs/>
          <w:lang w:val="en-GB"/>
        </w:rPr>
        <w:t xml:space="preserve">Compliance with the monitoring plan </w:t>
      </w:r>
      <w:r>
        <w:rPr>
          <w:b/>
          <w:bCs/>
          <w:i/>
          <w:iCs/>
          <w:lang w:val="en-GB"/>
        </w:rPr>
        <w:t>of</w:t>
      </w:r>
      <w:r w:rsidRPr="000A7141">
        <w:rPr>
          <w:b/>
          <w:bCs/>
          <w:i/>
          <w:iCs/>
          <w:lang w:val="en-GB"/>
        </w:rPr>
        <w:t xml:space="preserve"> the applied methodology</w:t>
      </w:r>
    </w:p>
    <w:p w14:paraId="544AEAC9" w14:textId="77777777" w:rsidR="00016185" w:rsidRDefault="00016185" w:rsidP="00016185">
      <w:pPr>
        <w:pStyle w:val="Liste"/>
        <w:jc w:val="both"/>
        <w:rPr>
          <w:i/>
          <w:lang w:val="en-GB"/>
        </w:rPr>
      </w:pPr>
      <w:r w:rsidRPr="000333C7">
        <w:rPr>
          <w:i/>
          <w:lang w:val="en-GB"/>
        </w:rPr>
        <w:t>&gt;&gt;</w:t>
      </w:r>
    </w:p>
    <w:p w14:paraId="591E1468" w14:textId="77777777" w:rsidR="00016185" w:rsidRPr="00192938" w:rsidRDefault="00016185" w:rsidP="00016185">
      <w:pPr>
        <w:pStyle w:val="Liste"/>
        <w:jc w:val="both"/>
        <w:rPr>
          <w:i/>
          <w:lang w:val="en-GB"/>
        </w:rPr>
      </w:pPr>
    </w:p>
    <w:p w14:paraId="7201CF7E" w14:textId="77777777" w:rsidR="00016185" w:rsidRPr="000A7141" w:rsidRDefault="00016185">
      <w:pPr>
        <w:pStyle w:val="Liste"/>
        <w:numPr>
          <w:ilvl w:val="0"/>
          <w:numId w:val="18"/>
        </w:numPr>
        <w:ind w:left="360"/>
        <w:jc w:val="both"/>
        <w:rPr>
          <w:b/>
          <w:bCs/>
          <w:i/>
          <w:iCs/>
          <w:lang w:val="en-GB"/>
        </w:rPr>
      </w:pPr>
      <w:r w:rsidRPr="000A7141">
        <w:rPr>
          <w:b/>
          <w:bCs/>
          <w:i/>
          <w:iCs/>
          <w:lang w:val="en-GB"/>
        </w:rPr>
        <w:t>Level of accuracy and completeness in the monitoring of the project activity compared with the requirements contained in the registered monitoring plan</w:t>
      </w:r>
    </w:p>
    <w:p w14:paraId="4A81FC53" w14:textId="77777777" w:rsidR="00016185" w:rsidRDefault="00016185" w:rsidP="00016185">
      <w:pPr>
        <w:pStyle w:val="Liste"/>
        <w:jc w:val="both"/>
        <w:rPr>
          <w:i/>
          <w:lang w:val="en-GB"/>
        </w:rPr>
      </w:pPr>
      <w:r w:rsidRPr="000333C7">
        <w:rPr>
          <w:i/>
          <w:lang w:val="en-GB"/>
        </w:rPr>
        <w:t>&gt;&gt;</w:t>
      </w:r>
    </w:p>
    <w:p w14:paraId="77B9D730" w14:textId="77777777" w:rsidR="00016185" w:rsidRPr="00192938" w:rsidRDefault="00016185" w:rsidP="00016185">
      <w:pPr>
        <w:pStyle w:val="Liste"/>
        <w:jc w:val="both"/>
        <w:rPr>
          <w:i/>
          <w:lang w:val="en-GB"/>
        </w:rPr>
      </w:pPr>
    </w:p>
    <w:p w14:paraId="2F8140E1" w14:textId="77777777" w:rsidR="00016185" w:rsidRPr="001C23C0" w:rsidRDefault="00016185">
      <w:pPr>
        <w:pStyle w:val="Liste"/>
        <w:numPr>
          <w:ilvl w:val="0"/>
          <w:numId w:val="18"/>
        </w:numPr>
        <w:ind w:left="360"/>
        <w:jc w:val="both"/>
        <w:rPr>
          <w:i/>
          <w:lang w:val="en-GB"/>
        </w:rPr>
      </w:pPr>
      <w:r w:rsidRPr="001C23C0">
        <w:rPr>
          <w:b/>
          <w:bCs/>
          <w:i/>
          <w:iCs/>
          <w:lang w:val="en-GB"/>
        </w:rPr>
        <w:t xml:space="preserve">Scale of the project activity </w:t>
      </w:r>
    </w:p>
    <w:p w14:paraId="0CA2B5B5" w14:textId="77777777" w:rsidR="00016185" w:rsidRPr="001C23C0" w:rsidRDefault="00016185" w:rsidP="00016185">
      <w:pPr>
        <w:pStyle w:val="Liste"/>
        <w:jc w:val="both"/>
        <w:rPr>
          <w:i/>
          <w:lang w:val="en-GB"/>
        </w:rPr>
      </w:pPr>
      <w:r w:rsidRPr="001C23C0">
        <w:rPr>
          <w:i/>
          <w:lang w:val="en-GB"/>
        </w:rPr>
        <w:t>&gt;&gt;</w:t>
      </w:r>
    </w:p>
    <w:p w14:paraId="59219C8C" w14:textId="77777777" w:rsidR="00016185" w:rsidRPr="00192938" w:rsidRDefault="00016185" w:rsidP="00016185">
      <w:pPr>
        <w:pStyle w:val="Liste"/>
        <w:jc w:val="both"/>
        <w:rPr>
          <w:i/>
          <w:lang w:val="en-GB"/>
        </w:rPr>
      </w:pPr>
    </w:p>
    <w:p w14:paraId="797F7EBF" w14:textId="01D6CDBE" w:rsidR="00016185" w:rsidRPr="000A7141" w:rsidRDefault="00016185">
      <w:pPr>
        <w:pStyle w:val="Liste"/>
        <w:numPr>
          <w:ilvl w:val="0"/>
          <w:numId w:val="18"/>
        </w:numPr>
        <w:ind w:left="360"/>
        <w:jc w:val="both"/>
        <w:rPr>
          <w:b/>
          <w:bCs/>
          <w:i/>
          <w:iCs/>
          <w:lang w:val="en-GB"/>
        </w:rPr>
      </w:pPr>
      <w:r w:rsidRPr="000A7141">
        <w:rPr>
          <w:b/>
          <w:bCs/>
          <w:i/>
          <w:iCs/>
          <w:lang w:val="en-GB"/>
        </w:rPr>
        <w:t xml:space="preserve">Stakeholder </w:t>
      </w:r>
      <w:r w:rsidR="00BF2BFB" w:rsidRPr="00BF2BFB">
        <w:rPr>
          <w:b/>
          <w:bCs/>
          <w:i/>
          <w:iCs/>
          <w:lang w:val="en-GB"/>
        </w:rPr>
        <w:t>consultation</w:t>
      </w:r>
    </w:p>
    <w:p w14:paraId="2B2E6810" w14:textId="77777777" w:rsidR="00016185" w:rsidRDefault="00016185" w:rsidP="00016185">
      <w:pPr>
        <w:pStyle w:val="Liste"/>
        <w:jc w:val="both"/>
        <w:rPr>
          <w:i/>
          <w:lang w:val="en-GB"/>
        </w:rPr>
      </w:pPr>
      <w:r w:rsidRPr="000333C7">
        <w:rPr>
          <w:i/>
          <w:lang w:val="en-GB"/>
        </w:rPr>
        <w:t>&gt;&gt;</w:t>
      </w:r>
    </w:p>
    <w:p w14:paraId="2E5AFF43" w14:textId="77777777" w:rsidR="00016185" w:rsidRPr="00192938" w:rsidRDefault="00016185" w:rsidP="00016185">
      <w:pPr>
        <w:pStyle w:val="Liste"/>
        <w:jc w:val="both"/>
        <w:rPr>
          <w:i/>
          <w:lang w:val="en-GB"/>
        </w:rPr>
      </w:pPr>
    </w:p>
    <w:p w14:paraId="73FF71D2" w14:textId="342B2352" w:rsidR="00016185" w:rsidRPr="000A7141" w:rsidRDefault="00BF2BFB">
      <w:pPr>
        <w:pStyle w:val="Liste"/>
        <w:numPr>
          <w:ilvl w:val="0"/>
          <w:numId w:val="18"/>
        </w:numPr>
        <w:ind w:left="360"/>
        <w:jc w:val="both"/>
        <w:rPr>
          <w:b/>
          <w:bCs/>
          <w:i/>
          <w:iCs/>
          <w:lang w:val="en-GB"/>
        </w:rPr>
      </w:pPr>
      <w:r w:rsidRPr="00BF2BFB">
        <w:rPr>
          <w:b/>
          <w:bCs/>
          <w:i/>
          <w:iCs/>
          <w:lang w:val="en-GB"/>
        </w:rPr>
        <w:t>Sustainable development criteria</w:t>
      </w:r>
      <w:r w:rsidRPr="00BF2BFB" w:rsidDel="00BF2BFB">
        <w:rPr>
          <w:b/>
          <w:bCs/>
          <w:i/>
          <w:iCs/>
          <w:lang w:val="en-GB"/>
        </w:rPr>
        <w:t xml:space="preserve"> </w:t>
      </w:r>
    </w:p>
    <w:p w14:paraId="29BE863E" w14:textId="77777777" w:rsidR="00016185" w:rsidRDefault="00016185" w:rsidP="00016185">
      <w:pPr>
        <w:pStyle w:val="Liste"/>
        <w:jc w:val="both"/>
        <w:rPr>
          <w:i/>
          <w:lang w:val="en-GB"/>
        </w:rPr>
      </w:pPr>
      <w:r w:rsidRPr="000333C7">
        <w:rPr>
          <w:i/>
          <w:lang w:val="en-GB"/>
        </w:rPr>
        <w:t>&gt;&gt;</w:t>
      </w:r>
    </w:p>
    <w:p w14:paraId="0D30C33B" w14:textId="77777777" w:rsidR="00016185" w:rsidRPr="00192938" w:rsidRDefault="00016185" w:rsidP="00016185">
      <w:pPr>
        <w:pStyle w:val="Liste"/>
        <w:jc w:val="both"/>
        <w:rPr>
          <w:i/>
          <w:lang w:val="en-GB"/>
        </w:rPr>
      </w:pPr>
    </w:p>
    <w:p w14:paraId="22BE6595" w14:textId="77777777" w:rsidR="00016185" w:rsidRPr="000A7141" w:rsidRDefault="00016185">
      <w:pPr>
        <w:pStyle w:val="Liste"/>
        <w:numPr>
          <w:ilvl w:val="0"/>
          <w:numId w:val="18"/>
        </w:numPr>
        <w:ind w:left="360"/>
        <w:jc w:val="both"/>
        <w:rPr>
          <w:b/>
          <w:bCs/>
          <w:i/>
          <w:iCs/>
          <w:lang w:val="en-GB"/>
        </w:rPr>
      </w:pPr>
      <w:r w:rsidRPr="000A7141">
        <w:rPr>
          <w:b/>
          <w:bCs/>
          <w:i/>
          <w:iCs/>
          <w:lang w:val="en-GB"/>
        </w:rPr>
        <w:t>Safeguarding Assessment</w:t>
      </w:r>
    </w:p>
    <w:p w14:paraId="7D4BD2FA" w14:textId="77777777" w:rsidR="00016185" w:rsidRDefault="00016185" w:rsidP="00016185">
      <w:pPr>
        <w:pStyle w:val="Liste"/>
        <w:jc w:val="both"/>
        <w:rPr>
          <w:i/>
          <w:lang w:val="en-GB"/>
        </w:rPr>
      </w:pPr>
      <w:r w:rsidRPr="000333C7">
        <w:rPr>
          <w:i/>
          <w:lang w:val="en-GB"/>
        </w:rPr>
        <w:t>&gt;&gt;</w:t>
      </w:r>
    </w:p>
    <w:p w14:paraId="60E9B675" w14:textId="77777777" w:rsidR="00016185" w:rsidRPr="00192938" w:rsidRDefault="00016185" w:rsidP="00016185">
      <w:pPr>
        <w:pStyle w:val="Liste"/>
        <w:jc w:val="both"/>
        <w:rPr>
          <w:i/>
          <w:lang w:val="en-GB"/>
        </w:rPr>
      </w:pPr>
    </w:p>
    <w:p w14:paraId="2EE1CB9F" w14:textId="1D5CE5BB" w:rsidR="00A61184" w:rsidRPr="007845AC" w:rsidRDefault="00BF2BFB">
      <w:pPr>
        <w:pStyle w:val="Liste"/>
        <w:numPr>
          <w:ilvl w:val="0"/>
          <w:numId w:val="18"/>
        </w:numPr>
        <w:ind w:left="360"/>
        <w:jc w:val="both"/>
        <w:rPr>
          <w:b/>
          <w:bCs/>
          <w:i/>
          <w:iCs/>
          <w:lang w:val="en-GB"/>
        </w:rPr>
      </w:pPr>
      <w:r w:rsidRPr="00BF2BFB">
        <w:rPr>
          <w:b/>
          <w:bCs/>
          <w:i/>
          <w:iCs/>
          <w:lang w:val="en-GB"/>
        </w:rPr>
        <w:t>Compliance with applicable legislation</w:t>
      </w:r>
      <w:r w:rsidRPr="00BF2BFB" w:rsidDel="00BF2BFB">
        <w:rPr>
          <w:b/>
          <w:bCs/>
          <w:i/>
          <w:iCs/>
          <w:lang w:val="en-GB"/>
        </w:rPr>
        <w:t xml:space="preserve"> </w:t>
      </w:r>
    </w:p>
    <w:p w14:paraId="4ACD279E" w14:textId="239797E8" w:rsidR="00D20DAE" w:rsidRDefault="00D20DAE">
      <w:pPr>
        <w:spacing w:line="276" w:lineRule="auto"/>
        <w:contextualSpacing w:val="0"/>
        <w:rPr>
          <w:rFonts w:eastAsiaTheme="majorEastAsia" w:cs="Times New Roman (Headings CS)"/>
          <w:b/>
          <w:color w:val="323232" w:themeColor="text2"/>
          <w14:ligatures w14:val="standardContextual"/>
          <w14:numForm w14:val="oldStyle"/>
        </w:rPr>
      </w:pPr>
    </w:p>
    <w:p w14:paraId="63852500" w14:textId="6A293B19" w:rsidR="00206434" w:rsidRDefault="00206434" w:rsidP="00206434">
      <w:pPr>
        <w:pStyle w:val="Titre5"/>
      </w:pPr>
      <w:r>
        <w:t>Revision History</w:t>
      </w:r>
    </w:p>
    <w:p w14:paraId="2439CF46" w14:textId="77777777" w:rsidR="00206434" w:rsidRPr="00206434" w:rsidRDefault="00206434" w:rsidP="00206434"/>
    <w:tbl>
      <w:tblPr>
        <w:tblStyle w:val="GSTableSimple"/>
        <w:tblW w:w="0" w:type="auto"/>
        <w:tblLook w:val="04A0" w:firstRow="1" w:lastRow="0" w:firstColumn="1" w:lastColumn="0" w:noHBand="0" w:noVBand="1"/>
      </w:tblPr>
      <w:tblGrid>
        <w:gridCol w:w="1277"/>
        <w:gridCol w:w="1845"/>
        <w:gridCol w:w="6507"/>
      </w:tblGrid>
      <w:tr w:rsidR="00206434" w:rsidRPr="00B72193" w14:paraId="70C89C00" w14:textId="77777777" w:rsidTr="00206434">
        <w:trPr>
          <w:cnfStyle w:val="100000000000" w:firstRow="1" w:lastRow="0" w:firstColumn="0" w:lastColumn="0" w:oddVBand="0" w:evenVBand="0" w:oddHBand="0" w:evenHBand="0" w:firstRowFirstColumn="0" w:firstRowLastColumn="0" w:lastRowFirstColumn="0" w:lastRowLastColumn="0"/>
        </w:trPr>
        <w:tc>
          <w:tcPr>
            <w:tcW w:w="1277" w:type="dxa"/>
            <w:vAlign w:val="top"/>
          </w:tcPr>
          <w:p w14:paraId="4B519D47"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Version</w:t>
            </w:r>
          </w:p>
        </w:tc>
        <w:tc>
          <w:tcPr>
            <w:tcW w:w="1845" w:type="dxa"/>
            <w:vAlign w:val="top"/>
          </w:tcPr>
          <w:p w14:paraId="150B9B3D"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Date</w:t>
            </w:r>
          </w:p>
        </w:tc>
        <w:tc>
          <w:tcPr>
            <w:tcW w:w="6507" w:type="dxa"/>
            <w:vAlign w:val="top"/>
          </w:tcPr>
          <w:p w14:paraId="794F42F5"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Remarks</w:t>
            </w:r>
          </w:p>
        </w:tc>
      </w:tr>
      <w:tr w:rsidR="00016185" w:rsidRPr="00B72193" w14:paraId="77192C14"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35239259" w14:textId="27F0B2D8" w:rsidR="00016185" w:rsidRDefault="002E2375" w:rsidP="00016185">
            <w:pPr>
              <w:rPr>
                <w:rFonts w:asciiTheme="minorHAnsi" w:hAnsiTheme="minorHAnsi"/>
                <w:sz w:val="20"/>
              </w:rPr>
            </w:pPr>
            <w:r>
              <w:rPr>
                <w:rFonts w:asciiTheme="minorHAnsi" w:hAnsiTheme="minorHAnsi"/>
                <w:sz w:val="20"/>
              </w:rPr>
              <w:t>2.3</w:t>
            </w:r>
          </w:p>
        </w:tc>
        <w:tc>
          <w:tcPr>
            <w:tcW w:w="1845" w:type="dxa"/>
            <w:vAlign w:val="top"/>
          </w:tcPr>
          <w:p w14:paraId="30B24350" w14:textId="5809C456" w:rsidR="00016185" w:rsidRDefault="002E2375" w:rsidP="00016185">
            <w:pPr>
              <w:rPr>
                <w:rFonts w:asciiTheme="minorHAnsi" w:hAnsiTheme="minorHAnsi"/>
                <w:sz w:val="20"/>
              </w:rPr>
            </w:pPr>
            <w:r>
              <w:rPr>
                <w:rFonts w:asciiTheme="minorHAnsi" w:hAnsiTheme="minorHAnsi"/>
                <w:sz w:val="20"/>
              </w:rPr>
              <w:t>Dd/mm/</w:t>
            </w:r>
            <w:proofErr w:type="spellStart"/>
            <w:r>
              <w:rPr>
                <w:rFonts w:asciiTheme="minorHAnsi" w:hAnsiTheme="minorHAnsi"/>
                <w:sz w:val="20"/>
              </w:rPr>
              <w:t>yyyy</w:t>
            </w:r>
            <w:proofErr w:type="spellEnd"/>
          </w:p>
        </w:tc>
        <w:tc>
          <w:tcPr>
            <w:tcW w:w="6507" w:type="dxa"/>
            <w:vAlign w:val="top"/>
          </w:tcPr>
          <w:p w14:paraId="41CD2BE1" w14:textId="0D865618" w:rsidR="00016185" w:rsidRPr="00206434" w:rsidRDefault="002E2375" w:rsidP="00016185">
            <w:pPr>
              <w:spacing w:line="276" w:lineRule="auto"/>
              <w:rPr>
                <w:rFonts w:asciiTheme="minorHAnsi" w:hAnsiTheme="minorHAnsi"/>
                <w:sz w:val="20"/>
              </w:rPr>
            </w:pPr>
            <w:r>
              <w:rPr>
                <w:sz w:val="20"/>
                <w:szCs w:val="20"/>
              </w:rPr>
              <w:t>Editorial changes in line with V2.1 of the Safeguarding Principles and Requirements</w:t>
            </w:r>
            <w:r w:rsidDel="00F577F2">
              <w:rPr>
                <w:sz w:val="20"/>
                <w:szCs w:val="20"/>
              </w:rPr>
              <w:t xml:space="preserve"> </w:t>
            </w:r>
          </w:p>
        </w:tc>
      </w:tr>
      <w:tr w:rsidR="00F577F2" w:rsidRPr="00B72193" w14:paraId="4ED9432D" w14:textId="77777777" w:rsidTr="00206434">
        <w:tc>
          <w:tcPr>
            <w:tcW w:w="1277" w:type="dxa"/>
            <w:vAlign w:val="top"/>
          </w:tcPr>
          <w:p w14:paraId="703FE461" w14:textId="2A27829F" w:rsidR="00F577F2" w:rsidDel="00F577F2" w:rsidRDefault="00F577F2" w:rsidP="00016185">
            <w:pPr>
              <w:rPr>
                <w:rFonts w:asciiTheme="minorHAnsi" w:hAnsiTheme="minorHAnsi"/>
                <w:sz w:val="20"/>
              </w:rPr>
            </w:pPr>
            <w:r>
              <w:rPr>
                <w:rFonts w:asciiTheme="minorHAnsi" w:hAnsiTheme="minorHAnsi"/>
                <w:sz w:val="20"/>
              </w:rPr>
              <w:t>2.2</w:t>
            </w:r>
          </w:p>
        </w:tc>
        <w:tc>
          <w:tcPr>
            <w:tcW w:w="1845" w:type="dxa"/>
            <w:vAlign w:val="top"/>
          </w:tcPr>
          <w:p w14:paraId="5E2947B6" w14:textId="560CED9A" w:rsidR="00F577F2" w:rsidDel="00F577F2" w:rsidRDefault="002E2375" w:rsidP="00016185">
            <w:pPr>
              <w:rPr>
                <w:rFonts w:asciiTheme="minorHAnsi" w:hAnsiTheme="minorHAnsi"/>
                <w:sz w:val="20"/>
              </w:rPr>
            </w:pPr>
            <w:r>
              <w:rPr>
                <w:rFonts w:asciiTheme="minorHAnsi" w:hAnsiTheme="minorHAnsi"/>
                <w:sz w:val="20"/>
              </w:rPr>
              <w:t>21 June 2023</w:t>
            </w:r>
          </w:p>
        </w:tc>
        <w:tc>
          <w:tcPr>
            <w:tcW w:w="6507" w:type="dxa"/>
            <w:vAlign w:val="top"/>
          </w:tcPr>
          <w:p w14:paraId="70B0EF4D" w14:textId="37DDB3E4" w:rsidR="00F577F2" w:rsidDel="00F577F2" w:rsidRDefault="002E2375" w:rsidP="00016185">
            <w:pPr>
              <w:spacing w:line="276" w:lineRule="auto"/>
              <w:rPr>
                <w:sz w:val="20"/>
                <w:szCs w:val="20"/>
              </w:rPr>
            </w:pPr>
            <w:r>
              <w:rPr>
                <w:sz w:val="20"/>
                <w:szCs w:val="20"/>
              </w:rPr>
              <w:t>Editorial changes in line with V2.0 of the Safeguarding Principles and Requirements</w:t>
            </w:r>
          </w:p>
        </w:tc>
      </w:tr>
      <w:tr w:rsidR="00F577F2" w:rsidRPr="00B72193" w14:paraId="720D417A"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2138BAB1" w14:textId="2F3C92D8" w:rsidR="00F577F2" w:rsidRDefault="00F577F2" w:rsidP="00F577F2">
            <w:pPr>
              <w:rPr>
                <w:rFonts w:asciiTheme="minorHAnsi" w:hAnsiTheme="minorHAnsi"/>
                <w:sz w:val="20"/>
              </w:rPr>
            </w:pPr>
            <w:r>
              <w:rPr>
                <w:rFonts w:asciiTheme="minorHAnsi" w:hAnsiTheme="minorHAnsi"/>
                <w:sz w:val="20"/>
              </w:rPr>
              <w:t>2.1</w:t>
            </w:r>
          </w:p>
        </w:tc>
        <w:tc>
          <w:tcPr>
            <w:tcW w:w="1845" w:type="dxa"/>
            <w:vAlign w:val="top"/>
          </w:tcPr>
          <w:p w14:paraId="185EEDCC" w14:textId="792E474A" w:rsidR="00F577F2" w:rsidRDefault="00F577F2" w:rsidP="00F577F2">
            <w:pPr>
              <w:rPr>
                <w:rFonts w:asciiTheme="minorHAnsi" w:hAnsiTheme="minorHAnsi"/>
                <w:sz w:val="20"/>
              </w:rPr>
            </w:pPr>
            <w:r>
              <w:rPr>
                <w:rFonts w:asciiTheme="minorHAnsi" w:hAnsiTheme="minorHAnsi"/>
                <w:sz w:val="20"/>
              </w:rPr>
              <w:t>14 April 2023</w:t>
            </w:r>
          </w:p>
        </w:tc>
        <w:tc>
          <w:tcPr>
            <w:tcW w:w="6507" w:type="dxa"/>
            <w:vAlign w:val="top"/>
          </w:tcPr>
          <w:p w14:paraId="0CD56841" w14:textId="7F71D485" w:rsidR="00F577F2" w:rsidRDefault="00F577F2" w:rsidP="00F577F2">
            <w:pPr>
              <w:spacing w:line="276" w:lineRule="auto"/>
              <w:rPr>
                <w:sz w:val="20"/>
                <w:szCs w:val="20"/>
              </w:rPr>
            </w:pPr>
            <w:r>
              <w:rPr>
                <w:sz w:val="20"/>
                <w:szCs w:val="20"/>
              </w:rPr>
              <w:t>Integrated the design change memo as annex of the document.</w:t>
            </w:r>
          </w:p>
        </w:tc>
      </w:tr>
      <w:tr w:rsidR="00F577F2" w:rsidRPr="00B72193" w14:paraId="713652AB" w14:textId="77777777" w:rsidTr="00206434">
        <w:tc>
          <w:tcPr>
            <w:tcW w:w="1277" w:type="dxa"/>
            <w:vAlign w:val="top"/>
          </w:tcPr>
          <w:p w14:paraId="615A30C5" w14:textId="510B16B1" w:rsidR="00F577F2" w:rsidRPr="00206434" w:rsidRDefault="00F577F2" w:rsidP="00F577F2">
            <w:pPr>
              <w:rPr>
                <w:rFonts w:asciiTheme="minorHAnsi" w:hAnsiTheme="minorHAnsi"/>
                <w:sz w:val="20"/>
              </w:rPr>
            </w:pPr>
            <w:r>
              <w:rPr>
                <w:rFonts w:asciiTheme="minorHAnsi" w:hAnsiTheme="minorHAnsi"/>
                <w:sz w:val="20"/>
              </w:rPr>
              <w:t>2.0</w:t>
            </w:r>
          </w:p>
        </w:tc>
        <w:tc>
          <w:tcPr>
            <w:tcW w:w="1845" w:type="dxa"/>
            <w:vAlign w:val="top"/>
          </w:tcPr>
          <w:p w14:paraId="5C0DECC7" w14:textId="3403BA25" w:rsidR="00F577F2" w:rsidRDefault="00F577F2" w:rsidP="00F577F2">
            <w:pPr>
              <w:rPr>
                <w:rFonts w:asciiTheme="minorHAnsi" w:hAnsiTheme="minorHAnsi"/>
                <w:sz w:val="20"/>
              </w:rPr>
            </w:pPr>
            <w:r>
              <w:rPr>
                <w:rFonts w:asciiTheme="minorHAnsi" w:hAnsiTheme="minorHAnsi"/>
                <w:sz w:val="20"/>
              </w:rPr>
              <w:t>4 May 2022</w:t>
            </w:r>
          </w:p>
        </w:tc>
        <w:tc>
          <w:tcPr>
            <w:tcW w:w="6507" w:type="dxa"/>
            <w:vAlign w:val="top"/>
          </w:tcPr>
          <w:p w14:paraId="1D4167C3" w14:textId="77777777" w:rsidR="00F577F2" w:rsidRPr="00206434" w:rsidRDefault="00F577F2" w:rsidP="00F577F2">
            <w:pPr>
              <w:spacing w:line="276" w:lineRule="auto"/>
              <w:rPr>
                <w:rFonts w:asciiTheme="minorHAnsi" w:hAnsiTheme="minorHAnsi"/>
                <w:sz w:val="20"/>
              </w:rPr>
            </w:pPr>
          </w:p>
        </w:tc>
      </w:tr>
      <w:tr w:rsidR="00F577F2" w:rsidRPr="00B72193" w14:paraId="590179F0"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5B159486" w14:textId="77777777" w:rsidR="00F577F2" w:rsidRPr="00206434" w:rsidRDefault="00F577F2" w:rsidP="00F577F2">
            <w:pPr>
              <w:rPr>
                <w:rFonts w:asciiTheme="minorHAnsi" w:hAnsiTheme="minorHAnsi"/>
                <w:sz w:val="20"/>
              </w:rPr>
            </w:pPr>
            <w:r w:rsidRPr="00206434">
              <w:rPr>
                <w:rFonts w:asciiTheme="minorHAnsi" w:hAnsiTheme="minorHAnsi"/>
                <w:sz w:val="20"/>
              </w:rPr>
              <w:t>1.1</w:t>
            </w:r>
          </w:p>
        </w:tc>
        <w:tc>
          <w:tcPr>
            <w:tcW w:w="1845" w:type="dxa"/>
            <w:vAlign w:val="top"/>
          </w:tcPr>
          <w:p w14:paraId="65EFC181" w14:textId="77997C04" w:rsidR="00F577F2" w:rsidRPr="00206434" w:rsidRDefault="00F577F2" w:rsidP="00F577F2">
            <w:pPr>
              <w:rPr>
                <w:rFonts w:asciiTheme="minorHAnsi" w:hAnsiTheme="minorHAnsi"/>
                <w:sz w:val="20"/>
              </w:rPr>
            </w:pPr>
            <w:r>
              <w:rPr>
                <w:rFonts w:asciiTheme="minorHAnsi" w:hAnsiTheme="minorHAnsi"/>
                <w:sz w:val="20"/>
              </w:rPr>
              <w:t xml:space="preserve">7 </w:t>
            </w:r>
            <w:r w:rsidRPr="00206434">
              <w:rPr>
                <w:rFonts w:asciiTheme="minorHAnsi" w:hAnsiTheme="minorHAnsi"/>
                <w:sz w:val="20"/>
              </w:rPr>
              <w:t>October 2020</w:t>
            </w:r>
          </w:p>
        </w:tc>
        <w:tc>
          <w:tcPr>
            <w:tcW w:w="6507" w:type="dxa"/>
            <w:vAlign w:val="top"/>
          </w:tcPr>
          <w:p w14:paraId="39DF5020" w14:textId="4E92621E"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Hyperlinked section summary to enable quick access to key sections</w:t>
            </w:r>
          </w:p>
          <w:p w14:paraId="4711A26F"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Improved clarity on Key Project Information</w:t>
            </w:r>
          </w:p>
          <w:p w14:paraId="0A9148C1"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Inclusion criteria table added</w:t>
            </w:r>
          </w:p>
          <w:p w14:paraId="02A0D215"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 xml:space="preserve">Gender sensitive requirements added </w:t>
            </w:r>
          </w:p>
          <w:p w14:paraId="6EA82B6B"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Prior consideration (1 yr rule) and Ongoing Financial Need added</w:t>
            </w:r>
          </w:p>
          <w:p w14:paraId="4496A621"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Safeguard Principles Assessment as annex and a new section to include applicable safeguards for clarity</w:t>
            </w:r>
          </w:p>
          <w:p w14:paraId="62700CF0"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Improved Clarity on SDG contribution/SDG Impact term used throughout</w:t>
            </w:r>
          </w:p>
          <w:p w14:paraId="7FAD41EE"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Clarity on Stakeholder Consultation information required</w:t>
            </w:r>
          </w:p>
          <w:p w14:paraId="34C73322" w14:textId="3C7A785C" w:rsidR="00F577F2" w:rsidRPr="00206434" w:rsidRDefault="00F577F2" w:rsidP="00F577F2">
            <w:pPr>
              <w:spacing w:line="276" w:lineRule="auto"/>
              <w:rPr>
                <w:rFonts w:asciiTheme="minorHAnsi" w:hAnsiTheme="minorHAnsi"/>
                <w:sz w:val="20"/>
              </w:rPr>
            </w:pPr>
            <w:r w:rsidRPr="00530CAF">
              <w:t xml:space="preserve">Provision of an </w:t>
            </w:r>
            <w:hyperlink r:id="rId31" w:history="1">
              <w:r w:rsidRPr="00F0212D">
                <w:rPr>
                  <w:rStyle w:val="Lienhypertexte"/>
                  <w:rFonts w:ascii="Verdana" w:hAnsi="Verdana"/>
                  <w:sz w:val="20"/>
                </w:rPr>
                <w:t>accompanying Guide</w:t>
              </w:r>
            </w:hyperlink>
            <w:r w:rsidRPr="00530CAF">
              <w:t xml:space="preserve"> to help the user understand detailed rules and requirements</w:t>
            </w:r>
          </w:p>
        </w:tc>
      </w:tr>
      <w:tr w:rsidR="00F577F2" w:rsidRPr="00B72193" w14:paraId="7B33608A" w14:textId="77777777" w:rsidTr="00206434">
        <w:tc>
          <w:tcPr>
            <w:tcW w:w="1277" w:type="dxa"/>
            <w:vAlign w:val="top"/>
          </w:tcPr>
          <w:p w14:paraId="28AFDD2E" w14:textId="389BEB6D" w:rsidR="00F577F2" w:rsidRPr="00206434" w:rsidRDefault="00F577F2" w:rsidP="00F577F2">
            <w:pPr>
              <w:rPr>
                <w:rFonts w:asciiTheme="minorHAnsi" w:hAnsiTheme="minorHAnsi"/>
                <w:sz w:val="20"/>
              </w:rPr>
            </w:pPr>
            <w:r w:rsidRPr="00206434">
              <w:rPr>
                <w:rFonts w:asciiTheme="minorHAnsi" w:hAnsiTheme="minorHAnsi"/>
                <w:sz w:val="20"/>
              </w:rPr>
              <w:t>1</w:t>
            </w:r>
            <w:r>
              <w:rPr>
                <w:rFonts w:asciiTheme="minorHAnsi" w:hAnsiTheme="minorHAnsi"/>
                <w:sz w:val="20"/>
              </w:rPr>
              <w:t>.0</w:t>
            </w:r>
          </w:p>
        </w:tc>
        <w:tc>
          <w:tcPr>
            <w:tcW w:w="1845" w:type="dxa"/>
            <w:vAlign w:val="top"/>
          </w:tcPr>
          <w:p w14:paraId="7DC50440" w14:textId="109EB861" w:rsidR="00F577F2" w:rsidRPr="00206434" w:rsidRDefault="00F577F2" w:rsidP="00F577F2">
            <w:pPr>
              <w:rPr>
                <w:rFonts w:asciiTheme="minorHAnsi" w:hAnsiTheme="minorHAnsi"/>
                <w:sz w:val="20"/>
              </w:rPr>
            </w:pPr>
            <w:r w:rsidRPr="00206434">
              <w:rPr>
                <w:rFonts w:asciiTheme="minorHAnsi" w:hAnsiTheme="minorHAnsi"/>
                <w:sz w:val="20"/>
              </w:rPr>
              <w:t>1</w:t>
            </w:r>
            <w:r>
              <w:rPr>
                <w:rFonts w:asciiTheme="minorHAnsi" w:hAnsiTheme="minorHAnsi"/>
                <w:sz w:val="20"/>
              </w:rPr>
              <w:t>0</w:t>
            </w:r>
            <w:r w:rsidRPr="00206434">
              <w:rPr>
                <w:rFonts w:asciiTheme="minorHAnsi" w:hAnsiTheme="minorHAnsi"/>
                <w:sz w:val="20"/>
              </w:rPr>
              <w:t xml:space="preserve"> July 2017</w:t>
            </w:r>
          </w:p>
        </w:tc>
        <w:tc>
          <w:tcPr>
            <w:tcW w:w="6507" w:type="dxa"/>
            <w:vAlign w:val="top"/>
          </w:tcPr>
          <w:p w14:paraId="0A410397" w14:textId="77777777" w:rsidR="00F577F2" w:rsidRPr="00206434" w:rsidRDefault="00F577F2" w:rsidP="00F577F2">
            <w:pPr>
              <w:rPr>
                <w:rFonts w:asciiTheme="minorHAnsi" w:hAnsiTheme="minorHAnsi"/>
                <w:sz w:val="20"/>
              </w:rPr>
            </w:pPr>
            <w:r w:rsidRPr="00206434">
              <w:rPr>
                <w:rFonts w:asciiTheme="minorHAnsi" w:hAnsiTheme="minorHAnsi"/>
                <w:sz w:val="20"/>
              </w:rPr>
              <w:t>Initial adoption</w:t>
            </w:r>
          </w:p>
        </w:tc>
      </w:tr>
    </w:tbl>
    <w:p w14:paraId="62E020A7" w14:textId="382D1846" w:rsidR="00206434" w:rsidRPr="00B71A2B" w:rsidRDefault="00206434" w:rsidP="00A61CC2"/>
    <w:sectPr w:rsidR="00206434" w:rsidRPr="00B71A2B" w:rsidSect="00AB4B86">
      <w:pgSz w:w="11900" w:h="16840"/>
      <w:pgMar w:top="1381" w:right="1134" w:bottom="1021" w:left="1134" w:header="28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FF4F3" w14:textId="77777777" w:rsidR="00620877" w:rsidRDefault="00620877" w:rsidP="008C7A19">
      <w:r>
        <w:separator/>
      </w:r>
    </w:p>
    <w:p w14:paraId="1A34FB3A" w14:textId="77777777" w:rsidR="00620877" w:rsidRDefault="00620877"/>
    <w:p w14:paraId="7D969797" w14:textId="77777777" w:rsidR="00620877" w:rsidRDefault="00620877"/>
  </w:endnote>
  <w:endnote w:type="continuationSeparator" w:id="0">
    <w:p w14:paraId="304B17E5" w14:textId="77777777" w:rsidR="00620877" w:rsidRDefault="00620877" w:rsidP="008C7A19">
      <w:r>
        <w:continuationSeparator/>
      </w:r>
    </w:p>
    <w:p w14:paraId="4BE06849" w14:textId="77777777" w:rsidR="00620877" w:rsidRDefault="00620877"/>
    <w:p w14:paraId="7B0D85EB" w14:textId="77777777" w:rsidR="00620877" w:rsidRDefault="006208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New Roman (Body CS)">
    <w:altName w:val="Times New Roman"/>
    <w:charset w:val="00"/>
    <w:family w:val="roman"/>
    <w:pitch w:val="variable"/>
    <w:sig w:usb0="E0002AEF" w:usb1="C0007841"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PT Mono">
    <w:charset w:val="00"/>
    <w:family w:val="modern"/>
    <w:pitch w:val="fixed"/>
    <w:sig w:usb0="A00002EF" w:usb1="500078EB" w:usb2="00000000" w:usb3="00000000" w:csb0="000000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venir Book">
    <w:altName w:val="Tw Cen MT"/>
    <w:charset w:val="00"/>
    <w:family w:val="auto"/>
    <w:pitch w:val="variable"/>
    <w:sig w:usb0="800000AF" w:usb1="5000204A" w:usb2="00000000" w:usb3="00000000" w:csb0="0000009B" w:csb1="00000000"/>
  </w:font>
  <w:font w:name="Times-Roman">
    <w:altName w:val="MS Gothic"/>
    <w:panose1 w:val="00000000000000000000"/>
    <w:charset w:val="80"/>
    <w:family w:val="auto"/>
    <w:notTrueType/>
    <w:pitch w:val="default"/>
    <w:sig w:usb0="00000000" w:usb1="08070000" w:usb2="00000010" w:usb3="00000000" w:csb0="00020000" w:csb1="00000000"/>
  </w:font>
  <w:font w:name="ヒラギノ角ゴ Pro W3">
    <w:altName w:val="Yu Gothic"/>
    <w:charset w:val="80"/>
    <w:family w:val="auto"/>
    <w:pitch w:val="variable"/>
    <w:sig w:usb0="E00002FF" w:usb1="7AC7FFFF" w:usb2="00000012" w:usb3="00000000" w:csb0="0002000D"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1F8D" w14:textId="77777777" w:rsidR="002923CF" w:rsidRDefault="002923CF" w:rsidP="00926E1B">
    <w:pPr>
      <w:framePr w:wrap="none" w:vAnchor="text" w:hAnchor="margin" w:xAlign="right" w:y="1"/>
    </w:pPr>
    <w:r>
      <w:fldChar w:fldCharType="begin"/>
    </w:r>
    <w:r>
      <w:instrText xml:space="preserve">PAGE  </w:instrText>
    </w:r>
    <w:r>
      <w:fldChar w:fldCharType="end"/>
    </w:r>
  </w:p>
  <w:p w14:paraId="06054D33" w14:textId="77777777" w:rsidR="002923CF" w:rsidRDefault="002923CF" w:rsidP="006E4980">
    <w:pPr>
      <w:ind w:right="360"/>
    </w:pPr>
  </w:p>
  <w:p w14:paraId="146F635D" w14:textId="77777777" w:rsidR="002923CF" w:rsidRDefault="002923CF"/>
  <w:p w14:paraId="0B4C13D8" w14:textId="77777777" w:rsidR="002923CF" w:rsidRDefault="002923C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3AE0" w14:textId="77777777" w:rsidR="002923CF" w:rsidRPr="00872BFA" w:rsidRDefault="002923CF" w:rsidP="006E3FE5">
    <w:pPr>
      <w:ind w:right="360"/>
      <w:rPr>
        <w:szCs w:val="20"/>
      </w:rPr>
    </w:pPr>
    <w:r>
      <w:rPr>
        <w:noProof/>
        <w:szCs w:val="20"/>
      </w:rPr>
      <mc:AlternateContent>
        <mc:Choice Requires="wps">
          <w:drawing>
            <wp:anchor distT="0" distB="0" distL="114300" distR="114300" simplePos="0" relativeHeight="251659264" behindDoc="0" locked="0" layoutInCell="1" allowOverlap="1" wp14:anchorId="5A429E3A" wp14:editId="48BCEAFD">
              <wp:simplePos x="0" y="0"/>
              <wp:positionH relativeFrom="column">
                <wp:posOffset>1577884</wp:posOffset>
              </wp:positionH>
              <wp:positionV relativeFrom="paragraph">
                <wp:posOffset>189865</wp:posOffset>
              </wp:positionV>
              <wp:extent cx="3810000" cy="344170"/>
              <wp:effectExtent l="0" t="0" r="0" b="0"/>
              <wp:wrapNone/>
              <wp:docPr id="6" name="Text Box 6"/>
              <wp:cNvGraphicFramePr/>
              <a:graphic xmlns:a="http://schemas.openxmlformats.org/drawingml/2006/main">
                <a:graphicData uri="http://schemas.microsoft.com/office/word/2010/wordprocessingShape">
                  <wps:wsp>
                    <wps:cNvSpPr txBox="1"/>
                    <wps:spPr>
                      <a:xfrm>
                        <a:off x="0" y="0"/>
                        <a:ext cx="3810000" cy="344170"/>
                      </a:xfrm>
                      <a:prstGeom prst="rect">
                        <a:avLst/>
                      </a:prstGeom>
                      <a:solidFill>
                        <a:schemeClr val="lt1"/>
                      </a:solidFill>
                      <a:ln w="6350">
                        <a:noFill/>
                      </a:ln>
                    </wps:spPr>
                    <wps:txbx>
                      <w:txbxContent>
                        <w:p w14:paraId="2CD9E2E3" w14:textId="77777777" w:rsidR="002923CF" w:rsidRPr="001F6981" w:rsidRDefault="002923CF" w:rsidP="00D061EC">
                          <w:pPr>
                            <w:ind w:right="360"/>
                            <w:rPr>
                              <w:i/>
                              <w:iCs/>
                              <w:szCs w:val="20"/>
                            </w:rPr>
                          </w:pPr>
                          <w:r w:rsidRPr="001F6981">
                            <w:rPr>
                              <w:i/>
                              <w:iCs/>
                              <w:szCs w:val="20"/>
                            </w:rPr>
                            <w:t>Climate Security and Sustainable Development</w:t>
                          </w:r>
                        </w:p>
                        <w:p w14:paraId="3DE1EA25" w14:textId="77777777" w:rsidR="002923CF" w:rsidRDefault="002923CF" w:rsidP="00D0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429E3A" id="_x0000_t202" coordsize="21600,21600" o:spt="202" path="m,l,21600r21600,l21600,xe">
              <v:stroke joinstyle="miter"/>
              <v:path gradientshapeok="t" o:connecttype="rect"/>
            </v:shapetype>
            <v:shape id="Text Box 6" o:spid="_x0000_s1026" type="#_x0000_t202" style="position:absolute;margin-left:124.25pt;margin-top:14.95pt;width:300pt;height:2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" fillcolor="white [3201]" stroked="f" strokeweight=".5pt">
              <v:textbox>
                <w:txbxContent>
                  <w:p w14:paraId="2CD9E2E3" w14:textId="77777777" w:rsidR="002923CF" w:rsidRPr="001F6981" w:rsidRDefault="002923CF" w:rsidP="00D061EC">
                    <w:pPr>
                      <w:ind w:right="360"/>
                      <w:rPr>
                        <w:i/>
                        <w:iCs/>
                        <w:szCs w:val="20"/>
                      </w:rPr>
                    </w:pPr>
                    <w:r w:rsidRPr="001F6981">
                      <w:rPr>
                        <w:i/>
                        <w:iCs/>
                        <w:szCs w:val="20"/>
                      </w:rPr>
                      <w:t>Climate Security and Sustainable Development</w:t>
                    </w:r>
                  </w:p>
                  <w:p w14:paraId="3DE1EA25" w14:textId="77777777" w:rsidR="002923CF" w:rsidRDefault="002923CF" w:rsidP="00D061EC"/>
                </w:txbxContent>
              </v:textbox>
            </v:shape>
          </w:pict>
        </mc:Fallback>
      </mc:AlternateContent>
    </w:r>
    <w:r>
      <w:rPr>
        <w:noProof/>
      </w:rPr>
      <w:drawing>
        <wp:anchor distT="0" distB="0" distL="114300" distR="114300" simplePos="0" relativeHeight="251662336" behindDoc="0" locked="1" layoutInCell="1" allowOverlap="0" wp14:anchorId="128FD689" wp14:editId="33260B74">
          <wp:simplePos x="0" y="0"/>
          <wp:positionH relativeFrom="margin">
            <wp:posOffset>0</wp:posOffset>
          </wp:positionH>
          <wp:positionV relativeFrom="bottomMargin">
            <wp:posOffset>252095</wp:posOffset>
          </wp:positionV>
          <wp:extent cx="1231200" cy="144000"/>
          <wp:effectExtent l="0" t="0" r="1270" b="0"/>
          <wp:wrapSquare wrapText="bothSides"/>
          <wp:docPr id="406618305" name="Picture 40661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2B7E5A4D" w14:textId="77777777" w:rsidR="002923CF" w:rsidRPr="00B01B0E" w:rsidRDefault="002923CF"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Pr="00B01B0E">
      <w:rPr>
        <w:rFonts w:asciiTheme="minorHAnsi" w:hAnsiTheme="minorHAnsi"/>
        <w:noProof/>
        <w:sz w:val="18"/>
        <w:szCs w:val="18"/>
      </w:rPr>
      <w:t>2</w:t>
    </w:r>
    <w:r w:rsidRPr="00B01B0E">
      <w:rPr>
        <w:rFonts w:asciiTheme="minorHAnsi" w:hAnsiTheme="minorHAnsi"/>
        <w:sz w:val="18"/>
        <w:szCs w:val="18"/>
      </w:rPr>
      <w:fldChar w:fldCharType="end"/>
    </w:r>
  </w:p>
  <w:p w14:paraId="295AF4EB" w14:textId="77777777" w:rsidR="002923CF" w:rsidRDefault="002923CF"/>
  <w:p w14:paraId="61A4650C" w14:textId="77777777" w:rsidR="002923CF" w:rsidRDefault="002923C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7A85" w14:textId="77777777" w:rsidR="002923CF" w:rsidRDefault="002923CF">
    <w:r w:rsidRPr="007B2737">
      <w:rPr>
        <w:noProof/>
      </w:rPr>
      <mc:AlternateContent>
        <mc:Choice Requires="wps">
          <w:drawing>
            <wp:anchor distT="0" distB="0" distL="114300" distR="114300" simplePos="0" relativeHeight="251675648" behindDoc="0" locked="0" layoutInCell="1" allowOverlap="1" wp14:anchorId="3A5934E3" wp14:editId="0B4ECDEC">
              <wp:simplePos x="0" y="0"/>
              <wp:positionH relativeFrom="column">
                <wp:posOffset>1787525</wp:posOffset>
              </wp:positionH>
              <wp:positionV relativeFrom="paragraph">
                <wp:posOffset>-73660</wp:posOffset>
              </wp:positionV>
              <wp:extent cx="3788229" cy="34417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88229" cy="344170"/>
                      </a:xfrm>
                      <a:prstGeom prst="rect">
                        <a:avLst/>
                      </a:prstGeom>
                      <a:solidFill>
                        <a:schemeClr val="lt1"/>
                      </a:solidFill>
                      <a:ln w="6350">
                        <a:noFill/>
                      </a:ln>
                    </wps:spPr>
                    <wps:txbx>
                      <w:txbxContent>
                        <w:p w14:paraId="2CB867A4" w14:textId="77777777" w:rsidR="002923CF" w:rsidRPr="001F6981" w:rsidRDefault="002923CF" w:rsidP="007B2737">
                          <w:pPr>
                            <w:ind w:right="360"/>
                            <w:rPr>
                              <w:i/>
                              <w:iCs/>
                              <w:szCs w:val="20"/>
                            </w:rPr>
                          </w:pPr>
                          <w:r w:rsidRPr="001F6981">
                            <w:rPr>
                              <w:i/>
                              <w:iCs/>
                              <w:szCs w:val="20"/>
                            </w:rPr>
                            <w:t>Climate Security and Sustainable Development</w:t>
                          </w:r>
                        </w:p>
                        <w:p w14:paraId="396CB80D" w14:textId="77777777" w:rsidR="002923CF" w:rsidRDefault="002923CF" w:rsidP="007B27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5934E3" id="_x0000_t202" coordsize="21600,21600" o:spt="202" path="m,l,21600r21600,l21600,xe">
              <v:stroke joinstyle="miter"/>
              <v:path gradientshapeok="t" o:connecttype="rect"/>
            </v:shapetype>
            <v:shape id="Text Box 1" o:spid="_x0000_s1028" type="#_x0000_t202" style="position:absolute;margin-left:140.75pt;margin-top:-5.8pt;width:298.3pt;height:27.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" fillcolor="white [3201]" stroked="f" strokeweight=".5pt">
              <v:textbox>
                <w:txbxContent>
                  <w:p w14:paraId="2CB867A4" w14:textId="77777777" w:rsidR="002923CF" w:rsidRPr="001F6981" w:rsidRDefault="002923CF" w:rsidP="007B2737">
                    <w:pPr>
                      <w:ind w:right="360"/>
                      <w:rPr>
                        <w:i/>
                        <w:iCs/>
                        <w:szCs w:val="20"/>
                      </w:rPr>
                    </w:pPr>
                    <w:r w:rsidRPr="001F6981">
                      <w:rPr>
                        <w:i/>
                        <w:iCs/>
                        <w:szCs w:val="20"/>
                      </w:rPr>
                      <w:t>Climate Security and Sustainable Development</w:t>
                    </w:r>
                  </w:p>
                  <w:p w14:paraId="396CB80D" w14:textId="77777777" w:rsidR="002923CF" w:rsidRDefault="002923CF" w:rsidP="007B2737"/>
                </w:txbxContent>
              </v:textbox>
            </v:shape>
          </w:pict>
        </mc:Fallback>
      </mc:AlternateContent>
    </w:r>
    <w:r>
      <w:rPr>
        <w:noProof/>
        <w14:cntxtAlts w14:val="0"/>
      </w:rPr>
      <w:drawing>
        <wp:anchor distT="0" distB="0" distL="114300" distR="114300" simplePos="0" relativeHeight="251678720" behindDoc="0" locked="0" layoutInCell="1" allowOverlap="1" wp14:anchorId="693E87F6" wp14:editId="1EF2CF2C">
          <wp:simplePos x="0" y="0"/>
          <wp:positionH relativeFrom="column">
            <wp:posOffset>0</wp:posOffset>
          </wp:positionH>
          <wp:positionV relativeFrom="bottomMargin">
            <wp:posOffset>252095</wp:posOffset>
          </wp:positionV>
          <wp:extent cx="1222244" cy="144000"/>
          <wp:effectExtent l="0" t="0" r="0" b="0"/>
          <wp:wrapNone/>
          <wp:docPr id="1527425048" name="Picture 152742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6402868D" wp14:editId="4FF0B892">
          <wp:simplePos x="0" y="0"/>
          <wp:positionH relativeFrom="margin">
            <wp:posOffset>4518660</wp:posOffset>
          </wp:positionH>
          <wp:positionV relativeFrom="margin">
            <wp:posOffset>10076263</wp:posOffset>
          </wp:positionV>
          <wp:extent cx="1816100" cy="211455"/>
          <wp:effectExtent l="0" t="0" r="0" b="4445"/>
          <wp:wrapSquare wrapText="bothSides"/>
          <wp:docPr id="2044544911" name="Picture 2044544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6432" behindDoc="0" locked="0" layoutInCell="1" allowOverlap="1" wp14:anchorId="60E5A1B6" wp14:editId="6479B9CD">
          <wp:simplePos x="0" y="0"/>
          <wp:positionH relativeFrom="column">
            <wp:posOffset>225590</wp:posOffset>
          </wp:positionH>
          <wp:positionV relativeFrom="paragraph">
            <wp:posOffset>5165449</wp:posOffset>
          </wp:positionV>
          <wp:extent cx="3869635" cy="769085"/>
          <wp:effectExtent l="0" t="0" r="4445" b="5715"/>
          <wp:wrapNone/>
          <wp:docPr id="1579231332" name="Picture 157923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96388" w14:textId="77777777" w:rsidR="00620877" w:rsidRDefault="00620877" w:rsidP="008C7A19">
      <w:r>
        <w:separator/>
      </w:r>
    </w:p>
    <w:p w14:paraId="323C62F3" w14:textId="77777777" w:rsidR="00620877" w:rsidRDefault="00620877"/>
    <w:p w14:paraId="51ACD892" w14:textId="77777777" w:rsidR="00620877" w:rsidRDefault="00620877"/>
  </w:footnote>
  <w:footnote w:type="continuationSeparator" w:id="0">
    <w:p w14:paraId="04927C86" w14:textId="77777777" w:rsidR="00620877" w:rsidRDefault="00620877" w:rsidP="008C7A19">
      <w:r>
        <w:continuationSeparator/>
      </w:r>
    </w:p>
    <w:p w14:paraId="02BFD343" w14:textId="77777777" w:rsidR="00620877" w:rsidRDefault="00620877"/>
    <w:p w14:paraId="141855C2" w14:textId="77777777" w:rsidR="00620877" w:rsidRDefault="00620877"/>
  </w:footnote>
  <w:footnote w:id="1">
    <w:p w14:paraId="17A682C3" w14:textId="2D97FC29" w:rsidR="005953D7" w:rsidRPr="00F35697" w:rsidRDefault="005953D7">
      <w:pPr>
        <w:pStyle w:val="Notedebasdepage"/>
        <w:rPr>
          <w:rFonts w:asciiTheme="majorHAnsi" w:hAnsiTheme="majorHAnsi"/>
          <w:color w:val="auto"/>
          <w:szCs w:val="16"/>
        </w:rPr>
      </w:pPr>
      <w:r w:rsidRPr="00F35697">
        <w:rPr>
          <w:rStyle w:val="Appelnotedebasdep"/>
          <w:rFonts w:asciiTheme="majorHAnsi" w:hAnsiTheme="majorHAnsi"/>
          <w:color w:val="auto"/>
          <w:szCs w:val="16"/>
        </w:rPr>
        <w:footnoteRef/>
      </w:r>
      <w:r w:rsidRPr="00F35697">
        <w:rPr>
          <w:rFonts w:asciiTheme="majorHAnsi" w:hAnsiTheme="majorHAnsi"/>
          <w:color w:val="auto"/>
          <w:szCs w:val="16"/>
        </w:rPr>
        <w:t xml:space="preserve"> </w:t>
      </w:r>
      <w:r w:rsidR="00D2192E" w:rsidRPr="00D2192E">
        <w:rPr>
          <w:rFonts w:asciiTheme="majorHAnsi" w:hAnsiTheme="majorHAnsi"/>
          <w:color w:val="auto"/>
          <w:szCs w:val="16"/>
        </w:rPr>
        <w:t>The annual consumption value (0.8 t charcoal/household/year) is derived from the adult-equivalent standardization approach applied in the baseline KPT study (0.5290 kg/adult equivalent/day × 4 adult equivalents</w:t>
      </w:r>
      <w:r w:rsidR="00D2192E">
        <w:rPr>
          <w:rFonts w:asciiTheme="majorHAnsi" w:hAnsiTheme="majorHAnsi"/>
          <w:color w:val="auto"/>
          <w:szCs w:val="16"/>
        </w:rPr>
        <w:t xml:space="preserve"> </w:t>
      </w:r>
      <w:r w:rsidR="00D2192E" w:rsidRPr="00D2192E">
        <w:rPr>
          <w:rFonts w:asciiTheme="majorHAnsi" w:hAnsiTheme="majorHAnsi"/>
          <w:color w:val="auto"/>
          <w:szCs w:val="16"/>
        </w:rPr>
        <w:t>×</w:t>
      </w:r>
      <w:r w:rsidR="00D2192E">
        <w:rPr>
          <w:rFonts w:asciiTheme="majorHAnsi" w:hAnsiTheme="majorHAnsi"/>
          <w:color w:val="auto"/>
          <w:szCs w:val="16"/>
        </w:rPr>
        <w:t xml:space="preserve"> 365 days</w:t>
      </w:r>
      <w:r w:rsidR="00D2192E" w:rsidRPr="00D2192E">
        <w:rPr>
          <w:rFonts w:asciiTheme="majorHAnsi" w:hAnsiTheme="majorHAnsi"/>
          <w:color w:val="auto"/>
          <w:szCs w:val="16"/>
        </w:rPr>
        <w:t>), as documented in Section 8 of the KPT Report and the “Comparative analysis” worksheet of the KPT Excel file.</w:t>
      </w:r>
    </w:p>
  </w:footnote>
  <w:footnote w:id="2">
    <w:p w14:paraId="1990549D" w14:textId="77777777" w:rsidR="00DC6E2E" w:rsidRPr="00F35697" w:rsidRDefault="00DC6E2E">
      <w:pPr>
        <w:pStyle w:val="Notedebasdepage"/>
        <w:keepLines/>
        <w:numPr>
          <w:ilvl w:val="0"/>
          <w:numId w:val="23"/>
        </w:numPr>
        <w:jc w:val="both"/>
        <w:rPr>
          <w:rFonts w:asciiTheme="majorHAnsi" w:hAnsiTheme="majorHAnsi"/>
          <w:color w:val="auto"/>
          <w:szCs w:val="16"/>
        </w:rPr>
      </w:pPr>
      <w:r w:rsidRPr="00F35697">
        <w:rPr>
          <w:rStyle w:val="Appelnotedebasdep"/>
          <w:rFonts w:asciiTheme="majorHAnsi" w:hAnsiTheme="majorHAnsi"/>
          <w:color w:val="auto"/>
          <w:szCs w:val="16"/>
        </w:rPr>
        <w:footnoteRef/>
      </w:r>
      <w:r w:rsidRPr="00F35697">
        <w:rPr>
          <w:rFonts w:asciiTheme="majorHAnsi" w:hAnsiTheme="majorHAnsi"/>
          <w:color w:val="auto"/>
          <w:szCs w:val="16"/>
        </w:rPr>
        <w:t xml:space="preserve"> Indicative, non-binding nor limiting target</w:t>
      </w:r>
    </w:p>
  </w:footnote>
  <w:footnote w:id="3">
    <w:p w14:paraId="510AD0F1" w14:textId="77777777" w:rsidR="00DC6E2E" w:rsidRPr="003D6F35" w:rsidRDefault="00DC6E2E">
      <w:pPr>
        <w:pStyle w:val="Notedebasdepage"/>
        <w:keepLines/>
        <w:numPr>
          <w:ilvl w:val="0"/>
          <w:numId w:val="23"/>
        </w:numPr>
        <w:contextualSpacing w:val="0"/>
        <w:jc w:val="both"/>
        <w:rPr>
          <w:rFonts w:ascii="Avenir Book" w:hAnsi="Avenir Book"/>
        </w:rPr>
      </w:pPr>
      <w:r w:rsidRPr="00F35697">
        <w:rPr>
          <w:rStyle w:val="Appelnotedebasdep"/>
          <w:rFonts w:asciiTheme="majorHAnsi" w:hAnsiTheme="majorHAnsi"/>
          <w:color w:val="auto"/>
          <w:szCs w:val="16"/>
        </w:rPr>
        <w:footnoteRef/>
      </w:r>
      <w:r w:rsidRPr="00F35697">
        <w:rPr>
          <w:rFonts w:asciiTheme="majorHAnsi" w:hAnsiTheme="majorHAnsi"/>
          <w:color w:val="auto"/>
          <w:szCs w:val="16"/>
        </w:rPr>
        <w:t xml:space="preserve"> </w:t>
      </w:r>
      <w:r w:rsidRPr="00F35697">
        <w:rPr>
          <w:rFonts w:asciiTheme="majorHAnsi" w:hAnsiTheme="majorHAnsi"/>
          <w:color w:val="auto"/>
          <w:szCs w:val="16"/>
          <w:lang w:val="en-SG"/>
        </w:rPr>
        <w:t xml:space="preserve">According to (Hedon, 2012), coal pot cooking stove have an efficiency range from 15 to 18%. </w:t>
      </w:r>
      <w:r w:rsidRPr="00F35697">
        <w:rPr>
          <w:rFonts w:asciiTheme="majorHAnsi" w:hAnsiTheme="majorHAnsi"/>
          <w:color w:val="auto"/>
          <w:szCs w:val="16"/>
        </w:rPr>
        <w:t>A conservative value of 18% is taken</w:t>
      </w:r>
      <w:r w:rsidRPr="00F35697">
        <w:rPr>
          <w:rFonts w:asciiTheme="majorHAnsi" w:hAnsiTheme="majorHAnsi"/>
          <w:color w:val="auto"/>
          <w:szCs w:val="16"/>
          <w:lang w:val="en-SG"/>
        </w:rPr>
        <w:t>.</w:t>
      </w:r>
    </w:p>
  </w:footnote>
  <w:footnote w:id="4">
    <w:p w14:paraId="365D20F3" w14:textId="77777777" w:rsidR="00A84FF1" w:rsidRPr="0074675A" w:rsidRDefault="00A84FF1" w:rsidP="00A84FF1">
      <w:pPr>
        <w:pStyle w:val="Notedebasdepage"/>
      </w:pPr>
      <w:r>
        <w:rPr>
          <w:rStyle w:val="Appelnotedebasdep"/>
        </w:rPr>
        <w:footnoteRef/>
      </w:r>
      <w:r>
        <w:t xml:space="preserve"> </w:t>
      </w:r>
      <w:r w:rsidRPr="0074675A">
        <w:t xml:space="preserve">Labour Act. </w:t>
      </w:r>
      <w:hyperlink r:id="rId1" w:history="1">
        <w:r w:rsidRPr="0074675A">
          <w:rPr>
            <w:rStyle w:val="Lienhypertexte"/>
            <w:rFonts w:ascii="Verdana" w:hAnsi="Verdana"/>
            <w:sz w:val="16"/>
          </w:rPr>
          <w:t>http://aanma.gov.gh/documents/Labour%20Act,%202003%20(651).pdf</w:t>
        </w:r>
      </w:hyperlink>
    </w:p>
    <w:p w14:paraId="2DC5CB77" w14:textId="77777777" w:rsidR="00A84FF1" w:rsidRDefault="00A84FF1" w:rsidP="00A84FF1">
      <w:pPr>
        <w:pStyle w:val="Notedebasdepage"/>
      </w:pPr>
    </w:p>
  </w:footnote>
  <w:footnote w:id="5">
    <w:p w14:paraId="181B6F1F" w14:textId="77777777" w:rsidR="00A84FF1" w:rsidRDefault="00A84FF1" w:rsidP="00A84FF1">
      <w:pPr>
        <w:pStyle w:val="Notedebasdepage"/>
      </w:pPr>
      <w:r>
        <w:rPr>
          <w:rStyle w:val="Appelnotedebasdep"/>
        </w:rPr>
        <w:footnoteRef/>
      </w:r>
      <w:r>
        <w:t xml:space="preserve"> </w:t>
      </w:r>
      <w:r w:rsidRPr="0074675A">
        <w:t xml:space="preserve">Ghana’s National Climate Change Policy. </w:t>
      </w:r>
      <w:hyperlink r:id="rId2" w:history="1">
        <w:r w:rsidRPr="0074675A">
          <w:rPr>
            <w:rStyle w:val="Lienhypertexte"/>
            <w:rFonts w:ascii="Verdana" w:hAnsi="Verdana"/>
            <w:sz w:val="16"/>
          </w:rPr>
          <w:t>https://leap.unep.org/en/countries/gh/national-legislation/ghana-national-climate-change-policy</w:t>
        </w:r>
      </w:hyperlink>
      <w:r>
        <w:t xml:space="preserve"> </w:t>
      </w:r>
    </w:p>
  </w:footnote>
  <w:footnote w:id="6">
    <w:p w14:paraId="4C6AA349" w14:textId="77777777" w:rsidR="00DC6E2E" w:rsidRPr="00393F27" w:rsidRDefault="00DC6E2E">
      <w:pPr>
        <w:pStyle w:val="Notedebasdepage"/>
        <w:keepLines/>
        <w:numPr>
          <w:ilvl w:val="0"/>
          <w:numId w:val="23"/>
        </w:numPr>
        <w:contextualSpacing w:val="0"/>
        <w:jc w:val="both"/>
        <w:rPr>
          <w:rFonts w:ascii="Avenir Book" w:hAnsi="Avenir Book"/>
        </w:rPr>
      </w:pPr>
      <w:r w:rsidRPr="00393F27">
        <w:rPr>
          <w:rFonts w:ascii="Avenir Book" w:hAnsi="Avenir Book"/>
          <w:i/>
          <w:vertAlign w:val="superscript"/>
          <w:lang w:val="fr-FR"/>
        </w:rPr>
        <w:footnoteRef/>
      </w:r>
      <w:r w:rsidRPr="00393F27">
        <w:rPr>
          <w:rFonts w:ascii="Avenir Book" w:hAnsi="Avenir Book"/>
          <w:i/>
          <w:vertAlign w:val="superscript"/>
        </w:rPr>
        <w:t xml:space="preserve"> </w:t>
      </w:r>
      <w:r w:rsidRPr="00393F27">
        <w:rPr>
          <w:rFonts w:ascii="Avenir Book" w:hAnsi="Avenir Book"/>
          <w:i/>
        </w:rPr>
        <w:t>Jiko type system improved cooking stove is an improved cooking stove technology from Kenya. The specific design feature of this technology is the fact that stoves are composed of two parts, a metallic part and a ceramic part that retain the heat and make it more efficient than traditional system.</w:t>
      </w:r>
    </w:p>
  </w:footnote>
  <w:footnote w:id="7">
    <w:p w14:paraId="3207009C" w14:textId="3AB17EE5" w:rsidR="00DC6E2E" w:rsidRPr="00F35697" w:rsidRDefault="00DC6E2E">
      <w:pPr>
        <w:pStyle w:val="Notedebasdepage"/>
        <w:keepLines/>
        <w:numPr>
          <w:ilvl w:val="0"/>
          <w:numId w:val="23"/>
        </w:numPr>
        <w:contextualSpacing w:val="0"/>
        <w:jc w:val="both"/>
        <w:rPr>
          <w:rFonts w:asciiTheme="majorHAnsi" w:hAnsiTheme="majorHAnsi"/>
          <w:iCs/>
          <w:lang w:val="en-SG"/>
        </w:rPr>
      </w:pPr>
      <w:r w:rsidRPr="00F35697">
        <w:rPr>
          <w:rStyle w:val="Appelnotedebasdep"/>
          <w:rFonts w:asciiTheme="majorHAnsi" w:hAnsiTheme="majorHAnsi"/>
          <w:iCs/>
        </w:rPr>
        <w:footnoteRef/>
      </w:r>
      <w:r w:rsidRPr="00F35697">
        <w:rPr>
          <w:rFonts w:asciiTheme="majorHAnsi" w:hAnsiTheme="majorHAnsi"/>
          <w:iCs/>
        </w:rPr>
        <w:t xml:space="preserve"> </w:t>
      </w:r>
      <w:r w:rsidR="00070479">
        <w:rPr>
          <w:rFonts w:asciiTheme="majorHAnsi" w:hAnsiTheme="majorHAnsi"/>
          <w:iCs/>
          <w:lang w:val="en-SG"/>
        </w:rPr>
        <w:t xml:space="preserve">Results from mean of 3 stoves tested according to ISO 19867-1 Protocol by CSIR-IIR (Ghana). </w:t>
      </w:r>
      <w:r w:rsidR="00070479" w:rsidRPr="00F94C7F">
        <w:rPr>
          <w:rFonts w:asciiTheme="majorHAnsi" w:hAnsiTheme="majorHAnsi"/>
          <w:iCs/>
        </w:rPr>
        <w:t>The ISO test report represents the most recent and independently verified technical performance data of the improved stove models and shall be considered the official reference document for technical specifications. The user manual update is currently in progress to reflect these updated parameters.</w:t>
      </w:r>
    </w:p>
  </w:footnote>
  <w:footnote w:id="8">
    <w:p w14:paraId="143C5F96" w14:textId="23B48CD0" w:rsidR="00126911" w:rsidRPr="00F35697" w:rsidRDefault="00126911">
      <w:pPr>
        <w:pStyle w:val="Notedebasdepage"/>
        <w:rPr>
          <w:rFonts w:asciiTheme="majorHAnsi" w:hAnsiTheme="majorHAnsi"/>
          <w:iCs/>
        </w:rPr>
      </w:pPr>
      <w:r w:rsidRPr="00F35697">
        <w:rPr>
          <w:rStyle w:val="Appelnotedebasdep"/>
          <w:rFonts w:asciiTheme="majorHAnsi" w:hAnsiTheme="majorHAnsi"/>
          <w:iCs/>
        </w:rPr>
        <w:footnoteRef/>
      </w:r>
      <w:r w:rsidRPr="00F35697">
        <w:rPr>
          <w:rFonts w:asciiTheme="majorHAnsi" w:hAnsiTheme="majorHAnsi"/>
          <w:iCs/>
        </w:rPr>
        <w:t xml:space="preserve"> </w:t>
      </w:r>
      <w:hyperlink r:id="rId3" w:history="1">
        <w:r w:rsidR="00070479" w:rsidRPr="00070479">
          <w:rPr>
            <w:rFonts w:asciiTheme="majorHAnsi" w:hAnsiTheme="majorHAnsi"/>
            <w:iCs/>
            <w:lang w:val="en-SG"/>
          </w:rPr>
          <w:t xml:space="preserve"> </w:t>
        </w:r>
        <w:r w:rsidR="00070479">
          <w:rPr>
            <w:rFonts w:asciiTheme="majorHAnsi" w:hAnsiTheme="majorHAnsi"/>
            <w:iCs/>
            <w:lang w:val="en-SG"/>
          </w:rPr>
          <w:t xml:space="preserve">Results from mean of 3 stoves tested according to ISO 19867-1 Protocol by CSIR-IIR (Ghana). </w:t>
        </w:r>
      </w:hyperlink>
    </w:p>
  </w:footnote>
  <w:footnote w:id="9">
    <w:p w14:paraId="51AF3963" w14:textId="2D6E63E7" w:rsidR="00DC6E2E" w:rsidRPr="00F35697" w:rsidRDefault="00DC6E2E">
      <w:pPr>
        <w:pStyle w:val="Notedebasdepage"/>
        <w:keepLines/>
        <w:numPr>
          <w:ilvl w:val="0"/>
          <w:numId w:val="23"/>
        </w:numPr>
        <w:contextualSpacing w:val="0"/>
        <w:jc w:val="both"/>
        <w:rPr>
          <w:rFonts w:asciiTheme="majorHAnsi" w:hAnsiTheme="majorHAnsi"/>
          <w:iCs/>
        </w:rPr>
      </w:pPr>
      <w:r w:rsidRPr="00F35697">
        <w:rPr>
          <w:rStyle w:val="Appelnotedebasdep"/>
          <w:rFonts w:asciiTheme="majorHAnsi" w:eastAsia="MS Mincho" w:hAnsiTheme="majorHAnsi"/>
          <w:iCs/>
        </w:rPr>
        <w:footnoteRef/>
      </w:r>
      <w:r w:rsidRPr="00F35697">
        <w:rPr>
          <w:rFonts w:asciiTheme="majorHAnsi" w:hAnsiTheme="majorHAnsi"/>
          <w:iCs/>
        </w:rPr>
        <w:t xml:space="preserve"> The technical lifetime of the ICS is between 5 years. Lifetime of ICS is derived from manufacturer’s experience</w:t>
      </w:r>
      <w:r w:rsidR="00C57BE9" w:rsidRPr="00F35697">
        <w:rPr>
          <w:rFonts w:asciiTheme="majorHAnsi" w:hAnsiTheme="majorHAnsi"/>
          <w:iCs/>
        </w:rPr>
        <w:t>.</w:t>
      </w:r>
    </w:p>
  </w:footnote>
  <w:footnote w:id="10">
    <w:p w14:paraId="16492B09" w14:textId="65056FC7" w:rsidR="004C4947" w:rsidRPr="004C4947" w:rsidRDefault="004C4947">
      <w:pPr>
        <w:pStyle w:val="Notedebasdepage"/>
      </w:pPr>
      <w:ins w:id="8" w:author="Jokhanan TOE" w:date="2026-02-26T08:02:00Z" w16du:dateUtc="2026-02-26T07:02:00Z">
        <w:r>
          <w:rPr>
            <w:rStyle w:val="Appelnotedebasdep"/>
          </w:rPr>
          <w:footnoteRef/>
        </w:r>
        <w:r>
          <w:t xml:space="preserve"> </w:t>
        </w:r>
        <w:r>
          <w:t>46% is the efficiency following tests conducted under ISO 19867 while 33% is the efficiency for tests conducted under IWA/WBT protocol.</w:t>
        </w:r>
      </w:ins>
    </w:p>
  </w:footnote>
  <w:footnote w:id="11">
    <w:p w14:paraId="37CC8864" w14:textId="658A49E5" w:rsidR="00126911" w:rsidRPr="00126911" w:rsidRDefault="00126911">
      <w:pPr>
        <w:pStyle w:val="Notedebasdepage"/>
      </w:pPr>
      <w:r w:rsidRPr="00F35697">
        <w:rPr>
          <w:rStyle w:val="Appelnotedebasdep"/>
          <w:rFonts w:asciiTheme="majorHAnsi" w:hAnsiTheme="majorHAnsi"/>
          <w:iCs/>
        </w:rPr>
        <w:footnoteRef/>
      </w:r>
      <w:r w:rsidRPr="00F35697">
        <w:rPr>
          <w:rFonts w:asciiTheme="majorHAnsi" w:hAnsiTheme="majorHAnsi"/>
          <w:iCs/>
        </w:rPr>
        <w:t xml:space="preserve"> https://cdm.unfccc.int/methodologies/PAmethodologies/tools/am-tool-33-v2.0.pdf</w:t>
      </w:r>
    </w:p>
  </w:footnote>
  <w:footnote w:id="12">
    <w:p w14:paraId="2C63DFFD" w14:textId="6087F8EA" w:rsidR="00AD018B" w:rsidRPr="00AD018B" w:rsidRDefault="00AD018B" w:rsidP="00AD018B">
      <w:pPr>
        <w:pStyle w:val="Notedebasdepage"/>
        <w:rPr>
          <w:b/>
          <w:bCs/>
        </w:rPr>
      </w:pPr>
      <w:r>
        <w:rPr>
          <w:rStyle w:val="Appelnotedebasdep"/>
        </w:rPr>
        <w:footnoteRef/>
      </w:r>
      <w:r>
        <w:t xml:space="preserve"> </w:t>
      </w:r>
      <w:hyperlink r:id="rId4" w:history="1">
        <w:r w:rsidRPr="00AD018B">
          <w:rPr>
            <w:rStyle w:val="Lienhypertexte"/>
            <w:rFonts w:ascii="Verdana" w:hAnsi="Verdana"/>
            <w:b/>
            <w:bCs/>
            <w:sz w:val="16"/>
          </w:rPr>
          <w:t>Unlocking Opportunities for Climate Responsive Development through Sustainable Energy Access &amp; Climate Action Plans (SEACAPs)</w:t>
        </w:r>
      </w:hyperlink>
    </w:p>
    <w:p w14:paraId="508B500D" w14:textId="0E94C062" w:rsidR="00AD018B" w:rsidRPr="00AD018B" w:rsidRDefault="00AD018B">
      <w:pPr>
        <w:pStyle w:val="Notedebasdepage"/>
      </w:pPr>
    </w:p>
  </w:footnote>
  <w:footnote w:id="13">
    <w:p w14:paraId="0B11E02D" w14:textId="77777777" w:rsidR="00E51648" w:rsidRPr="00F35697" w:rsidRDefault="00E51648">
      <w:pPr>
        <w:pStyle w:val="Notedebasdepage"/>
        <w:keepLines/>
        <w:numPr>
          <w:ilvl w:val="0"/>
          <w:numId w:val="25"/>
        </w:numPr>
        <w:tabs>
          <w:tab w:val="left" w:pos="708"/>
        </w:tabs>
        <w:contextualSpacing w:val="0"/>
        <w:jc w:val="both"/>
        <w:rPr>
          <w:rFonts w:asciiTheme="majorHAnsi" w:hAnsiTheme="majorHAnsi"/>
          <w:iCs/>
        </w:rPr>
      </w:pPr>
      <w:r w:rsidRPr="00F35697">
        <w:rPr>
          <w:rFonts w:asciiTheme="majorHAnsi" w:hAnsiTheme="majorHAnsi"/>
          <w:iCs/>
          <w:vertAlign w:val="superscript"/>
        </w:rPr>
        <w:footnoteRef/>
      </w:r>
      <w:r w:rsidRPr="00F35697">
        <w:rPr>
          <w:rFonts w:asciiTheme="majorHAnsi" w:hAnsiTheme="majorHAnsi"/>
          <w:iCs/>
        </w:rPr>
        <w:t xml:space="preserve"> Based on: OECD, Development Assistance Committee, Glossary, available online at</w:t>
      </w:r>
    </w:p>
    <w:p w14:paraId="47D1D425" w14:textId="77777777" w:rsidR="00E51648" w:rsidRPr="004440FE" w:rsidRDefault="00E51648">
      <w:pPr>
        <w:pStyle w:val="Notedebasdepage"/>
        <w:keepLines/>
        <w:numPr>
          <w:ilvl w:val="0"/>
          <w:numId w:val="25"/>
        </w:numPr>
        <w:tabs>
          <w:tab w:val="left" w:pos="708"/>
        </w:tabs>
        <w:contextualSpacing w:val="0"/>
        <w:jc w:val="both"/>
        <w:rPr>
          <w:rFonts w:ascii="Avenir Book" w:hAnsi="Avenir Book"/>
          <w:i/>
        </w:rPr>
      </w:pPr>
      <w:r w:rsidRPr="00F35697">
        <w:rPr>
          <w:rFonts w:asciiTheme="majorHAnsi" w:hAnsiTheme="majorHAnsi"/>
          <w:iCs/>
        </w:rPr>
        <w:t xml:space="preserve"> https://www.oecd.org/dac/dac-glossary.htm#ODA</w:t>
      </w:r>
    </w:p>
  </w:footnote>
  <w:footnote w:id="14">
    <w:p w14:paraId="4E43307B" w14:textId="1E192048" w:rsidR="00A30EDA" w:rsidRPr="00C8585B" w:rsidRDefault="00A30EDA">
      <w:pPr>
        <w:pStyle w:val="Notedebasdepage"/>
      </w:pPr>
      <w:r>
        <w:rPr>
          <w:rStyle w:val="Appelnotedebasdep"/>
        </w:rPr>
        <w:footnoteRef/>
      </w:r>
      <w:r>
        <w:t xml:space="preserve"> </w:t>
      </w:r>
      <w:r w:rsidR="00DF0967">
        <w:t>Mean from 3 tests conducted by CSIIR lab ACCRA.</w:t>
      </w:r>
    </w:p>
  </w:footnote>
  <w:footnote w:id="15">
    <w:p w14:paraId="6CC6C0FA" w14:textId="3A2AB181" w:rsidR="002212C4" w:rsidRPr="002212C4" w:rsidRDefault="002212C4">
      <w:pPr>
        <w:pStyle w:val="Notedebasdepage"/>
      </w:pPr>
      <w:r>
        <w:rPr>
          <w:rStyle w:val="Appelnotedebasdep"/>
        </w:rPr>
        <w:footnoteRef/>
      </w:r>
      <w:r>
        <w:t xml:space="preserve"> </w:t>
      </w:r>
      <w:r w:rsidR="005D2B8A" w:rsidRPr="00D2192E">
        <w:rPr>
          <w:rFonts w:asciiTheme="majorHAnsi" w:hAnsiTheme="majorHAnsi"/>
          <w:color w:val="auto"/>
          <w:szCs w:val="16"/>
        </w:rPr>
        <w:t xml:space="preserve">The </w:t>
      </w:r>
      <w:r w:rsidR="005D2B8A">
        <w:rPr>
          <w:rFonts w:asciiTheme="majorHAnsi" w:hAnsiTheme="majorHAnsi"/>
          <w:color w:val="auto"/>
          <w:szCs w:val="16"/>
        </w:rPr>
        <w:t>daily</w:t>
      </w:r>
      <w:r w:rsidR="005D2B8A" w:rsidRPr="00D2192E">
        <w:rPr>
          <w:rFonts w:asciiTheme="majorHAnsi" w:hAnsiTheme="majorHAnsi"/>
          <w:color w:val="auto"/>
          <w:szCs w:val="16"/>
        </w:rPr>
        <w:t xml:space="preserve"> consumption value (</w:t>
      </w:r>
      <w:r w:rsidR="005D2B8A">
        <w:rPr>
          <w:rFonts w:asciiTheme="majorHAnsi" w:hAnsiTheme="majorHAnsi"/>
          <w:color w:val="auto"/>
          <w:szCs w:val="16"/>
        </w:rPr>
        <w:t>2.21168 kg</w:t>
      </w:r>
      <w:r w:rsidR="005D2B8A" w:rsidRPr="00D2192E">
        <w:rPr>
          <w:rFonts w:asciiTheme="majorHAnsi" w:hAnsiTheme="majorHAnsi"/>
          <w:color w:val="auto"/>
          <w:szCs w:val="16"/>
        </w:rPr>
        <w:t xml:space="preserve"> /household/</w:t>
      </w:r>
      <w:r w:rsidR="005D2B8A">
        <w:rPr>
          <w:rFonts w:asciiTheme="majorHAnsi" w:hAnsiTheme="majorHAnsi"/>
          <w:color w:val="auto"/>
          <w:szCs w:val="16"/>
        </w:rPr>
        <w:t>day</w:t>
      </w:r>
      <w:r w:rsidR="005D2B8A" w:rsidRPr="00D2192E">
        <w:rPr>
          <w:rFonts w:asciiTheme="majorHAnsi" w:hAnsiTheme="majorHAnsi"/>
          <w:color w:val="auto"/>
          <w:szCs w:val="16"/>
        </w:rPr>
        <w:t>) is derived from the adult-equivalent standardization approach applied in the baseline KPT study (0.5290 kg/adult equivalent/day × 4 adult equivalents</w:t>
      </w:r>
      <w:r w:rsidR="005D2B8A">
        <w:rPr>
          <w:rFonts w:asciiTheme="majorHAnsi" w:hAnsiTheme="majorHAnsi"/>
          <w:color w:val="auto"/>
          <w:szCs w:val="16"/>
        </w:rPr>
        <w:t>)</w:t>
      </w:r>
      <w:r w:rsidR="005D2B8A" w:rsidRPr="00D2192E">
        <w:rPr>
          <w:rFonts w:asciiTheme="majorHAnsi" w:hAnsiTheme="majorHAnsi"/>
          <w:color w:val="auto"/>
          <w:szCs w:val="16"/>
        </w:rPr>
        <w:t>, as documented in Section 8 of the KPT Report and the “Comparative analysis” worksheet of the KPT Excel file</w:t>
      </w:r>
      <w:r w:rsidR="005D2B8A">
        <w:rPr>
          <w:rFonts w:asciiTheme="majorHAnsi" w:hAnsiTheme="majorHAnsi"/>
          <w:color w:val="auto"/>
          <w:szCs w:val="16"/>
        </w:rPr>
        <w:t>.</w:t>
      </w:r>
    </w:p>
  </w:footnote>
  <w:footnote w:id="16">
    <w:p w14:paraId="45D93B60" w14:textId="77777777" w:rsidR="003762E6" w:rsidRPr="00332B4C" w:rsidRDefault="003762E6" w:rsidP="003762E6">
      <w:pPr>
        <w:pStyle w:val="Notedebasdepage"/>
      </w:pPr>
      <w:r>
        <w:rPr>
          <w:rStyle w:val="Appelnotedebasdep"/>
        </w:rPr>
        <w:footnoteRef/>
      </w:r>
      <w:r>
        <w:t xml:space="preserve"> Man and Man Enterprise 2025 financial statements provided to the VVB</w:t>
      </w:r>
    </w:p>
  </w:footnote>
  <w:footnote w:id="17">
    <w:p w14:paraId="1CFB5E7C" w14:textId="77777777" w:rsidR="00D552AE" w:rsidRDefault="00D552AE">
      <w:pPr>
        <w:pStyle w:val="Notedebasdepage"/>
        <w:keepLines/>
        <w:numPr>
          <w:ilvl w:val="0"/>
          <w:numId w:val="25"/>
        </w:numPr>
        <w:jc w:val="both"/>
        <w:rPr>
          <w:rFonts w:asciiTheme="majorHAnsi" w:hAnsiTheme="majorHAnsi"/>
          <w:iCs/>
          <w:lang w:val="en-SG"/>
        </w:rPr>
      </w:pPr>
      <w:r>
        <w:rPr>
          <w:rStyle w:val="Appelnotedebasdep"/>
          <w:rFonts w:asciiTheme="majorHAnsi" w:hAnsiTheme="majorHAnsi"/>
          <w:iCs/>
        </w:rPr>
        <w:footnoteRef/>
      </w:r>
      <w:r>
        <w:rPr>
          <w:rFonts w:asciiTheme="majorHAnsi" w:hAnsiTheme="majorHAnsi"/>
          <w:iCs/>
        </w:rPr>
        <w:t xml:space="preserve"> </w:t>
      </w:r>
      <w:r>
        <w:rPr>
          <w:rFonts w:asciiTheme="majorHAnsi" w:hAnsiTheme="majorHAnsi"/>
          <w:iCs/>
          <w:lang w:val="en-SG"/>
        </w:rPr>
        <w:t xml:space="preserve">Results from mean of 3 stoves tested according to ISO 19867-1 Protocol by CSIR-IIR (Ghana) </w:t>
      </w:r>
    </w:p>
  </w:footnote>
  <w:footnote w:id="18">
    <w:p w14:paraId="72647F3B" w14:textId="77777777" w:rsidR="00D552AE" w:rsidRDefault="00D552AE" w:rsidP="00D552AE">
      <w:pPr>
        <w:pStyle w:val="Notedebasdepage"/>
        <w:rPr>
          <w:rFonts w:asciiTheme="majorHAnsi" w:hAnsiTheme="majorHAnsi"/>
          <w:iCs/>
        </w:rPr>
      </w:pPr>
      <w:r>
        <w:rPr>
          <w:rStyle w:val="Appelnotedebasdep"/>
          <w:rFonts w:asciiTheme="majorHAnsi" w:hAnsiTheme="majorHAnsi"/>
          <w:iCs/>
        </w:rPr>
        <w:footnoteRef/>
      </w:r>
      <w:r>
        <w:rPr>
          <w:rFonts w:asciiTheme="majorHAnsi" w:hAnsiTheme="majorHAnsi"/>
          <w:iCs/>
        </w:rPr>
        <w:t xml:space="preserve"> </w:t>
      </w:r>
      <w:r>
        <w:rPr>
          <w:rFonts w:asciiTheme="majorHAnsi" w:hAnsiTheme="majorHAnsi"/>
          <w:iCs/>
          <w:lang w:val="en-SG"/>
        </w:rPr>
        <w:t>Results from mean of 3 stoves tested according to ISO 19867-1 Protocol by CSIR-IIR (Ghana)</w:t>
      </w:r>
    </w:p>
  </w:footnote>
  <w:footnote w:id="19">
    <w:p w14:paraId="1471DF84" w14:textId="77777777" w:rsidR="00D552AE" w:rsidRDefault="00D552AE">
      <w:pPr>
        <w:pStyle w:val="Notedebasdepage"/>
        <w:keepLines/>
        <w:numPr>
          <w:ilvl w:val="0"/>
          <w:numId w:val="25"/>
        </w:numPr>
        <w:jc w:val="both"/>
        <w:rPr>
          <w:rFonts w:asciiTheme="majorHAnsi" w:hAnsiTheme="majorHAnsi"/>
          <w:iCs/>
        </w:rPr>
      </w:pPr>
      <w:r>
        <w:rPr>
          <w:rStyle w:val="Appelnotedebasdep"/>
          <w:rFonts w:asciiTheme="majorHAnsi" w:eastAsia="MS Mincho" w:hAnsiTheme="majorHAnsi"/>
          <w:iCs/>
        </w:rPr>
        <w:footnoteRef/>
      </w:r>
      <w:r>
        <w:rPr>
          <w:rFonts w:asciiTheme="majorHAnsi" w:hAnsiTheme="majorHAnsi"/>
          <w:iCs/>
        </w:rPr>
        <w:t xml:space="preserve"> The technical lifetime of the ICS is between 5 years. Lifetime of ICS is derived from manufacturer’s experience.</w:t>
      </w:r>
    </w:p>
  </w:footnote>
  <w:footnote w:id="20">
    <w:p w14:paraId="5DE6975F" w14:textId="77777777" w:rsidR="008C6DEE" w:rsidRPr="00C8585B" w:rsidRDefault="008C6DEE" w:rsidP="008C6DEE">
      <w:pPr>
        <w:pStyle w:val="Notedebasdepage"/>
      </w:pPr>
      <w:r>
        <w:rPr>
          <w:rStyle w:val="Appelnotedebasdep"/>
        </w:rPr>
        <w:footnoteRef/>
      </w:r>
      <w:r>
        <w:t xml:space="preserve"> </w:t>
      </w:r>
      <w:r w:rsidRPr="003E06B6">
        <w:t>https://registry.goldstandard.org/projects/details/4593</w:t>
      </w:r>
    </w:p>
  </w:footnote>
  <w:footnote w:id="21">
    <w:p w14:paraId="2CBC0FE3" w14:textId="43AD385B" w:rsidR="008451F3" w:rsidRPr="008451F3" w:rsidRDefault="008451F3">
      <w:pPr>
        <w:pStyle w:val="Notedebasdepage"/>
      </w:pPr>
      <w:ins w:id="11" w:author="Jokhanan TOE" w:date="2026-02-26T08:03:00Z" w16du:dateUtc="2026-02-26T07:03:00Z">
        <w:r>
          <w:rPr>
            <w:rStyle w:val="Appelnotedebasdep"/>
          </w:rPr>
          <w:footnoteRef/>
        </w:r>
        <w:r>
          <w:t xml:space="preserve"> </w:t>
        </w:r>
      </w:ins>
      <w:ins w:id="12" w:author="Jokhanan TOE" w:date="2026-02-26T08:04:00Z" w16du:dateUtc="2026-02-26T07:04:00Z">
        <w:r w:rsidRPr="009E04A5">
          <w:t xml:space="preserve">It is expected that 100,000 stoves will be distributed during the first year of the crediting period (CP), with an estimated 90% operational rate, resulting in 90,000 operational stoves. Damaged stoves or those reaching the end of their technical lifetime will be replaced </w:t>
        </w:r>
        <w:proofErr w:type="gramStart"/>
        <w:r w:rsidRPr="009E04A5">
          <w:t>in order to</w:t>
        </w:r>
        <w:proofErr w:type="gramEnd"/>
        <w:r w:rsidRPr="009E04A5">
          <w:t xml:space="preserve"> maintain this operational level throughout the crediting period. Therefore, the figure of 90,000 operational stoves is considered cumulative and maintained over the CP.</w:t>
        </w:r>
      </w:ins>
    </w:p>
  </w:footnote>
  <w:footnote w:id="22">
    <w:p w14:paraId="5859B182" w14:textId="77777777" w:rsidR="001D5826" w:rsidRPr="003416E8" w:rsidRDefault="001D5826" w:rsidP="001D5826">
      <w:pPr>
        <w:pStyle w:val="Notedebasdepage"/>
        <w:rPr>
          <w:lang w:val="en-GB"/>
        </w:rPr>
      </w:pPr>
      <w:r>
        <w:rPr>
          <w:rStyle w:val="Appelnotedebasdep"/>
        </w:rPr>
        <w:footnoteRef/>
      </w:r>
      <w:r>
        <w:t xml:space="preserve"> </w:t>
      </w:r>
      <w:r w:rsidRPr="003416E8">
        <w:t>Basic services requirements refer to minimum space, supply of water, adequate sewage and garbage disposal system, appropriate protection against heat, cold, damp, noise, fire, and disease-carrying animals, adequate sanitary and washing facilities, ventilation, cooking and storage facilities and natural and artificial lighting, and in some cases basic medical services.</w:t>
      </w:r>
    </w:p>
    <w:p w14:paraId="03FBA631" w14:textId="77777777" w:rsidR="001D5826" w:rsidRPr="00EC75EE" w:rsidRDefault="001D5826" w:rsidP="001D5826">
      <w:pPr>
        <w:pStyle w:val="Notedebasdepage"/>
        <w:rPr>
          <w:lang w:val="en-GB"/>
        </w:rPr>
      </w:pPr>
    </w:p>
  </w:footnote>
  <w:footnote w:id="23">
    <w:p w14:paraId="682350BC" w14:textId="77777777" w:rsidR="001D5826" w:rsidRPr="00E23B0D" w:rsidRDefault="001D5826" w:rsidP="001D5826">
      <w:pPr>
        <w:pStyle w:val="Notedebasdepage"/>
      </w:pPr>
      <w:r>
        <w:rPr>
          <w:rStyle w:val="Appelnotedebasdep"/>
        </w:rPr>
        <w:footnoteRef/>
      </w:r>
      <w:r>
        <w:t xml:space="preserve"> </w:t>
      </w:r>
      <w:r w:rsidRPr="0066358B">
        <w:t>'Involve' means if the project mechanism and</w:t>
      </w:r>
      <w:r>
        <w:t>/or</w:t>
      </w:r>
      <w:r w:rsidRPr="0066358B">
        <w:t xml:space="preserve"> impact</w:t>
      </w:r>
      <w:r>
        <w:t>(s)</w:t>
      </w:r>
      <w:r w:rsidRPr="0066358B">
        <w:t xml:space="preserve"> </w:t>
      </w:r>
      <w:r>
        <w:t>are</w:t>
      </w:r>
      <w:r w:rsidRPr="0066358B">
        <w:t xml:space="preserve"> achieved via changing animal husbandry practice</w:t>
      </w:r>
      <w:r>
        <w:t>s in some way.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CDF4" w14:textId="77777777" w:rsidR="002923CF" w:rsidRDefault="002923CF" w:rsidP="00926E1B">
    <w:pPr>
      <w:framePr w:wrap="none" w:vAnchor="text" w:hAnchor="margin" w:xAlign="right" w:y="1"/>
    </w:pPr>
    <w:r>
      <w:fldChar w:fldCharType="begin"/>
    </w:r>
    <w:r>
      <w:instrText xml:space="preserve">PAGE  </w:instrText>
    </w:r>
    <w:r>
      <w:fldChar w:fldCharType="end"/>
    </w:r>
  </w:p>
  <w:p w14:paraId="1703D2EC" w14:textId="77777777" w:rsidR="002923CF" w:rsidRDefault="002923CF" w:rsidP="00DB4ED0">
    <w:pPr>
      <w:ind w:right="360"/>
    </w:pPr>
  </w:p>
  <w:p w14:paraId="08BF73F1" w14:textId="77777777" w:rsidR="002923CF" w:rsidRDefault="002923CF"/>
  <w:p w14:paraId="5F471A1D" w14:textId="77777777" w:rsidR="002923CF" w:rsidRDefault="002923C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8831" w14:textId="0E0274B7" w:rsidR="002923CF" w:rsidRPr="001D04BE" w:rsidRDefault="002923CF" w:rsidP="006C572D">
    <w:pPr>
      <w:rPr>
        <w:b/>
        <w:bCs/>
        <w:sz w:val="16"/>
        <w:szCs w:val="16"/>
        <w:lang w:val="it-IT"/>
      </w:rPr>
    </w:pPr>
    <w:r w:rsidRPr="001D04BE">
      <w:rPr>
        <w:rStyle w:val="SmallTags"/>
        <w:b/>
        <w:bCs/>
        <w:lang w:val="it-IT"/>
      </w:rPr>
      <w:br/>
    </w:r>
    <w:sdt>
      <w:sdtPr>
        <w:rPr>
          <w:b/>
          <w:bCs/>
          <w:color w:val="00B9BD" w:themeColor="accent1"/>
          <w:sz w:val="16"/>
          <w:szCs w:val="16"/>
          <w:lang w:val="it-IT"/>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r w:rsidR="00AC55C6" w:rsidRPr="001D04BE">
          <w:rPr>
            <w:b/>
            <w:bCs/>
            <w:color w:val="00B9BD" w:themeColor="accent1"/>
            <w:sz w:val="16"/>
            <w:szCs w:val="16"/>
            <w:lang w:val="it-IT"/>
          </w:rPr>
          <w:t>TEMPLATE- V2.</w:t>
        </w:r>
        <w:r w:rsidR="00AC55C6">
          <w:rPr>
            <w:b/>
            <w:bCs/>
            <w:color w:val="00B9BD" w:themeColor="accent1"/>
            <w:sz w:val="16"/>
            <w:szCs w:val="16"/>
            <w:lang w:val="it-IT"/>
          </w:rPr>
          <w:t>2</w:t>
        </w:r>
        <w:r w:rsidR="00AC55C6" w:rsidRPr="001D04BE">
          <w:rPr>
            <w:b/>
            <w:bCs/>
            <w:color w:val="00B9BD" w:themeColor="accent1"/>
            <w:sz w:val="16"/>
            <w:szCs w:val="16"/>
            <w:lang w:val="it-IT"/>
          </w:rPr>
          <w:t xml:space="preserve"> VPA Design Document</w:t>
        </w:r>
      </w:sdtContent>
    </w:sdt>
  </w:p>
  <w:p w14:paraId="4B85A8B5" w14:textId="77777777" w:rsidR="002923CF" w:rsidRPr="001D04BE" w:rsidRDefault="002923CF">
    <w:pPr>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A72F" w14:textId="77777777" w:rsidR="002923CF" w:rsidRPr="008F3380" w:rsidRDefault="002923CF" w:rsidP="00B01B0E">
    <w:pPr>
      <w:ind w:left="-1134"/>
    </w:pPr>
    <w:r>
      <w:rPr>
        <w:noProof/>
        <w14:cntxtAlts w14:val="0"/>
      </w:rPr>
      <mc:AlternateContent>
        <mc:Choice Requires="wps">
          <w:drawing>
            <wp:anchor distT="0" distB="0" distL="114300" distR="114300" simplePos="0" relativeHeight="251677696" behindDoc="0" locked="0" layoutInCell="1" allowOverlap="1" wp14:anchorId="55923822" wp14:editId="658045C5">
              <wp:simplePos x="0" y="0"/>
              <wp:positionH relativeFrom="column">
                <wp:posOffset>-47915</wp:posOffset>
              </wp:positionH>
              <wp:positionV relativeFrom="paragraph">
                <wp:posOffset>1473482</wp:posOffset>
              </wp:positionV>
              <wp:extent cx="1029457" cy="24846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1029457" cy="248467"/>
                      </a:xfrm>
                      <a:prstGeom prst="rect">
                        <a:avLst/>
                      </a:prstGeom>
                      <a:solidFill>
                        <a:schemeClr val="accent1"/>
                      </a:solidFill>
                    </wps:spPr>
                    <wps:txbx>
                      <w:txbxContent>
                        <w:p w14:paraId="1EC7EAC8" w14:textId="77777777" w:rsidR="002923CF" w:rsidRPr="00EC5900" w:rsidRDefault="002923CF">
                          <w:pPr>
                            <w:rPr>
                              <w:b/>
                              <w:bCs/>
                              <w:color w:val="FFFFFF" w:themeColor="background1"/>
                              <w:lang w:val="it-IT"/>
                            </w:rPr>
                          </w:pPr>
                          <w:r>
                            <w:rPr>
                              <w:b/>
                              <w:bCs/>
                              <w:color w:val="FFFFFF" w:themeColor="background1"/>
                              <w:lang w:val="it-IT"/>
                            </w:rPr>
                            <w:t>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923822" id="_x0000_t202" coordsize="21600,21600" o:spt="202" path="m,l,21600r21600,l21600,xe">
              <v:stroke joinstyle="miter"/>
              <v:path gradientshapeok="t" o:connecttype="rect"/>
            </v:shapetype>
            <v:shape id="Text Box 3" o:spid="_x0000_s1027" type="#_x0000_t202" style="position:absolute;left:0;text-align:left;margin-left:-3.75pt;margin-top:116pt;width:81.05pt;height:19.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" fillcolor="#00b9bd [3204]" stroked="f">
              <v:textbox>
                <w:txbxContent>
                  <w:p w14:paraId="1EC7EAC8" w14:textId="77777777" w:rsidR="002923CF" w:rsidRPr="00EC5900" w:rsidRDefault="002923CF">
                    <w:pPr>
                      <w:rPr>
                        <w:b/>
                        <w:bCs/>
                        <w:color w:val="FFFFFF" w:themeColor="background1"/>
                        <w:lang w:val="it-IT"/>
                      </w:rPr>
                    </w:pPr>
                    <w:r>
                      <w:rPr>
                        <w:b/>
                        <w:bCs/>
                        <w:color w:val="FFFFFF" w:themeColor="background1"/>
                        <w:lang w:val="it-IT"/>
                      </w:rPr>
                      <w:t>TEMPLATE</w:t>
                    </w:r>
                  </w:p>
                </w:txbxContent>
              </v:textbox>
            </v:shape>
          </w:pict>
        </mc:Fallback>
      </mc:AlternateContent>
    </w:r>
    <w:r>
      <w:rPr>
        <w:noProof/>
      </w:rPr>
      <w:drawing>
        <wp:anchor distT="0" distB="0" distL="114300" distR="114300" simplePos="0" relativeHeight="251673600" behindDoc="0" locked="0" layoutInCell="1" allowOverlap="1" wp14:anchorId="0501731B" wp14:editId="23A992CD">
          <wp:simplePos x="0" y="0"/>
          <wp:positionH relativeFrom="column">
            <wp:posOffset>-445589</wp:posOffset>
          </wp:positionH>
          <wp:positionV relativeFrom="paragraph">
            <wp:posOffset>-544</wp:posOffset>
          </wp:positionV>
          <wp:extent cx="3633348" cy="1423942"/>
          <wp:effectExtent l="0" t="0" r="0" b="0"/>
          <wp:wrapNone/>
          <wp:docPr id="1999826458" name="Picture 199982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B717A98" wp14:editId="0B78F4EF">
          <wp:extent cx="7593965" cy="1580606"/>
          <wp:effectExtent l="0" t="0" r="6985" b="635"/>
          <wp:docPr id="1436294840" name="Diagram 1436294840"/>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pt;height:14pt" o:bullet="t">
        <v:imagedata r:id="rId1" o:title="caret-cyan-bulletpoint"/>
      </v:shape>
    </w:pict>
  </w:numPicBullet>
  <w:abstractNum w:abstractNumId="0" w15:restartNumberingAfterBreak="0">
    <w:nsid w:val="FFFFFF7C"/>
    <w:multiLevelType w:val="singleLevel"/>
    <w:tmpl w:val="7BFA8C4A"/>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178805FA"/>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2EF4C6E2"/>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60B805C2"/>
    <w:lvl w:ilvl="0">
      <w:start w:val="1"/>
      <w:numFmt w:val="decimal"/>
      <w:pStyle w:val="Listenumros2"/>
      <w:lvlText w:val="%1."/>
      <w:lvlJc w:val="left"/>
      <w:pPr>
        <w:tabs>
          <w:tab w:val="num" w:pos="643"/>
        </w:tabs>
        <w:ind w:left="643" w:hanging="360"/>
      </w:pPr>
      <w:rPr>
        <w:rFonts w:hint="default"/>
      </w:rPr>
    </w:lvl>
  </w:abstractNum>
  <w:abstractNum w:abstractNumId="4" w15:restartNumberingAfterBreak="0">
    <w:nsid w:val="FFFFFF80"/>
    <w:multiLevelType w:val="singleLevel"/>
    <w:tmpl w:val="4FD40E84"/>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0FED7B2"/>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8E6716"/>
    <w:lvl w:ilvl="0">
      <w:start w:val="1"/>
      <w:numFmt w:val="bullet"/>
      <w:pStyle w:val="Listepuces3"/>
      <w:lvlText w:val=""/>
      <w:lvlJc w:val="left"/>
      <w:pPr>
        <w:tabs>
          <w:tab w:val="num" w:pos="926"/>
        </w:tabs>
        <w:ind w:left="926" w:hanging="360"/>
      </w:pPr>
      <w:rPr>
        <w:rFonts w:ascii="Symbol" w:hAnsi="Symbol" w:hint="default"/>
        <w:color w:val="auto"/>
      </w:rPr>
    </w:lvl>
  </w:abstractNum>
  <w:abstractNum w:abstractNumId="7" w15:restartNumberingAfterBreak="0">
    <w:nsid w:val="FFFFFF83"/>
    <w:multiLevelType w:val="singleLevel"/>
    <w:tmpl w:val="651EBF6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21408F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25281DC"/>
    <w:lvl w:ilvl="0">
      <w:start w:val="1"/>
      <w:numFmt w:val="bullet"/>
      <w:pStyle w:val="Listepuces"/>
      <w:lvlText w:val=""/>
      <w:lvlJc w:val="left"/>
      <w:pPr>
        <w:tabs>
          <w:tab w:val="num" w:pos="360"/>
        </w:tabs>
        <w:ind w:left="360" w:hanging="360"/>
      </w:pPr>
      <w:rPr>
        <w:rFonts w:ascii="Symbol" w:hAnsi="Symbol" w:hint="default"/>
        <w:color w:val="auto"/>
      </w:rPr>
    </w:lvl>
  </w:abstractNum>
  <w:abstractNum w:abstractNumId="10" w15:restartNumberingAfterBreak="0">
    <w:nsid w:val="04957051"/>
    <w:multiLevelType w:val="multilevel"/>
    <w:tmpl w:val="66820496"/>
    <w:name w:val="Sections LIST"/>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1" w15:restartNumberingAfterBreak="0">
    <w:nsid w:val="07417693"/>
    <w:multiLevelType w:val="multilevel"/>
    <w:tmpl w:val="648A687A"/>
    <w:styleLink w:val="SDMTableBoxParaNumberedList"/>
    <w:lvl w:ilvl="0">
      <w:start w:val="1"/>
      <w:numFmt w:val="none"/>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2" w15:restartNumberingAfterBreak="0">
    <w:nsid w:val="07E20937"/>
    <w:multiLevelType w:val="multilevel"/>
    <w:tmpl w:val="C5282380"/>
    <w:styleLink w:val="ListGSBullets"/>
    <w:lvl w:ilvl="0">
      <w:start w:val="1"/>
      <w:numFmt w:val="bullet"/>
      <w:lvlText w:val=""/>
      <w:lvlPicBulletId w:val="0"/>
      <w:lvlJc w:val="left"/>
      <w:pPr>
        <w:ind w:left="284" w:hanging="284"/>
      </w:pPr>
      <w:rPr>
        <w:rFonts w:ascii="Symbol" w:hAnsi="Symbol" w:hint="default"/>
        <w:b w:val="0"/>
        <w:i w:val="0"/>
        <w:color w:val="auto"/>
        <w:sz w:val="22"/>
      </w:rPr>
    </w:lvl>
    <w:lvl w:ilvl="1">
      <w:start w:val="1"/>
      <w:numFmt w:val="bullet"/>
      <w:lvlText w:val=""/>
      <w:lvlPicBulletId w:val="0"/>
      <w:lvlJc w:val="left"/>
      <w:pPr>
        <w:ind w:left="1080" w:hanging="360"/>
      </w:pPr>
      <w:rPr>
        <w:rFonts w:ascii="Symbol" w:hAnsi="Symbol" w:hint="default"/>
        <w:color w:val="auto"/>
      </w:rPr>
    </w:lvl>
    <w:lvl w:ilvl="2">
      <w:start w:val="1"/>
      <w:numFmt w:val="bullet"/>
      <w:lvlText w:val=""/>
      <w:lvlPicBulletId w:val="0"/>
      <w:lvlJc w:val="left"/>
      <w:pPr>
        <w:ind w:left="1800" w:hanging="360"/>
      </w:pPr>
      <w:rPr>
        <w:rFonts w:ascii="Symbol" w:hAnsi="Symbol" w:hint="default"/>
        <w:color w:val="auto"/>
      </w:rPr>
    </w:lvl>
    <w:lvl w:ilvl="3">
      <w:start w:val="1"/>
      <w:numFmt w:val="bullet"/>
      <w:lvlText w:val=""/>
      <w:lvlPicBulletId w:val="0"/>
      <w:lvlJc w:val="left"/>
      <w:pPr>
        <w:ind w:left="2520" w:hanging="360"/>
      </w:pPr>
      <w:rPr>
        <w:rFonts w:ascii="Symbol" w:hAnsi="Symbol" w:hint="default"/>
        <w:color w:val="auto"/>
      </w:rPr>
    </w:lvl>
    <w:lvl w:ilvl="4">
      <w:start w:val="1"/>
      <w:numFmt w:val="bullet"/>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13" w15:restartNumberingAfterBreak="0">
    <w:nsid w:val="09A703A2"/>
    <w:multiLevelType w:val="multilevel"/>
    <w:tmpl w:val="37A4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12BA1"/>
    <w:multiLevelType w:val="multilevel"/>
    <w:tmpl w:val="45C27C68"/>
    <w:styleLink w:val="SDMFootnoteList"/>
    <w:lvl w:ilvl="0">
      <w:start w:val="1"/>
      <w:numFmt w:val="none"/>
      <w:suff w:val="nothing"/>
      <w:lvlText w:val=""/>
      <w:lvlJc w:val="left"/>
      <w:pPr>
        <w:ind w:left="227" w:hanging="227"/>
      </w:pPr>
      <w:rPr>
        <w:rFonts w:hint="default"/>
      </w:rPr>
    </w:lvl>
    <w:lvl w:ilvl="1">
      <w:start w:val="1"/>
      <w:numFmt w:val="lowerLetter"/>
      <w:lvlText w:val="(%2)"/>
      <w:lvlJc w:val="left"/>
      <w:pPr>
        <w:ind w:left="624" w:hanging="397"/>
      </w:pPr>
      <w:rPr>
        <w:rFonts w:hint="default"/>
      </w:rPr>
    </w:lvl>
    <w:lvl w:ilvl="2">
      <w:start w:val="1"/>
      <w:numFmt w:val="lowerRoman"/>
      <w:lvlText w:val="(%3)"/>
      <w:lvlJc w:val="left"/>
      <w:pPr>
        <w:ind w:left="1021" w:hanging="397"/>
      </w:pPr>
      <w:rPr>
        <w:rFonts w:hint="default"/>
      </w:rPr>
    </w:lvl>
    <w:lvl w:ilvl="3">
      <w:start w:val="1"/>
      <w:numFmt w:val="lowerLetter"/>
      <w:lvlText w:val="%4."/>
      <w:lvlJc w:val="left"/>
      <w:pPr>
        <w:ind w:left="1418" w:hanging="397"/>
      </w:pPr>
      <w:rPr>
        <w:rFonts w:hint="default"/>
      </w:rPr>
    </w:lvl>
    <w:lvl w:ilvl="4">
      <w:start w:val="1"/>
      <w:numFmt w:val="lowerRoman"/>
      <w:lvlText w:val="%5."/>
      <w:lvlJc w:val="left"/>
      <w:pPr>
        <w:ind w:left="1814" w:hanging="396"/>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10791FA6"/>
    <w:multiLevelType w:val="hybridMultilevel"/>
    <w:tmpl w:val="C4068E56"/>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2B42597"/>
    <w:multiLevelType w:val="hybridMultilevel"/>
    <w:tmpl w:val="2988C1AE"/>
    <w:lvl w:ilvl="0" w:tplc="A7BC7C02">
      <w:numFmt w:val="bullet"/>
      <w:lvlText w:val="-"/>
      <w:lvlJc w:val="left"/>
      <w:pPr>
        <w:ind w:left="720" w:hanging="360"/>
      </w:pPr>
      <w:rPr>
        <w:rFonts w:ascii="Verdana" w:eastAsiaTheme="minorHAnsi" w:hAnsi="Verdana" w:cs="Times New Roman (Body CS)" w:hint="default"/>
      </w:rPr>
    </w:lvl>
    <w:lvl w:ilvl="1" w:tplc="C1429564">
      <w:numFmt w:val="bullet"/>
      <w:lvlText w:val="•"/>
      <w:lvlJc w:val="left"/>
      <w:pPr>
        <w:ind w:left="1440" w:hanging="360"/>
      </w:pPr>
      <w:rPr>
        <w:rFonts w:ascii="Verdana" w:eastAsiaTheme="minorHAnsi" w:hAnsi="Verdana" w:cs="Times New Roman (Body C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C02D0E"/>
    <w:multiLevelType w:val="hybridMultilevel"/>
    <w:tmpl w:val="60CE34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8C15861"/>
    <w:multiLevelType w:val="multilevel"/>
    <w:tmpl w:val="5EDE06C6"/>
    <w:styleLink w:val="SDMParaList"/>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1985" w:hanging="567"/>
      </w:pPr>
      <w:rPr>
        <w:rFonts w:hint="default"/>
      </w:rPr>
    </w:lvl>
    <w:lvl w:ilvl="3">
      <w:start w:val="1"/>
      <w:numFmt w:val="lowerLetter"/>
      <w:lvlText w:val="%4."/>
      <w:lvlJc w:val="left"/>
      <w:pPr>
        <w:tabs>
          <w:tab w:val="num" w:pos="709"/>
        </w:tabs>
        <w:ind w:left="2722" w:hanging="596"/>
      </w:pPr>
      <w:rPr>
        <w:rFonts w:hint="default"/>
      </w:rPr>
    </w:lvl>
    <w:lvl w:ilvl="4">
      <w:start w:val="1"/>
      <w:numFmt w:val="lowerRoman"/>
      <w:lvlText w:val="%5."/>
      <w:lvlJc w:val="left"/>
      <w:pPr>
        <w:tabs>
          <w:tab w:val="num" w:pos="709"/>
        </w:tabs>
        <w:ind w:left="3232" w:hanging="397"/>
      </w:pPr>
      <w:rPr>
        <w:rFonts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tabs>
          <w:tab w:val="num" w:pos="0"/>
        </w:tabs>
        <w:ind w:left="0" w:firstLine="0"/>
      </w:pPr>
      <w:rPr>
        <w:rFonts w:hint="default"/>
      </w:rPr>
    </w:lvl>
  </w:abstractNum>
  <w:abstractNum w:abstractNumId="19" w15:restartNumberingAfterBreak="0">
    <w:nsid w:val="190E5A44"/>
    <w:multiLevelType w:val="multilevel"/>
    <w:tmpl w:val="2E5020FE"/>
    <w:styleLink w:val="GS-Parapgraphsnumbered"/>
    <w:lvl w:ilvl="0">
      <w:start w:val="1"/>
      <w:numFmt w:val="decimal"/>
      <w:pStyle w:val="H3"/>
      <w:lvlText w:val="%1|"/>
      <w:lvlJc w:val="left"/>
      <w:pPr>
        <w:ind w:left="624" w:hanging="624"/>
      </w:pPr>
      <w:rPr>
        <w:rFonts w:ascii="Verdana" w:hAnsi="Verdana" w:hint="default"/>
        <w:b/>
        <w:i w:val="0"/>
        <w:color w:val="2AB9BD"/>
        <w:sz w:val="32"/>
      </w:rPr>
    </w:lvl>
    <w:lvl w:ilvl="1">
      <w:start w:val="1"/>
      <w:numFmt w:val="decimal"/>
      <w:pStyle w:val="H5"/>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20" w15:restartNumberingAfterBreak="0">
    <w:nsid w:val="1A364ADB"/>
    <w:multiLevelType w:val="multilevel"/>
    <w:tmpl w:val="DF3464E4"/>
    <w:name w:val="Sections LIST"/>
    <w:lvl w:ilvl="0">
      <w:start w:val="1"/>
      <w:numFmt w:val="decimal"/>
      <w:lvlText w:val="%1."/>
      <w:lvlJc w:val="left"/>
      <w:pPr>
        <w:ind w:left="360" w:hanging="36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1" w15:restartNumberingAfterBreak="0">
    <w:nsid w:val="1A6C4888"/>
    <w:multiLevelType w:val="hybridMultilevel"/>
    <w:tmpl w:val="8382A26A"/>
    <w:lvl w:ilvl="0" w:tplc="0240A3C8">
      <w:start w:val="1"/>
      <w:numFmt w:val="lowerLetter"/>
      <w:pStyle w:val="FootnoteTable"/>
      <w:lvlText w:val="%1"/>
      <w:lvlJc w:val="left"/>
      <w:pPr>
        <w:tabs>
          <w:tab w:val="num" w:pos="360"/>
        </w:tabs>
        <w:ind w:left="113" w:hanging="113"/>
      </w:pPr>
      <w:rPr>
        <w:rFonts w:hint="default"/>
        <w:sz w:val="16"/>
        <w:vertAlign w:val="superscrip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BB5186F"/>
    <w:multiLevelType w:val="multilevel"/>
    <w:tmpl w:val="C182385A"/>
    <w:styleLink w:val="SDMAppHeadList"/>
    <w:lvl w:ilvl="0">
      <w:start w:val="1"/>
      <w:numFmt w:val="decimal"/>
      <w:lvlText w:val="Appendix %1."/>
      <w:lvlJc w:val="left"/>
      <w:pPr>
        <w:ind w:left="2126" w:hanging="2126"/>
      </w:pPr>
      <w:rPr>
        <w:rFonts w:hint="default"/>
      </w:rPr>
    </w:lvl>
    <w:lvl w:ilvl="1">
      <w:start w:val="1"/>
      <w:numFmt w:val="decimal"/>
      <w:lvlText w:val="%2."/>
      <w:lvlJc w:val="left"/>
      <w:pPr>
        <w:tabs>
          <w:tab w:val="num" w:pos="709"/>
        </w:tabs>
        <w:ind w:left="680" w:hanging="680"/>
      </w:pPr>
      <w:rPr>
        <w:rFonts w:hint="default"/>
      </w:rPr>
    </w:lvl>
    <w:lvl w:ilvl="2">
      <w:start w:val="1"/>
      <w:numFmt w:val="decimal"/>
      <w:lvlText w:val="%2.%3."/>
      <w:lvlJc w:val="left"/>
      <w:pPr>
        <w:tabs>
          <w:tab w:val="num" w:pos="709"/>
        </w:tabs>
        <w:ind w:left="851" w:hanging="851"/>
      </w:pPr>
      <w:rPr>
        <w:rFonts w:hint="default"/>
      </w:rPr>
    </w:lvl>
    <w:lvl w:ilvl="3">
      <w:start w:val="1"/>
      <w:numFmt w:val="decimal"/>
      <w:lvlText w:val="%2.%3.%4."/>
      <w:lvlJc w:val="left"/>
      <w:pPr>
        <w:tabs>
          <w:tab w:val="num" w:pos="709"/>
        </w:tabs>
        <w:ind w:left="1191" w:hanging="1191"/>
      </w:pPr>
      <w:rPr>
        <w:rFonts w:hint="default"/>
      </w:rPr>
    </w:lvl>
    <w:lvl w:ilvl="4">
      <w:start w:val="1"/>
      <w:numFmt w:val="decimal"/>
      <w:lvlText w:val="%2.%3.%4.%5."/>
      <w:lvlJc w:val="left"/>
      <w:pPr>
        <w:tabs>
          <w:tab w:val="num" w:pos="1418"/>
        </w:tabs>
        <w:ind w:left="1588" w:hanging="1588"/>
      </w:pPr>
      <w:rPr>
        <w:rFonts w:hint="default"/>
      </w:rPr>
    </w:lvl>
    <w:lvl w:ilvl="5">
      <w:start w:val="1"/>
      <w:numFmt w:val="decimal"/>
      <w:lvlText w:val="%2.%3.%4.%5.%6."/>
      <w:lvlJc w:val="left"/>
      <w:pPr>
        <w:ind w:left="1985" w:hanging="1985"/>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3" w15:restartNumberingAfterBreak="0">
    <w:nsid w:val="1C1E707A"/>
    <w:multiLevelType w:val="multilevel"/>
    <w:tmpl w:val="8BB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DB2369"/>
    <w:multiLevelType w:val="multilevel"/>
    <w:tmpl w:val="9570546A"/>
    <w:lvl w:ilvl="0">
      <w:start w:val="1"/>
      <w:numFmt w:val="bullet"/>
      <w:pStyle w:val="ListGSBullet"/>
      <w:lvlText w:val=""/>
      <w:lvlPicBulletId w:val="0"/>
      <w:lvlJc w:val="left"/>
      <w:pPr>
        <w:ind w:left="284" w:hanging="284"/>
      </w:pPr>
      <w:rPr>
        <w:rFonts w:ascii="Symbol" w:hAnsi="Symbol" w:hint="default"/>
        <w:b w:val="0"/>
        <w:i w:val="0"/>
        <w:color w:val="auto"/>
        <w:sz w:val="22"/>
      </w:rPr>
    </w:lvl>
    <w:lvl w:ilvl="1">
      <w:start w:val="1"/>
      <w:numFmt w:val="bullet"/>
      <w:pStyle w:val="ListGsBullet2"/>
      <w:lvlText w:val=""/>
      <w:lvlPicBulletId w:val="0"/>
      <w:lvlJc w:val="left"/>
      <w:pPr>
        <w:ind w:left="1080" w:hanging="360"/>
      </w:pPr>
      <w:rPr>
        <w:rFonts w:ascii="Symbol" w:hAnsi="Symbol" w:hint="default"/>
        <w:color w:val="auto"/>
      </w:rPr>
    </w:lvl>
    <w:lvl w:ilvl="2">
      <w:start w:val="1"/>
      <w:numFmt w:val="bullet"/>
      <w:pStyle w:val="ListGsBullet3"/>
      <w:lvlText w:val=""/>
      <w:lvlPicBulletId w:val="0"/>
      <w:lvlJc w:val="left"/>
      <w:pPr>
        <w:ind w:left="1610" w:hanging="170"/>
      </w:pPr>
      <w:rPr>
        <w:rFonts w:ascii="Symbol" w:hAnsi="Symbol" w:hint="default"/>
        <w:color w:val="auto"/>
      </w:rPr>
    </w:lvl>
    <w:lvl w:ilvl="3">
      <w:start w:val="1"/>
      <w:numFmt w:val="bullet"/>
      <w:pStyle w:val="ListGsBullet4"/>
      <w:lvlText w:val=""/>
      <w:lvlPicBulletId w:val="0"/>
      <w:lvlJc w:val="left"/>
      <w:pPr>
        <w:ind w:left="2520" w:hanging="360"/>
      </w:pPr>
      <w:rPr>
        <w:rFonts w:ascii="Symbol" w:hAnsi="Symbol" w:hint="default"/>
        <w:color w:val="auto"/>
      </w:rPr>
    </w:lvl>
    <w:lvl w:ilvl="4">
      <w:start w:val="1"/>
      <w:numFmt w:val="bullet"/>
      <w:pStyle w:val="ListGSBullet5"/>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25" w15:restartNumberingAfterBreak="0">
    <w:nsid w:val="20144833"/>
    <w:multiLevelType w:val="multilevel"/>
    <w:tmpl w:val="10920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320929"/>
    <w:multiLevelType w:val="hybridMultilevel"/>
    <w:tmpl w:val="396075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BEF7FF7"/>
    <w:multiLevelType w:val="multilevel"/>
    <w:tmpl w:val="EE664734"/>
    <w:name w:val="Sections LIST"/>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28"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29" w15:restartNumberingAfterBreak="0">
    <w:nsid w:val="3F8765F0"/>
    <w:multiLevelType w:val="multilevel"/>
    <w:tmpl w:val="0E3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F6729F"/>
    <w:multiLevelType w:val="multilevel"/>
    <w:tmpl w:val="FBA69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966C7"/>
    <w:multiLevelType w:val="multilevel"/>
    <w:tmpl w:val="07DCDBF2"/>
    <w:lvl w:ilvl="0">
      <w:start w:val="1"/>
      <w:numFmt w:val="decimal"/>
      <w:pStyle w:val="DecPara"/>
      <w:lvlText w:val="%1. "/>
      <w:lvlJc w:val="left"/>
      <w:pPr>
        <w:tabs>
          <w:tab w:val="num" w:pos="1440"/>
        </w:tabs>
        <w:ind w:left="0" w:firstLine="720"/>
      </w:pPr>
      <w:rPr>
        <w:rFonts w:hint="default"/>
      </w:rPr>
    </w:lvl>
    <w:lvl w:ilvl="1">
      <w:start w:val="1"/>
      <w:numFmt w:val="lowerLetter"/>
      <w:lvlText w:val="(%2)"/>
      <w:lvlJc w:val="left"/>
      <w:pPr>
        <w:tabs>
          <w:tab w:val="num" w:pos="1440"/>
        </w:tabs>
        <w:ind w:left="0" w:firstLine="720"/>
      </w:pPr>
      <w:rPr>
        <w:rFonts w:hint="default"/>
        <w:b w:val="0"/>
      </w:rPr>
    </w:lvl>
    <w:lvl w:ilvl="2">
      <w:start w:val="1"/>
      <w:numFmt w:val="lowerLetter"/>
      <w:lvlText w:val="(%3)"/>
      <w:lvlJc w:val="left"/>
      <w:pPr>
        <w:tabs>
          <w:tab w:val="num" w:pos="2160"/>
        </w:tabs>
        <w:ind w:left="2160" w:hanging="720"/>
      </w:pPr>
      <w:rPr>
        <w:rFonts w:hint="default"/>
        <w:b w:val="0"/>
      </w:rPr>
    </w:lvl>
    <w:lvl w:ilvl="3">
      <w:start w:val="1"/>
      <w:numFmt w:val="decimal"/>
      <w:lvlText w:val="[%4."/>
      <w:lvlJc w:val="left"/>
      <w:pPr>
        <w:tabs>
          <w:tab w:val="num" w:pos="1440"/>
        </w:tabs>
        <w:ind w:left="0" w:firstLine="720"/>
      </w:pPr>
      <w:rPr>
        <w:rFonts w:hint="default"/>
      </w:rPr>
    </w:lvl>
    <w:lvl w:ilvl="4">
      <w:start w:val="1"/>
      <w:numFmt w:val="lowerLetter"/>
      <w:lvlText w:val="[(%5)"/>
      <w:lvlJc w:val="left"/>
      <w:pPr>
        <w:tabs>
          <w:tab w:val="num" w:pos="1440"/>
        </w:tabs>
        <w:ind w:left="0" w:firstLine="720"/>
      </w:pPr>
      <w:rPr>
        <w:rFonts w:hint="default"/>
      </w:rPr>
    </w:lvl>
    <w:lvl w:ilvl="5">
      <w:start w:val="1"/>
      <w:numFmt w:val="lowerLetter"/>
      <w:lvlText w:val="[(%6)"/>
      <w:lvlJc w:val="left"/>
      <w:pPr>
        <w:tabs>
          <w:tab w:val="num" w:pos="2160"/>
        </w:tabs>
        <w:ind w:left="2160" w:hanging="72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2" w15:restartNumberingAfterBreak="0">
    <w:nsid w:val="46AA30C9"/>
    <w:multiLevelType w:val="multilevel"/>
    <w:tmpl w:val="A086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A3735B"/>
    <w:multiLevelType w:val="multilevel"/>
    <w:tmpl w:val="2E5020FE"/>
    <w:numStyleLink w:val="GS-Parapgraphsnumbered"/>
  </w:abstractNum>
  <w:abstractNum w:abstractNumId="34" w15:restartNumberingAfterBreak="0">
    <w:nsid w:val="4FA107FA"/>
    <w:multiLevelType w:val="hybridMultilevel"/>
    <w:tmpl w:val="72B065F6"/>
    <w:lvl w:ilvl="0" w:tplc="040C0001">
      <w:start w:val="1"/>
      <w:numFmt w:val="bullet"/>
      <w:lvlText w:val=""/>
      <w:lvlJc w:val="left"/>
      <w:pPr>
        <w:ind w:left="795" w:hanging="360"/>
      </w:pPr>
      <w:rPr>
        <w:rFonts w:ascii="Symbol" w:hAnsi="Symbol" w:hint="default"/>
      </w:rPr>
    </w:lvl>
    <w:lvl w:ilvl="1" w:tplc="040C0003">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35" w15:restartNumberingAfterBreak="0">
    <w:nsid w:val="59D87F17"/>
    <w:multiLevelType w:val="multilevel"/>
    <w:tmpl w:val="F13E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D2DE5"/>
    <w:multiLevelType w:val="multilevel"/>
    <w:tmpl w:val="B10CA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4A52EE"/>
    <w:multiLevelType w:val="multilevel"/>
    <w:tmpl w:val="7046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15C15"/>
    <w:multiLevelType w:val="multilevel"/>
    <w:tmpl w:val="B10CA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6C0D1E"/>
    <w:multiLevelType w:val="multilevel"/>
    <w:tmpl w:val="D634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2A63E4"/>
    <w:multiLevelType w:val="multilevel"/>
    <w:tmpl w:val="5E8457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AF129F"/>
    <w:multiLevelType w:val="hybridMultilevel"/>
    <w:tmpl w:val="397CAF50"/>
    <w:lvl w:ilvl="0" w:tplc="3E7C7600">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42" w15:restartNumberingAfterBreak="0">
    <w:nsid w:val="7C313A7D"/>
    <w:multiLevelType w:val="multilevel"/>
    <w:tmpl w:val="3EAA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3E64B3"/>
    <w:multiLevelType w:val="hybridMultilevel"/>
    <w:tmpl w:val="745C5348"/>
    <w:lvl w:ilvl="0" w:tplc="E348C9B4">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2409613">
    <w:abstractNumId w:val="9"/>
  </w:num>
  <w:num w:numId="2" w16cid:durableId="1077903187">
    <w:abstractNumId w:val="7"/>
  </w:num>
  <w:num w:numId="3" w16cid:durableId="1184517892">
    <w:abstractNumId w:val="6"/>
  </w:num>
  <w:num w:numId="4" w16cid:durableId="1962033597">
    <w:abstractNumId w:val="5"/>
  </w:num>
  <w:num w:numId="5" w16cid:durableId="672683251">
    <w:abstractNumId w:val="4"/>
  </w:num>
  <w:num w:numId="6" w16cid:durableId="1958636002">
    <w:abstractNumId w:val="8"/>
  </w:num>
  <w:num w:numId="7" w16cid:durableId="1824198213">
    <w:abstractNumId w:val="3"/>
  </w:num>
  <w:num w:numId="8" w16cid:durableId="1217357848">
    <w:abstractNumId w:val="2"/>
  </w:num>
  <w:num w:numId="9" w16cid:durableId="771439822">
    <w:abstractNumId w:val="1"/>
  </w:num>
  <w:num w:numId="10" w16cid:durableId="712467459">
    <w:abstractNumId w:val="0"/>
  </w:num>
  <w:num w:numId="11" w16cid:durableId="1020668631">
    <w:abstractNumId w:val="28"/>
  </w:num>
  <w:num w:numId="12" w16cid:durableId="1457987517">
    <w:abstractNumId w:val="12"/>
  </w:num>
  <w:num w:numId="13" w16cid:durableId="2009670585">
    <w:abstractNumId w:val="24"/>
  </w:num>
  <w:num w:numId="14" w16cid:durableId="128018914">
    <w:abstractNumId w:val="19"/>
  </w:num>
  <w:num w:numId="15" w16cid:durableId="255332583">
    <w:abstractNumId w:val="33"/>
  </w:num>
  <w:num w:numId="16" w16cid:durableId="309865676">
    <w:abstractNumId w:val="11"/>
  </w:num>
  <w:num w:numId="17" w16cid:durableId="547231339">
    <w:abstractNumId w:val="22"/>
  </w:num>
  <w:num w:numId="18" w16cid:durableId="241794989">
    <w:abstractNumId w:val="15"/>
  </w:num>
  <w:num w:numId="19" w16cid:durableId="1087536333">
    <w:abstractNumId w:val="18"/>
  </w:num>
  <w:num w:numId="20" w16cid:durableId="1593472326">
    <w:abstractNumId w:val="21"/>
  </w:num>
  <w:num w:numId="21" w16cid:durableId="91509941">
    <w:abstractNumId w:val="31"/>
  </w:num>
  <w:num w:numId="22" w16cid:durableId="658071472">
    <w:abstractNumId w:val="16"/>
  </w:num>
  <w:num w:numId="23" w16cid:durableId="659239324">
    <w:abstractNumId w:val="14"/>
  </w:num>
  <w:num w:numId="24" w16cid:durableId="1682899724">
    <w:abstractNumId w:val="41"/>
  </w:num>
  <w:num w:numId="25" w16cid:durableId="10461078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83225700">
    <w:abstractNumId w:val="39"/>
  </w:num>
  <w:num w:numId="27" w16cid:durableId="1544321211">
    <w:abstractNumId w:val="35"/>
  </w:num>
  <w:num w:numId="28" w16cid:durableId="703676518">
    <w:abstractNumId w:val="42"/>
  </w:num>
  <w:num w:numId="29" w16cid:durableId="786578938">
    <w:abstractNumId w:val="38"/>
  </w:num>
  <w:num w:numId="30" w16cid:durableId="1999576003">
    <w:abstractNumId w:val="36"/>
  </w:num>
  <w:num w:numId="31" w16cid:durableId="337195065">
    <w:abstractNumId w:val="43"/>
  </w:num>
  <w:num w:numId="32" w16cid:durableId="603538283">
    <w:abstractNumId w:val="13"/>
  </w:num>
  <w:num w:numId="33" w16cid:durableId="1289244838">
    <w:abstractNumId w:val="23"/>
  </w:num>
  <w:num w:numId="34" w16cid:durableId="836841653">
    <w:abstractNumId w:val="30"/>
  </w:num>
  <w:num w:numId="35" w16cid:durableId="158884031">
    <w:abstractNumId w:val="32"/>
  </w:num>
  <w:num w:numId="36" w16cid:durableId="1452941235">
    <w:abstractNumId w:val="29"/>
  </w:num>
  <w:num w:numId="37" w16cid:durableId="579759255">
    <w:abstractNumId w:val="37"/>
  </w:num>
  <w:num w:numId="38" w16cid:durableId="1511601141">
    <w:abstractNumId w:val="25"/>
  </w:num>
  <w:num w:numId="39" w16cid:durableId="1952858438">
    <w:abstractNumId w:val="40"/>
  </w:num>
  <w:num w:numId="40" w16cid:durableId="2142961672">
    <w:abstractNumId w:val="34"/>
  </w:num>
  <w:num w:numId="41" w16cid:durableId="382874467">
    <w:abstractNumId w:val="26"/>
  </w:num>
  <w:num w:numId="42" w16cid:durableId="554898676">
    <w:abstractNumId w:val="17"/>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khanan TOE">
    <w15:presenceInfo w15:providerId="AD" w15:userId="S::j.toe@aera-group.fr::bcc36315-7014-49c1-bd97-e700434a79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oNotTrackFormatting/>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wMTU1MjI1NDU0M7ZU0lEKTi0uzszPAykwrAUANEK4xCwAAAA="/>
  </w:docVars>
  <w:rsids>
    <w:rsidRoot w:val="005344A4"/>
    <w:rsid w:val="000026C5"/>
    <w:rsid w:val="00003103"/>
    <w:rsid w:val="00003D6F"/>
    <w:rsid w:val="0000539E"/>
    <w:rsid w:val="00005B6B"/>
    <w:rsid w:val="00006426"/>
    <w:rsid w:val="000071E2"/>
    <w:rsid w:val="000075AF"/>
    <w:rsid w:val="00016185"/>
    <w:rsid w:val="0001679A"/>
    <w:rsid w:val="0002047F"/>
    <w:rsid w:val="00020C7B"/>
    <w:rsid w:val="000210AA"/>
    <w:rsid w:val="0002272D"/>
    <w:rsid w:val="00023280"/>
    <w:rsid w:val="0002378C"/>
    <w:rsid w:val="00024265"/>
    <w:rsid w:val="000247F2"/>
    <w:rsid w:val="000268B9"/>
    <w:rsid w:val="00026BF4"/>
    <w:rsid w:val="00027486"/>
    <w:rsid w:val="000274C3"/>
    <w:rsid w:val="000300AF"/>
    <w:rsid w:val="00030102"/>
    <w:rsid w:val="00030446"/>
    <w:rsid w:val="00030A48"/>
    <w:rsid w:val="00031081"/>
    <w:rsid w:val="00031E9E"/>
    <w:rsid w:val="0003304E"/>
    <w:rsid w:val="000333C7"/>
    <w:rsid w:val="000353FE"/>
    <w:rsid w:val="000359F4"/>
    <w:rsid w:val="00036512"/>
    <w:rsid w:val="00042FBE"/>
    <w:rsid w:val="00044765"/>
    <w:rsid w:val="00045FA8"/>
    <w:rsid w:val="0004797B"/>
    <w:rsid w:val="00050063"/>
    <w:rsid w:val="000509CB"/>
    <w:rsid w:val="000517A0"/>
    <w:rsid w:val="000522F0"/>
    <w:rsid w:val="00063EB5"/>
    <w:rsid w:val="000655DD"/>
    <w:rsid w:val="0006576F"/>
    <w:rsid w:val="000657CB"/>
    <w:rsid w:val="00070479"/>
    <w:rsid w:val="00073FE0"/>
    <w:rsid w:val="00074636"/>
    <w:rsid w:val="00081097"/>
    <w:rsid w:val="000810C1"/>
    <w:rsid w:val="000814FF"/>
    <w:rsid w:val="00081738"/>
    <w:rsid w:val="00082453"/>
    <w:rsid w:val="00083C5A"/>
    <w:rsid w:val="00084B59"/>
    <w:rsid w:val="000854E0"/>
    <w:rsid w:val="0008721B"/>
    <w:rsid w:val="000909C2"/>
    <w:rsid w:val="000960CB"/>
    <w:rsid w:val="00096C5E"/>
    <w:rsid w:val="0009716F"/>
    <w:rsid w:val="000A0DC9"/>
    <w:rsid w:val="000A16D6"/>
    <w:rsid w:val="000A35C3"/>
    <w:rsid w:val="000A3FF1"/>
    <w:rsid w:val="000A45E1"/>
    <w:rsid w:val="000A4875"/>
    <w:rsid w:val="000A5236"/>
    <w:rsid w:val="000A5CD4"/>
    <w:rsid w:val="000B099C"/>
    <w:rsid w:val="000B5914"/>
    <w:rsid w:val="000B6474"/>
    <w:rsid w:val="000B66BC"/>
    <w:rsid w:val="000B7274"/>
    <w:rsid w:val="000B7DA5"/>
    <w:rsid w:val="000C09D9"/>
    <w:rsid w:val="000C0E0C"/>
    <w:rsid w:val="000C10CB"/>
    <w:rsid w:val="000C568D"/>
    <w:rsid w:val="000D0426"/>
    <w:rsid w:val="000D4F15"/>
    <w:rsid w:val="000D5A48"/>
    <w:rsid w:val="000D6486"/>
    <w:rsid w:val="000D6E99"/>
    <w:rsid w:val="000D7884"/>
    <w:rsid w:val="000D7EE9"/>
    <w:rsid w:val="000E0BD8"/>
    <w:rsid w:val="000F1BE1"/>
    <w:rsid w:val="000F32C2"/>
    <w:rsid w:val="000F52FF"/>
    <w:rsid w:val="000F5E2F"/>
    <w:rsid w:val="000F6497"/>
    <w:rsid w:val="000F6919"/>
    <w:rsid w:val="000F6E31"/>
    <w:rsid w:val="000F7873"/>
    <w:rsid w:val="001021D9"/>
    <w:rsid w:val="00102372"/>
    <w:rsid w:val="00110538"/>
    <w:rsid w:val="0011166F"/>
    <w:rsid w:val="00112080"/>
    <w:rsid w:val="00112369"/>
    <w:rsid w:val="00112BD5"/>
    <w:rsid w:val="001156B9"/>
    <w:rsid w:val="00115BD1"/>
    <w:rsid w:val="00115D7C"/>
    <w:rsid w:val="00116173"/>
    <w:rsid w:val="001214C0"/>
    <w:rsid w:val="0012198F"/>
    <w:rsid w:val="001225D6"/>
    <w:rsid w:val="00123521"/>
    <w:rsid w:val="00124159"/>
    <w:rsid w:val="001244C9"/>
    <w:rsid w:val="00124FB2"/>
    <w:rsid w:val="001265F2"/>
    <w:rsid w:val="00126911"/>
    <w:rsid w:val="0012748B"/>
    <w:rsid w:val="00130D41"/>
    <w:rsid w:val="00135E8D"/>
    <w:rsid w:val="00137A45"/>
    <w:rsid w:val="0014168E"/>
    <w:rsid w:val="001417A7"/>
    <w:rsid w:val="00142242"/>
    <w:rsid w:val="00144475"/>
    <w:rsid w:val="001477CB"/>
    <w:rsid w:val="00147CD9"/>
    <w:rsid w:val="0015124C"/>
    <w:rsid w:val="001517F9"/>
    <w:rsid w:val="00152391"/>
    <w:rsid w:val="001615E2"/>
    <w:rsid w:val="00162234"/>
    <w:rsid w:val="0016316B"/>
    <w:rsid w:val="0016414E"/>
    <w:rsid w:val="001660DA"/>
    <w:rsid w:val="001663D9"/>
    <w:rsid w:val="001673C1"/>
    <w:rsid w:val="001709D5"/>
    <w:rsid w:val="001730C7"/>
    <w:rsid w:val="001733A7"/>
    <w:rsid w:val="00175F0A"/>
    <w:rsid w:val="00175F53"/>
    <w:rsid w:val="0017623D"/>
    <w:rsid w:val="001768E1"/>
    <w:rsid w:val="00176C07"/>
    <w:rsid w:val="00177268"/>
    <w:rsid w:val="00180D81"/>
    <w:rsid w:val="00181E13"/>
    <w:rsid w:val="00182685"/>
    <w:rsid w:val="00182760"/>
    <w:rsid w:val="00183583"/>
    <w:rsid w:val="00187D08"/>
    <w:rsid w:val="0019060A"/>
    <w:rsid w:val="001912A7"/>
    <w:rsid w:val="00194B6A"/>
    <w:rsid w:val="00194BC2"/>
    <w:rsid w:val="00195ABB"/>
    <w:rsid w:val="0019700D"/>
    <w:rsid w:val="001975DF"/>
    <w:rsid w:val="001A088E"/>
    <w:rsid w:val="001A0B9F"/>
    <w:rsid w:val="001A1BE4"/>
    <w:rsid w:val="001A35ED"/>
    <w:rsid w:val="001A4056"/>
    <w:rsid w:val="001A431C"/>
    <w:rsid w:val="001A4692"/>
    <w:rsid w:val="001A562A"/>
    <w:rsid w:val="001A5ED4"/>
    <w:rsid w:val="001A6222"/>
    <w:rsid w:val="001A689F"/>
    <w:rsid w:val="001A7C7B"/>
    <w:rsid w:val="001B0748"/>
    <w:rsid w:val="001B0D1C"/>
    <w:rsid w:val="001B2CC4"/>
    <w:rsid w:val="001B3062"/>
    <w:rsid w:val="001B309B"/>
    <w:rsid w:val="001B467E"/>
    <w:rsid w:val="001C4332"/>
    <w:rsid w:val="001C4648"/>
    <w:rsid w:val="001C5E70"/>
    <w:rsid w:val="001D00E4"/>
    <w:rsid w:val="001D04BE"/>
    <w:rsid w:val="001D1C6F"/>
    <w:rsid w:val="001D2842"/>
    <w:rsid w:val="001D2EDD"/>
    <w:rsid w:val="001D5826"/>
    <w:rsid w:val="001E030C"/>
    <w:rsid w:val="001E1C7C"/>
    <w:rsid w:val="001E268E"/>
    <w:rsid w:val="001E3E54"/>
    <w:rsid w:val="001E44B2"/>
    <w:rsid w:val="001E562D"/>
    <w:rsid w:val="001E6A43"/>
    <w:rsid w:val="001E6E32"/>
    <w:rsid w:val="001F07D6"/>
    <w:rsid w:val="001F20D5"/>
    <w:rsid w:val="001F3F51"/>
    <w:rsid w:val="001F5436"/>
    <w:rsid w:val="001F6981"/>
    <w:rsid w:val="002035F7"/>
    <w:rsid w:val="002055BA"/>
    <w:rsid w:val="00206434"/>
    <w:rsid w:val="0020770A"/>
    <w:rsid w:val="00207CC8"/>
    <w:rsid w:val="00210160"/>
    <w:rsid w:val="00210200"/>
    <w:rsid w:val="00210298"/>
    <w:rsid w:val="00210A17"/>
    <w:rsid w:val="00211D67"/>
    <w:rsid w:val="00211F34"/>
    <w:rsid w:val="00213187"/>
    <w:rsid w:val="00215AC7"/>
    <w:rsid w:val="002212C4"/>
    <w:rsid w:val="00222999"/>
    <w:rsid w:val="00223BA7"/>
    <w:rsid w:val="00224747"/>
    <w:rsid w:val="00224A5B"/>
    <w:rsid w:val="002273AC"/>
    <w:rsid w:val="002300AC"/>
    <w:rsid w:val="00230562"/>
    <w:rsid w:val="00230A9B"/>
    <w:rsid w:val="00232015"/>
    <w:rsid w:val="00232552"/>
    <w:rsid w:val="002325B4"/>
    <w:rsid w:val="0023350F"/>
    <w:rsid w:val="0023634A"/>
    <w:rsid w:val="002378B5"/>
    <w:rsid w:val="00242B17"/>
    <w:rsid w:val="002476E3"/>
    <w:rsid w:val="002479EE"/>
    <w:rsid w:val="00252EB9"/>
    <w:rsid w:val="0025433D"/>
    <w:rsid w:val="00254AEF"/>
    <w:rsid w:val="00254C62"/>
    <w:rsid w:val="002551D8"/>
    <w:rsid w:val="00255655"/>
    <w:rsid w:val="00255D8C"/>
    <w:rsid w:val="00255E44"/>
    <w:rsid w:val="002562D0"/>
    <w:rsid w:val="00256315"/>
    <w:rsid w:val="002573C9"/>
    <w:rsid w:val="00257679"/>
    <w:rsid w:val="00257CAF"/>
    <w:rsid w:val="00262A4D"/>
    <w:rsid w:val="00265A45"/>
    <w:rsid w:val="00270B0D"/>
    <w:rsid w:val="00273B5B"/>
    <w:rsid w:val="002757CD"/>
    <w:rsid w:val="00277899"/>
    <w:rsid w:val="00283F86"/>
    <w:rsid w:val="00285911"/>
    <w:rsid w:val="0028763F"/>
    <w:rsid w:val="00287B55"/>
    <w:rsid w:val="00290AE3"/>
    <w:rsid w:val="002923CF"/>
    <w:rsid w:val="0029245E"/>
    <w:rsid w:val="002939D4"/>
    <w:rsid w:val="0029488B"/>
    <w:rsid w:val="00296218"/>
    <w:rsid w:val="0029674D"/>
    <w:rsid w:val="00296DC5"/>
    <w:rsid w:val="002A0F33"/>
    <w:rsid w:val="002A29C3"/>
    <w:rsid w:val="002A2CA4"/>
    <w:rsid w:val="002A44F4"/>
    <w:rsid w:val="002A5BC3"/>
    <w:rsid w:val="002A77A8"/>
    <w:rsid w:val="002B054C"/>
    <w:rsid w:val="002B36C7"/>
    <w:rsid w:val="002B4300"/>
    <w:rsid w:val="002B50AD"/>
    <w:rsid w:val="002B588F"/>
    <w:rsid w:val="002C0972"/>
    <w:rsid w:val="002C39B0"/>
    <w:rsid w:val="002C4428"/>
    <w:rsid w:val="002C767F"/>
    <w:rsid w:val="002D219C"/>
    <w:rsid w:val="002D3696"/>
    <w:rsid w:val="002D3E8F"/>
    <w:rsid w:val="002D49B8"/>
    <w:rsid w:val="002D4C81"/>
    <w:rsid w:val="002D4EFB"/>
    <w:rsid w:val="002D6690"/>
    <w:rsid w:val="002E14BB"/>
    <w:rsid w:val="002E2375"/>
    <w:rsid w:val="002E2900"/>
    <w:rsid w:val="002E3869"/>
    <w:rsid w:val="002E5A40"/>
    <w:rsid w:val="002E5DB5"/>
    <w:rsid w:val="002E6553"/>
    <w:rsid w:val="002F0F75"/>
    <w:rsid w:val="002F37BD"/>
    <w:rsid w:val="002F3E1D"/>
    <w:rsid w:val="002F3F74"/>
    <w:rsid w:val="002F4151"/>
    <w:rsid w:val="002F6E37"/>
    <w:rsid w:val="00300C32"/>
    <w:rsid w:val="003033AA"/>
    <w:rsid w:val="00303423"/>
    <w:rsid w:val="00303D6E"/>
    <w:rsid w:val="00303E60"/>
    <w:rsid w:val="00304AD8"/>
    <w:rsid w:val="00305A97"/>
    <w:rsid w:val="00306F75"/>
    <w:rsid w:val="00307AEA"/>
    <w:rsid w:val="0031027D"/>
    <w:rsid w:val="00310BA7"/>
    <w:rsid w:val="0031288D"/>
    <w:rsid w:val="0031331E"/>
    <w:rsid w:val="00315108"/>
    <w:rsid w:val="00323E98"/>
    <w:rsid w:val="003250CD"/>
    <w:rsid w:val="00325229"/>
    <w:rsid w:val="003269CF"/>
    <w:rsid w:val="00331741"/>
    <w:rsid w:val="003329DB"/>
    <w:rsid w:val="00334D6D"/>
    <w:rsid w:val="00335653"/>
    <w:rsid w:val="00337011"/>
    <w:rsid w:val="00337A82"/>
    <w:rsid w:val="003413DB"/>
    <w:rsid w:val="0034270A"/>
    <w:rsid w:val="00344056"/>
    <w:rsid w:val="00344999"/>
    <w:rsid w:val="003457C2"/>
    <w:rsid w:val="0034581C"/>
    <w:rsid w:val="003508A2"/>
    <w:rsid w:val="00350D03"/>
    <w:rsid w:val="00351685"/>
    <w:rsid w:val="003519F4"/>
    <w:rsid w:val="003546AA"/>
    <w:rsid w:val="003546B8"/>
    <w:rsid w:val="00354BD9"/>
    <w:rsid w:val="003558E3"/>
    <w:rsid w:val="00355EF5"/>
    <w:rsid w:val="003578B0"/>
    <w:rsid w:val="00357A49"/>
    <w:rsid w:val="00362BAA"/>
    <w:rsid w:val="00362BB4"/>
    <w:rsid w:val="003658CD"/>
    <w:rsid w:val="00365D11"/>
    <w:rsid w:val="00366574"/>
    <w:rsid w:val="00367B49"/>
    <w:rsid w:val="00367DCF"/>
    <w:rsid w:val="003716F8"/>
    <w:rsid w:val="00371AAD"/>
    <w:rsid w:val="003762B2"/>
    <w:rsid w:val="003762E6"/>
    <w:rsid w:val="003765B8"/>
    <w:rsid w:val="00381555"/>
    <w:rsid w:val="00382EA0"/>
    <w:rsid w:val="003842BC"/>
    <w:rsid w:val="0038446F"/>
    <w:rsid w:val="00384B2E"/>
    <w:rsid w:val="00386FC3"/>
    <w:rsid w:val="003905E0"/>
    <w:rsid w:val="00390A80"/>
    <w:rsid w:val="00391145"/>
    <w:rsid w:val="00391F1F"/>
    <w:rsid w:val="00394A4D"/>
    <w:rsid w:val="00394D9C"/>
    <w:rsid w:val="00395992"/>
    <w:rsid w:val="00395F55"/>
    <w:rsid w:val="00396504"/>
    <w:rsid w:val="003A0905"/>
    <w:rsid w:val="003A206A"/>
    <w:rsid w:val="003A5751"/>
    <w:rsid w:val="003A5C71"/>
    <w:rsid w:val="003A6007"/>
    <w:rsid w:val="003A60E1"/>
    <w:rsid w:val="003A6720"/>
    <w:rsid w:val="003A68B2"/>
    <w:rsid w:val="003A70D2"/>
    <w:rsid w:val="003B02ED"/>
    <w:rsid w:val="003B15DA"/>
    <w:rsid w:val="003B1B62"/>
    <w:rsid w:val="003B4F2A"/>
    <w:rsid w:val="003B7408"/>
    <w:rsid w:val="003C1EBD"/>
    <w:rsid w:val="003C3602"/>
    <w:rsid w:val="003C38DF"/>
    <w:rsid w:val="003C46B4"/>
    <w:rsid w:val="003C5387"/>
    <w:rsid w:val="003C5D19"/>
    <w:rsid w:val="003C74B1"/>
    <w:rsid w:val="003C7964"/>
    <w:rsid w:val="003D053B"/>
    <w:rsid w:val="003D1880"/>
    <w:rsid w:val="003D37DD"/>
    <w:rsid w:val="003D4CDC"/>
    <w:rsid w:val="003D78AB"/>
    <w:rsid w:val="003D7C4A"/>
    <w:rsid w:val="003E06B6"/>
    <w:rsid w:val="003E1316"/>
    <w:rsid w:val="003E1832"/>
    <w:rsid w:val="003E1EF0"/>
    <w:rsid w:val="003E1F47"/>
    <w:rsid w:val="003E2308"/>
    <w:rsid w:val="003E2A52"/>
    <w:rsid w:val="003E4042"/>
    <w:rsid w:val="003E4207"/>
    <w:rsid w:val="003E4A95"/>
    <w:rsid w:val="003E4D37"/>
    <w:rsid w:val="003E6F11"/>
    <w:rsid w:val="003E7059"/>
    <w:rsid w:val="003F2ECB"/>
    <w:rsid w:val="003F4502"/>
    <w:rsid w:val="003F672B"/>
    <w:rsid w:val="003F79A1"/>
    <w:rsid w:val="004001EC"/>
    <w:rsid w:val="00402D40"/>
    <w:rsid w:val="00403030"/>
    <w:rsid w:val="00405816"/>
    <w:rsid w:val="00407130"/>
    <w:rsid w:val="00414034"/>
    <w:rsid w:val="00414D3B"/>
    <w:rsid w:val="004164C9"/>
    <w:rsid w:val="004172C6"/>
    <w:rsid w:val="00417807"/>
    <w:rsid w:val="00420BCD"/>
    <w:rsid w:val="00420D7B"/>
    <w:rsid w:val="00420FBE"/>
    <w:rsid w:val="004233CD"/>
    <w:rsid w:val="00423B49"/>
    <w:rsid w:val="00424096"/>
    <w:rsid w:val="00426347"/>
    <w:rsid w:val="00426350"/>
    <w:rsid w:val="00434FBF"/>
    <w:rsid w:val="00435A3E"/>
    <w:rsid w:val="00436D5B"/>
    <w:rsid w:val="00437224"/>
    <w:rsid w:val="00437BD7"/>
    <w:rsid w:val="00442DEF"/>
    <w:rsid w:val="0044545D"/>
    <w:rsid w:val="00447E11"/>
    <w:rsid w:val="00450608"/>
    <w:rsid w:val="004520AD"/>
    <w:rsid w:val="00452510"/>
    <w:rsid w:val="00452979"/>
    <w:rsid w:val="00454E94"/>
    <w:rsid w:val="0045558E"/>
    <w:rsid w:val="00455A10"/>
    <w:rsid w:val="004571E5"/>
    <w:rsid w:val="0045722A"/>
    <w:rsid w:val="00460947"/>
    <w:rsid w:val="00460A48"/>
    <w:rsid w:val="00460D2E"/>
    <w:rsid w:val="004618F5"/>
    <w:rsid w:val="004642C9"/>
    <w:rsid w:val="0046598B"/>
    <w:rsid w:val="00465C92"/>
    <w:rsid w:val="004666BB"/>
    <w:rsid w:val="00470CA4"/>
    <w:rsid w:val="00472B8D"/>
    <w:rsid w:val="004733D4"/>
    <w:rsid w:val="00474F46"/>
    <w:rsid w:val="00475682"/>
    <w:rsid w:val="0047688F"/>
    <w:rsid w:val="004809E4"/>
    <w:rsid w:val="00480B22"/>
    <w:rsid w:val="00483386"/>
    <w:rsid w:val="00483968"/>
    <w:rsid w:val="00483F34"/>
    <w:rsid w:val="00486BE1"/>
    <w:rsid w:val="004948F0"/>
    <w:rsid w:val="004A0767"/>
    <w:rsid w:val="004A076D"/>
    <w:rsid w:val="004A0AF1"/>
    <w:rsid w:val="004A2478"/>
    <w:rsid w:val="004A25E5"/>
    <w:rsid w:val="004A4010"/>
    <w:rsid w:val="004A40B8"/>
    <w:rsid w:val="004A54BB"/>
    <w:rsid w:val="004A570F"/>
    <w:rsid w:val="004A6181"/>
    <w:rsid w:val="004A7204"/>
    <w:rsid w:val="004B33B1"/>
    <w:rsid w:val="004B7910"/>
    <w:rsid w:val="004C2410"/>
    <w:rsid w:val="004C325A"/>
    <w:rsid w:val="004C32AF"/>
    <w:rsid w:val="004C3B1A"/>
    <w:rsid w:val="004C4947"/>
    <w:rsid w:val="004C6B4E"/>
    <w:rsid w:val="004C76C6"/>
    <w:rsid w:val="004C7F61"/>
    <w:rsid w:val="004D0A8A"/>
    <w:rsid w:val="004D3B79"/>
    <w:rsid w:val="004D7555"/>
    <w:rsid w:val="004E1F96"/>
    <w:rsid w:val="004E361A"/>
    <w:rsid w:val="004E4101"/>
    <w:rsid w:val="004F01F3"/>
    <w:rsid w:val="004F02CB"/>
    <w:rsid w:val="004F1FBA"/>
    <w:rsid w:val="004F2E51"/>
    <w:rsid w:val="004F7107"/>
    <w:rsid w:val="00500F45"/>
    <w:rsid w:val="00501248"/>
    <w:rsid w:val="00501BFB"/>
    <w:rsid w:val="0050200A"/>
    <w:rsid w:val="00504EA6"/>
    <w:rsid w:val="005076F0"/>
    <w:rsid w:val="00507D7C"/>
    <w:rsid w:val="00510C60"/>
    <w:rsid w:val="00512CF6"/>
    <w:rsid w:val="00514C49"/>
    <w:rsid w:val="005171D2"/>
    <w:rsid w:val="00517B19"/>
    <w:rsid w:val="00523A5E"/>
    <w:rsid w:val="00524857"/>
    <w:rsid w:val="00525A60"/>
    <w:rsid w:val="005266E7"/>
    <w:rsid w:val="005303B7"/>
    <w:rsid w:val="00530403"/>
    <w:rsid w:val="00531035"/>
    <w:rsid w:val="00531799"/>
    <w:rsid w:val="0053201C"/>
    <w:rsid w:val="00532834"/>
    <w:rsid w:val="0053365A"/>
    <w:rsid w:val="005339C2"/>
    <w:rsid w:val="005344A4"/>
    <w:rsid w:val="00537A8D"/>
    <w:rsid w:val="00542571"/>
    <w:rsid w:val="00543639"/>
    <w:rsid w:val="00543F82"/>
    <w:rsid w:val="00544BF9"/>
    <w:rsid w:val="00544D39"/>
    <w:rsid w:val="0054543E"/>
    <w:rsid w:val="00547CD2"/>
    <w:rsid w:val="00550E2C"/>
    <w:rsid w:val="00551567"/>
    <w:rsid w:val="00551D08"/>
    <w:rsid w:val="00555CE0"/>
    <w:rsid w:val="00556219"/>
    <w:rsid w:val="005567EB"/>
    <w:rsid w:val="005572AE"/>
    <w:rsid w:val="005603AE"/>
    <w:rsid w:val="00562CD6"/>
    <w:rsid w:val="00566C7F"/>
    <w:rsid w:val="00570B90"/>
    <w:rsid w:val="00574567"/>
    <w:rsid w:val="00575550"/>
    <w:rsid w:val="00575982"/>
    <w:rsid w:val="005760B3"/>
    <w:rsid w:val="00576FC7"/>
    <w:rsid w:val="005779AA"/>
    <w:rsid w:val="00577BBD"/>
    <w:rsid w:val="00581990"/>
    <w:rsid w:val="00585250"/>
    <w:rsid w:val="0058792F"/>
    <w:rsid w:val="0059008B"/>
    <w:rsid w:val="00590618"/>
    <w:rsid w:val="005906EB"/>
    <w:rsid w:val="00592602"/>
    <w:rsid w:val="005929EF"/>
    <w:rsid w:val="0059373B"/>
    <w:rsid w:val="00595251"/>
    <w:rsid w:val="005953D7"/>
    <w:rsid w:val="005979DF"/>
    <w:rsid w:val="005A1059"/>
    <w:rsid w:val="005A3CCB"/>
    <w:rsid w:val="005A3F33"/>
    <w:rsid w:val="005A434A"/>
    <w:rsid w:val="005A7A54"/>
    <w:rsid w:val="005B089A"/>
    <w:rsid w:val="005B0AE0"/>
    <w:rsid w:val="005B270D"/>
    <w:rsid w:val="005B447C"/>
    <w:rsid w:val="005B577F"/>
    <w:rsid w:val="005B5D81"/>
    <w:rsid w:val="005B7C8D"/>
    <w:rsid w:val="005C0043"/>
    <w:rsid w:val="005C0144"/>
    <w:rsid w:val="005C2507"/>
    <w:rsid w:val="005C76F9"/>
    <w:rsid w:val="005C7F7A"/>
    <w:rsid w:val="005D04BB"/>
    <w:rsid w:val="005D1CA5"/>
    <w:rsid w:val="005D2B60"/>
    <w:rsid w:val="005D2B8A"/>
    <w:rsid w:val="005D3504"/>
    <w:rsid w:val="005D3DDB"/>
    <w:rsid w:val="005D6E4E"/>
    <w:rsid w:val="005D76B6"/>
    <w:rsid w:val="005E0F1F"/>
    <w:rsid w:val="005E39D8"/>
    <w:rsid w:val="005E3BAB"/>
    <w:rsid w:val="005E4742"/>
    <w:rsid w:val="005E56D6"/>
    <w:rsid w:val="005F063F"/>
    <w:rsid w:val="005F0D3C"/>
    <w:rsid w:val="005F4B7B"/>
    <w:rsid w:val="005F55C0"/>
    <w:rsid w:val="005F66FF"/>
    <w:rsid w:val="005F7A57"/>
    <w:rsid w:val="00600699"/>
    <w:rsid w:val="00600A94"/>
    <w:rsid w:val="0060687F"/>
    <w:rsid w:val="00610C99"/>
    <w:rsid w:val="0061179C"/>
    <w:rsid w:val="00611E6A"/>
    <w:rsid w:val="00613277"/>
    <w:rsid w:val="00614B38"/>
    <w:rsid w:val="00615C39"/>
    <w:rsid w:val="00617B6E"/>
    <w:rsid w:val="00617BD6"/>
    <w:rsid w:val="00617F95"/>
    <w:rsid w:val="006200F4"/>
    <w:rsid w:val="00620877"/>
    <w:rsid w:val="00621736"/>
    <w:rsid w:val="00621E3C"/>
    <w:rsid w:val="00625633"/>
    <w:rsid w:val="00630842"/>
    <w:rsid w:val="00631629"/>
    <w:rsid w:val="0063193F"/>
    <w:rsid w:val="00634339"/>
    <w:rsid w:val="00635A56"/>
    <w:rsid w:val="00643361"/>
    <w:rsid w:val="00645B2A"/>
    <w:rsid w:val="00646031"/>
    <w:rsid w:val="0064613C"/>
    <w:rsid w:val="00647E6B"/>
    <w:rsid w:val="00651118"/>
    <w:rsid w:val="006538E7"/>
    <w:rsid w:val="00654716"/>
    <w:rsid w:val="006547E2"/>
    <w:rsid w:val="00654B62"/>
    <w:rsid w:val="0065650D"/>
    <w:rsid w:val="00660A1F"/>
    <w:rsid w:val="00661C60"/>
    <w:rsid w:val="00665AA9"/>
    <w:rsid w:val="00665DCA"/>
    <w:rsid w:val="00665DF6"/>
    <w:rsid w:val="00665DF7"/>
    <w:rsid w:val="006668CD"/>
    <w:rsid w:val="0067013D"/>
    <w:rsid w:val="00670242"/>
    <w:rsid w:val="00672DD1"/>
    <w:rsid w:val="00673824"/>
    <w:rsid w:val="00673D78"/>
    <w:rsid w:val="00674989"/>
    <w:rsid w:val="00674E38"/>
    <w:rsid w:val="0067508A"/>
    <w:rsid w:val="00681837"/>
    <w:rsid w:val="0068201F"/>
    <w:rsid w:val="006824D1"/>
    <w:rsid w:val="0068294E"/>
    <w:rsid w:val="00684176"/>
    <w:rsid w:val="00684C1F"/>
    <w:rsid w:val="0068594C"/>
    <w:rsid w:val="006921F6"/>
    <w:rsid w:val="006957CF"/>
    <w:rsid w:val="00695D96"/>
    <w:rsid w:val="00695E5B"/>
    <w:rsid w:val="006976CA"/>
    <w:rsid w:val="006A2958"/>
    <w:rsid w:val="006A2FAC"/>
    <w:rsid w:val="006A3BFB"/>
    <w:rsid w:val="006A5575"/>
    <w:rsid w:val="006B1CE7"/>
    <w:rsid w:val="006B20B4"/>
    <w:rsid w:val="006B37F3"/>
    <w:rsid w:val="006B3D2C"/>
    <w:rsid w:val="006B539A"/>
    <w:rsid w:val="006B5898"/>
    <w:rsid w:val="006B640C"/>
    <w:rsid w:val="006C0C64"/>
    <w:rsid w:val="006C544B"/>
    <w:rsid w:val="006C572D"/>
    <w:rsid w:val="006C5D7C"/>
    <w:rsid w:val="006D1E83"/>
    <w:rsid w:val="006D20D9"/>
    <w:rsid w:val="006D2F2C"/>
    <w:rsid w:val="006D53FE"/>
    <w:rsid w:val="006D609B"/>
    <w:rsid w:val="006D738F"/>
    <w:rsid w:val="006E1C24"/>
    <w:rsid w:val="006E3FE5"/>
    <w:rsid w:val="006E4258"/>
    <w:rsid w:val="006E4980"/>
    <w:rsid w:val="006E4E6C"/>
    <w:rsid w:val="006E5912"/>
    <w:rsid w:val="006F1E95"/>
    <w:rsid w:val="006F3E5E"/>
    <w:rsid w:val="006F47AB"/>
    <w:rsid w:val="006F52DA"/>
    <w:rsid w:val="006F7112"/>
    <w:rsid w:val="00702DF4"/>
    <w:rsid w:val="0070302B"/>
    <w:rsid w:val="00703916"/>
    <w:rsid w:val="00704510"/>
    <w:rsid w:val="00704E4E"/>
    <w:rsid w:val="00706713"/>
    <w:rsid w:val="00706CB7"/>
    <w:rsid w:val="00712C79"/>
    <w:rsid w:val="0071415B"/>
    <w:rsid w:val="007142BB"/>
    <w:rsid w:val="007145E7"/>
    <w:rsid w:val="00717C7A"/>
    <w:rsid w:val="00720C0A"/>
    <w:rsid w:val="007216C7"/>
    <w:rsid w:val="00721EBC"/>
    <w:rsid w:val="007245E8"/>
    <w:rsid w:val="00727990"/>
    <w:rsid w:val="00731556"/>
    <w:rsid w:val="007332B1"/>
    <w:rsid w:val="007334F8"/>
    <w:rsid w:val="00734A73"/>
    <w:rsid w:val="00737889"/>
    <w:rsid w:val="00740301"/>
    <w:rsid w:val="007415AC"/>
    <w:rsid w:val="0074417E"/>
    <w:rsid w:val="00744F34"/>
    <w:rsid w:val="007473D5"/>
    <w:rsid w:val="00750033"/>
    <w:rsid w:val="007502EB"/>
    <w:rsid w:val="00750F10"/>
    <w:rsid w:val="00751034"/>
    <w:rsid w:val="0075305B"/>
    <w:rsid w:val="007530C0"/>
    <w:rsid w:val="007535E8"/>
    <w:rsid w:val="007556B8"/>
    <w:rsid w:val="007558C4"/>
    <w:rsid w:val="007600D7"/>
    <w:rsid w:val="0076407F"/>
    <w:rsid w:val="00765E86"/>
    <w:rsid w:val="0077387F"/>
    <w:rsid w:val="007779C9"/>
    <w:rsid w:val="00777F64"/>
    <w:rsid w:val="00780CB3"/>
    <w:rsid w:val="007817FA"/>
    <w:rsid w:val="007845AC"/>
    <w:rsid w:val="00791122"/>
    <w:rsid w:val="00793CCD"/>
    <w:rsid w:val="007943F0"/>
    <w:rsid w:val="00794454"/>
    <w:rsid w:val="00795912"/>
    <w:rsid w:val="00796C50"/>
    <w:rsid w:val="007A0AE9"/>
    <w:rsid w:val="007A43A9"/>
    <w:rsid w:val="007A48AB"/>
    <w:rsid w:val="007A5272"/>
    <w:rsid w:val="007A6351"/>
    <w:rsid w:val="007B18C1"/>
    <w:rsid w:val="007B1B0F"/>
    <w:rsid w:val="007B2737"/>
    <w:rsid w:val="007B281F"/>
    <w:rsid w:val="007B3211"/>
    <w:rsid w:val="007B5A04"/>
    <w:rsid w:val="007B7413"/>
    <w:rsid w:val="007C35BA"/>
    <w:rsid w:val="007C5CDD"/>
    <w:rsid w:val="007C79B9"/>
    <w:rsid w:val="007D03ED"/>
    <w:rsid w:val="007D142E"/>
    <w:rsid w:val="007D2298"/>
    <w:rsid w:val="007D2F0B"/>
    <w:rsid w:val="007D37C9"/>
    <w:rsid w:val="007D5C52"/>
    <w:rsid w:val="007E127C"/>
    <w:rsid w:val="007E19AA"/>
    <w:rsid w:val="007E245A"/>
    <w:rsid w:val="007E4B7E"/>
    <w:rsid w:val="007E6E61"/>
    <w:rsid w:val="007F65F2"/>
    <w:rsid w:val="007F7A19"/>
    <w:rsid w:val="0080174E"/>
    <w:rsid w:val="00801FB6"/>
    <w:rsid w:val="00805821"/>
    <w:rsid w:val="008062EE"/>
    <w:rsid w:val="00806477"/>
    <w:rsid w:val="00806883"/>
    <w:rsid w:val="00810A96"/>
    <w:rsid w:val="00813A00"/>
    <w:rsid w:val="008144AA"/>
    <w:rsid w:val="00814EDC"/>
    <w:rsid w:val="008162FA"/>
    <w:rsid w:val="008179CB"/>
    <w:rsid w:val="008211FB"/>
    <w:rsid w:val="00822F9D"/>
    <w:rsid w:val="008331FE"/>
    <w:rsid w:val="00833A9A"/>
    <w:rsid w:val="0083597E"/>
    <w:rsid w:val="00836034"/>
    <w:rsid w:val="00837CF2"/>
    <w:rsid w:val="0084031D"/>
    <w:rsid w:val="00841049"/>
    <w:rsid w:val="00841AC4"/>
    <w:rsid w:val="008447C8"/>
    <w:rsid w:val="00844D35"/>
    <w:rsid w:val="008451F3"/>
    <w:rsid w:val="008454D4"/>
    <w:rsid w:val="00851C62"/>
    <w:rsid w:val="008536FA"/>
    <w:rsid w:val="00853CC0"/>
    <w:rsid w:val="00853EF6"/>
    <w:rsid w:val="008545D8"/>
    <w:rsid w:val="008621EB"/>
    <w:rsid w:val="00862944"/>
    <w:rsid w:val="00862E62"/>
    <w:rsid w:val="0086356F"/>
    <w:rsid w:val="008635F2"/>
    <w:rsid w:val="008646DC"/>
    <w:rsid w:val="00865595"/>
    <w:rsid w:val="0086590E"/>
    <w:rsid w:val="00870EB1"/>
    <w:rsid w:val="00872BFA"/>
    <w:rsid w:val="00874FD4"/>
    <w:rsid w:val="00875DCF"/>
    <w:rsid w:val="00876776"/>
    <w:rsid w:val="00876811"/>
    <w:rsid w:val="00876B11"/>
    <w:rsid w:val="008772B1"/>
    <w:rsid w:val="0088191C"/>
    <w:rsid w:val="00882208"/>
    <w:rsid w:val="008825A2"/>
    <w:rsid w:val="008830FF"/>
    <w:rsid w:val="008843D4"/>
    <w:rsid w:val="00885D25"/>
    <w:rsid w:val="00886640"/>
    <w:rsid w:val="00887036"/>
    <w:rsid w:val="00890B56"/>
    <w:rsid w:val="008940C1"/>
    <w:rsid w:val="0089661F"/>
    <w:rsid w:val="008A09BB"/>
    <w:rsid w:val="008A1CF4"/>
    <w:rsid w:val="008A2069"/>
    <w:rsid w:val="008A21FD"/>
    <w:rsid w:val="008A263E"/>
    <w:rsid w:val="008A2DCB"/>
    <w:rsid w:val="008A457F"/>
    <w:rsid w:val="008A57DB"/>
    <w:rsid w:val="008B0041"/>
    <w:rsid w:val="008B0FFF"/>
    <w:rsid w:val="008B1EA2"/>
    <w:rsid w:val="008B266D"/>
    <w:rsid w:val="008B666F"/>
    <w:rsid w:val="008C1666"/>
    <w:rsid w:val="008C39B8"/>
    <w:rsid w:val="008C6DEE"/>
    <w:rsid w:val="008C7A19"/>
    <w:rsid w:val="008D0EDC"/>
    <w:rsid w:val="008D3102"/>
    <w:rsid w:val="008D35FD"/>
    <w:rsid w:val="008D6DAE"/>
    <w:rsid w:val="008E1479"/>
    <w:rsid w:val="008E1F4D"/>
    <w:rsid w:val="008E24AE"/>
    <w:rsid w:val="008E6853"/>
    <w:rsid w:val="008E6A6B"/>
    <w:rsid w:val="008F2725"/>
    <w:rsid w:val="008F3380"/>
    <w:rsid w:val="008F36D8"/>
    <w:rsid w:val="008F3BFC"/>
    <w:rsid w:val="008F4B5A"/>
    <w:rsid w:val="008F4D7D"/>
    <w:rsid w:val="008F7816"/>
    <w:rsid w:val="00900D2B"/>
    <w:rsid w:val="00902314"/>
    <w:rsid w:val="0090253F"/>
    <w:rsid w:val="00902FE5"/>
    <w:rsid w:val="00903FF2"/>
    <w:rsid w:val="009055A5"/>
    <w:rsid w:val="00907373"/>
    <w:rsid w:val="009102A9"/>
    <w:rsid w:val="009102B0"/>
    <w:rsid w:val="00911695"/>
    <w:rsid w:val="00912AEB"/>
    <w:rsid w:val="00912FA8"/>
    <w:rsid w:val="00920266"/>
    <w:rsid w:val="0092116A"/>
    <w:rsid w:val="00921FBA"/>
    <w:rsid w:val="00922B9B"/>
    <w:rsid w:val="00924273"/>
    <w:rsid w:val="00926E1B"/>
    <w:rsid w:val="0093232F"/>
    <w:rsid w:val="00932EF3"/>
    <w:rsid w:val="009347B6"/>
    <w:rsid w:val="009358C6"/>
    <w:rsid w:val="00936E56"/>
    <w:rsid w:val="00940656"/>
    <w:rsid w:val="00940E94"/>
    <w:rsid w:val="009450D7"/>
    <w:rsid w:val="00945374"/>
    <w:rsid w:val="00945F17"/>
    <w:rsid w:val="0094740C"/>
    <w:rsid w:val="009474C7"/>
    <w:rsid w:val="00947B25"/>
    <w:rsid w:val="0095618E"/>
    <w:rsid w:val="00956232"/>
    <w:rsid w:val="00956C00"/>
    <w:rsid w:val="009609BB"/>
    <w:rsid w:val="0096101A"/>
    <w:rsid w:val="0096282C"/>
    <w:rsid w:val="0096352E"/>
    <w:rsid w:val="0096463D"/>
    <w:rsid w:val="009674B7"/>
    <w:rsid w:val="0096773B"/>
    <w:rsid w:val="009700FD"/>
    <w:rsid w:val="00970A58"/>
    <w:rsid w:val="00971767"/>
    <w:rsid w:val="00971777"/>
    <w:rsid w:val="00971778"/>
    <w:rsid w:val="00972064"/>
    <w:rsid w:val="00974F10"/>
    <w:rsid w:val="00974F73"/>
    <w:rsid w:val="009760C4"/>
    <w:rsid w:val="009777A4"/>
    <w:rsid w:val="00980B70"/>
    <w:rsid w:val="00980CD0"/>
    <w:rsid w:val="00980D83"/>
    <w:rsid w:val="009823F5"/>
    <w:rsid w:val="00982B72"/>
    <w:rsid w:val="009864AA"/>
    <w:rsid w:val="009871DA"/>
    <w:rsid w:val="00990044"/>
    <w:rsid w:val="009900F2"/>
    <w:rsid w:val="00991401"/>
    <w:rsid w:val="00991EF7"/>
    <w:rsid w:val="0099229A"/>
    <w:rsid w:val="009928C6"/>
    <w:rsid w:val="00992DCE"/>
    <w:rsid w:val="009942F3"/>
    <w:rsid w:val="00994EDC"/>
    <w:rsid w:val="00995035"/>
    <w:rsid w:val="00995036"/>
    <w:rsid w:val="00996B64"/>
    <w:rsid w:val="009A1868"/>
    <w:rsid w:val="009A6345"/>
    <w:rsid w:val="009A6536"/>
    <w:rsid w:val="009B20DD"/>
    <w:rsid w:val="009B30F3"/>
    <w:rsid w:val="009B3124"/>
    <w:rsid w:val="009B4B60"/>
    <w:rsid w:val="009B6E29"/>
    <w:rsid w:val="009B75F1"/>
    <w:rsid w:val="009B77FD"/>
    <w:rsid w:val="009C0570"/>
    <w:rsid w:val="009C0E00"/>
    <w:rsid w:val="009C22A6"/>
    <w:rsid w:val="009C2B79"/>
    <w:rsid w:val="009C2BDE"/>
    <w:rsid w:val="009C6324"/>
    <w:rsid w:val="009C64E3"/>
    <w:rsid w:val="009C72AA"/>
    <w:rsid w:val="009D118C"/>
    <w:rsid w:val="009D22A9"/>
    <w:rsid w:val="009D32C1"/>
    <w:rsid w:val="009D4200"/>
    <w:rsid w:val="009D5E66"/>
    <w:rsid w:val="009D5FB4"/>
    <w:rsid w:val="009E2E68"/>
    <w:rsid w:val="009E344D"/>
    <w:rsid w:val="009E35F5"/>
    <w:rsid w:val="009E53AE"/>
    <w:rsid w:val="009E5AA1"/>
    <w:rsid w:val="009E7C04"/>
    <w:rsid w:val="009F0A48"/>
    <w:rsid w:val="009F12DA"/>
    <w:rsid w:val="009F2BB0"/>
    <w:rsid w:val="009F36F3"/>
    <w:rsid w:val="009F606C"/>
    <w:rsid w:val="009F6119"/>
    <w:rsid w:val="009F6BF9"/>
    <w:rsid w:val="009F79F2"/>
    <w:rsid w:val="009F7EA4"/>
    <w:rsid w:val="00A0025B"/>
    <w:rsid w:val="00A0148B"/>
    <w:rsid w:val="00A0155E"/>
    <w:rsid w:val="00A023CF"/>
    <w:rsid w:val="00A05DC9"/>
    <w:rsid w:val="00A07F8D"/>
    <w:rsid w:val="00A10B8A"/>
    <w:rsid w:val="00A118ED"/>
    <w:rsid w:val="00A17CD4"/>
    <w:rsid w:val="00A20826"/>
    <w:rsid w:val="00A20C19"/>
    <w:rsid w:val="00A215D2"/>
    <w:rsid w:val="00A24A7C"/>
    <w:rsid w:val="00A30A73"/>
    <w:rsid w:val="00A30EDA"/>
    <w:rsid w:val="00A3620F"/>
    <w:rsid w:val="00A37572"/>
    <w:rsid w:val="00A40E45"/>
    <w:rsid w:val="00A40EA3"/>
    <w:rsid w:val="00A411B8"/>
    <w:rsid w:val="00A41611"/>
    <w:rsid w:val="00A43B8D"/>
    <w:rsid w:val="00A43D2C"/>
    <w:rsid w:val="00A44419"/>
    <w:rsid w:val="00A44A53"/>
    <w:rsid w:val="00A5101E"/>
    <w:rsid w:val="00A53D73"/>
    <w:rsid w:val="00A552CB"/>
    <w:rsid w:val="00A55691"/>
    <w:rsid w:val="00A56D24"/>
    <w:rsid w:val="00A56D5F"/>
    <w:rsid w:val="00A6004B"/>
    <w:rsid w:val="00A60CCC"/>
    <w:rsid w:val="00A61184"/>
    <w:rsid w:val="00A614E1"/>
    <w:rsid w:val="00A61CC2"/>
    <w:rsid w:val="00A62D98"/>
    <w:rsid w:val="00A6345E"/>
    <w:rsid w:val="00A73DCA"/>
    <w:rsid w:val="00A74D02"/>
    <w:rsid w:val="00A762C3"/>
    <w:rsid w:val="00A76D7B"/>
    <w:rsid w:val="00A77C93"/>
    <w:rsid w:val="00A84FF1"/>
    <w:rsid w:val="00A86EDD"/>
    <w:rsid w:val="00A87501"/>
    <w:rsid w:val="00A90FAC"/>
    <w:rsid w:val="00A92D58"/>
    <w:rsid w:val="00A96321"/>
    <w:rsid w:val="00A9773C"/>
    <w:rsid w:val="00A97BBA"/>
    <w:rsid w:val="00AA2477"/>
    <w:rsid w:val="00AA2706"/>
    <w:rsid w:val="00AA381B"/>
    <w:rsid w:val="00AA3A7D"/>
    <w:rsid w:val="00AA48A0"/>
    <w:rsid w:val="00AA5B89"/>
    <w:rsid w:val="00AA5DF7"/>
    <w:rsid w:val="00AA7286"/>
    <w:rsid w:val="00AB1B8A"/>
    <w:rsid w:val="00AB1E88"/>
    <w:rsid w:val="00AB30FF"/>
    <w:rsid w:val="00AB4B4E"/>
    <w:rsid w:val="00AB4B86"/>
    <w:rsid w:val="00AB677D"/>
    <w:rsid w:val="00AB6C39"/>
    <w:rsid w:val="00AB7284"/>
    <w:rsid w:val="00AB740F"/>
    <w:rsid w:val="00AB7709"/>
    <w:rsid w:val="00AC2448"/>
    <w:rsid w:val="00AC2A7A"/>
    <w:rsid w:val="00AC55C6"/>
    <w:rsid w:val="00AC6637"/>
    <w:rsid w:val="00AD018B"/>
    <w:rsid w:val="00AE182A"/>
    <w:rsid w:val="00AE5897"/>
    <w:rsid w:val="00AE7C52"/>
    <w:rsid w:val="00AF0022"/>
    <w:rsid w:val="00AF0383"/>
    <w:rsid w:val="00AF07EF"/>
    <w:rsid w:val="00AF0902"/>
    <w:rsid w:val="00AF0E13"/>
    <w:rsid w:val="00AF15F2"/>
    <w:rsid w:val="00AF17F0"/>
    <w:rsid w:val="00AF1B21"/>
    <w:rsid w:val="00AF2564"/>
    <w:rsid w:val="00AF292C"/>
    <w:rsid w:val="00AF4AC9"/>
    <w:rsid w:val="00AF6E33"/>
    <w:rsid w:val="00B01B0E"/>
    <w:rsid w:val="00B039DC"/>
    <w:rsid w:val="00B03B63"/>
    <w:rsid w:val="00B04B01"/>
    <w:rsid w:val="00B054D8"/>
    <w:rsid w:val="00B05863"/>
    <w:rsid w:val="00B05C3B"/>
    <w:rsid w:val="00B06AFC"/>
    <w:rsid w:val="00B07798"/>
    <w:rsid w:val="00B14058"/>
    <w:rsid w:val="00B22E0F"/>
    <w:rsid w:val="00B251A0"/>
    <w:rsid w:val="00B25D90"/>
    <w:rsid w:val="00B3080C"/>
    <w:rsid w:val="00B33C27"/>
    <w:rsid w:val="00B34990"/>
    <w:rsid w:val="00B35CC7"/>
    <w:rsid w:val="00B36696"/>
    <w:rsid w:val="00B43442"/>
    <w:rsid w:val="00B43543"/>
    <w:rsid w:val="00B446DF"/>
    <w:rsid w:val="00B47041"/>
    <w:rsid w:val="00B5109B"/>
    <w:rsid w:val="00B53840"/>
    <w:rsid w:val="00B540F9"/>
    <w:rsid w:val="00B60961"/>
    <w:rsid w:val="00B60B80"/>
    <w:rsid w:val="00B6294B"/>
    <w:rsid w:val="00B62B62"/>
    <w:rsid w:val="00B6326B"/>
    <w:rsid w:val="00B63D27"/>
    <w:rsid w:val="00B64ECF"/>
    <w:rsid w:val="00B6506A"/>
    <w:rsid w:val="00B65C02"/>
    <w:rsid w:val="00B7025D"/>
    <w:rsid w:val="00B7120F"/>
    <w:rsid w:val="00B71A2B"/>
    <w:rsid w:val="00B71D25"/>
    <w:rsid w:val="00B758E7"/>
    <w:rsid w:val="00B80242"/>
    <w:rsid w:val="00B8229D"/>
    <w:rsid w:val="00B824FE"/>
    <w:rsid w:val="00B83961"/>
    <w:rsid w:val="00B8407D"/>
    <w:rsid w:val="00B84C9F"/>
    <w:rsid w:val="00B8535E"/>
    <w:rsid w:val="00B85932"/>
    <w:rsid w:val="00B9022C"/>
    <w:rsid w:val="00B909CA"/>
    <w:rsid w:val="00B91AC3"/>
    <w:rsid w:val="00B91CFF"/>
    <w:rsid w:val="00B928BE"/>
    <w:rsid w:val="00B92E40"/>
    <w:rsid w:val="00B93CF0"/>
    <w:rsid w:val="00B94D1C"/>
    <w:rsid w:val="00B97128"/>
    <w:rsid w:val="00BA0510"/>
    <w:rsid w:val="00BA1B63"/>
    <w:rsid w:val="00BA1F8D"/>
    <w:rsid w:val="00BA2C1F"/>
    <w:rsid w:val="00BA329F"/>
    <w:rsid w:val="00BA3A8B"/>
    <w:rsid w:val="00BA49E6"/>
    <w:rsid w:val="00BA5ADE"/>
    <w:rsid w:val="00BA628A"/>
    <w:rsid w:val="00BA6C17"/>
    <w:rsid w:val="00BA759F"/>
    <w:rsid w:val="00BB111B"/>
    <w:rsid w:val="00BB1DCE"/>
    <w:rsid w:val="00BB2468"/>
    <w:rsid w:val="00BB2AE6"/>
    <w:rsid w:val="00BB3FEA"/>
    <w:rsid w:val="00BB4122"/>
    <w:rsid w:val="00BB4AC5"/>
    <w:rsid w:val="00BB518D"/>
    <w:rsid w:val="00BB6E75"/>
    <w:rsid w:val="00BB782E"/>
    <w:rsid w:val="00BB7B7D"/>
    <w:rsid w:val="00BC0AC9"/>
    <w:rsid w:val="00BC0D41"/>
    <w:rsid w:val="00BC32E7"/>
    <w:rsid w:val="00BC5B3A"/>
    <w:rsid w:val="00BC7824"/>
    <w:rsid w:val="00BD0371"/>
    <w:rsid w:val="00BD119F"/>
    <w:rsid w:val="00BD136D"/>
    <w:rsid w:val="00BD17F6"/>
    <w:rsid w:val="00BD19CD"/>
    <w:rsid w:val="00BD1D47"/>
    <w:rsid w:val="00BD25D0"/>
    <w:rsid w:val="00BD3B1F"/>
    <w:rsid w:val="00BE093A"/>
    <w:rsid w:val="00BE771C"/>
    <w:rsid w:val="00BE7BD3"/>
    <w:rsid w:val="00BF045D"/>
    <w:rsid w:val="00BF0D67"/>
    <w:rsid w:val="00BF1404"/>
    <w:rsid w:val="00BF2BFB"/>
    <w:rsid w:val="00BF2FBB"/>
    <w:rsid w:val="00BF3B98"/>
    <w:rsid w:val="00BF6A9E"/>
    <w:rsid w:val="00BF6C17"/>
    <w:rsid w:val="00C045EA"/>
    <w:rsid w:val="00C04E1A"/>
    <w:rsid w:val="00C064DB"/>
    <w:rsid w:val="00C06C8D"/>
    <w:rsid w:val="00C06CB2"/>
    <w:rsid w:val="00C07624"/>
    <w:rsid w:val="00C07EC5"/>
    <w:rsid w:val="00C14517"/>
    <w:rsid w:val="00C16186"/>
    <w:rsid w:val="00C166A8"/>
    <w:rsid w:val="00C171B1"/>
    <w:rsid w:val="00C17EC3"/>
    <w:rsid w:val="00C20DAF"/>
    <w:rsid w:val="00C20E38"/>
    <w:rsid w:val="00C233CF"/>
    <w:rsid w:val="00C30113"/>
    <w:rsid w:val="00C30F02"/>
    <w:rsid w:val="00C3118A"/>
    <w:rsid w:val="00C3223E"/>
    <w:rsid w:val="00C335EB"/>
    <w:rsid w:val="00C33EA5"/>
    <w:rsid w:val="00C34F48"/>
    <w:rsid w:val="00C356F5"/>
    <w:rsid w:val="00C3740B"/>
    <w:rsid w:val="00C40D2D"/>
    <w:rsid w:val="00C40EE4"/>
    <w:rsid w:val="00C44628"/>
    <w:rsid w:val="00C448A5"/>
    <w:rsid w:val="00C45155"/>
    <w:rsid w:val="00C4515D"/>
    <w:rsid w:val="00C46075"/>
    <w:rsid w:val="00C46545"/>
    <w:rsid w:val="00C474AC"/>
    <w:rsid w:val="00C47B2D"/>
    <w:rsid w:val="00C47BD1"/>
    <w:rsid w:val="00C50691"/>
    <w:rsid w:val="00C522C0"/>
    <w:rsid w:val="00C528EF"/>
    <w:rsid w:val="00C53942"/>
    <w:rsid w:val="00C53B74"/>
    <w:rsid w:val="00C5593A"/>
    <w:rsid w:val="00C575F3"/>
    <w:rsid w:val="00C57BE9"/>
    <w:rsid w:val="00C60022"/>
    <w:rsid w:val="00C62AC1"/>
    <w:rsid w:val="00C6372A"/>
    <w:rsid w:val="00C63D79"/>
    <w:rsid w:val="00C64B8C"/>
    <w:rsid w:val="00C657D0"/>
    <w:rsid w:val="00C71108"/>
    <w:rsid w:val="00C74E3B"/>
    <w:rsid w:val="00C77216"/>
    <w:rsid w:val="00C8227A"/>
    <w:rsid w:val="00C8412C"/>
    <w:rsid w:val="00C847EB"/>
    <w:rsid w:val="00C8585B"/>
    <w:rsid w:val="00C92677"/>
    <w:rsid w:val="00C92AB4"/>
    <w:rsid w:val="00C92B11"/>
    <w:rsid w:val="00C93A0A"/>
    <w:rsid w:val="00C93F46"/>
    <w:rsid w:val="00C9439C"/>
    <w:rsid w:val="00C97873"/>
    <w:rsid w:val="00C97CA3"/>
    <w:rsid w:val="00CA264D"/>
    <w:rsid w:val="00CA5681"/>
    <w:rsid w:val="00CA5AF2"/>
    <w:rsid w:val="00CB2766"/>
    <w:rsid w:val="00CB2859"/>
    <w:rsid w:val="00CB2E84"/>
    <w:rsid w:val="00CC0F34"/>
    <w:rsid w:val="00CC0F78"/>
    <w:rsid w:val="00CC5642"/>
    <w:rsid w:val="00CC5A74"/>
    <w:rsid w:val="00CC6561"/>
    <w:rsid w:val="00CC7902"/>
    <w:rsid w:val="00CC7E00"/>
    <w:rsid w:val="00CD1C93"/>
    <w:rsid w:val="00CD40AC"/>
    <w:rsid w:val="00CD41BB"/>
    <w:rsid w:val="00CD604B"/>
    <w:rsid w:val="00CD6F2D"/>
    <w:rsid w:val="00CE0F0E"/>
    <w:rsid w:val="00CE2E4A"/>
    <w:rsid w:val="00CE38AB"/>
    <w:rsid w:val="00CE6310"/>
    <w:rsid w:val="00CE75E3"/>
    <w:rsid w:val="00CF06D1"/>
    <w:rsid w:val="00CF0E78"/>
    <w:rsid w:val="00CF1572"/>
    <w:rsid w:val="00CF1A06"/>
    <w:rsid w:val="00CF20D4"/>
    <w:rsid w:val="00CF24E9"/>
    <w:rsid w:val="00CF2594"/>
    <w:rsid w:val="00CF2B33"/>
    <w:rsid w:val="00CF3112"/>
    <w:rsid w:val="00CF467C"/>
    <w:rsid w:val="00CF4B49"/>
    <w:rsid w:val="00CF5514"/>
    <w:rsid w:val="00CF5C76"/>
    <w:rsid w:val="00CF7A3F"/>
    <w:rsid w:val="00D04ED4"/>
    <w:rsid w:val="00D061EC"/>
    <w:rsid w:val="00D06C07"/>
    <w:rsid w:val="00D07221"/>
    <w:rsid w:val="00D11347"/>
    <w:rsid w:val="00D127DC"/>
    <w:rsid w:val="00D1303D"/>
    <w:rsid w:val="00D13CAE"/>
    <w:rsid w:val="00D1491B"/>
    <w:rsid w:val="00D16841"/>
    <w:rsid w:val="00D16BCB"/>
    <w:rsid w:val="00D16ED0"/>
    <w:rsid w:val="00D16FF2"/>
    <w:rsid w:val="00D17A93"/>
    <w:rsid w:val="00D203D6"/>
    <w:rsid w:val="00D20DAE"/>
    <w:rsid w:val="00D210AB"/>
    <w:rsid w:val="00D21806"/>
    <w:rsid w:val="00D2192E"/>
    <w:rsid w:val="00D23FDC"/>
    <w:rsid w:val="00D26A58"/>
    <w:rsid w:val="00D35328"/>
    <w:rsid w:val="00D37501"/>
    <w:rsid w:val="00D37847"/>
    <w:rsid w:val="00D37A35"/>
    <w:rsid w:val="00D37FEB"/>
    <w:rsid w:val="00D4271C"/>
    <w:rsid w:val="00D42E09"/>
    <w:rsid w:val="00D4612E"/>
    <w:rsid w:val="00D50F2C"/>
    <w:rsid w:val="00D51D63"/>
    <w:rsid w:val="00D5370E"/>
    <w:rsid w:val="00D53A9A"/>
    <w:rsid w:val="00D53E6E"/>
    <w:rsid w:val="00D54690"/>
    <w:rsid w:val="00D552AE"/>
    <w:rsid w:val="00D55681"/>
    <w:rsid w:val="00D57184"/>
    <w:rsid w:val="00D61BA3"/>
    <w:rsid w:val="00D62519"/>
    <w:rsid w:val="00D63B59"/>
    <w:rsid w:val="00D6703C"/>
    <w:rsid w:val="00D6748C"/>
    <w:rsid w:val="00D675AC"/>
    <w:rsid w:val="00D72227"/>
    <w:rsid w:val="00D7300E"/>
    <w:rsid w:val="00D803C7"/>
    <w:rsid w:val="00D828F7"/>
    <w:rsid w:val="00D82FCB"/>
    <w:rsid w:val="00D83439"/>
    <w:rsid w:val="00D850C2"/>
    <w:rsid w:val="00D86D16"/>
    <w:rsid w:val="00D87E6B"/>
    <w:rsid w:val="00D93C56"/>
    <w:rsid w:val="00D94145"/>
    <w:rsid w:val="00D94FD0"/>
    <w:rsid w:val="00DA3899"/>
    <w:rsid w:val="00DA56C3"/>
    <w:rsid w:val="00DA607A"/>
    <w:rsid w:val="00DA618C"/>
    <w:rsid w:val="00DA68F6"/>
    <w:rsid w:val="00DA7327"/>
    <w:rsid w:val="00DA79DC"/>
    <w:rsid w:val="00DB0BFB"/>
    <w:rsid w:val="00DB4ED0"/>
    <w:rsid w:val="00DB5296"/>
    <w:rsid w:val="00DB5A1C"/>
    <w:rsid w:val="00DB6AAD"/>
    <w:rsid w:val="00DC0B54"/>
    <w:rsid w:val="00DC0E61"/>
    <w:rsid w:val="00DC6771"/>
    <w:rsid w:val="00DC6E2E"/>
    <w:rsid w:val="00DC7229"/>
    <w:rsid w:val="00DD1390"/>
    <w:rsid w:val="00DD592B"/>
    <w:rsid w:val="00DD5F2A"/>
    <w:rsid w:val="00DD625D"/>
    <w:rsid w:val="00DD76F7"/>
    <w:rsid w:val="00DE0697"/>
    <w:rsid w:val="00DE0FC0"/>
    <w:rsid w:val="00DE1179"/>
    <w:rsid w:val="00DE14DF"/>
    <w:rsid w:val="00DE1A23"/>
    <w:rsid w:val="00DF0967"/>
    <w:rsid w:val="00DF1DE4"/>
    <w:rsid w:val="00DF24BC"/>
    <w:rsid w:val="00DF29D3"/>
    <w:rsid w:val="00DF459A"/>
    <w:rsid w:val="00DF4685"/>
    <w:rsid w:val="00DF4934"/>
    <w:rsid w:val="00E0071C"/>
    <w:rsid w:val="00E00ED4"/>
    <w:rsid w:val="00E014FE"/>
    <w:rsid w:val="00E024AD"/>
    <w:rsid w:val="00E04435"/>
    <w:rsid w:val="00E04B2A"/>
    <w:rsid w:val="00E105D3"/>
    <w:rsid w:val="00E11165"/>
    <w:rsid w:val="00E159FF"/>
    <w:rsid w:val="00E1639B"/>
    <w:rsid w:val="00E173C8"/>
    <w:rsid w:val="00E20B96"/>
    <w:rsid w:val="00E2116C"/>
    <w:rsid w:val="00E218EB"/>
    <w:rsid w:val="00E24AE7"/>
    <w:rsid w:val="00E254B6"/>
    <w:rsid w:val="00E25A2D"/>
    <w:rsid w:val="00E3001D"/>
    <w:rsid w:val="00E35ABF"/>
    <w:rsid w:val="00E3712B"/>
    <w:rsid w:val="00E40011"/>
    <w:rsid w:val="00E443CC"/>
    <w:rsid w:val="00E466C8"/>
    <w:rsid w:val="00E47FE4"/>
    <w:rsid w:val="00E515EE"/>
    <w:rsid w:val="00E51648"/>
    <w:rsid w:val="00E53F62"/>
    <w:rsid w:val="00E540EB"/>
    <w:rsid w:val="00E542E2"/>
    <w:rsid w:val="00E5468A"/>
    <w:rsid w:val="00E60AA1"/>
    <w:rsid w:val="00E61DD5"/>
    <w:rsid w:val="00E622F8"/>
    <w:rsid w:val="00E66AAE"/>
    <w:rsid w:val="00E71974"/>
    <w:rsid w:val="00E719E1"/>
    <w:rsid w:val="00E75006"/>
    <w:rsid w:val="00E754C9"/>
    <w:rsid w:val="00E76D1F"/>
    <w:rsid w:val="00E77D83"/>
    <w:rsid w:val="00E83146"/>
    <w:rsid w:val="00E84A40"/>
    <w:rsid w:val="00E85623"/>
    <w:rsid w:val="00E8623D"/>
    <w:rsid w:val="00E86263"/>
    <w:rsid w:val="00E9087E"/>
    <w:rsid w:val="00E93E5B"/>
    <w:rsid w:val="00E94937"/>
    <w:rsid w:val="00E9708C"/>
    <w:rsid w:val="00E97C61"/>
    <w:rsid w:val="00EA3AB2"/>
    <w:rsid w:val="00EA3ADE"/>
    <w:rsid w:val="00EA6E97"/>
    <w:rsid w:val="00EB4332"/>
    <w:rsid w:val="00EB457C"/>
    <w:rsid w:val="00EC0D85"/>
    <w:rsid w:val="00EC134F"/>
    <w:rsid w:val="00EC15FF"/>
    <w:rsid w:val="00EC19F3"/>
    <w:rsid w:val="00EC1EFC"/>
    <w:rsid w:val="00EC3C7C"/>
    <w:rsid w:val="00EC56BA"/>
    <w:rsid w:val="00EC5900"/>
    <w:rsid w:val="00EC6EDF"/>
    <w:rsid w:val="00EC79D3"/>
    <w:rsid w:val="00ED417C"/>
    <w:rsid w:val="00ED67E7"/>
    <w:rsid w:val="00ED7B6B"/>
    <w:rsid w:val="00EE12C6"/>
    <w:rsid w:val="00EE18E1"/>
    <w:rsid w:val="00EE558D"/>
    <w:rsid w:val="00EE5BDF"/>
    <w:rsid w:val="00EE61FC"/>
    <w:rsid w:val="00EF1CB4"/>
    <w:rsid w:val="00EF223D"/>
    <w:rsid w:val="00EF5292"/>
    <w:rsid w:val="00EF5E70"/>
    <w:rsid w:val="00F00C93"/>
    <w:rsid w:val="00F03344"/>
    <w:rsid w:val="00F049F9"/>
    <w:rsid w:val="00F1291E"/>
    <w:rsid w:val="00F140B2"/>
    <w:rsid w:val="00F20307"/>
    <w:rsid w:val="00F23991"/>
    <w:rsid w:val="00F23AFF"/>
    <w:rsid w:val="00F26324"/>
    <w:rsid w:val="00F27306"/>
    <w:rsid w:val="00F301B1"/>
    <w:rsid w:val="00F34038"/>
    <w:rsid w:val="00F35697"/>
    <w:rsid w:val="00F35E8F"/>
    <w:rsid w:val="00F361FE"/>
    <w:rsid w:val="00F3632E"/>
    <w:rsid w:val="00F42BD2"/>
    <w:rsid w:val="00F43583"/>
    <w:rsid w:val="00F4363F"/>
    <w:rsid w:val="00F443EB"/>
    <w:rsid w:val="00F451D8"/>
    <w:rsid w:val="00F4549F"/>
    <w:rsid w:val="00F476BB"/>
    <w:rsid w:val="00F50532"/>
    <w:rsid w:val="00F5420F"/>
    <w:rsid w:val="00F5452B"/>
    <w:rsid w:val="00F547B5"/>
    <w:rsid w:val="00F54AF1"/>
    <w:rsid w:val="00F577F2"/>
    <w:rsid w:val="00F65B41"/>
    <w:rsid w:val="00F65B67"/>
    <w:rsid w:val="00F65F46"/>
    <w:rsid w:val="00F669B1"/>
    <w:rsid w:val="00F70072"/>
    <w:rsid w:val="00F70788"/>
    <w:rsid w:val="00F71AA8"/>
    <w:rsid w:val="00F71EBA"/>
    <w:rsid w:val="00F73FE2"/>
    <w:rsid w:val="00F74E31"/>
    <w:rsid w:val="00F751F2"/>
    <w:rsid w:val="00F77E29"/>
    <w:rsid w:val="00F807D3"/>
    <w:rsid w:val="00F82009"/>
    <w:rsid w:val="00F82A93"/>
    <w:rsid w:val="00F82ED9"/>
    <w:rsid w:val="00F82FB1"/>
    <w:rsid w:val="00F83DD0"/>
    <w:rsid w:val="00F83E55"/>
    <w:rsid w:val="00F842B1"/>
    <w:rsid w:val="00F84364"/>
    <w:rsid w:val="00F84BDE"/>
    <w:rsid w:val="00F84C53"/>
    <w:rsid w:val="00F84DED"/>
    <w:rsid w:val="00F8724B"/>
    <w:rsid w:val="00F87EBE"/>
    <w:rsid w:val="00F928FE"/>
    <w:rsid w:val="00F92931"/>
    <w:rsid w:val="00F9342C"/>
    <w:rsid w:val="00F93950"/>
    <w:rsid w:val="00F93952"/>
    <w:rsid w:val="00FA359E"/>
    <w:rsid w:val="00FA54F4"/>
    <w:rsid w:val="00FA6582"/>
    <w:rsid w:val="00FA72A7"/>
    <w:rsid w:val="00FB16DE"/>
    <w:rsid w:val="00FB1BED"/>
    <w:rsid w:val="00FB53B5"/>
    <w:rsid w:val="00FB5BFF"/>
    <w:rsid w:val="00FB7C61"/>
    <w:rsid w:val="00FC009D"/>
    <w:rsid w:val="00FC06DF"/>
    <w:rsid w:val="00FC3F33"/>
    <w:rsid w:val="00FC5177"/>
    <w:rsid w:val="00FC5277"/>
    <w:rsid w:val="00FD11AD"/>
    <w:rsid w:val="00FD2439"/>
    <w:rsid w:val="00FD2DBF"/>
    <w:rsid w:val="00FD2E95"/>
    <w:rsid w:val="00FD2FEC"/>
    <w:rsid w:val="00FD4D7E"/>
    <w:rsid w:val="00FD688C"/>
    <w:rsid w:val="00FE028E"/>
    <w:rsid w:val="00FE33E0"/>
    <w:rsid w:val="00FE34E8"/>
    <w:rsid w:val="00FE48DE"/>
    <w:rsid w:val="00FE6C85"/>
    <w:rsid w:val="03AB9010"/>
    <w:rsid w:val="5B41A9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DD7F8"/>
  <w14:defaultImageDpi w14:val="32767"/>
  <w15:chartTrackingRefBased/>
  <w15:docId w15:val="{DE3BB5EC-94B4-B54A-8059-7885850E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qFormat="1"/>
    <w:lsdException w:name="Smart Hyperlink" w:semiHidden="1" w:unhideWhenUsed="1" w:qFormat="1"/>
    <w:lsdException w:name="Smart Link" w:semiHidden="1" w:unhideWhenUsed="1" w:qFormat="1"/>
  </w:latentStyles>
  <w:style w:type="paragraph" w:default="1" w:styleId="Normal">
    <w:name w:val="Normal"/>
    <w:qFormat/>
    <w:rsid w:val="00B01B0E"/>
    <w:pPr>
      <w:spacing w:line="360" w:lineRule="auto"/>
      <w:contextualSpacing/>
    </w:pPr>
    <w:rPr>
      <w:rFonts w:ascii="Verdana" w:hAnsi="Verdana" w:cs="Times New Roman (Body CS)"/>
      <w:color w:val="4D4D4C"/>
      <w:sz w:val="22"/>
      <w14:cntxtAlts/>
    </w:rPr>
  </w:style>
  <w:style w:type="paragraph" w:styleId="Titre1">
    <w:name w:val="heading 1"/>
    <w:basedOn w:val="Normal"/>
    <w:next w:val="Normal"/>
    <w:link w:val="Titre1Car"/>
    <w:uiPriority w:val="9"/>
    <w:qFormat/>
    <w:rsid w:val="005E56D6"/>
    <w:pPr>
      <w:snapToGrid w:val="0"/>
      <w:spacing w:before="240" w:after="240" w:line="240" w:lineRule="auto"/>
      <w:outlineLvl w:val="0"/>
    </w:pPr>
    <w:rPr>
      <w:b/>
      <w:caps/>
      <w:color w:val="00B9BD" w:themeColor="accent1"/>
      <w:sz w:val="48"/>
    </w:rPr>
  </w:style>
  <w:style w:type="paragraph" w:styleId="Titre2">
    <w:name w:val="heading 2"/>
    <w:basedOn w:val="Normal"/>
    <w:next w:val="Normal"/>
    <w:link w:val="Titre2Car"/>
    <w:uiPriority w:val="9"/>
    <w:unhideWhenUsed/>
    <w:qFormat/>
    <w:rsid w:val="00B01B0E"/>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Titre3">
    <w:name w:val="heading 3"/>
    <w:basedOn w:val="Normal"/>
    <w:next w:val="Normal"/>
    <w:link w:val="Titre3Car"/>
    <w:uiPriority w:val="9"/>
    <w:unhideWhenUsed/>
    <w:qFormat/>
    <w:rsid w:val="007E245A"/>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Titre4">
    <w:name w:val="heading 4"/>
    <w:basedOn w:val="Normal"/>
    <w:next w:val="Normal"/>
    <w:link w:val="Titre4Car"/>
    <w:uiPriority w:val="9"/>
    <w:unhideWhenUsed/>
    <w:qFormat/>
    <w:rsid w:val="00B6326B"/>
    <w:pPr>
      <w:keepNext/>
      <w:keepLines/>
      <w:numPr>
        <w:ilvl w:val="3"/>
      </w:numPr>
      <w:spacing w:before="240" w:after="120"/>
      <w:outlineLvl w:val="3"/>
    </w:pPr>
    <w:rPr>
      <w:rFonts w:asciiTheme="majorHAnsi" w:eastAsiaTheme="majorEastAsia" w:hAnsiTheme="majorHAnsi" w:cstheme="majorBidi"/>
      <w:iCs/>
      <w:sz w:val="28"/>
      <w:lang w:val="en-GB"/>
    </w:rPr>
  </w:style>
  <w:style w:type="paragraph" w:styleId="Titre5">
    <w:name w:val="heading 5"/>
    <w:basedOn w:val="Normal"/>
    <w:next w:val="Normal"/>
    <w:link w:val="Titre5Car"/>
    <w:uiPriority w:val="9"/>
    <w:unhideWhenUsed/>
    <w:qFormat/>
    <w:rsid w:val="00116173"/>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Titre6">
    <w:name w:val="heading 6"/>
    <w:basedOn w:val="Normal"/>
    <w:next w:val="Normal"/>
    <w:link w:val="Titre6Car"/>
    <w:uiPriority w:val="9"/>
    <w:unhideWhenUsed/>
    <w:qFormat/>
    <w:rsid w:val="00B01B0E"/>
    <w:pPr>
      <w:keepNext/>
      <w:keepLines/>
      <w:spacing w:before="40" w:after="0"/>
      <w:outlineLvl w:val="5"/>
    </w:pPr>
    <w:rPr>
      <w:rFonts w:asciiTheme="majorHAnsi" w:eastAsiaTheme="majorEastAsia" w:hAnsiTheme="majorHAnsi" w:cstheme="majorBidi"/>
      <w:color w:val="00B9BD" w:themeColor="accent1"/>
    </w:rPr>
  </w:style>
  <w:style w:type="paragraph" w:styleId="Titre7">
    <w:name w:val="heading 7"/>
    <w:basedOn w:val="Normal"/>
    <w:next w:val="Normal"/>
    <w:link w:val="Titre7Car"/>
    <w:uiPriority w:val="9"/>
    <w:unhideWhenUsed/>
    <w:qFormat/>
    <w:rsid w:val="00B01B0E"/>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Titre8">
    <w:name w:val="heading 8"/>
    <w:basedOn w:val="TablesHeadingGSCyan"/>
    <w:next w:val="Normal"/>
    <w:link w:val="Titre8Car"/>
    <w:uiPriority w:val="9"/>
    <w:unhideWhenUsed/>
    <w:qFormat/>
    <w:rsid w:val="00B01B0E"/>
    <w:pPr>
      <w:framePr w:hSpace="180" w:wrap="around" w:y="1824"/>
      <w:outlineLvl w:val="7"/>
    </w:pPr>
  </w:style>
  <w:style w:type="paragraph" w:styleId="Titre9">
    <w:name w:val="heading 9"/>
    <w:basedOn w:val="Normal"/>
    <w:next w:val="Normal"/>
    <w:link w:val="Titre9Car"/>
    <w:uiPriority w:val="9"/>
    <w:unhideWhenUsed/>
    <w:qFormat/>
    <w:rsid w:val="00B01B0E"/>
    <w:pPr>
      <w:keepNext/>
      <w:keepLines/>
      <w:spacing w:before="40" w:after="0"/>
      <w:outlineLvl w:val="8"/>
    </w:pPr>
    <w:rPr>
      <w:rFonts w:asciiTheme="majorHAnsi" w:eastAsiaTheme="majorEastAsia" w:hAnsiTheme="majorHAnsi" w:cstheme="majorBidi"/>
      <w:i/>
      <w:iCs/>
      <w:color w:val="6B6B6B"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basedOn w:val="Policepardfaut"/>
    <w:link w:val="Titre5"/>
    <w:uiPriority w:val="9"/>
    <w:rsid w:val="00B01B0E"/>
    <w:rPr>
      <w:rFonts w:ascii="Verdana" w:eastAsiaTheme="majorEastAsia" w:hAnsi="Verdana" w:cs="Times New Roman (Headings CS)"/>
      <w:b/>
      <w:color w:val="323232" w:themeColor="text2"/>
      <w:sz w:val="22"/>
      <w14:ligatures w14:val="standardContextual"/>
      <w14:numForm w14:val="oldStyle"/>
      <w14:cntxtAlts/>
    </w:rPr>
  </w:style>
  <w:style w:type="character" w:customStyle="1" w:styleId="Titre1Car">
    <w:name w:val="Titre 1 Car"/>
    <w:basedOn w:val="Policepardfaut"/>
    <w:link w:val="Titre1"/>
    <w:uiPriority w:val="9"/>
    <w:rsid w:val="005E56D6"/>
    <w:rPr>
      <w:rFonts w:ascii="Verdana" w:hAnsi="Verdana" w:cs="Times New Roman (Body CS)"/>
      <w:b/>
      <w:caps/>
      <w:color w:val="00B9BD" w:themeColor="accent1"/>
      <w:sz w:val="48"/>
      <w14:cntxtAlts/>
    </w:rPr>
  </w:style>
  <w:style w:type="paragraph" w:styleId="Textedebulles">
    <w:name w:val="Balloon Text"/>
    <w:basedOn w:val="Normal"/>
    <w:link w:val="TextedebullesCar"/>
    <w:uiPriority w:val="99"/>
    <w:semiHidden/>
    <w:unhideWhenUsed/>
    <w:rsid w:val="00B01B0E"/>
    <w:pPr>
      <w:spacing w:after="0" w:line="240" w:lineRule="auto"/>
    </w:pPr>
    <w:rPr>
      <w:rFonts w:asciiTheme="minorHAnsi" w:hAnsiTheme="minorHAnsi" w:cs="Times New Roman"/>
      <w:sz w:val="18"/>
      <w:szCs w:val="18"/>
    </w:rPr>
  </w:style>
  <w:style w:type="character" w:customStyle="1" w:styleId="TextedebullesCar">
    <w:name w:val="Texte de bulles Car"/>
    <w:basedOn w:val="Policepardfaut"/>
    <w:link w:val="Textedebulles"/>
    <w:uiPriority w:val="99"/>
    <w:semiHidden/>
    <w:rsid w:val="00B01B0E"/>
    <w:rPr>
      <w:rFonts w:cs="Times New Roman"/>
      <w:color w:val="4D4D4C"/>
      <w:sz w:val="18"/>
      <w:szCs w:val="18"/>
      <w14:cntxtAlts/>
    </w:rPr>
  </w:style>
  <w:style w:type="paragraph" w:styleId="Bibliographie">
    <w:name w:val="Bibliography"/>
    <w:basedOn w:val="Normal"/>
    <w:next w:val="Normal"/>
    <w:uiPriority w:val="37"/>
    <w:unhideWhenUsed/>
    <w:rsid w:val="00B01B0E"/>
  </w:style>
  <w:style w:type="paragraph" w:customStyle="1" w:styleId="BigTags">
    <w:name w:val="Big Tags"/>
    <w:next w:val="Normal"/>
    <w:qFormat/>
    <w:rsid w:val="00B01B0E"/>
    <w:pPr>
      <w:framePr w:vSpace="284" w:wrap="around" w:vAnchor="text" w:hAnchor="text" w:y="1"/>
      <w:shd w:val="clear" w:color="auto" w:fill="00B9BD" w:themeFill="accent1"/>
      <w:adjustRightInd w:val="0"/>
      <w:spacing w:after="0" w:line="240" w:lineRule="auto"/>
    </w:pPr>
    <w:rPr>
      <w:rFonts w:ascii="Verdana" w:eastAsiaTheme="minorEastAsia" w:hAnsi="Verdana" w:cs="Times New Roman (Body CS)"/>
      <w:iCs/>
      <w:caps/>
      <w:color w:val="FFFFFF" w:themeColor="background1"/>
      <w:sz w:val="20"/>
      <w14:cntxtAlts/>
    </w:rPr>
  </w:style>
  <w:style w:type="paragraph" w:styleId="Normalcentr">
    <w:name w:val="Block Text"/>
    <w:link w:val="NormalcentrCar"/>
    <w:uiPriority w:val="99"/>
    <w:unhideWhenUsed/>
    <w:qFormat/>
    <w:rsid w:val="00A61CC2"/>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napToGrid w:val="0"/>
      <w:spacing w:after="120" w:line="240" w:lineRule="auto"/>
      <w:ind w:left="113" w:right="113"/>
    </w:pPr>
    <w:rPr>
      <w:rFonts w:eastAsiaTheme="minorEastAsia"/>
      <w:iCs/>
      <w:color w:val="00B9BD" w:themeColor="accent1"/>
      <w:sz w:val="22"/>
      <w14:cntxtAlts/>
    </w:rPr>
  </w:style>
  <w:style w:type="character" w:customStyle="1" w:styleId="NormalcentrCar">
    <w:name w:val="Normal centré Car"/>
    <w:basedOn w:val="Policepardfaut"/>
    <w:link w:val="Normalcentr"/>
    <w:uiPriority w:val="99"/>
    <w:rsid w:val="00A61CC2"/>
    <w:rPr>
      <w:rFonts w:eastAsiaTheme="minorEastAsia"/>
      <w:iCs/>
      <w:color w:val="00B9BD" w:themeColor="accent1"/>
      <w:sz w:val="22"/>
      <w14:cntxtAlts/>
    </w:rPr>
  </w:style>
  <w:style w:type="paragraph" w:styleId="Corpsdetexte">
    <w:name w:val="Body Text"/>
    <w:basedOn w:val="Normal"/>
    <w:link w:val="CorpsdetexteCar"/>
    <w:uiPriority w:val="99"/>
    <w:unhideWhenUsed/>
    <w:rsid w:val="00B01B0E"/>
    <w:pPr>
      <w:spacing w:after="120"/>
    </w:pPr>
  </w:style>
  <w:style w:type="character" w:customStyle="1" w:styleId="CorpsdetexteCar">
    <w:name w:val="Corps de texte Car"/>
    <w:basedOn w:val="Policepardfaut"/>
    <w:link w:val="Corpsdetexte"/>
    <w:uiPriority w:val="99"/>
    <w:rsid w:val="00B01B0E"/>
    <w:rPr>
      <w:rFonts w:ascii="Verdana" w:hAnsi="Verdana" w:cs="Times New Roman (Body CS)"/>
      <w:color w:val="4D4D4C"/>
      <w:sz w:val="22"/>
      <w14:cntxtAlts/>
    </w:rPr>
  </w:style>
  <w:style w:type="paragraph" w:styleId="Corpsdetexte2">
    <w:name w:val="Body Text 2"/>
    <w:basedOn w:val="Normal"/>
    <w:link w:val="Corpsdetexte2Car"/>
    <w:uiPriority w:val="99"/>
    <w:semiHidden/>
    <w:unhideWhenUsed/>
    <w:rsid w:val="00B01B0E"/>
    <w:pPr>
      <w:spacing w:after="120" w:line="480" w:lineRule="auto"/>
    </w:pPr>
  </w:style>
  <w:style w:type="character" w:customStyle="1" w:styleId="Titre2Car">
    <w:name w:val="Titre 2 Car"/>
    <w:basedOn w:val="Policepardfaut"/>
    <w:link w:val="Titre2"/>
    <w:uiPriority w:val="9"/>
    <w:rsid w:val="00B01B0E"/>
    <w:rPr>
      <w:rFonts w:asciiTheme="majorHAnsi" w:eastAsiaTheme="majorEastAsia" w:hAnsiTheme="majorHAnsi" w:cs="Times New Roman (Headings CS)"/>
      <w:b/>
      <w:caps/>
      <w:color w:val="515151" w:themeColor="text1"/>
      <w:sz w:val="32"/>
      <w:szCs w:val="26"/>
      <w14:cntxtAlts/>
    </w:rPr>
  </w:style>
  <w:style w:type="character" w:customStyle="1" w:styleId="Titre3Car">
    <w:name w:val="Titre 3 Car"/>
    <w:basedOn w:val="Policepardfaut"/>
    <w:link w:val="Titre3"/>
    <w:uiPriority w:val="9"/>
    <w:rsid w:val="007E245A"/>
    <w:rPr>
      <w:rFonts w:asciiTheme="majorHAnsi" w:eastAsiaTheme="majorEastAsia" w:hAnsiTheme="majorHAnsi" w:cs="Times New Roman (Headings CS)"/>
      <w:b/>
      <w:caps/>
      <w:color w:val="00B9BD" w:themeColor="accent1"/>
      <w:sz w:val="32"/>
      <w14:cntxtAlts/>
    </w:rPr>
  </w:style>
  <w:style w:type="character" w:customStyle="1" w:styleId="Titre4Car">
    <w:name w:val="Titre 4 Car"/>
    <w:basedOn w:val="Policepardfaut"/>
    <w:link w:val="Titre4"/>
    <w:uiPriority w:val="9"/>
    <w:rsid w:val="00B6326B"/>
    <w:rPr>
      <w:rFonts w:asciiTheme="majorHAnsi" w:eastAsiaTheme="majorEastAsia" w:hAnsiTheme="majorHAnsi" w:cstheme="majorBidi"/>
      <w:iCs/>
      <w:color w:val="4D4D4C"/>
      <w:sz w:val="28"/>
      <w:lang w:val="en-GB"/>
      <w14:cntxtAlts/>
    </w:rPr>
  </w:style>
  <w:style w:type="character" w:customStyle="1" w:styleId="Corpsdetexte2Car">
    <w:name w:val="Corps de texte 2 Car"/>
    <w:basedOn w:val="Policepardfaut"/>
    <w:link w:val="Corpsdetexte2"/>
    <w:uiPriority w:val="99"/>
    <w:semiHidden/>
    <w:rsid w:val="00B01B0E"/>
    <w:rPr>
      <w:rFonts w:ascii="Verdana" w:hAnsi="Verdana" w:cs="Times New Roman (Body CS)"/>
      <w:color w:val="4D4D4C"/>
      <w:sz w:val="22"/>
      <w14:cntxtAlts/>
    </w:rPr>
  </w:style>
  <w:style w:type="paragraph" w:styleId="Corpsdetexte3">
    <w:name w:val="Body Text 3"/>
    <w:basedOn w:val="Normal"/>
    <w:link w:val="Corpsdetexte3Car"/>
    <w:uiPriority w:val="99"/>
    <w:unhideWhenUsed/>
    <w:rsid w:val="00B01B0E"/>
    <w:pPr>
      <w:spacing w:after="120"/>
    </w:pPr>
    <w:rPr>
      <w:sz w:val="16"/>
      <w:szCs w:val="16"/>
    </w:rPr>
  </w:style>
  <w:style w:type="character" w:customStyle="1" w:styleId="Corpsdetexte3Car">
    <w:name w:val="Corps de texte 3 Car"/>
    <w:basedOn w:val="Policepardfaut"/>
    <w:link w:val="Corpsdetexte3"/>
    <w:uiPriority w:val="99"/>
    <w:rsid w:val="00B01B0E"/>
    <w:rPr>
      <w:rFonts w:ascii="Verdana" w:hAnsi="Verdana" w:cs="Times New Roman (Body CS)"/>
      <w:color w:val="4D4D4C"/>
      <w:sz w:val="16"/>
      <w:szCs w:val="16"/>
      <w14:cntxtAlts/>
    </w:rPr>
  </w:style>
  <w:style w:type="paragraph" w:styleId="Retrait1religne">
    <w:name w:val="Body Text First Indent"/>
    <w:basedOn w:val="Corpsdetexte"/>
    <w:link w:val="Retrait1religneCar"/>
    <w:uiPriority w:val="99"/>
    <w:semiHidden/>
    <w:unhideWhenUsed/>
    <w:rsid w:val="00B01B0E"/>
    <w:pPr>
      <w:spacing w:after="200"/>
      <w:ind w:firstLine="360"/>
    </w:pPr>
  </w:style>
  <w:style w:type="character" w:customStyle="1" w:styleId="Retrait1religneCar">
    <w:name w:val="Retrait 1re ligne Car"/>
    <w:basedOn w:val="CorpsdetexteCar"/>
    <w:link w:val="Retrait1religne"/>
    <w:uiPriority w:val="99"/>
    <w:semiHidden/>
    <w:rsid w:val="00B01B0E"/>
    <w:rPr>
      <w:rFonts w:ascii="Verdana" w:hAnsi="Verdana" w:cs="Times New Roman (Body CS)"/>
      <w:color w:val="4D4D4C"/>
      <w:sz w:val="22"/>
      <w14:cntxtAlts/>
    </w:rPr>
  </w:style>
  <w:style w:type="paragraph" w:styleId="Retraitcorpsdetexte">
    <w:name w:val="Body Text Indent"/>
    <w:basedOn w:val="Normal"/>
    <w:link w:val="RetraitcorpsdetexteCar"/>
    <w:uiPriority w:val="99"/>
    <w:semiHidden/>
    <w:unhideWhenUsed/>
    <w:rsid w:val="00B01B0E"/>
    <w:pPr>
      <w:spacing w:after="120"/>
      <w:ind w:left="283"/>
    </w:pPr>
  </w:style>
  <w:style w:type="character" w:customStyle="1" w:styleId="RetraitcorpsdetexteCar">
    <w:name w:val="Retrait corps de texte Car"/>
    <w:basedOn w:val="Policepardfaut"/>
    <w:link w:val="Retraitcorpsdetexte"/>
    <w:uiPriority w:val="99"/>
    <w:semiHidden/>
    <w:rsid w:val="00B01B0E"/>
    <w:rPr>
      <w:rFonts w:ascii="Verdana" w:hAnsi="Verdana" w:cs="Times New Roman (Body CS)"/>
      <w:color w:val="4D4D4C"/>
      <w:sz w:val="22"/>
      <w14:cntxtAlts/>
    </w:rPr>
  </w:style>
  <w:style w:type="paragraph" w:styleId="Retraitcorpset1relig">
    <w:name w:val="Body Text First Indent 2"/>
    <w:basedOn w:val="Retraitcorpsdetexte"/>
    <w:link w:val="Retraitcorpset1religCar"/>
    <w:uiPriority w:val="99"/>
    <w:semiHidden/>
    <w:unhideWhenUsed/>
    <w:rsid w:val="00B01B0E"/>
    <w:pPr>
      <w:spacing w:after="200"/>
      <w:ind w:left="360" w:firstLine="360"/>
    </w:pPr>
  </w:style>
  <w:style w:type="character" w:customStyle="1" w:styleId="Retraitcorpset1religCar">
    <w:name w:val="Retrait corps et 1re lig. Car"/>
    <w:basedOn w:val="RetraitcorpsdetexteCar"/>
    <w:link w:val="Retraitcorpset1relig"/>
    <w:uiPriority w:val="99"/>
    <w:semiHidden/>
    <w:rsid w:val="00B01B0E"/>
    <w:rPr>
      <w:rFonts w:ascii="Verdana" w:hAnsi="Verdana" w:cs="Times New Roman (Body CS)"/>
      <w:color w:val="4D4D4C"/>
      <w:sz w:val="22"/>
      <w14:cntxtAlts/>
    </w:rPr>
  </w:style>
  <w:style w:type="paragraph" w:styleId="Retraitcorpsdetexte2">
    <w:name w:val="Body Text Indent 2"/>
    <w:basedOn w:val="Normal"/>
    <w:link w:val="Retraitcorpsdetexte2Car"/>
    <w:uiPriority w:val="99"/>
    <w:semiHidden/>
    <w:unhideWhenUsed/>
    <w:rsid w:val="00B01B0E"/>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B01B0E"/>
    <w:rPr>
      <w:rFonts w:ascii="Verdana" w:hAnsi="Verdana" w:cs="Times New Roman (Body CS)"/>
      <w:color w:val="4D4D4C"/>
      <w:sz w:val="22"/>
      <w14:cntxtAlts/>
    </w:rPr>
  </w:style>
  <w:style w:type="paragraph" w:styleId="Retraitcorpsdetexte3">
    <w:name w:val="Body Text Indent 3"/>
    <w:basedOn w:val="Normal"/>
    <w:link w:val="Retraitcorpsdetexte3Car"/>
    <w:uiPriority w:val="99"/>
    <w:semiHidden/>
    <w:unhideWhenUsed/>
    <w:rsid w:val="00B01B0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B01B0E"/>
    <w:rPr>
      <w:rFonts w:ascii="Verdana" w:hAnsi="Verdana" w:cs="Times New Roman (Body CS)"/>
      <w:color w:val="4D4D4C"/>
      <w:sz w:val="16"/>
      <w:szCs w:val="16"/>
      <w14:cntxtAlts/>
    </w:rPr>
  </w:style>
  <w:style w:type="character" w:styleId="Titredulivre">
    <w:name w:val="Book Title"/>
    <w:aliases w:val="Authored Titles"/>
    <w:uiPriority w:val="33"/>
    <w:rsid w:val="00B01B0E"/>
    <w:rPr>
      <w:rFonts w:asciiTheme="majorHAnsi" w:hAnsiTheme="majorHAnsi"/>
      <w:b w:val="0"/>
      <w:bCs/>
      <w:i/>
      <w:iCs/>
      <w:spacing w:val="5"/>
      <w:sz w:val="22"/>
    </w:rPr>
  </w:style>
  <w:style w:type="paragraph" w:styleId="Lgende">
    <w:name w:val="caption"/>
    <w:basedOn w:val="Normal"/>
    <w:next w:val="Normal"/>
    <w:uiPriority w:val="35"/>
    <w:unhideWhenUsed/>
    <w:qFormat/>
    <w:rsid w:val="00B01B0E"/>
    <w:pPr>
      <w:spacing w:before="240" w:after="120" w:line="240" w:lineRule="auto"/>
    </w:pPr>
    <w:rPr>
      <w:iCs/>
      <w:color w:val="323232" w:themeColor="text2"/>
      <w:sz w:val="18"/>
      <w:szCs w:val="18"/>
    </w:rPr>
  </w:style>
  <w:style w:type="paragraph" w:styleId="Formuledepolitesse">
    <w:name w:val="Closing"/>
    <w:basedOn w:val="Normal"/>
    <w:link w:val="FormuledepolitesseCar"/>
    <w:uiPriority w:val="99"/>
    <w:unhideWhenUsed/>
    <w:rsid w:val="00B01B0E"/>
    <w:pPr>
      <w:spacing w:after="0" w:line="240" w:lineRule="auto"/>
      <w:ind w:left="2835"/>
    </w:pPr>
  </w:style>
  <w:style w:type="character" w:customStyle="1" w:styleId="FormuledepolitesseCar">
    <w:name w:val="Formule de politesse Car"/>
    <w:basedOn w:val="Policepardfaut"/>
    <w:link w:val="Formuledepolitesse"/>
    <w:uiPriority w:val="99"/>
    <w:rsid w:val="00B01B0E"/>
    <w:rPr>
      <w:rFonts w:ascii="Verdana" w:hAnsi="Verdana" w:cs="Times New Roman (Body CS)"/>
      <w:color w:val="4D4D4C"/>
      <w:sz w:val="22"/>
      <w14:cntxtAlts/>
    </w:rPr>
  </w:style>
  <w:style w:type="character" w:styleId="Marquedecommentaire">
    <w:name w:val="annotation reference"/>
    <w:basedOn w:val="Policepardfaut"/>
    <w:uiPriority w:val="99"/>
    <w:semiHidden/>
    <w:unhideWhenUsed/>
    <w:rsid w:val="00B01B0E"/>
    <w:rPr>
      <w:sz w:val="16"/>
      <w:szCs w:val="16"/>
    </w:rPr>
  </w:style>
  <w:style w:type="paragraph" w:styleId="Commentaire">
    <w:name w:val="annotation text"/>
    <w:basedOn w:val="Normal"/>
    <w:link w:val="CommentaireCar"/>
    <w:uiPriority w:val="99"/>
    <w:unhideWhenUsed/>
    <w:rsid w:val="00B01B0E"/>
    <w:pPr>
      <w:spacing w:line="240" w:lineRule="auto"/>
    </w:pPr>
    <w:rPr>
      <w:sz w:val="20"/>
      <w:szCs w:val="20"/>
    </w:rPr>
  </w:style>
  <w:style w:type="character" w:customStyle="1" w:styleId="CommentaireCar">
    <w:name w:val="Commentaire Car"/>
    <w:basedOn w:val="Policepardfaut"/>
    <w:link w:val="Commentaire"/>
    <w:uiPriority w:val="99"/>
    <w:rsid w:val="00B01B0E"/>
    <w:rPr>
      <w:rFonts w:ascii="Verdana" w:hAnsi="Verdana" w:cs="Times New Roman (Body CS)"/>
      <w:color w:val="4D4D4C"/>
      <w:sz w:val="20"/>
      <w:szCs w:val="20"/>
      <w14:cntxtAlts/>
    </w:rPr>
  </w:style>
  <w:style w:type="paragraph" w:styleId="Objetducommentaire">
    <w:name w:val="annotation subject"/>
    <w:basedOn w:val="Commentaire"/>
    <w:next w:val="Commentaire"/>
    <w:link w:val="ObjetducommentaireCar"/>
    <w:uiPriority w:val="99"/>
    <w:semiHidden/>
    <w:unhideWhenUsed/>
    <w:rsid w:val="00B01B0E"/>
    <w:rPr>
      <w:b/>
      <w:bCs/>
    </w:rPr>
  </w:style>
  <w:style w:type="character" w:customStyle="1" w:styleId="Titre6Car">
    <w:name w:val="Titre 6 Car"/>
    <w:basedOn w:val="Policepardfaut"/>
    <w:link w:val="Titre6"/>
    <w:uiPriority w:val="9"/>
    <w:rsid w:val="00B01B0E"/>
    <w:rPr>
      <w:rFonts w:asciiTheme="majorHAnsi" w:eastAsiaTheme="majorEastAsia" w:hAnsiTheme="majorHAnsi" w:cstheme="majorBidi"/>
      <w:color w:val="00B9BD" w:themeColor="accent1"/>
      <w:sz w:val="22"/>
      <w14:cntxtAlts/>
    </w:rPr>
  </w:style>
  <w:style w:type="character" w:customStyle="1" w:styleId="Titre7Car">
    <w:name w:val="Titre 7 Car"/>
    <w:basedOn w:val="Policepardfaut"/>
    <w:link w:val="Titre7"/>
    <w:uiPriority w:val="9"/>
    <w:rsid w:val="00B01B0E"/>
    <w:rPr>
      <w:rFonts w:asciiTheme="majorHAnsi" w:eastAsiaTheme="majorEastAsia" w:hAnsiTheme="majorHAnsi" w:cs="Times New Roman (Headings CS)"/>
      <w:i/>
      <w:iCs/>
      <w:color w:val="097E80" w:themeColor="accent3"/>
      <w:sz w:val="22"/>
      <w14:cntxtAlts/>
    </w:rPr>
  </w:style>
  <w:style w:type="character" w:customStyle="1" w:styleId="Titre8Car">
    <w:name w:val="Titre 8 Car"/>
    <w:basedOn w:val="Policepardfaut"/>
    <w:link w:val="Titre8"/>
    <w:uiPriority w:val="9"/>
    <w:rsid w:val="00B01B0E"/>
    <w:rPr>
      <w:rFonts w:ascii="Verdana" w:hAnsi="Verdana" w:cs="Times New Roman (Body CS)"/>
      <w:caps/>
      <w:color w:val="00B9BD" w:themeColor="accent1"/>
      <w:sz w:val="22"/>
      <w14:cntxtAlts/>
    </w:rPr>
  </w:style>
  <w:style w:type="character" w:customStyle="1" w:styleId="Titre9Car">
    <w:name w:val="Titre 9 Car"/>
    <w:basedOn w:val="Policepardfaut"/>
    <w:link w:val="Titre9"/>
    <w:uiPriority w:val="9"/>
    <w:rsid w:val="00B01B0E"/>
    <w:rPr>
      <w:rFonts w:asciiTheme="majorHAnsi" w:eastAsiaTheme="majorEastAsia" w:hAnsiTheme="majorHAnsi" w:cstheme="majorBidi"/>
      <w:i/>
      <w:iCs/>
      <w:color w:val="6B6B6B" w:themeColor="text1" w:themeTint="D8"/>
      <w:sz w:val="21"/>
      <w:szCs w:val="21"/>
      <w14:cntxtAlts/>
    </w:rPr>
  </w:style>
  <w:style w:type="character" w:customStyle="1" w:styleId="ObjetducommentaireCar">
    <w:name w:val="Objet du commentaire Car"/>
    <w:basedOn w:val="CommentaireCar"/>
    <w:link w:val="Objetducommentaire"/>
    <w:uiPriority w:val="99"/>
    <w:semiHidden/>
    <w:rsid w:val="00B01B0E"/>
    <w:rPr>
      <w:rFonts w:ascii="Verdana" w:hAnsi="Verdana" w:cs="Times New Roman (Body CS)"/>
      <w:b/>
      <w:bCs/>
      <w:color w:val="4D4D4C"/>
      <w:sz w:val="20"/>
      <w:szCs w:val="20"/>
      <w14:cntxtAlts/>
    </w:rPr>
  </w:style>
  <w:style w:type="paragraph" w:styleId="Date">
    <w:name w:val="Date"/>
    <w:basedOn w:val="Normal"/>
    <w:next w:val="Normal"/>
    <w:link w:val="DateCar"/>
    <w:uiPriority w:val="99"/>
    <w:semiHidden/>
    <w:unhideWhenUsed/>
    <w:rsid w:val="00B01B0E"/>
  </w:style>
  <w:style w:type="character" w:customStyle="1" w:styleId="DateCar">
    <w:name w:val="Date Car"/>
    <w:basedOn w:val="Policepardfaut"/>
    <w:link w:val="Date"/>
    <w:uiPriority w:val="99"/>
    <w:semiHidden/>
    <w:rsid w:val="00B01B0E"/>
    <w:rPr>
      <w:rFonts w:ascii="Verdana" w:hAnsi="Verdana" w:cs="Times New Roman (Body CS)"/>
      <w:color w:val="4D4D4C"/>
      <w:sz w:val="22"/>
      <w14:cntxtAlts/>
    </w:rPr>
  </w:style>
  <w:style w:type="paragraph" w:styleId="Explorateurdedocuments">
    <w:name w:val="Document Map"/>
    <w:basedOn w:val="Normal"/>
    <w:link w:val="ExplorateurdedocumentsCar"/>
    <w:uiPriority w:val="99"/>
    <w:semiHidden/>
    <w:unhideWhenUsed/>
    <w:rsid w:val="00B01B0E"/>
    <w:pPr>
      <w:spacing w:after="0" w:line="240" w:lineRule="auto"/>
    </w:pPr>
    <w:rPr>
      <w:rFonts w:asciiTheme="minorHAnsi" w:hAnsiTheme="minorHAnsi"/>
      <w:sz w:val="26"/>
      <w:szCs w:val="26"/>
    </w:rPr>
  </w:style>
  <w:style w:type="character" w:customStyle="1" w:styleId="ExplorateurdedocumentsCar">
    <w:name w:val="Explorateur de documents Car"/>
    <w:basedOn w:val="Policepardfaut"/>
    <w:link w:val="Explorateurdedocuments"/>
    <w:uiPriority w:val="99"/>
    <w:semiHidden/>
    <w:rsid w:val="00B01B0E"/>
    <w:rPr>
      <w:rFonts w:cs="Times New Roman (Body CS)"/>
      <w:color w:val="4D4D4C"/>
      <w:sz w:val="26"/>
      <w:szCs w:val="26"/>
      <w14:cntxtAlts/>
    </w:rPr>
  </w:style>
  <w:style w:type="paragraph" w:styleId="Signaturelectronique">
    <w:name w:val="E-mail Signature"/>
    <w:basedOn w:val="Normal"/>
    <w:link w:val="SignaturelectroniqueCar"/>
    <w:uiPriority w:val="99"/>
    <w:semiHidden/>
    <w:unhideWhenUsed/>
    <w:rsid w:val="00B01B0E"/>
    <w:pPr>
      <w:spacing w:after="0" w:line="240" w:lineRule="auto"/>
    </w:pPr>
  </w:style>
  <w:style w:type="character" w:customStyle="1" w:styleId="SignaturelectroniqueCar">
    <w:name w:val="Signature électronique Car"/>
    <w:basedOn w:val="Policepardfaut"/>
    <w:link w:val="Signaturelectronique"/>
    <w:uiPriority w:val="99"/>
    <w:semiHidden/>
    <w:rsid w:val="00B01B0E"/>
    <w:rPr>
      <w:rFonts w:ascii="Verdana" w:hAnsi="Verdana" w:cs="Times New Roman (Body CS)"/>
      <w:color w:val="4D4D4C"/>
      <w:sz w:val="22"/>
      <w14:cntxtAlts/>
    </w:rPr>
  </w:style>
  <w:style w:type="character" w:styleId="Accentuation">
    <w:name w:val="Emphasis"/>
    <w:uiPriority w:val="20"/>
    <w:qFormat/>
    <w:rsid w:val="00B01B0E"/>
    <w:rPr>
      <w:rFonts w:asciiTheme="minorHAnsi" w:hAnsiTheme="minorHAnsi"/>
      <w:i/>
      <w:iCs/>
      <w:sz w:val="20"/>
    </w:rPr>
  </w:style>
  <w:style w:type="character" w:styleId="Appeldenotedefin">
    <w:name w:val="endnote reference"/>
    <w:basedOn w:val="Policepardfaut"/>
    <w:uiPriority w:val="99"/>
    <w:semiHidden/>
    <w:unhideWhenUsed/>
    <w:rsid w:val="00B01B0E"/>
    <w:rPr>
      <w:vertAlign w:val="superscript"/>
    </w:rPr>
  </w:style>
  <w:style w:type="paragraph" w:styleId="Notedefin">
    <w:name w:val="endnote text"/>
    <w:basedOn w:val="Normal"/>
    <w:link w:val="NotedefinCar"/>
    <w:uiPriority w:val="99"/>
    <w:semiHidden/>
    <w:unhideWhenUsed/>
    <w:rsid w:val="00B01B0E"/>
    <w:pPr>
      <w:spacing w:after="0" w:line="240" w:lineRule="auto"/>
    </w:pPr>
    <w:rPr>
      <w:sz w:val="20"/>
      <w:szCs w:val="20"/>
    </w:rPr>
  </w:style>
  <w:style w:type="character" w:customStyle="1" w:styleId="NotedefinCar">
    <w:name w:val="Note de fin Car"/>
    <w:basedOn w:val="Policepardfaut"/>
    <w:link w:val="Notedefin"/>
    <w:uiPriority w:val="99"/>
    <w:semiHidden/>
    <w:rsid w:val="00B01B0E"/>
    <w:rPr>
      <w:rFonts w:ascii="Verdana" w:hAnsi="Verdana" w:cs="Times New Roman (Body CS)"/>
      <w:color w:val="4D4D4C"/>
      <w:sz w:val="20"/>
      <w:szCs w:val="20"/>
      <w14:cntxtAlts/>
    </w:rPr>
  </w:style>
  <w:style w:type="paragraph" w:styleId="Adressedestinataire">
    <w:name w:val="envelope address"/>
    <w:basedOn w:val="Normal"/>
    <w:uiPriority w:val="99"/>
    <w:semiHidden/>
    <w:unhideWhenUsed/>
    <w:rsid w:val="00B01B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Adresseexpditeur">
    <w:name w:val="envelope return"/>
    <w:basedOn w:val="Normal"/>
    <w:uiPriority w:val="99"/>
    <w:semiHidden/>
    <w:unhideWhenUsed/>
    <w:rsid w:val="00B01B0E"/>
    <w:pPr>
      <w:spacing w:after="0" w:line="240" w:lineRule="auto"/>
    </w:pPr>
    <w:rPr>
      <w:rFonts w:asciiTheme="majorHAnsi" w:eastAsiaTheme="majorEastAsia" w:hAnsiTheme="majorHAnsi" w:cstheme="majorBidi"/>
      <w:sz w:val="20"/>
      <w:szCs w:val="20"/>
    </w:rPr>
  </w:style>
  <w:style w:type="character" w:styleId="Lienhypertextesuivivisit">
    <w:name w:val="FollowedHyperlink"/>
    <w:basedOn w:val="Policepardfaut"/>
    <w:uiPriority w:val="99"/>
    <w:semiHidden/>
    <w:unhideWhenUsed/>
    <w:rsid w:val="00B01B0E"/>
    <w:rPr>
      <w:color w:val="D3D4D6" w:themeColor="followedHyperlink"/>
      <w:u w:val="single"/>
    </w:rPr>
  </w:style>
  <w:style w:type="paragraph" w:styleId="Pieddepage">
    <w:name w:val="footer"/>
    <w:basedOn w:val="Normal"/>
    <w:link w:val="PieddepageCar"/>
    <w:uiPriority w:val="99"/>
    <w:unhideWhenUsed/>
    <w:rsid w:val="00B01B0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B01B0E"/>
    <w:rPr>
      <w:rFonts w:ascii="Verdana" w:hAnsi="Verdana" w:cs="Times New Roman (Body CS)"/>
      <w:color w:val="4D4D4C"/>
      <w:sz w:val="22"/>
      <w14:cntxtAlts/>
    </w:rPr>
  </w:style>
  <w:style w:type="character" w:styleId="Appelnotedebasdep">
    <w:name w:val="footnote reference"/>
    <w:basedOn w:val="Policepardfaut"/>
    <w:uiPriority w:val="99"/>
    <w:unhideWhenUsed/>
    <w:rsid w:val="00B01B0E"/>
    <w:rPr>
      <w:vertAlign w:val="superscript"/>
    </w:rPr>
  </w:style>
  <w:style w:type="paragraph" w:styleId="Notedebasdepage">
    <w:name w:val="footnote text"/>
    <w:aliases w:val="DNV-FT,ALTS FOOTNOTE"/>
    <w:basedOn w:val="Normal"/>
    <w:link w:val="NotedebasdepageCar"/>
    <w:uiPriority w:val="99"/>
    <w:unhideWhenUsed/>
    <w:qFormat/>
    <w:rsid w:val="00947B25"/>
    <w:pPr>
      <w:spacing w:after="0" w:line="240" w:lineRule="auto"/>
    </w:pPr>
    <w:rPr>
      <w:sz w:val="16"/>
      <w:szCs w:val="20"/>
    </w:rPr>
  </w:style>
  <w:style w:type="character" w:customStyle="1" w:styleId="NotedebasdepageCar">
    <w:name w:val="Note de bas de page Car"/>
    <w:aliases w:val="DNV-FT Car,ALTS FOOTNOTE Car"/>
    <w:basedOn w:val="Policepardfaut"/>
    <w:link w:val="Notedebasdepage"/>
    <w:uiPriority w:val="99"/>
    <w:rsid w:val="00947B25"/>
    <w:rPr>
      <w:rFonts w:ascii="Verdana" w:hAnsi="Verdana" w:cs="Times New Roman (Body CS)"/>
      <w:color w:val="4D4D4C"/>
      <w:sz w:val="16"/>
      <w:szCs w:val="20"/>
      <w14:cntxtAlts/>
    </w:rPr>
  </w:style>
  <w:style w:type="table" w:styleId="TableauGrille1Clair">
    <w:name w:val="Grid Table 1 Light"/>
    <w:basedOn w:val="TableauNormal"/>
    <w:uiPriority w:val="46"/>
    <w:rsid w:val="00B01B0E"/>
    <w:pPr>
      <w:spacing w:after="0" w:line="240" w:lineRule="auto"/>
    </w:pPr>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B01B0E"/>
    <w:pPr>
      <w:spacing w:after="0" w:line="240" w:lineRule="auto"/>
    </w:pPr>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styleId="TableauGrille2-Accentuation3">
    <w:name w:val="Grid Table 2 Accent 3"/>
    <w:basedOn w:val="TableauNormal"/>
    <w:uiPriority w:val="47"/>
    <w:rsid w:val="00B01B0E"/>
    <w:pPr>
      <w:spacing w:after="0" w:line="240" w:lineRule="auto"/>
    </w:pPr>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Grille2-Accentuation4">
    <w:name w:val="Grid Table 2 Accent 4"/>
    <w:basedOn w:val="TableauNormal"/>
    <w:uiPriority w:val="47"/>
    <w:rsid w:val="00B01B0E"/>
    <w:pPr>
      <w:spacing w:after="0" w:line="240" w:lineRule="auto"/>
    </w:pPr>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TableauGrille2-Accentuation5">
    <w:name w:val="Grid Table 2 Accent 5"/>
    <w:basedOn w:val="TableauNormal"/>
    <w:uiPriority w:val="47"/>
    <w:rsid w:val="00B01B0E"/>
    <w:pPr>
      <w:spacing w:after="0" w:line="240" w:lineRule="auto"/>
    </w:pPr>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TableauGrille3-Accentuation4">
    <w:name w:val="Grid Table 3 Accent 4"/>
    <w:basedOn w:val="TableauNormal"/>
    <w:uiPriority w:val="48"/>
    <w:rsid w:val="00B01B0E"/>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styleId="TableauGrille5Fonc-Accentuation3">
    <w:name w:val="Grid Table 5 Dark Accent 3"/>
    <w:basedOn w:val="Tableau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styleId="TableauGrille5Fonc-Accentuation5">
    <w:name w:val="Grid Table 5 Dark Accent 5"/>
    <w:basedOn w:val="Tableau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styleId="TableauGrille6Couleur">
    <w:name w:val="Grid Table 6 Colorful"/>
    <w:basedOn w:val="TableauNormal"/>
    <w:uiPriority w:val="51"/>
    <w:rsid w:val="00B01B0E"/>
    <w:pPr>
      <w:spacing w:after="0" w:line="240" w:lineRule="auto"/>
    </w:pPr>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Grille7Couleur-Accentuation3">
    <w:name w:val="Grid Table 7 Colorful Accent 3"/>
    <w:basedOn w:val="TableauNormal"/>
    <w:uiPriority w:val="52"/>
    <w:rsid w:val="00B01B0E"/>
    <w:pPr>
      <w:spacing w:after="0" w:line="240" w:lineRule="auto"/>
    </w:pPr>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styleId="TableauGrille7Couleur-Accentuation4">
    <w:name w:val="Grid Table 7 Colorful Accent 4"/>
    <w:basedOn w:val="TableauNormal"/>
    <w:uiPriority w:val="52"/>
    <w:rsid w:val="00B01B0E"/>
    <w:pPr>
      <w:spacing w:after="0" w:line="240" w:lineRule="auto"/>
    </w:pPr>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TableauNormal"/>
    <w:uiPriority w:val="99"/>
    <w:rsid w:val="00B01B0E"/>
    <w:pPr>
      <w:snapToGrid w:val="0"/>
      <w:spacing w:after="0" w:line="240" w:lineRule="auto"/>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TableauNormal"/>
    <w:uiPriority w:val="99"/>
    <w:rsid w:val="00B01B0E"/>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TableauNormal"/>
    <w:uiPriority w:val="99"/>
    <w:rsid w:val="00B01B0E"/>
    <w:pPr>
      <w:snapToGrid w:val="0"/>
      <w:spacing w:after="0" w:line="240" w:lineRule="auto"/>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styleId="Mot-dise">
    <w:name w:val="Hashtag"/>
    <w:basedOn w:val="Titredulivre"/>
    <w:uiPriority w:val="99"/>
    <w:unhideWhenUsed/>
    <w:rsid w:val="00B01B0E"/>
    <w:rPr>
      <w:rFonts w:asciiTheme="majorHAnsi" w:hAnsiTheme="majorHAnsi"/>
      <w:b w:val="0"/>
      <w:bCs/>
      <w:i w:val="0"/>
      <w:iCs/>
      <w:color w:val="109B9D" w:themeColor="accent2"/>
      <w:spacing w:val="5"/>
      <w:sz w:val="22"/>
      <w:shd w:val="clear" w:color="auto" w:fill="E1DFDD"/>
    </w:rPr>
  </w:style>
  <w:style w:type="paragraph" w:styleId="En-tte">
    <w:name w:val="header"/>
    <w:basedOn w:val="Normal"/>
    <w:link w:val="En-tteCar"/>
    <w:uiPriority w:val="99"/>
    <w:unhideWhenUsed/>
    <w:rsid w:val="00B01B0E"/>
    <w:pPr>
      <w:tabs>
        <w:tab w:val="center" w:pos="4680"/>
        <w:tab w:val="right" w:pos="9360"/>
      </w:tabs>
      <w:spacing w:after="0" w:line="240" w:lineRule="auto"/>
    </w:pPr>
  </w:style>
  <w:style w:type="character" w:customStyle="1" w:styleId="En-tteCar">
    <w:name w:val="En-tête Car"/>
    <w:basedOn w:val="Policepardfaut"/>
    <w:link w:val="En-tte"/>
    <w:uiPriority w:val="99"/>
    <w:rsid w:val="00B01B0E"/>
    <w:rPr>
      <w:rFonts w:ascii="Verdana" w:hAnsi="Verdana" w:cs="Times New Roman (Body CS)"/>
      <w:color w:val="4D4D4C"/>
      <w:sz w:val="22"/>
      <w14:cntxtAlts/>
    </w:rPr>
  </w:style>
  <w:style w:type="paragraph" w:customStyle="1" w:styleId="TablesHeadingGSCyan">
    <w:name w:val="Tables Heading GS Cyan"/>
    <w:basedOn w:val="Normal"/>
    <w:next w:val="Normal"/>
    <w:link w:val="TablesHeadingGSCyanChar"/>
    <w:qFormat/>
    <w:rsid w:val="00B01B0E"/>
    <w:pPr>
      <w:framePr w:hSpace="181" w:wrap="notBeside" w:vAnchor="page" w:hAnchor="margin" w:y="1827"/>
      <w:snapToGrid w:val="0"/>
      <w:spacing w:after="0" w:line="240" w:lineRule="auto"/>
      <w:contextualSpacing w:val="0"/>
    </w:pPr>
    <w:rPr>
      <w:caps/>
      <w:color w:val="00B9BD" w:themeColor="accent1"/>
    </w:rPr>
  </w:style>
  <w:style w:type="character" w:customStyle="1" w:styleId="TablesHeadingGSCyanChar">
    <w:name w:val="Tables Heading GS Cyan Char"/>
    <w:basedOn w:val="Policepardfaut"/>
    <w:link w:val="TablesHeadingGSCyan"/>
    <w:rsid w:val="00B01B0E"/>
    <w:rPr>
      <w:rFonts w:ascii="Verdana" w:hAnsi="Verdana" w:cs="Times New Roman (Body CS)"/>
      <w:caps/>
      <w:color w:val="00B9BD" w:themeColor="accent1"/>
      <w:sz w:val="22"/>
      <w14:cntxtAlts/>
    </w:rPr>
  </w:style>
  <w:style w:type="character" w:styleId="AcronymeHTML">
    <w:name w:val="HTML Acronym"/>
    <w:basedOn w:val="Policepardfaut"/>
    <w:uiPriority w:val="99"/>
    <w:semiHidden/>
    <w:unhideWhenUsed/>
    <w:rsid w:val="00B01B0E"/>
  </w:style>
  <w:style w:type="paragraph" w:styleId="AdresseHTML">
    <w:name w:val="HTML Address"/>
    <w:basedOn w:val="Normal"/>
    <w:link w:val="AdresseHTMLCar"/>
    <w:uiPriority w:val="99"/>
    <w:semiHidden/>
    <w:unhideWhenUsed/>
    <w:rsid w:val="00B01B0E"/>
    <w:pPr>
      <w:spacing w:after="0" w:line="240" w:lineRule="auto"/>
    </w:pPr>
    <w:rPr>
      <w:i/>
      <w:iCs/>
    </w:rPr>
  </w:style>
  <w:style w:type="character" w:customStyle="1" w:styleId="AdresseHTMLCar">
    <w:name w:val="Adresse HTML Car"/>
    <w:basedOn w:val="Policepardfaut"/>
    <w:link w:val="AdresseHTML"/>
    <w:uiPriority w:val="99"/>
    <w:semiHidden/>
    <w:rsid w:val="00B01B0E"/>
    <w:rPr>
      <w:rFonts w:ascii="Verdana" w:hAnsi="Verdana" w:cs="Times New Roman (Body CS)"/>
      <w:i/>
      <w:iCs/>
      <w:color w:val="4D4D4C"/>
      <w:sz w:val="22"/>
      <w14:cntxtAlts/>
    </w:rPr>
  </w:style>
  <w:style w:type="character" w:styleId="CitationHTML">
    <w:name w:val="HTML Cite"/>
    <w:basedOn w:val="Policepardfaut"/>
    <w:uiPriority w:val="99"/>
    <w:semiHidden/>
    <w:unhideWhenUsed/>
    <w:rsid w:val="00B01B0E"/>
    <w:rPr>
      <w:i/>
      <w:iCs/>
    </w:rPr>
  </w:style>
  <w:style w:type="character" w:styleId="CodeHTML">
    <w:name w:val="HTML Code"/>
    <w:basedOn w:val="Policepardfaut"/>
    <w:uiPriority w:val="99"/>
    <w:semiHidden/>
    <w:unhideWhenUsed/>
    <w:rsid w:val="00B01B0E"/>
    <w:rPr>
      <w:rFonts w:asciiTheme="minorHAnsi" w:hAnsiTheme="minorHAnsi" w:cs="Consolas"/>
      <w:sz w:val="20"/>
      <w:szCs w:val="20"/>
    </w:rPr>
  </w:style>
  <w:style w:type="character" w:styleId="DfinitionHTML">
    <w:name w:val="HTML Definition"/>
    <w:uiPriority w:val="99"/>
    <w:semiHidden/>
    <w:unhideWhenUsed/>
    <w:rsid w:val="00B01B0E"/>
    <w:rPr>
      <w:i/>
      <w:iCs/>
    </w:rPr>
  </w:style>
  <w:style w:type="character" w:styleId="ClavierHTML">
    <w:name w:val="HTML Keyboard"/>
    <w:basedOn w:val="Policepardfaut"/>
    <w:uiPriority w:val="99"/>
    <w:semiHidden/>
    <w:unhideWhenUsed/>
    <w:rsid w:val="00B01B0E"/>
    <w:rPr>
      <w:rFonts w:asciiTheme="minorHAnsi" w:hAnsiTheme="minorHAnsi" w:cs="Consolas"/>
      <w:sz w:val="20"/>
      <w:szCs w:val="20"/>
    </w:rPr>
  </w:style>
  <w:style w:type="paragraph" w:styleId="PrformatHTML">
    <w:name w:val="HTML Preformatted"/>
    <w:basedOn w:val="Normal"/>
    <w:link w:val="PrformatHTMLCar"/>
    <w:uiPriority w:val="99"/>
    <w:semiHidden/>
    <w:unhideWhenUsed/>
    <w:rsid w:val="00B01B0E"/>
    <w:pPr>
      <w:spacing w:after="0" w:line="240" w:lineRule="auto"/>
    </w:pPr>
    <w:rPr>
      <w:rFonts w:asciiTheme="minorHAnsi" w:hAnsiTheme="minorHAnsi" w:cs="Consolas"/>
      <w:sz w:val="20"/>
      <w:szCs w:val="20"/>
    </w:rPr>
  </w:style>
  <w:style w:type="character" w:customStyle="1" w:styleId="PrformatHTMLCar">
    <w:name w:val="Préformaté HTML Car"/>
    <w:basedOn w:val="Policepardfaut"/>
    <w:link w:val="PrformatHTML"/>
    <w:uiPriority w:val="99"/>
    <w:semiHidden/>
    <w:rsid w:val="00B01B0E"/>
    <w:rPr>
      <w:rFonts w:cs="Consolas"/>
      <w:color w:val="4D4D4C"/>
      <w:sz w:val="20"/>
      <w:szCs w:val="20"/>
      <w14:cntxtAlts/>
    </w:rPr>
  </w:style>
  <w:style w:type="character" w:styleId="ExempleHTML">
    <w:name w:val="HTML Sample"/>
    <w:uiPriority w:val="99"/>
    <w:semiHidden/>
    <w:unhideWhenUsed/>
    <w:rsid w:val="00B01B0E"/>
    <w:rPr>
      <w:rFonts w:asciiTheme="minorHAnsi" w:hAnsiTheme="minorHAnsi" w:cs="Consolas"/>
      <w:sz w:val="24"/>
      <w:szCs w:val="24"/>
    </w:rPr>
  </w:style>
  <w:style w:type="character" w:styleId="MachinecrireHTML">
    <w:name w:val="HTML Typewriter"/>
    <w:uiPriority w:val="99"/>
    <w:semiHidden/>
    <w:unhideWhenUsed/>
    <w:rsid w:val="00B01B0E"/>
    <w:rPr>
      <w:rFonts w:asciiTheme="minorHAnsi" w:hAnsiTheme="minorHAnsi" w:cs="Consolas"/>
      <w:sz w:val="20"/>
      <w:szCs w:val="20"/>
    </w:rPr>
  </w:style>
  <w:style w:type="character" w:styleId="VariableHTML">
    <w:name w:val="HTML Variable"/>
    <w:uiPriority w:val="99"/>
    <w:semiHidden/>
    <w:unhideWhenUsed/>
    <w:rsid w:val="00B01B0E"/>
    <w:rPr>
      <w:i/>
      <w:iCs/>
    </w:rPr>
  </w:style>
  <w:style w:type="character" w:styleId="Lienhypertexte">
    <w:name w:val="Hyperlink"/>
    <w:uiPriority w:val="99"/>
    <w:unhideWhenUsed/>
    <w:qFormat/>
    <w:rsid w:val="00B01B0E"/>
    <w:rPr>
      <w:rFonts w:asciiTheme="minorHAnsi" w:hAnsiTheme="minorHAnsi"/>
      <w:color w:val="00B9BD" w:themeColor="hyperlink"/>
      <w:sz w:val="22"/>
      <w:u w:val="single"/>
    </w:rPr>
  </w:style>
  <w:style w:type="paragraph" w:styleId="Index1">
    <w:name w:val="index 1"/>
    <w:basedOn w:val="Normal"/>
    <w:next w:val="Normal"/>
    <w:uiPriority w:val="99"/>
    <w:unhideWhenUsed/>
    <w:rsid w:val="00B01B0E"/>
    <w:pPr>
      <w:spacing w:after="0" w:line="240" w:lineRule="auto"/>
      <w:ind w:left="220" w:hanging="220"/>
    </w:pPr>
  </w:style>
  <w:style w:type="paragraph" w:styleId="Index2">
    <w:name w:val="index 2"/>
    <w:basedOn w:val="Normal"/>
    <w:next w:val="Normal"/>
    <w:uiPriority w:val="99"/>
    <w:unhideWhenUsed/>
    <w:rsid w:val="00B01B0E"/>
    <w:pPr>
      <w:spacing w:after="0" w:line="240" w:lineRule="auto"/>
      <w:ind w:left="440" w:hanging="220"/>
    </w:pPr>
  </w:style>
  <w:style w:type="paragraph" w:styleId="Index3">
    <w:name w:val="index 3"/>
    <w:basedOn w:val="Normal"/>
    <w:next w:val="Normal"/>
    <w:uiPriority w:val="99"/>
    <w:unhideWhenUsed/>
    <w:rsid w:val="00B01B0E"/>
    <w:pPr>
      <w:spacing w:after="0" w:line="240" w:lineRule="auto"/>
      <w:ind w:left="660" w:hanging="220"/>
    </w:pPr>
  </w:style>
  <w:style w:type="paragraph" w:styleId="Index4">
    <w:name w:val="index 4"/>
    <w:basedOn w:val="Normal"/>
    <w:next w:val="Normal"/>
    <w:uiPriority w:val="99"/>
    <w:semiHidden/>
    <w:unhideWhenUsed/>
    <w:rsid w:val="00B01B0E"/>
    <w:pPr>
      <w:spacing w:after="0" w:line="240" w:lineRule="auto"/>
      <w:ind w:left="880" w:hanging="220"/>
    </w:pPr>
  </w:style>
  <w:style w:type="paragraph" w:styleId="Index5">
    <w:name w:val="index 5"/>
    <w:basedOn w:val="Normal"/>
    <w:next w:val="Normal"/>
    <w:uiPriority w:val="99"/>
    <w:semiHidden/>
    <w:unhideWhenUsed/>
    <w:rsid w:val="00B01B0E"/>
    <w:pPr>
      <w:spacing w:after="0" w:line="240" w:lineRule="auto"/>
      <w:ind w:left="1100" w:hanging="220"/>
    </w:pPr>
  </w:style>
  <w:style w:type="paragraph" w:styleId="Index7">
    <w:name w:val="index 7"/>
    <w:basedOn w:val="Normal"/>
    <w:next w:val="Normal"/>
    <w:uiPriority w:val="99"/>
    <w:semiHidden/>
    <w:unhideWhenUsed/>
    <w:rsid w:val="00B01B0E"/>
    <w:pPr>
      <w:spacing w:after="0" w:line="240" w:lineRule="auto"/>
      <w:ind w:left="1540" w:hanging="220"/>
    </w:pPr>
  </w:style>
  <w:style w:type="paragraph" w:styleId="Index8">
    <w:name w:val="index 8"/>
    <w:basedOn w:val="Normal"/>
    <w:next w:val="Normal"/>
    <w:uiPriority w:val="99"/>
    <w:semiHidden/>
    <w:unhideWhenUsed/>
    <w:rsid w:val="00B01B0E"/>
    <w:pPr>
      <w:spacing w:after="0" w:line="240" w:lineRule="auto"/>
      <w:ind w:left="1760" w:hanging="220"/>
    </w:pPr>
  </w:style>
  <w:style w:type="paragraph" w:styleId="Index9">
    <w:name w:val="index 9"/>
    <w:basedOn w:val="Normal"/>
    <w:next w:val="Normal"/>
    <w:uiPriority w:val="99"/>
    <w:semiHidden/>
    <w:unhideWhenUsed/>
    <w:rsid w:val="00B01B0E"/>
    <w:pPr>
      <w:spacing w:after="0" w:line="240" w:lineRule="auto"/>
      <w:ind w:left="1980" w:hanging="220"/>
    </w:pPr>
  </w:style>
  <w:style w:type="paragraph" w:styleId="Titreindex">
    <w:name w:val="index heading"/>
    <w:basedOn w:val="Normal"/>
    <w:next w:val="Index1"/>
    <w:uiPriority w:val="99"/>
    <w:semiHidden/>
    <w:unhideWhenUsed/>
    <w:rsid w:val="00B01B0E"/>
    <w:rPr>
      <w:rFonts w:asciiTheme="majorHAnsi" w:eastAsiaTheme="majorEastAsia" w:hAnsiTheme="majorHAnsi" w:cstheme="majorBidi"/>
      <w:b/>
      <w:bCs/>
    </w:rPr>
  </w:style>
  <w:style w:type="character" w:styleId="Accentuationintense">
    <w:name w:val="Intense Emphasis"/>
    <w:basedOn w:val="Policepardfaut"/>
    <w:uiPriority w:val="21"/>
    <w:rsid w:val="00B01B0E"/>
    <w:rPr>
      <w:i/>
      <w:iCs/>
      <w:color w:val="00B9BD" w:themeColor="accent1"/>
    </w:rPr>
  </w:style>
  <w:style w:type="paragraph" w:styleId="Citationintense">
    <w:name w:val="Intense Quote"/>
    <w:basedOn w:val="Normal"/>
    <w:next w:val="Normal"/>
    <w:link w:val="CitationintenseCar"/>
    <w:uiPriority w:val="30"/>
    <w:qFormat/>
    <w:rsid w:val="00B01B0E"/>
    <w:pPr>
      <w:pBdr>
        <w:left w:val="single" w:sz="36" w:space="10" w:color="00B9BD" w:themeColor="accent1"/>
      </w:pBdr>
      <w:spacing w:before="360" w:after="0"/>
      <w:ind w:left="567" w:right="567"/>
    </w:pPr>
    <w:rPr>
      <w:i/>
      <w:iCs/>
      <w:color w:val="00B9BD" w:themeColor="accent1"/>
      <w:sz w:val="28"/>
    </w:rPr>
  </w:style>
  <w:style w:type="character" w:customStyle="1" w:styleId="CitationintenseCar">
    <w:name w:val="Citation intense Car"/>
    <w:basedOn w:val="Policepardfaut"/>
    <w:link w:val="Citationintense"/>
    <w:uiPriority w:val="30"/>
    <w:rsid w:val="00B01B0E"/>
    <w:rPr>
      <w:rFonts w:ascii="Verdana" w:hAnsi="Verdana" w:cs="Times New Roman (Body CS)"/>
      <w:i/>
      <w:iCs/>
      <w:color w:val="00B9BD" w:themeColor="accent1"/>
      <w:sz w:val="28"/>
      <w14:cntxtAlts/>
    </w:rPr>
  </w:style>
  <w:style w:type="character" w:styleId="Rfrenceintense">
    <w:name w:val="Intense Reference"/>
    <w:uiPriority w:val="32"/>
    <w:rsid w:val="00B01B0E"/>
    <w:rPr>
      <w:b/>
      <w:bCs/>
      <w:smallCaps/>
      <w:color w:val="00B9BD" w:themeColor="accent1"/>
      <w:spacing w:val="5"/>
    </w:rPr>
  </w:style>
  <w:style w:type="character" w:styleId="Numrodeligne">
    <w:name w:val="line number"/>
    <w:basedOn w:val="Policepardfaut"/>
    <w:uiPriority w:val="99"/>
    <w:semiHidden/>
    <w:unhideWhenUsed/>
    <w:rsid w:val="00B01B0E"/>
    <w:rPr>
      <w:rFonts w:asciiTheme="minorHAnsi" w:hAnsiTheme="minorHAnsi"/>
    </w:rPr>
  </w:style>
  <w:style w:type="paragraph" w:styleId="Liste">
    <w:name w:val="List"/>
    <w:basedOn w:val="Normal"/>
    <w:uiPriority w:val="99"/>
    <w:unhideWhenUsed/>
    <w:rsid w:val="00B01B0E"/>
  </w:style>
  <w:style w:type="paragraph" w:styleId="Liste2">
    <w:name w:val="List 2"/>
    <w:basedOn w:val="Normal"/>
    <w:uiPriority w:val="99"/>
    <w:unhideWhenUsed/>
    <w:rsid w:val="00B01B0E"/>
    <w:pPr>
      <w:ind w:left="566" w:hanging="283"/>
    </w:pPr>
  </w:style>
  <w:style w:type="paragraph" w:styleId="Liste3">
    <w:name w:val="List 3"/>
    <w:basedOn w:val="Normal"/>
    <w:uiPriority w:val="99"/>
    <w:unhideWhenUsed/>
    <w:rsid w:val="00B01B0E"/>
    <w:pPr>
      <w:ind w:left="849" w:hanging="283"/>
    </w:pPr>
  </w:style>
  <w:style w:type="paragraph" w:styleId="Liste4">
    <w:name w:val="List 4"/>
    <w:basedOn w:val="Normal"/>
    <w:uiPriority w:val="99"/>
    <w:unhideWhenUsed/>
    <w:rsid w:val="00B01B0E"/>
    <w:pPr>
      <w:ind w:left="1132" w:hanging="283"/>
    </w:pPr>
  </w:style>
  <w:style w:type="paragraph" w:styleId="Liste5">
    <w:name w:val="List 5"/>
    <w:basedOn w:val="Normal"/>
    <w:uiPriority w:val="99"/>
    <w:unhideWhenUsed/>
    <w:rsid w:val="00B01B0E"/>
    <w:pPr>
      <w:ind w:left="1415" w:hanging="283"/>
    </w:pPr>
  </w:style>
  <w:style w:type="paragraph" w:styleId="Listepuces">
    <w:name w:val="List Bullet"/>
    <w:basedOn w:val="Normal"/>
    <w:uiPriority w:val="99"/>
    <w:unhideWhenUsed/>
    <w:qFormat/>
    <w:rsid w:val="00B01B0E"/>
    <w:pPr>
      <w:numPr>
        <w:numId w:val="1"/>
      </w:numPr>
      <w:spacing w:after="120"/>
      <w:ind w:left="357" w:hanging="357"/>
    </w:pPr>
  </w:style>
  <w:style w:type="paragraph" w:styleId="Listepuces2">
    <w:name w:val="List Bullet 2"/>
    <w:basedOn w:val="Normal"/>
    <w:uiPriority w:val="99"/>
    <w:unhideWhenUsed/>
    <w:rsid w:val="00B01B0E"/>
    <w:pPr>
      <w:numPr>
        <w:numId w:val="2"/>
      </w:numPr>
      <w:ind w:left="641" w:hanging="357"/>
    </w:pPr>
  </w:style>
  <w:style w:type="paragraph" w:styleId="Listepuces3">
    <w:name w:val="List Bullet 3"/>
    <w:basedOn w:val="Normal"/>
    <w:uiPriority w:val="99"/>
    <w:unhideWhenUsed/>
    <w:rsid w:val="00B01B0E"/>
    <w:pPr>
      <w:numPr>
        <w:numId w:val="3"/>
      </w:numPr>
    </w:pPr>
  </w:style>
  <w:style w:type="paragraph" w:styleId="Listepuces4">
    <w:name w:val="List Bullet 4"/>
    <w:basedOn w:val="Normal"/>
    <w:uiPriority w:val="99"/>
    <w:unhideWhenUsed/>
    <w:rsid w:val="00B01B0E"/>
    <w:pPr>
      <w:numPr>
        <w:numId w:val="4"/>
      </w:numPr>
    </w:pPr>
  </w:style>
  <w:style w:type="paragraph" w:styleId="Listepuces5">
    <w:name w:val="List Bullet 5"/>
    <w:basedOn w:val="Normal"/>
    <w:uiPriority w:val="99"/>
    <w:unhideWhenUsed/>
    <w:rsid w:val="00B01B0E"/>
    <w:pPr>
      <w:numPr>
        <w:numId w:val="5"/>
      </w:numPr>
    </w:pPr>
  </w:style>
  <w:style w:type="paragraph" w:styleId="Listecontinue">
    <w:name w:val="List Continue"/>
    <w:basedOn w:val="Normal"/>
    <w:uiPriority w:val="99"/>
    <w:unhideWhenUsed/>
    <w:rsid w:val="00B01B0E"/>
    <w:pPr>
      <w:spacing w:after="120"/>
      <w:ind w:left="283"/>
    </w:pPr>
  </w:style>
  <w:style w:type="paragraph" w:styleId="Listecontinue2">
    <w:name w:val="List Continue 2"/>
    <w:basedOn w:val="Normal"/>
    <w:uiPriority w:val="99"/>
    <w:unhideWhenUsed/>
    <w:rsid w:val="00B01B0E"/>
    <w:pPr>
      <w:spacing w:after="120"/>
      <w:ind w:left="566"/>
    </w:pPr>
  </w:style>
  <w:style w:type="paragraph" w:styleId="Listecontinue3">
    <w:name w:val="List Continue 3"/>
    <w:basedOn w:val="Normal"/>
    <w:uiPriority w:val="99"/>
    <w:unhideWhenUsed/>
    <w:rsid w:val="00B01B0E"/>
    <w:pPr>
      <w:spacing w:after="120"/>
      <w:ind w:left="849"/>
    </w:pPr>
  </w:style>
  <w:style w:type="paragraph" w:styleId="Listecontinue4">
    <w:name w:val="List Continue 4"/>
    <w:basedOn w:val="Normal"/>
    <w:uiPriority w:val="99"/>
    <w:semiHidden/>
    <w:unhideWhenUsed/>
    <w:rsid w:val="00B01B0E"/>
    <w:pPr>
      <w:spacing w:after="120"/>
      <w:ind w:left="1132"/>
    </w:pPr>
  </w:style>
  <w:style w:type="paragraph" w:styleId="Listecontinue5">
    <w:name w:val="List Continue 5"/>
    <w:basedOn w:val="Normal"/>
    <w:uiPriority w:val="99"/>
    <w:semiHidden/>
    <w:unhideWhenUsed/>
    <w:rsid w:val="00B01B0E"/>
    <w:pPr>
      <w:spacing w:after="120"/>
      <w:ind w:left="1415"/>
    </w:pPr>
  </w:style>
  <w:style w:type="paragraph" w:customStyle="1" w:styleId="ListGSBullet">
    <w:name w:val="List GS Bullet"/>
    <w:basedOn w:val="Normal"/>
    <w:link w:val="ListGSBulletChar"/>
    <w:qFormat/>
    <w:rsid w:val="00B01B0E"/>
    <w:pPr>
      <w:numPr>
        <w:numId w:val="13"/>
      </w:numPr>
      <w:spacing w:after="120"/>
    </w:pPr>
  </w:style>
  <w:style w:type="character" w:customStyle="1" w:styleId="ListGSBulletChar">
    <w:name w:val="List GS Bullet Char"/>
    <w:basedOn w:val="Policepardfaut"/>
    <w:link w:val="ListGSBullet"/>
    <w:rsid w:val="00B01B0E"/>
    <w:rPr>
      <w:rFonts w:ascii="Verdana" w:hAnsi="Verdana" w:cs="Times New Roman (Body CS)"/>
      <w:color w:val="4D4D4C"/>
      <w:sz w:val="22"/>
      <w14:cntxtAlts/>
    </w:rPr>
  </w:style>
  <w:style w:type="paragraph" w:customStyle="1" w:styleId="ListGsBullet2">
    <w:name w:val="List Gs Bullet 2"/>
    <w:basedOn w:val="ListGSBullet"/>
    <w:rsid w:val="00B01B0E"/>
    <w:pPr>
      <w:numPr>
        <w:ilvl w:val="1"/>
      </w:numPr>
      <w:snapToGrid w:val="0"/>
    </w:pPr>
  </w:style>
  <w:style w:type="paragraph" w:customStyle="1" w:styleId="ListGsBullet3">
    <w:name w:val="List Gs Bullet 3"/>
    <w:basedOn w:val="ListGSBullet"/>
    <w:rsid w:val="00B01B0E"/>
    <w:pPr>
      <w:numPr>
        <w:ilvl w:val="2"/>
      </w:numPr>
      <w:ind w:left="1843" w:hanging="403"/>
    </w:pPr>
  </w:style>
  <w:style w:type="paragraph" w:customStyle="1" w:styleId="ListGsBullet4">
    <w:name w:val="List Gs Bullet 4"/>
    <w:basedOn w:val="ListGSBullet"/>
    <w:rsid w:val="00B01B0E"/>
    <w:pPr>
      <w:numPr>
        <w:ilvl w:val="3"/>
      </w:numPr>
    </w:pPr>
  </w:style>
  <w:style w:type="paragraph" w:customStyle="1" w:styleId="ListGSBullet5">
    <w:name w:val="List GS Bullet 5"/>
    <w:basedOn w:val="ListGSBullet"/>
    <w:rsid w:val="00B01B0E"/>
    <w:pPr>
      <w:numPr>
        <w:ilvl w:val="4"/>
      </w:numPr>
    </w:pPr>
  </w:style>
  <w:style w:type="numbering" w:customStyle="1" w:styleId="ListGSBullets">
    <w:name w:val="List GS Bullets"/>
    <w:uiPriority w:val="99"/>
    <w:rsid w:val="00B01B0E"/>
    <w:pPr>
      <w:numPr>
        <w:numId w:val="12"/>
      </w:numPr>
    </w:pPr>
  </w:style>
  <w:style w:type="paragraph" w:customStyle="1" w:styleId="H3">
    <w:name w:val="H3"/>
    <w:basedOn w:val="Titre3"/>
    <w:qFormat/>
    <w:rsid w:val="00991401"/>
    <w:pPr>
      <w:numPr>
        <w:numId w:val="15"/>
      </w:numPr>
    </w:pPr>
  </w:style>
  <w:style w:type="paragraph" w:customStyle="1" w:styleId="H5">
    <w:name w:val="H5"/>
    <w:basedOn w:val="Titre5"/>
    <w:qFormat/>
    <w:rsid w:val="00350D03"/>
    <w:pPr>
      <w:numPr>
        <w:ilvl w:val="1"/>
        <w:numId w:val="15"/>
      </w:numPr>
    </w:pPr>
  </w:style>
  <w:style w:type="paragraph" w:styleId="Listenumros">
    <w:name w:val="List Number"/>
    <w:basedOn w:val="Normal"/>
    <w:uiPriority w:val="99"/>
    <w:unhideWhenUsed/>
    <w:qFormat/>
    <w:rsid w:val="00B01B0E"/>
    <w:pPr>
      <w:numPr>
        <w:numId w:val="6"/>
      </w:numPr>
    </w:pPr>
  </w:style>
  <w:style w:type="paragraph" w:styleId="Listenumros2">
    <w:name w:val="List Number 2"/>
    <w:basedOn w:val="Normal"/>
    <w:uiPriority w:val="99"/>
    <w:unhideWhenUsed/>
    <w:rsid w:val="00B01B0E"/>
    <w:pPr>
      <w:numPr>
        <w:numId w:val="7"/>
      </w:numPr>
    </w:pPr>
  </w:style>
  <w:style w:type="paragraph" w:styleId="Listenumros3">
    <w:name w:val="List Number 3"/>
    <w:basedOn w:val="Normal"/>
    <w:uiPriority w:val="99"/>
    <w:unhideWhenUsed/>
    <w:rsid w:val="00B01B0E"/>
    <w:pPr>
      <w:numPr>
        <w:numId w:val="8"/>
      </w:numPr>
    </w:pPr>
  </w:style>
  <w:style w:type="paragraph" w:styleId="Listenumros4">
    <w:name w:val="List Number 4"/>
    <w:basedOn w:val="Normal"/>
    <w:uiPriority w:val="99"/>
    <w:unhideWhenUsed/>
    <w:rsid w:val="00B01B0E"/>
    <w:pPr>
      <w:numPr>
        <w:numId w:val="9"/>
      </w:numPr>
    </w:pPr>
  </w:style>
  <w:style w:type="paragraph" w:styleId="Listenumros5">
    <w:name w:val="List Number 5"/>
    <w:basedOn w:val="Normal"/>
    <w:uiPriority w:val="99"/>
    <w:unhideWhenUsed/>
    <w:rsid w:val="00B01B0E"/>
    <w:pPr>
      <w:numPr>
        <w:numId w:val="10"/>
      </w:numPr>
    </w:pPr>
  </w:style>
  <w:style w:type="paragraph" w:styleId="Paragraphedeliste">
    <w:name w:val="List Paragraph"/>
    <w:aliases w:val="List Paragraph (numbered (a)),Paragraph,Citation List,Resume Title,Bulet Para,List Paragraph Char Char,List Paragraph1,b1,Number_1,SGLText List Paragraph,new,lp1,Normal Sentence,ListPar1,List Paragraph2,List Paragraph11,list1,HEAD 3"/>
    <w:basedOn w:val="Normal"/>
    <w:link w:val="ParagraphedelisteCar"/>
    <w:uiPriority w:val="34"/>
    <w:qFormat/>
    <w:rsid w:val="00B01B0E"/>
    <w:pPr>
      <w:ind w:left="720"/>
    </w:pPr>
  </w:style>
  <w:style w:type="table" w:styleId="TableauListe1Clair">
    <w:name w:val="List Table 1 Light"/>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Liste1Clair-Accentuation1">
    <w:name w:val="List Table 1 Light Accent 1"/>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TableauListe1Clair-Accentuation2">
    <w:name w:val="List Table 1 Light Accent 2"/>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TableauListe1Clair-Accentuation3">
    <w:name w:val="List Table 1 Light Accent 3"/>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styleId="TableauListe1Clair-Accentuation4">
    <w:name w:val="List Table 1 Light Accent 4"/>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TableauListe3-Accentuation1">
    <w:name w:val="List Table 3 Accent 1"/>
    <w:basedOn w:val="TableauNormal"/>
    <w:uiPriority w:val="48"/>
    <w:rsid w:val="00B01B0E"/>
    <w:pPr>
      <w:spacing w:after="0" w:line="240" w:lineRule="auto"/>
    </w:pPr>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styleId="TableauListe3-Accentuation3">
    <w:name w:val="List Table 3 Accent 3"/>
    <w:basedOn w:val="TableauNormal"/>
    <w:uiPriority w:val="48"/>
    <w:rsid w:val="00B01B0E"/>
    <w:pPr>
      <w:spacing w:after="0" w:line="240" w:lineRule="auto"/>
    </w:pPr>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styleId="TableauListe3-Accentuation4">
    <w:name w:val="List Table 3 Accent 4"/>
    <w:basedOn w:val="TableauNormal"/>
    <w:uiPriority w:val="48"/>
    <w:rsid w:val="00B01B0E"/>
    <w:pPr>
      <w:spacing w:after="0" w:line="240" w:lineRule="auto"/>
    </w:pPr>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styleId="TableauListe6Couleur">
    <w:name w:val="List Table 6 Colorful"/>
    <w:basedOn w:val="TableauNormal"/>
    <w:uiPriority w:val="51"/>
    <w:rsid w:val="00B01B0E"/>
    <w:pPr>
      <w:spacing w:after="0" w:line="240" w:lineRule="auto"/>
    </w:pPr>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Liste6Couleur-Accentuation1">
    <w:name w:val="List Table 6 Colorful Accent 1"/>
    <w:basedOn w:val="TableauNormal"/>
    <w:uiPriority w:val="51"/>
    <w:rsid w:val="00B01B0E"/>
    <w:pPr>
      <w:spacing w:after="0" w:line="240" w:lineRule="auto"/>
    </w:pPr>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TableauListe6Couleur-Accentuation2">
    <w:name w:val="List Table 6 Colorful Accent 2"/>
    <w:basedOn w:val="TableauNormal"/>
    <w:uiPriority w:val="51"/>
    <w:rsid w:val="00B01B0E"/>
    <w:pPr>
      <w:spacing w:after="0" w:line="240" w:lineRule="auto"/>
    </w:pPr>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TableauListe6Couleur-Accentuation3">
    <w:name w:val="List Table 6 Colorful Accent 3"/>
    <w:basedOn w:val="TableauNormal"/>
    <w:uiPriority w:val="51"/>
    <w:rsid w:val="00B01B0E"/>
    <w:pPr>
      <w:spacing w:after="0" w:line="240" w:lineRule="auto"/>
    </w:pPr>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Liste6Couleur-Accentuation5">
    <w:name w:val="List Table 6 Colorful Accent 5"/>
    <w:basedOn w:val="TableauNormal"/>
    <w:uiPriority w:val="51"/>
    <w:rsid w:val="00B01B0E"/>
    <w:pPr>
      <w:spacing w:after="0" w:line="240" w:lineRule="auto"/>
    </w:pPr>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TableauListe7Couleur">
    <w:name w:val="List Table 7 Colorful"/>
    <w:basedOn w:val="TableauNormal"/>
    <w:uiPriority w:val="52"/>
    <w:rsid w:val="00B01B0E"/>
    <w:pPr>
      <w:spacing w:after="0" w:line="240" w:lineRule="auto"/>
    </w:pPr>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B01B0E"/>
    <w:pPr>
      <w:spacing w:after="0" w:line="240" w:lineRule="auto"/>
    </w:pPr>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B01B0E"/>
    <w:pPr>
      <w:spacing w:after="0" w:line="240" w:lineRule="auto"/>
    </w:pPr>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B01B0E"/>
    <w:pPr>
      <w:spacing w:after="0" w:line="240" w:lineRule="auto"/>
    </w:pPr>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unhideWhenUsed/>
    <w:rsid w:val="00B01B0E"/>
    <w:pPr>
      <w:tabs>
        <w:tab w:val="left" w:pos="480"/>
        <w:tab w:val="left" w:pos="960"/>
        <w:tab w:val="left" w:pos="1440"/>
        <w:tab w:val="left" w:pos="1920"/>
        <w:tab w:val="left" w:pos="2400"/>
        <w:tab w:val="left" w:pos="2880"/>
        <w:tab w:val="left" w:pos="3360"/>
        <w:tab w:val="left" w:pos="3840"/>
        <w:tab w:val="left" w:pos="4320"/>
      </w:tabs>
      <w:spacing w:after="0" w:line="360" w:lineRule="auto"/>
      <w:contextualSpacing/>
    </w:pPr>
    <w:rPr>
      <w:rFonts w:ascii="PT Mono" w:hAnsi="PT Mono" w:cs="Consolas"/>
      <w:color w:val="4D4D4C"/>
      <w:sz w:val="20"/>
      <w:szCs w:val="20"/>
      <w14:cntxtAlts/>
    </w:rPr>
  </w:style>
  <w:style w:type="character" w:customStyle="1" w:styleId="TextedemacroCar">
    <w:name w:val="Texte de macro Car"/>
    <w:basedOn w:val="Policepardfaut"/>
    <w:link w:val="Textedemacro"/>
    <w:uiPriority w:val="99"/>
    <w:rsid w:val="00B01B0E"/>
    <w:rPr>
      <w:rFonts w:ascii="PT Mono" w:hAnsi="PT Mono" w:cs="Consolas"/>
      <w:color w:val="4D4D4C"/>
      <w:sz w:val="20"/>
      <w:szCs w:val="20"/>
      <w14:cntxtAlts/>
    </w:rPr>
  </w:style>
  <w:style w:type="character" w:styleId="Mention">
    <w:name w:val="Mention"/>
    <w:uiPriority w:val="99"/>
    <w:unhideWhenUsed/>
    <w:qFormat/>
    <w:rsid w:val="00B01B0E"/>
    <w:rPr>
      <w:rFonts w:asciiTheme="minorHAnsi" w:hAnsiTheme="minorHAnsi"/>
      <w:color w:val="969696" w:themeColor="text1" w:themeTint="99"/>
      <w:sz w:val="20"/>
      <w:shd w:val="clear" w:color="auto" w:fill="E1DFDD"/>
    </w:rPr>
  </w:style>
  <w:style w:type="paragraph" w:styleId="En-ttedemessage">
    <w:name w:val="Message Header"/>
    <w:basedOn w:val="Normal"/>
    <w:link w:val="En-ttedemessageCar"/>
    <w:uiPriority w:val="99"/>
    <w:unhideWhenUsed/>
    <w:qFormat/>
    <w:rsid w:val="00B01B0E"/>
    <w:pPr>
      <w:shd w:val="pct10" w:color="00B9BD" w:themeColor="accent1" w:fill="auto"/>
      <w:spacing w:after="0" w:line="240" w:lineRule="auto"/>
    </w:pPr>
    <w:rPr>
      <w:rFonts w:asciiTheme="minorHAnsi" w:eastAsiaTheme="majorEastAsia" w:hAnsiTheme="minorHAnsi" w:cstheme="majorBidi"/>
    </w:rPr>
  </w:style>
  <w:style w:type="character" w:customStyle="1" w:styleId="En-ttedemessageCar">
    <w:name w:val="En-tête de message Car"/>
    <w:basedOn w:val="Policepardfaut"/>
    <w:link w:val="En-ttedemessage"/>
    <w:uiPriority w:val="99"/>
    <w:rsid w:val="00B01B0E"/>
    <w:rPr>
      <w:rFonts w:eastAsiaTheme="majorEastAsia" w:cstheme="majorBidi"/>
      <w:color w:val="4D4D4C"/>
      <w:sz w:val="22"/>
      <w:shd w:val="pct10" w:color="00B9BD" w:themeColor="accent1" w:fill="auto"/>
      <w14:cntxtAlts/>
    </w:rPr>
  </w:style>
  <w:style w:type="paragraph" w:styleId="Sansinterligne">
    <w:name w:val="No Spacing"/>
    <w:uiPriority w:val="1"/>
    <w:rsid w:val="00B01B0E"/>
    <w:pPr>
      <w:spacing w:after="0" w:line="240" w:lineRule="auto"/>
      <w:contextualSpacing/>
    </w:pPr>
    <w:rPr>
      <w:rFonts w:ascii="Verdana" w:hAnsi="Verdana" w:cs="Times New Roman (Body CS)"/>
      <w:color w:val="323232" w:themeColor="text2"/>
      <w:sz w:val="22"/>
      <w14:cntxtAlts/>
    </w:rPr>
  </w:style>
  <w:style w:type="paragraph" w:styleId="NormalWeb">
    <w:name w:val="Normal (Web)"/>
    <w:basedOn w:val="Normal"/>
    <w:uiPriority w:val="99"/>
    <w:unhideWhenUsed/>
    <w:rsid w:val="00B01B0E"/>
    <w:rPr>
      <w:rFonts w:asciiTheme="minorHAnsi" w:hAnsiTheme="minorHAnsi" w:cs="Times New Roman"/>
    </w:rPr>
  </w:style>
  <w:style w:type="paragraph" w:styleId="Retraitnormal">
    <w:name w:val="Normal Indent"/>
    <w:basedOn w:val="Normal"/>
    <w:uiPriority w:val="99"/>
    <w:unhideWhenUsed/>
    <w:rsid w:val="00B01B0E"/>
    <w:pPr>
      <w:ind w:left="720"/>
    </w:pPr>
  </w:style>
  <w:style w:type="paragraph" w:styleId="Titredenote">
    <w:name w:val="Note Heading"/>
    <w:basedOn w:val="Normal"/>
    <w:next w:val="Normal"/>
    <w:link w:val="TitredenoteCar"/>
    <w:uiPriority w:val="99"/>
    <w:semiHidden/>
    <w:unhideWhenUsed/>
    <w:rsid w:val="00B01B0E"/>
    <w:pPr>
      <w:spacing w:after="0" w:line="240" w:lineRule="auto"/>
    </w:pPr>
  </w:style>
  <w:style w:type="character" w:customStyle="1" w:styleId="TitredenoteCar">
    <w:name w:val="Titre de note Car"/>
    <w:basedOn w:val="Policepardfaut"/>
    <w:link w:val="Titredenote"/>
    <w:uiPriority w:val="99"/>
    <w:semiHidden/>
    <w:rsid w:val="00B01B0E"/>
    <w:rPr>
      <w:rFonts w:ascii="Verdana" w:hAnsi="Verdana" w:cs="Times New Roman (Body CS)"/>
      <w:color w:val="4D4D4C"/>
      <w:sz w:val="22"/>
      <w14:cntxtAlts/>
    </w:rPr>
  </w:style>
  <w:style w:type="character" w:styleId="Numrodepage">
    <w:name w:val="page number"/>
    <w:basedOn w:val="Policepardfaut"/>
    <w:uiPriority w:val="99"/>
    <w:unhideWhenUsed/>
    <w:rsid w:val="00B01B0E"/>
    <w:rPr>
      <w:rFonts w:asciiTheme="minorHAnsi" w:hAnsiTheme="minorHAnsi"/>
      <w:sz w:val="20"/>
    </w:rPr>
  </w:style>
  <w:style w:type="character" w:styleId="Textedelespacerserv">
    <w:name w:val="Placeholder Text"/>
    <w:uiPriority w:val="99"/>
    <w:semiHidden/>
    <w:rsid w:val="00B01B0E"/>
    <w:rPr>
      <w:color w:val="808080"/>
    </w:rPr>
  </w:style>
  <w:style w:type="table" w:styleId="Tableausimple1">
    <w:name w:val="Plain Table 1"/>
    <w:basedOn w:val="TableauNormal"/>
    <w:uiPriority w:val="41"/>
    <w:rsid w:val="00B01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B01B0E"/>
    <w:pPr>
      <w:spacing w:after="0" w:line="240" w:lineRule="auto"/>
    </w:pPr>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styleId="Tableausimple3">
    <w:name w:val="Plain Table 3"/>
    <w:basedOn w:val="TableauNormal"/>
    <w:uiPriority w:val="43"/>
    <w:rsid w:val="00B01B0E"/>
    <w:pPr>
      <w:spacing w:after="0" w:line="240" w:lineRule="auto"/>
    </w:pPr>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extebrut">
    <w:name w:val="Plain Text"/>
    <w:basedOn w:val="Normal"/>
    <w:link w:val="TextebrutCar"/>
    <w:uiPriority w:val="99"/>
    <w:unhideWhenUsed/>
    <w:rsid w:val="00B01B0E"/>
    <w:pPr>
      <w:spacing w:after="0" w:line="240" w:lineRule="auto"/>
    </w:pPr>
    <w:rPr>
      <w:rFonts w:ascii="PT Mono" w:hAnsi="PT Mono" w:cs="Consolas"/>
      <w:sz w:val="21"/>
      <w:szCs w:val="21"/>
    </w:rPr>
  </w:style>
  <w:style w:type="character" w:customStyle="1" w:styleId="TextebrutCar">
    <w:name w:val="Texte brut Car"/>
    <w:basedOn w:val="Policepardfaut"/>
    <w:link w:val="Textebrut"/>
    <w:uiPriority w:val="99"/>
    <w:rsid w:val="00B01B0E"/>
    <w:rPr>
      <w:rFonts w:ascii="PT Mono" w:hAnsi="PT Mono" w:cs="Consolas"/>
      <w:color w:val="4D4D4C"/>
      <w:sz w:val="21"/>
      <w:szCs w:val="21"/>
      <w14:cntxtAlts/>
    </w:rPr>
  </w:style>
  <w:style w:type="paragraph" w:styleId="Citation">
    <w:name w:val="Quote"/>
    <w:basedOn w:val="Citationintense"/>
    <w:next w:val="Normal"/>
    <w:link w:val="CitationCar"/>
    <w:uiPriority w:val="29"/>
    <w:qFormat/>
    <w:rsid w:val="00B01B0E"/>
    <w:pPr>
      <w:pBdr>
        <w:left w:val="single" w:sz="36" w:space="10" w:color="969696" w:themeColor="text1" w:themeTint="99"/>
      </w:pBdr>
    </w:pPr>
    <w:rPr>
      <w:color w:val="757171" w:themeColor="background2" w:themeShade="80"/>
    </w:rPr>
  </w:style>
  <w:style w:type="character" w:customStyle="1" w:styleId="CitationCar">
    <w:name w:val="Citation Car"/>
    <w:basedOn w:val="Policepardfaut"/>
    <w:link w:val="Citation"/>
    <w:uiPriority w:val="29"/>
    <w:rsid w:val="00B01B0E"/>
    <w:rPr>
      <w:rFonts w:ascii="Verdana" w:hAnsi="Verdana" w:cs="Times New Roman (Body CS)"/>
      <w:i/>
      <w:iCs/>
      <w:color w:val="757171" w:themeColor="background2" w:themeShade="80"/>
      <w:sz w:val="28"/>
      <w14:cntxtAlts/>
    </w:rPr>
  </w:style>
  <w:style w:type="paragraph" w:styleId="Salutations">
    <w:name w:val="Salutation"/>
    <w:basedOn w:val="Normal"/>
    <w:next w:val="Normal"/>
    <w:link w:val="SalutationsCar"/>
    <w:uiPriority w:val="99"/>
    <w:unhideWhenUsed/>
    <w:rsid w:val="00B01B0E"/>
  </w:style>
  <w:style w:type="character" w:customStyle="1" w:styleId="SalutationsCar">
    <w:name w:val="Salutations Car"/>
    <w:basedOn w:val="Policepardfaut"/>
    <w:link w:val="Salutations"/>
    <w:uiPriority w:val="99"/>
    <w:rsid w:val="00B01B0E"/>
    <w:rPr>
      <w:rFonts w:ascii="Verdana" w:hAnsi="Verdana" w:cs="Times New Roman (Body CS)"/>
      <w:color w:val="4D4D4C"/>
      <w:sz w:val="22"/>
      <w14:cntxtAlts/>
    </w:rPr>
  </w:style>
  <w:style w:type="paragraph" w:styleId="Signature">
    <w:name w:val="Signature"/>
    <w:basedOn w:val="Normal"/>
    <w:link w:val="SignatureCar"/>
    <w:uiPriority w:val="99"/>
    <w:unhideWhenUsed/>
    <w:rsid w:val="00B01B0E"/>
    <w:pPr>
      <w:spacing w:after="0" w:line="240" w:lineRule="auto"/>
      <w:ind w:left="4252"/>
    </w:pPr>
  </w:style>
  <w:style w:type="character" w:customStyle="1" w:styleId="SignatureCar">
    <w:name w:val="Signature Car"/>
    <w:basedOn w:val="Policepardfaut"/>
    <w:link w:val="Signature"/>
    <w:uiPriority w:val="99"/>
    <w:rsid w:val="00B01B0E"/>
    <w:rPr>
      <w:rFonts w:ascii="Verdana" w:hAnsi="Verdana" w:cs="Times New Roman (Body CS)"/>
      <w:color w:val="4D4D4C"/>
      <w:sz w:val="22"/>
      <w14:cntxtAlts/>
    </w:rPr>
  </w:style>
  <w:style w:type="character" w:customStyle="1" w:styleId="SmallTags">
    <w:name w:val="Small Tags"/>
    <w:uiPriority w:val="1"/>
    <w:qFormat/>
    <w:rsid w:val="00F92931"/>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styleId="SmartHyperlink">
    <w:name w:val="Smart Hyperlink"/>
    <w:uiPriority w:val="99"/>
    <w:unhideWhenUsed/>
    <w:qFormat/>
    <w:rsid w:val="00B01B0E"/>
    <w:rPr>
      <w:rFonts w:asciiTheme="minorHAnsi" w:hAnsiTheme="minorHAnsi"/>
      <w:color w:val="323232" w:themeColor="text2"/>
      <w:sz w:val="22"/>
      <w:u w:val="dotted" w:color="00B9BD" w:themeColor="accent1"/>
    </w:rPr>
  </w:style>
  <w:style w:type="character" w:styleId="SmartLink">
    <w:name w:val="Smart Link"/>
    <w:uiPriority w:val="99"/>
    <w:unhideWhenUsed/>
    <w:qFormat/>
    <w:rsid w:val="00B01B0E"/>
    <w:rPr>
      <w:rFonts w:asciiTheme="minorHAnsi" w:hAnsiTheme="minorHAnsi"/>
      <w:color w:val="00B9BD" w:themeColor="hyperlink"/>
      <w:sz w:val="22"/>
      <w:u w:val="single"/>
      <w:shd w:val="clear" w:color="auto" w:fill="E1DFDD"/>
    </w:rPr>
  </w:style>
  <w:style w:type="character" w:styleId="lev">
    <w:name w:val="Strong"/>
    <w:uiPriority w:val="22"/>
    <w:qFormat/>
    <w:rsid w:val="00B01B0E"/>
    <w:rPr>
      <w:b/>
      <w:bCs/>
    </w:rPr>
  </w:style>
  <w:style w:type="paragraph" w:styleId="Sous-titre">
    <w:name w:val="Subtitle"/>
    <w:basedOn w:val="Normal"/>
    <w:next w:val="Normal"/>
    <w:link w:val="Sous-titreCar"/>
    <w:uiPriority w:val="11"/>
    <w:rsid w:val="00B01B0E"/>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Sous-titreCar">
    <w:name w:val="Sous-titre Car"/>
    <w:basedOn w:val="Policepardfaut"/>
    <w:link w:val="Sous-titre"/>
    <w:uiPriority w:val="11"/>
    <w:rsid w:val="00B01B0E"/>
    <w:rPr>
      <w:rFonts w:eastAsiaTheme="minorEastAsia"/>
      <w:color w:val="8E8E8E" w:themeColor="text1" w:themeTint="A5"/>
      <w:spacing w:val="15"/>
      <w:sz w:val="22"/>
      <w:szCs w:val="22"/>
      <w14:cntxtAlts/>
    </w:rPr>
  </w:style>
  <w:style w:type="character" w:styleId="Accentuationlgre">
    <w:name w:val="Subtle Emphasis"/>
    <w:uiPriority w:val="19"/>
    <w:rsid w:val="00B01B0E"/>
    <w:rPr>
      <w:i/>
      <w:iCs/>
      <w:color w:val="7C7C7C" w:themeColor="text1" w:themeTint="BF"/>
    </w:rPr>
  </w:style>
  <w:style w:type="character" w:styleId="Rfrencelgre">
    <w:name w:val="Subtle Reference"/>
    <w:uiPriority w:val="31"/>
    <w:rsid w:val="00B01B0E"/>
    <w:rPr>
      <w:smallCaps/>
      <w:color w:val="8E8E8E" w:themeColor="text1" w:themeTint="A5"/>
    </w:rPr>
  </w:style>
  <w:style w:type="table" w:styleId="Grilledutableau">
    <w:name w:val="Table Grid"/>
    <w:basedOn w:val="TableauNormal"/>
    <w:uiPriority w:val="39"/>
    <w:rsid w:val="00B01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B01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desrfrencesjuridiques">
    <w:name w:val="table of authorities"/>
    <w:basedOn w:val="Normal"/>
    <w:next w:val="Normal"/>
    <w:uiPriority w:val="99"/>
    <w:semiHidden/>
    <w:unhideWhenUsed/>
    <w:rsid w:val="00B01B0E"/>
    <w:pPr>
      <w:spacing w:after="0"/>
      <w:ind w:left="220" w:hanging="220"/>
    </w:pPr>
  </w:style>
  <w:style w:type="paragraph" w:styleId="Tabledesillustrations">
    <w:name w:val="table of figures"/>
    <w:basedOn w:val="Normal"/>
    <w:next w:val="Normal"/>
    <w:uiPriority w:val="99"/>
    <w:semiHidden/>
    <w:unhideWhenUsed/>
    <w:rsid w:val="00B01B0E"/>
    <w:pPr>
      <w:spacing w:after="0"/>
    </w:pPr>
  </w:style>
  <w:style w:type="paragraph" w:customStyle="1" w:styleId="TablesCellsBody">
    <w:name w:val="Tables Cells Body"/>
    <w:basedOn w:val="Normal"/>
    <w:qFormat/>
    <w:rsid w:val="00B01B0E"/>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B01B0E"/>
    <w:pPr>
      <w:spacing w:after="0" w:line="240" w:lineRule="auto"/>
      <w:textboxTightWrap w:val="firstLineOnly"/>
    </w:pPr>
    <w:rPr>
      <w:rFonts w:ascii="Verdana" w:hAnsi="Verdana" w:cs="Times New Roman (Body CS)"/>
      <w:caps/>
      <w:color w:val="FFFFFF" w:themeColor="background1"/>
      <w:sz w:val="22"/>
      <w14:cntxtAlts/>
    </w:rPr>
  </w:style>
  <w:style w:type="paragraph" w:styleId="TitreTR">
    <w:name w:val="toa heading"/>
    <w:basedOn w:val="Normal"/>
    <w:next w:val="Normal"/>
    <w:uiPriority w:val="99"/>
    <w:semiHidden/>
    <w:unhideWhenUsed/>
    <w:rsid w:val="00B01B0E"/>
    <w:pPr>
      <w:spacing w:before="120"/>
    </w:pPr>
    <w:rPr>
      <w:rFonts w:asciiTheme="majorHAnsi" w:eastAsiaTheme="majorEastAsia" w:hAnsiTheme="majorHAnsi" w:cstheme="majorBidi"/>
      <w:b/>
      <w:bCs/>
      <w:sz w:val="24"/>
    </w:rPr>
  </w:style>
  <w:style w:type="paragraph" w:styleId="TM1">
    <w:name w:val="toc 1"/>
    <w:next w:val="TM2"/>
    <w:link w:val="TM1Car"/>
    <w:uiPriority w:val="39"/>
    <w:unhideWhenUsed/>
    <w:qFormat/>
    <w:rsid w:val="00394A4D"/>
    <w:pPr>
      <w:adjustRightInd w:val="0"/>
      <w:snapToGrid w:val="0"/>
      <w:spacing w:after="0" w:line="360" w:lineRule="auto"/>
    </w:pPr>
    <w:rPr>
      <w:rFonts w:asciiTheme="majorHAnsi" w:hAnsiTheme="majorHAnsi" w:cs="Times New Roman (Body CS)"/>
      <w:bCs/>
      <w:iCs/>
      <w:caps/>
      <w:color w:val="626262" w:themeColor="text1" w:themeTint="E6"/>
      <w:sz w:val="22"/>
      <w14:cntxtAlts/>
    </w:rPr>
  </w:style>
  <w:style w:type="paragraph" w:styleId="TM2">
    <w:name w:val="toc 2"/>
    <w:basedOn w:val="Normal"/>
    <w:next w:val="Normal"/>
    <w:link w:val="TM2Car"/>
    <w:uiPriority w:val="39"/>
    <w:unhideWhenUsed/>
    <w:rsid w:val="00394A4D"/>
    <w:pPr>
      <w:suppressAutoHyphens/>
      <w:snapToGrid w:val="0"/>
      <w:spacing w:after="0"/>
    </w:pPr>
    <w:rPr>
      <w:rFonts w:asciiTheme="minorHAnsi" w:hAnsiTheme="minorHAnsi"/>
      <w:bCs/>
      <w:color w:val="626262" w:themeColor="text1" w:themeTint="E6"/>
      <w:sz w:val="20"/>
      <w:szCs w:val="22"/>
    </w:rPr>
  </w:style>
  <w:style w:type="paragraph" w:styleId="TM3">
    <w:name w:val="toc 3"/>
    <w:basedOn w:val="Normal"/>
    <w:next w:val="Normal"/>
    <w:link w:val="TM3Car"/>
    <w:uiPriority w:val="39"/>
    <w:unhideWhenUsed/>
    <w:rsid w:val="00394A4D"/>
    <w:pPr>
      <w:tabs>
        <w:tab w:val="left" w:pos="284"/>
        <w:tab w:val="right" w:leader="underscore" w:pos="9622"/>
      </w:tabs>
      <w:suppressAutoHyphens/>
      <w:adjustRightInd w:val="0"/>
      <w:snapToGrid w:val="0"/>
      <w:spacing w:after="0"/>
    </w:pPr>
    <w:rPr>
      <w:rFonts w:asciiTheme="minorHAnsi" w:hAnsiTheme="minorHAnsi"/>
      <w:caps/>
      <w:noProof/>
      <w:color w:val="626262" w:themeColor="text1" w:themeTint="E6"/>
      <w:sz w:val="20"/>
      <w:szCs w:val="20"/>
    </w:rPr>
  </w:style>
  <w:style w:type="paragraph" w:styleId="TM4">
    <w:name w:val="toc 4"/>
    <w:basedOn w:val="Normal"/>
    <w:next w:val="Normal"/>
    <w:uiPriority w:val="39"/>
    <w:semiHidden/>
    <w:unhideWhenUsed/>
    <w:rsid w:val="00B01B0E"/>
    <w:pPr>
      <w:spacing w:after="0"/>
      <w:ind w:left="660"/>
    </w:pPr>
    <w:rPr>
      <w:rFonts w:asciiTheme="minorHAnsi" w:hAnsiTheme="minorHAnsi"/>
      <w:sz w:val="20"/>
      <w:szCs w:val="20"/>
    </w:rPr>
  </w:style>
  <w:style w:type="paragraph" w:styleId="TM5">
    <w:name w:val="toc 5"/>
    <w:basedOn w:val="Normal"/>
    <w:next w:val="Normal"/>
    <w:uiPriority w:val="39"/>
    <w:unhideWhenUsed/>
    <w:rsid w:val="00B01B0E"/>
    <w:pPr>
      <w:spacing w:after="0"/>
      <w:ind w:left="880"/>
    </w:pPr>
    <w:rPr>
      <w:rFonts w:asciiTheme="minorHAnsi" w:hAnsiTheme="minorHAnsi"/>
      <w:sz w:val="20"/>
      <w:szCs w:val="20"/>
    </w:rPr>
  </w:style>
  <w:style w:type="paragraph" w:styleId="TM6">
    <w:name w:val="toc 6"/>
    <w:basedOn w:val="Normal"/>
    <w:next w:val="Normal"/>
    <w:uiPriority w:val="39"/>
    <w:semiHidden/>
    <w:unhideWhenUsed/>
    <w:rsid w:val="00B01B0E"/>
    <w:pPr>
      <w:spacing w:after="0"/>
      <w:ind w:left="1100"/>
    </w:pPr>
    <w:rPr>
      <w:rFonts w:asciiTheme="minorHAnsi" w:hAnsiTheme="minorHAnsi"/>
      <w:sz w:val="20"/>
      <w:szCs w:val="20"/>
    </w:rPr>
  </w:style>
  <w:style w:type="paragraph" w:styleId="TM7">
    <w:name w:val="toc 7"/>
    <w:basedOn w:val="Normal"/>
    <w:next w:val="Normal"/>
    <w:uiPriority w:val="39"/>
    <w:semiHidden/>
    <w:unhideWhenUsed/>
    <w:rsid w:val="00B01B0E"/>
    <w:pPr>
      <w:spacing w:after="0"/>
      <w:ind w:left="1320"/>
    </w:pPr>
    <w:rPr>
      <w:rFonts w:asciiTheme="minorHAnsi" w:hAnsiTheme="minorHAnsi"/>
      <w:sz w:val="20"/>
      <w:szCs w:val="20"/>
    </w:rPr>
  </w:style>
  <w:style w:type="paragraph" w:styleId="TM8">
    <w:name w:val="toc 8"/>
    <w:basedOn w:val="Normal"/>
    <w:next w:val="Normal"/>
    <w:uiPriority w:val="39"/>
    <w:unhideWhenUsed/>
    <w:rsid w:val="00B01B0E"/>
    <w:pPr>
      <w:spacing w:after="0"/>
      <w:ind w:left="1540"/>
    </w:pPr>
    <w:rPr>
      <w:rFonts w:asciiTheme="minorHAnsi" w:hAnsiTheme="minorHAnsi"/>
      <w:sz w:val="20"/>
      <w:szCs w:val="20"/>
    </w:rPr>
  </w:style>
  <w:style w:type="paragraph" w:styleId="TM9">
    <w:name w:val="toc 9"/>
    <w:basedOn w:val="Normal"/>
    <w:next w:val="Normal"/>
    <w:uiPriority w:val="39"/>
    <w:semiHidden/>
    <w:unhideWhenUsed/>
    <w:rsid w:val="00B01B0E"/>
    <w:pPr>
      <w:spacing w:after="0"/>
      <w:ind w:left="1760"/>
    </w:pPr>
    <w:rPr>
      <w:rFonts w:asciiTheme="minorHAnsi" w:hAnsiTheme="minorHAnsi"/>
      <w:sz w:val="20"/>
      <w:szCs w:val="20"/>
    </w:rPr>
  </w:style>
  <w:style w:type="paragraph" w:styleId="En-ttedetabledesmatires">
    <w:name w:val="TOC Heading"/>
    <w:basedOn w:val="Normal"/>
    <w:next w:val="Normal"/>
    <w:uiPriority w:val="39"/>
    <w:unhideWhenUsed/>
    <w:rsid w:val="00B01B0E"/>
    <w:pPr>
      <w:spacing w:line="240" w:lineRule="auto"/>
    </w:pPr>
    <w:rPr>
      <w:color w:val="00B9BD" w:themeColor="accent1"/>
      <w:sz w:val="32"/>
    </w:rPr>
  </w:style>
  <w:style w:type="character" w:styleId="Mentionnonrsolue">
    <w:name w:val="Unresolved Mention"/>
    <w:uiPriority w:val="99"/>
    <w:unhideWhenUsed/>
    <w:rsid w:val="00B01B0E"/>
    <w:rPr>
      <w:rFonts w:asciiTheme="minorHAnsi" w:hAnsiTheme="minorHAnsi"/>
      <w:color w:val="605E5C"/>
      <w:sz w:val="22"/>
      <w:shd w:val="clear" w:color="auto" w:fill="E1DFDD"/>
    </w:rPr>
  </w:style>
  <w:style w:type="numbering" w:customStyle="1" w:styleId="BulletedListStyle">
    <w:name w:val="Bulleted List Style"/>
    <w:uiPriority w:val="99"/>
    <w:rsid w:val="00B01B0E"/>
    <w:pPr>
      <w:numPr>
        <w:numId w:val="11"/>
      </w:numPr>
    </w:pPr>
  </w:style>
  <w:style w:type="paragraph" w:customStyle="1" w:styleId="Default">
    <w:name w:val="Default"/>
    <w:rsid w:val="00C30F02"/>
    <w:pPr>
      <w:autoSpaceDE w:val="0"/>
      <w:autoSpaceDN w:val="0"/>
      <w:adjustRightInd w:val="0"/>
      <w:spacing w:after="0" w:line="240" w:lineRule="auto"/>
    </w:pPr>
    <w:rPr>
      <w:rFonts w:ascii="Verdana" w:hAnsi="Verdana" w:cs="Verdana"/>
      <w:color w:val="000000"/>
      <w:lang w:val="en-GB"/>
    </w:rPr>
  </w:style>
  <w:style w:type="numbering" w:customStyle="1" w:styleId="GS-Parapgraphsnumbered">
    <w:name w:val="GS-Parapgraphs numbered"/>
    <w:uiPriority w:val="99"/>
    <w:rsid w:val="00991401"/>
    <w:pPr>
      <w:numPr>
        <w:numId w:val="14"/>
      </w:numPr>
    </w:pPr>
  </w:style>
  <w:style w:type="paragraph" w:customStyle="1" w:styleId="P">
    <w:name w:val="P"/>
    <w:basedOn w:val="Normal"/>
    <w:qFormat/>
    <w:rsid w:val="00350D03"/>
    <w:pPr>
      <w:numPr>
        <w:ilvl w:val="2"/>
        <w:numId w:val="15"/>
      </w:numPr>
    </w:pPr>
  </w:style>
  <w:style w:type="character" w:customStyle="1" w:styleId="TM3Car">
    <w:name w:val="TM 3 Car"/>
    <w:basedOn w:val="Policepardfaut"/>
    <w:link w:val="TM3"/>
    <w:uiPriority w:val="39"/>
    <w:rsid w:val="00394A4D"/>
    <w:rPr>
      <w:rFonts w:cs="Times New Roman (Body CS)"/>
      <w:caps/>
      <w:noProof/>
      <w:color w:val="626262" w:themeColor="text1" w:themeTint="E6"/>
      <w:sz w:val="20"/>
      <w:szCs w:val="20"/>
      <w14:cntxtAlts/>
    </w:rPr>
  </w:style>
  <w:style w:type="character" w:customStyle="1" w:styleId="TM1Car">
    <w:name w:val="TM 1 Car"/>
    <w:basedOn w:val="Policepardfaut"/>
    <w:link w:val="TM1"/>
    <w:uiPriority w:val="39"/>
    <w:rsid w:val="00394A4D"/>
    <w:rPr>
      <w:rFonts w:asciiTheme="majorHAnsi" w:hAnsiTheme="majorHAnsi" w:cs="Times New Roman (Body CS)"/>
      <w:bCs/>
      <w:iCs/>
      <w:caps/>
      <w:color w:val="626262" w:themeColor="text1" w:themeTint="E6"/>
      <w:sz w:val="22"/>
      <w14:cntxtAlts/>
    </w:rPr>
  </w:style>
  <w:style w:type="character" w:customStyle="1" w:styleId="TM2Car">
    <w:name w:val="TM 2 Car"/>
    <w:basedOn w:val="Policepardfaut"/>
    <w:link w:val="TM2"/>
    <w:uiPriority w:val="39"/>
    <w:rsid w:val="00394A4D"/>
    <w:rPr>
      <w:rFonts w:cs="Times New Roman (Body CS)"/>
      <w:bCs/>
      <w:color w:val="626262" w:themeColor="text1" w:themeTint="E6"/>
      <w:sz w:val="20"/>
      <w:szCs w:val="22"/>
      <w14:cntxtAlts/>
    </w:rPr>
  </w:style>
  <w:style w:type="table" w:styleId="TableauGrille5Fonc-Accentuation1">
    <w:name w:val="Grid Table 5 Dark Accent 1"/>
    <w:basedOn w:val="TableauNormal"/>
    <w:uiPriority w:val="50"/>
    <w:rsid w:val="006D53FE"/>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styleId="TableauGrille5Fonc">
    <w:name w:val="Grid Table 5 Dark"/>
    <w:basedOn w:val="TableauNormal"/>
    <w:uiPriority w:val="50"/>
    <w:rsid w:val="006D53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styleId="TableauGrille4-Accentuation3">
    <w:name w:val="Grid Table 4 Accent 3"/>
    <w:basedOn w:val="TableauNormal"/>
    <w:uiPriority w:val="49"/>
    <w:rsid w:val="006D53FE"/>
    <w:pPr>
      <w:spacing w:after="0" w:line="240" w:lineRule="auto"/>
    </w:p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Grille5Fonc-Accentuation2">
    <w:name w:val="Grid Table 5 Dark Accent 2"/>
    <w:basedOn w:val="TableauNormal"/>
    <w:uiPriority w:val="50"/>
    <w:rsid w:val="009B77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SectionTitle">
    <w:name w:val="Section Title"/>
    <w:basedOn w:val="Titre4"/>
    <w:next w:val="SectionList"/>
    <w:rsid w:val="00AA2706"/>
    <w:pPr>
      <w:spacing w:line="240" w:lineRule="auto"/>
      <w:contextualSpacing w:val="0"/>
    </w:pPr>
    <w:rPr>
      <w:rFonts w:eastAsia="Times New Roman" w:cs="Arial"/>
      <w:color w:val="auto"/>
      <w:szCs w:val="22"/>
      <w:lang w:eastAsia="en-GB"/>
      <w14:cntxtAlts w14:val="0"/>
    </w:rPr>
  </w:style>
  <w:style w:type="paragraph" w:customStyle="1" w:styleId="SectionList">
    <w:name w:val="Section List"/>
    <w:basedOn w:val="Titre5"/>
    <w:next w:val="SectionList2nd"/>
    <w:autoRedefine/>
    <w:rsid w:val="00AA2706"/>
    <w:pPr>
      <w:spacing w:line="240" w:lineRule="auto"/>
      <w:contextualSpacing w:val="0"/>
    </w:pPr>
    <w:rPr>
      <w:rFonts w:asciiTheme="minorHAnsi" w:eastAsia="Times New Roman" w:hAnsiTheme="minorHAnsi" w:cs="Times New Roman"/>
      <w:color w:val="auto"/>
      <w:szCs w:val="22"/>
      <w:lang w:val="en-GB" w:eastAsia="en-GB"/>
      <w14:cntxtAlts w14:val="0"/>
    </w:rPr>
  </w:style>
  <w:style w:type="numbering" w:customStyle="1" w:styleId="SDMTableBoxParaNumberedList">
    <w:name w:val="SDMTable&amp;BoxParaNumberedList"/>
    <w:rsid w:val="00B6326B"/>
    <w:pPr>
      <w:numPr>
        <w:numId w:val="16"/>
      </w:numPr>
    </w:pPr>
  </w:style>
  <w:style w:type="paragraph" w:customStyle="1" w:styleId="SectionList2nd">
    <w:name w:val="Section List 2nd"/>
    <w:basedOn w:val="Normal"/>
    <w:rsid w:val="00A10B8A"/>
    <w:pPr>
      <w:spacing w:line="240" w:lineRule="auto"/>
      <w:contextualSpacing w:val="0"/>
    </w:pPr>
    <w:rPr>
      <w:rFonts w:asciiTheme="minorHAnsi" w:eastAsia="Times New Roman" w:hAnsiTheme="minorHAnsi" w:cs="Times New Roman"/>
      <w:bCs/>
      <w:color w:val="auto"/>
      <w:szCs w:val="22"/>
      <w:lang w:val="en-GB" w:eastAsia="en-GB"/>
      <w14:cntxtAlts w14:val="0"/>
    </w:rPr>
  </w:style>
  <w:style w:type="numbering" w:customStyle="1" w:styleId="SDMAppHeadList">
    <w:name w:val="SDMAppHeadList"/>
    <w:uiPriority w:val="99"/>
    <w:rsid w:val="00885D25"/>
    <w:pPr>
      <w:numPr>
        <w:numId w:val="17"/>
      </w:numPr>
    </w:pPr>
  </w:style>
  <w:style w:type="table" w:styleId="TableauGrille4-Accentuation1">
    <w:name w:val="Grid Table 4 Accent 1"/>
    <w:basedOn w:val="TableauNormal"/>
    <w:uiPriority w:val="49"/>
    <w:rsid w:val="003A6007"/>
    <w:pPr>
      <w:spacing w:after="0" w:line="240" w:lineRule="auto"/>
    </w:pPr>
    <w:tblPr>
      <w:tblStyleRowBandSize w:val="1"/>
      <w:tblStyleColBandSize w:val="1"/>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Pr>
    <w:tblStylePr w:type="firstRow">
      <w:rPr>
        <w:b/>
        <w:bCs/>
        <w:color w:val="FFFFFF" w:themeColor="background1"/>
      </w:rPr>
      <w:tblPr/>
      <w:tcPr>
        <w:tcBorders>
          <w:top w:val="single" w:sz="4" w:space="0" w:color="00B9BD" w:themeColor="accent1"/>
          <w:left w:val="single" w:sz="4" w:space="0" w:color="00B9BD" w:themeColor="accent1"/>
          <w:bottom w:val="single" w:sz="4" w:space="0" w:color="00B9BD" w:themeColor="accent1"/>
          <w:right w:val="single" w:sz="4" w:space="0" w:color="00B9BD" w:themeColor="accent1"/>
          <w:insideH w:val="nil"/>
          <w:insideV w:val="nil"/>
        </w:tcBorders>
        <w:shd w:val="clear" w:color="auto" w:fill="00B9BD" w:themeFill="accent1"/>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paragraph" w:styleId="Rvision">
    <w:name w:val="Revision"/>
    <w:hidden/>
    <w:uiPriority w:val="99"/>
    <w:semiHidden/>
    <w:rsid w:val="00D20DAE"/>
    <w:pPr>
      <w:spacing w:after="0" w:line="240" w:lineRule="auto"/>
    </w:pPr>
    <w:rPr>
      <w:rFonts w:ascii="Verdana" w:hAnsi="Verdana" w:cs="Times New Roman (Body CS)"/>
      <w:color w:val="4D4D4C"/>
      <w:sz w:val="22"/>
      <w14:cntxtAlts/>
    </w:rPr>
  </w:style>
  <w:style w:type="paragraph" w:customStyle="1" w:styleId="Normal-white">
    <w:name w:val="Normal - white"/>
    <w:basedOn w:val="Normal"/>
    <w:qFormat/>
    <w:rsid w:val="006C544B"/>
    <w:pPr>
      <w:spacing w:before="120" w:after="120" w:line="240" w:lineRule="auto"/>
    </w:pPr>
    <w:rPr>
      <w:rFonts w:asciiTheme="minorHAnsi" w:hAnsiTheme="minorHAnsi" w:cs="Arial"/>
      <w:bCs/>
      <w:color w:val="FFFFFF" w:themeColor="background1"/>
      <w:sz w:val="20"/>
      <w:lang w:eastAsia="en-GB"/>
    </w:rPr>
  </w:style>
  <w:style w:type="numbering" w:customStyle="1" w:styleId="SDMParaList">
    <w:name w:val="SDMParaList"/>
    <w:rsid w:val="002B36C7"/>
    <w:pPr>
      <w:numPr>
        <w:numId w:val="19"/>
      </w:numPr>
    </w:pPr>
  </w:style>
  <w:style w:type="numbering" w:customStyle="1" w:styleId="SDMTableBoxParaNumberedList1">
    <w:name w:val="SDMTable&amp;BoxParaNumberedList1"/>
    <w:rsid w:val="002B36C7"/>
  </w:style>
  <w:style w:type="paragraph" w:customStyle="1" w:styleId="FootnoteTable">
    <w:name w:val="FootnoteTable"/>
    <w:rsid w:val="002B36C7"/>
    <w:pPr>
      <w:numPr>
        <w:numId w:val="20"/>
      </w:numPr>
      <w:tabs>
        <w:tab w:val="clear" w:pos="360"/>
      </w:tabs>
      <w:spacing w:after="0" w:line="240" w:lineRule="auto"/>
    </w:pPr>
    <w:rPr>
      <w:rFonts w:ascii="Times New Roman" w:eastAsia="Times New Roman" w:hAnsi="Times New Roman" w:cs="Times New Roman"/>
      <w:sz w:val="16"/>
      <w:szCs w:val="20"/>
      <w:lang w:val="en-GB"/>
    </w:rPr>
  </w:style>
  <w:style w:type="paragraph" w:customStyle="1" w:styleId="DecPara">
    <w:name w:val="DecPara"/>
    <w:basedOn w:val="Normal"/>
    <w:rsid w:val="002B36C7"/>
    <w:pPr>
      <w:numPr>
        <w:numId w:val="21"/>
      </w:numPr>
      <w:spacing w:after="0" w:line="240" w:lineRule="auto"/>
      <w:contextualSpacing w:val="0"/>
      <w:jc w:val="both"/>
    </w:pPr>
    <w:rPr>
      <w:rFonts w:ascii="Arial" w:eastAsia="Times New Roman" w:hAnsi="Arial" w:cs="Times New Roman"/>
      <w:color w:val="auto"/>
      <w:szCs w:val="20"/>
      <w:lang w:val="en-GB" w:eastAsia="de-DE"/>
      <w14:cntxtAlts w14:val="0"/>
    </w:rPr>
  </w:style>
  <w:style w:type="paragraph" w:customStyle="1" w:styleId="sdmpddpoasubsection1">
    <w:name w:val="sdmpddpoasubsection1"/>
    <w:basedOn w:val="Normal"/>
    <w:rsid w:val="002B36C7"/>
    <w:pPr>
      <w:spacing w:before="100" w:beforeAutospacing="1" w:after="100" w:afterAutospacing="1" w:line="240" w:lineRule="auto"/>
      <w:contextualSpacing w:val="0"/>
    </w:pPr>
    <w:rPr>
      <w:rFonts w:ascii="Times New Roman" w:eastAsia="Times New Roman" w:hAnsi="Times New Roman" w:cs="Times New Roman"/>
      <w:color w:val="auto"/>
      <w:sz w:val="24"/>
      <w:lang w:val="en-GB" w:eastAsia="en-GB"/>
      <w14:cntxtAlts w14:val="0"/>
    </w:rPr>
  </w:style>
  <w:style w:type="table" w:customStyle="1" w:styleId="GSBoldTable1">
    <w:name w:val="GS Bold Table1"/>
    <w:basedOn w:val="TableauNormal"/>
    <w:uiPriority w:val="99"/>
    <w:rsid w:val="002B36C7"/>
    <w:pPr>
      <w:snapToGrid w:val="0"/>
      <w:spacing w:after="0"/>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character" w:customStyle="1" w:styleId="A9">
    <w:name w:val="A9"/>
    <w:uiPriority w:val="99"/>
    <w:rsid w:val="002B36C7"/>
    <w:rPr>
      <w:color w:val="211D1E"/>
      <w:sz w:val="23"/>
      <w:szCs w:val="23"/>
    </w:rPr>
  </w:style>
  <w:style w:type="paragraph" w:customStyle="1" w:styleId="Pa1">
    <w:name w:val="Pa1"/>
    <w:basedOn w:val="Default"/>
    <w:next w:val="Default"/>
    <w:uiPriority w:val="99"/>
    <w:rsid w:val="002B36C7"/>
    <w:pPr>
      <w:spacing w:line="241" w:lineRule="atLeast"/>
    </w:pPr>
    <w:rPr>
      <w:rFonts w:ascii="Calibri" w:hAnsi="Calibri" w:cs="Calibri"/>
      <w:color w:val="auto"/>
      <w:lang w:val="en-US"/>
    </w:rPr>
  </w:style>
  <w:style w:type="character" w:customStyle="1" w:styleId="Style">
    <w:name w:val="Style"/>
    <w:basedOn w:val="SmartLink"/>
    <w:rsid w:val="002B36C7"/>
    <w:rPr>
      <w:rFonts w:asciiTheme="minorHAnsi" w:hAnsiTheme="minorHAnsi"/>
      <w:i/>
      <w:iCs/>
      <w:color w:val="00B9BD" w:themeColor="hyperlink"/>
      <w:sz w:val="20"/>
      <w:szCs w:val="18"/>
      <w:u w:val="single"/>
      <w:shd w:val="clear" w:color="auto" w:fill="E1DFDD"/>
    </w:rPr>
  </w:style>
  <w:style w:type="character" w:customStyle="1" w:styleId="SmartLink1">
    <w:name w:val="SmartLink1"/>
    <w:uiPriority w:val="99"/>
    <w:unhideWhenUsed/>
    <w:qFormat/>
    <w:rsid w:val="002B36C7"/>
    <w:rPr>
      <w:rFonts w:asciiTheme="minorHAnsi" w:hAnsiTheme="minorHAnsi"/>
      <w:color w:val="00B9BD" w:themeColor="hyperlink"/>
      <w:sz w:val="22"/>
      <w:u w:val="single"/>
      <w:shd w:val="clear" w:color="auto" w:fill="E1DFDD"/>
    </w:rPr>
  </w:style>
  <w:style w:type="character" w:customStyle="1" w:styleId="notion-enable-hover">
    <w:name w:val="notion-enable-hover"/>
    <w:basedOn w:val="Policepardfaut"/>
    <w:rsid w:val="002B36C7"/>
  </w:style>
  <w:style w:type="numbering" w:customStyle="1" w:styleId="SDMFootnoteList">
    <w:name w:val="SDMFootnoteList"/>
    <w:uiPriority w:val="99"/>
    <w:rsid w:val="00DC6E2E"/>
    <w:pPr>
      <w:numPr>
        <w:numId w:val="23"/>
      </w:numPr>
    </w:pPr>
  </w:style>
  <w:style w:type="numbering" w:customStyle="1" w:styleId="SDMFootnoteList1">
    <w:name w:val="SDMFootnoteList1"/>
    <w:uiPriority w:val="99"/>
    <w:rsid w:val="00DC6E2E"/>
  </w:style>
  <w:style w:type="paragraph" w:customStyle="1" w:styleId="TableParagraph">
    <w:name w:val="Table Paragraph"/>
    <w:basedOn w:val="Normal"/>
    <w:uiPriority w:val="1"/>
    <w:qFormat/>
    <w:rsid w:val="00566C7F"/>
    <w:pPr>
      <w:widowControl w:val="0"/>
      <w:autoSpaceDE w:val="0"/>
      <w:autoSpaceDN w:val="0"/>
      <w:spacing w:after="0" w:line="240" w:lineRule="auto"/>
      <w:contextualSpacing w:val="0"/>
    </w:pPr>
    <w:rPr>
      <w:rFonts w:eastAsia="Verdana" w:cs="Verdana"/>
      <w:color w:val="auto"/>
      <w:szCs w:val="22"/>
      <w14:cntxtAlts w14:val="0"/>
    </w:rPr>
  </w:style>
  <w:style w:type="table" w:customStyle="1" w:styleId="TableNormal1">
    <w:name w:val="Table Normal1"/>
    <w:uiPriority w:val="2"/>
    <w:semiHidden/>
    <w:unhideWhenUsed/>
    <w:qFormat/>
    <w:rsid w:val="00922B9B"/>
    <w:pPr>
      <w:widowControl w:val="0"/>
      <w:autoSpaceDE w:val="0"/>
      <w:autoSpaceDN w:val="0"/>
      <w:spacing w:after="0" w:line="240" w:lineRule="auto"/>
    </w:pPr>
    <w:rPr>
      <w:sz w:val="22"/>
      <w:szCs w:val="22"/>
    </w:rPr>
    <w:tblPr>
      <w:tblInd w:w="0" w:type="dxa"/>
      <w:tblCellMar>
        <w:top w:w="0" w:type="dxa"/>
        <w:left w:w="0" w:type="dxa"/>
        <w:bottom w:w="0" w:type="dxa"/>
        <w:right w:w="0" w:type="dxa"/>
      </w:tblCellMar>
    </w:tblPr>
  </w:style>
  <w:style w:type="table" w:customStyle="1" w:styleId="GSTableBoldline-heightcondensed1">
    <w:name w:val="GS Table Bold (line-height condensed)1"/>
    <w:basedOn w:val="TableauNormal"/>
    <w:uiPriority w:val="99"/>
    <w:rsid w:val="006D609B"/>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paragraph" w:customStyle="1" w:styleId="SDMTableBoxParaNotNumbered">
    <w:name w:val="SDMTable&amp;BoxParaNotNumbered"/>
    <w:basedOn w:val="Normal"/>
    <w:qFormat/>
    <w:rsid w:val="00BF3B98"/>
    <w:pPr>
      <w:spacing w:after="0" w:line="240" w:lineRule="auto"/>
      <w:contextualSpacing w:val="0"/>
    </w:pPr>
    <w:rPr>
      <w:rFonts w:ascii="Arial" w:eastAsia="Times New Roman" w:hAnsi="Arial" w:cs="Times New Roman"/>
      <w:color w:val="auto"/>
      <w:sz w:val="20"/>
      <w:szCs w:val="20"/>
      <w:lang w:val="en-GB" w:eastAsia="de-DE"/>
      <w14:cntxtAlts w14:val="0"/>
    </w:rPr>
  </w:style>
  <w:style w:type="character" w:customStyle="1" w:styleId="ParagraphedelisteCar">
    <w:name w:val="Paragraphe de liste Car"/>
    <w:aliases w:val="List Paragraph (numbered (a)) Car,Paragraph Car,Citation List Car,Resume Title Car,Bulet Para Car,List Paragraph Char Char Car,List Paragraph1 Car,b1 Car,Number_1 Car,SGLText List Paragraph Car,new Car,lp1 Car,Normal Sentence Car"/>
    <w:link w:val="Paragraphedeliste"/>
    <w:uiPriority w:val="34"/>
    <w:qFormat/>
    <w:locked/>
    <w:rsid w:val="00801FB6"/>
    <w:rPr>
      <w:rFonts w:ascii="Verdana" w:hAnsi="Verdana" w:cs="Times New Roman (Body CS)"/>
      <w:color w:val="4D4D4C"/>
      <w:sz w:val="22"/>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mailto:Manandman.ent@gmail.com"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globalgoals.goldstandard.org/t-prereview-vpa-design-document/" TargetMode="External"/><Relationship Id="rId17" Type="http://schemas.openxmlformats.org/officeDocument/2006/relationships/image" Target="media/image5.png"/><Relationship Id="rId25" Type="http://schemas.openxmlformats.org/officeDocument/2006/relationships/footer" Target="footer2.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mailto:help@goldstandard.org" TargetMode="External"/><Relationship Id="rId29" Type="http://schemas.openxmlformats.org/officeDocument/2006/relationships/hyperlink" Target="https://eur-lex.europa.eu/legal-content/EN/TXT/?uri=celex%3A22002A0731%2801%2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goals.goldstandard.org/107-par-programme-of-activity-requirements/"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energymin.gov.gh/sites/default/files/2023-09/2021%20ENERGY%20POLICY.pdf" TargetMode="External"/><Relationship Id="rId23" Type="http://schemas.openxmlformats.org/officeDocument/2006/relationships/header" Target="header2.xml"/><Relationship Id="rId28" Type="http://schemas.openxmlformats.org/officeDocument/2006/relationships/hyperlink" Target="https://globalgoals.goldstandard.org/t-prereview-vpa-design-document/"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globalgoals.goldstandard.org/standards/TGuide-PreReview_V1.1-VPA-Design-Document.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hyperlink" Target="mailto:Manandman.ent@gmail.com" TargetMode="Externa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8.emf"/></Relationships>
</file>

<file path=word/_rels/footer3.xml.rels><?xml version="1.0" encoding="UTF-8" standalone="yes"?>
<Relationships xmlns="http://schemas.openxmlformats.org/package/2006/relationships"><Relationship Id="rId3" Type="http://schemas.openxmlformats.org/officeDocument/2006/relationships/image" Target="media/image12.emf"/><Relationship Id="rId2" Type="http://schemas.openxmlformats.org/officeDocument/2006/relationships/image" Target="media/image8.emf"/><Relationship Id="rId1" Type="http://schemas.openxmlformats.org/officeDocument/2006/relationships/image" Target="media/image11.emf"/></Relationships>
</file>

<file path=word/_rels/footnotes.xml.rels><?xml version="1.0" encoding="UTF-8" standalone="yes"?>
<Relationships xmlns="http://schemas.openxmlformats.org/package/2006/relationships"><Relationship Id="rId3" Type="http://schemas.openxmlformats.org/officeDocument/2006/relationships/hyperlink" Target="https://aera.cloudvault.m-files.com/SharedLinks.aspx?accesskey=7d311f5759e92bc2a7ab353dee488322f9d9dfdfe686a80ef0594fd1f5280222&amp;VaultGUID=ffebd84a-a981-4720-85e2-a323c816e47e" TargetMode="External"/><Relationship Id="rId2" Type="http://schemas.openxmlformats.org/officeDocument/2006/relationships/hyperlink" Target="https://leap.unep.org/en/countries/gh/national-legislation/ghana-national-climate-change-policy" TargetMode="External"/><Relationship Id="rId1" Type="http://schemas.openxmlformats.org/officeDocument/2006/relationships/hyperlink" Target="http://aanma.gov.gh/documents/Labour%20Act,%202003%20(651).pdf" TargetMode="External"/><Relationship Id="rId4" Type="http://schemas.openxmlformats.org/officeDocument/2006/relationships/hyperlink" Target="https://comssa.org/en/news/unlocking-opportunities-for-climate-responsive-development-through-sustainable-energy-access-climate-action-plans-seacaps-in" TargetMode="External"/></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9.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1" Type="http://schemas.openxmlformats.org/officeDocument/2006/relationships/image" Target="../media/image10.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AF69FC37-5E69-A442-A32A-D5F1B93F3961}" type="presOf" srcId="{3A611AAA-098D-704F-BB06-7C3A5CCE11B3}" destId="{AA104B76-9071-F146-9089-6E8724F6320C}" srcOrd="0" destOrd="0" presId="urn:microsoft.com/office/officeart/2008/layout/PictureAccentBlocks"/>
    <dgm:cxn modelId="{BDBE5C44-9B97-E94A-A006-7A8E37A16D8E}" type="presOf" srcId="{BFBBF2B0-60C1-3742-9858-233F576D555B}" destId="{32DFC0E0-F41F-984C-B9CC-5EE3C099885D}" srcOrd="0" destOrd="0" presId="urn:microsoft.com/office/officeart/2008/layout/PictureAccentBlocks"/>
    <dgm:cxn modelId="{B494AF59-4C5E-CC44-9D4F-3597C7B7F629}" type="presParOf" srcId="{32DFC0E0-F41F-984C-B9CC-5EE3C099885D}" destId="{6EB9AB5F-C7CD-5646-8C4E-2FC5B3FCD748}" srcOrd="0" destOrd="0" presId="urn:microsoft.com/office/officeart/2008/layout/PictureAccentBlocks"/>
    <dgm:cxn modelId="{8E6A879A-611B-FA4C-8030-6CD3DBD0A9AE}" type="presParOf" srcId="{6EB9AB5F-C7CD-5646-8C4E-2FC5B3FCD748}" destId="{94C23139-828D-AE47-BD45-DFC9DC71CAC6}" srcOrd="0" destOrd="0" presId="urn:microsoft.com/office/officeart/2008/layout/PictureAccentBlocks"/>
    <dgm:cxn modelId="{8DAFDB92-679D-1F4E-A5D9-0C7174252AB0}"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c63ac8-f873-4864-a556-1526ed5fb1dd">
      <Terms xmlns="http://schemas.microsoft.com/office/infopath/2007/PartnerControls"/>
    </lcf76f155ced4ddcb4097134ff3c332f>
    <TaxCatchAll xmlns="b83aece0-62c2-469f-addf-c34b3ad5a904"/>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2915A58E75E724683C9EF54A4DEE385" ma:contentTypeVersion="12" ma:contentTypeDescription="Create a new document." ma:contentTypeScope="" ma:versionID="cbb3f19ffc5fee7e4c3731b91399ec6c">
  <xsd:schema xmlns:xsd="http://www.w3.org/2001/XMLSchema" xmlns:xs="http://www.w3.org/2001/XMLSchema" xmlns:p="http://schemas.microsoft.com/office/2006/metadata/properties" xmlns:ns2="7dc63ac8-f873-4864-a556-1526ed5fb1dd" xmlns:ns3="b83aece0-62c2-469f-addf-c34b3ad5a904" targetNamespace="http://schemas.microsoft.com/office/2006/metadata/properties" ma:root="true" ma:fieldsID="435adb6105cd56d23359b6655e530c67" ns2:_="" ns3:_="">
    <xsd:import namespace="7dc63ac8-f873-4864-a556-1526ed5fb1dd"/>
    <xsd:import namespace="b83aece0-62c2-469f-addf-c34b3ad5a9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63ac8-f873-4864-a556-1526ed5fb1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f161edd-7b79-4478-98eb-f673e2ec4f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3aece0-62c2-469f-addf-c34b3ad5a90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a0eb0c7-d26c-4099-bb9e-4c18748980ce}" ma:internalName="TaxCatchAll" ma:showField="CatchAllData" ma:web="b83aece0-62c2-469f-addf-c34b3ad5a9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225A0-BE86-744D-ADB6-636ED02D39A8}">
  <ds:schemaRefs>
    <ds:schemaRef ds:uri="http://schemas.openxmlformats.org/officeDocument/2006/bibliography"/>
  </ds:schemaRefs>
</ds:datastoreItem>
</file>

<file path=customXml/itemProps2.xml><?xml version="1.0" encoding="utf-8"?>
<ds:datastoreItem xmlns:ds="http://schemas.openxmlformats.org/officeDocument/2006/customXml" ds:itemID="{0A437EB8-7EF8-4E5B-97D2-5D825FE4A7C7}">
  <ds:schemaRefs>
    <ds:schemaRef ds:uri="http://schemas.microsoft.com/sharepoint/v3/contenttype/forms"/>
  </ds:schemaRefs>
</ds:datastoreItem>
</file>

<file path=customXml/itemProps3.xml><?xml version="1.0" encoding="utf-8"?>
<ds:datastoreItem xmlns:ds="http://schemas.openxmlformats.org/officeDocument/2006/customXml" ds:itemID="{6D036D98-EDCA-42B1-A8CC-DE2E2DC75352}">
  <ds:schemaRefs>
    <ds:schemaRef ds:uri="http://schemas.microsoft.com/office/2006/metadata/properties"/>
    <ds:schemaRef ds:uri="http://schemas.microsoft.com/office/infopath/2007/PartnerControls"/>
    <ds:schemaRef ds:uri="7dc63ac8-f873-4864-a556-1526ed5fb1dd"/>
    <ds:schemaRef ds:uri="b83aece0-62c2-469f-addf-c34b3ad5a904"/>
  </ds:schemaRefs>
</ds:datastoreItem>
</file>

<file path=customXml/itemProps4.xml><?xml version="1.0" encoding="utf-8"?>
<ds:datastoreItem xmlns:ds="http://schemas.openxmlformats.org/officeDocument/2006/customXml" ds:itemID="{E4614C94-4D90-409D-9002-09B60B5BC6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63ac8-f873-4864-a556-1526ed5fb1dd"/>
    <ds:schemaRef ds:uri="b83aece0-62c2-469f-addf-c34b3ad5a9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101</Pages>
  <Words>24663</Words>
  <Characters>135651</Characters>
  <Application>Microsoft Office Word</Application>
  <DocSecurity>0</DocSecurity>
  <Lines>1130</Lines>
  <Paragraphs>319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TEMPLATE- V2.2 VPA Design Document</vt:lpstr>
      <vt:lpstr>TEMPLATE- V2.2 VPA Design Document</vt:lpstr>
    </vt:vector>
  </TitlesOfParts>
  <Manager/>
  <Company/>
  <LinksUpToDate>false</LinksUpToDate>
  <CharactersWithSpaces>159995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V2.2 VPA Design Document</dc:title>
  <dc:subject/>
  <dc:creator>Gold Standard</dc:creator>
  <cp:keywords/>
  <dc:description/>
  <cp:lastModifiedBy>Jokhanan TOE</cp:lastModifiedBy>
  <cp:revision>2</cp:revision>
  <cp:lastPrinted>2017-11-02T02:38:00Z</cp:lastPrinted>
  <dcterms:created xsi:type="dcterms:W3CDTF">2026-02-26T07:09:00Z</dcterms:created>
  <dcterms:modified xsi:type="dcterms:W3CDTF">2026-02-26T07:09:00Z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0x01010042915A58E75E724683C9EF54A4DEE385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GUID">
    <vt:lpwstr>0e801f7d-37be-4c2b-a02b-c845b6924192</vt:lpwstr>
  </property>
  <property fmtid="{D5CDD505-2E9C-101B-9397-08002B2CF9AE}" pid="11" name="Order">
    <vt:r8>1643400</vt:r8>
  </property>
</Properties>
</file>