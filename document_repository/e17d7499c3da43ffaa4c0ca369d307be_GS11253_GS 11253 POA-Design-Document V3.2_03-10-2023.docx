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AF933" w14:textId="77777777" w:rsidR="004473A5" w:rsidRPr="00974F10" w:rsidRDefault="004473A5" w:rsidP="004473A5">
      <w:pPr>
        <w:spacing w:line="240" w:lineRule="auto"/>
        <w:rPr>
          <w:b/>
          <w:caps/>
          <w:color w:val="00B9BD" w:themeColor="accent1"/>
          <w:sz w:val="48"/>
          <w:lang w:val="en-GB"/>
        </w:rPr>
      </w:pPr>
      <w:r w:rsidRPr="00974F10">
        <w:rPr>
          <w:b/>
          <w:caps/>
          <w:color w:val="00B9BD" w:themeColor="accent1"/>
          <w:sz w:val="48"/>
          <w:lang w:val="en-GB"/>
        </w:rPr>
        <w:t xml:space="preserve">Key Project </w:t>
      </w:r>
      <w:r w:rsidRPr="008C3818">
        <w:rPr>
          <w:b/>
          <w:caps/>
          <w:color w:val="00B9BD" w:themeColor="accent1"/>
          <w:sz w:val="48"/>
          <w:lang w:val="en-GB"/>
        </w:rPr>
        <w:t>Information &amp; Programme Design Document (PoA-DD)</w:t>
      </w:r>
    </w:p>
    <w:p w14:paraId="3CD7A092" w14:textId="17A8E6CD" w:rsidR="00F92931" w:rsidRPr="0022081F" w:rsidRDefault="00000000" w:rsidP="002E5DB5">
      <w:r>
        <w:rPr>
          <w:noProof/>
          <w14:cntxtAlts w14:val="0"/>
        </w:rPr>
        <w:pict w14:anchorId="15522EB2">
          <v:rect id="_x0000_i1025" alt="" style="width:451.3pt;height:.05pt;mso-width-percent:0;mso-height-percent:0;mso-width-percent:0;mso-height-percent:0" o:hralign="center" o:hrstd="t" o:hr="t" fillcolor="#a0a0a0" stroked="f"/>
        </w:pict>
      </w:r>
    </w:p>
    <w:p w14:paraId="5AF43C4C" w14:textId="59B2C41C" w:rsidR="00A3794A" w:rsidRDefault="0002272D" w:rsidP="00635A56">
      <w:pPr>
        <w:pStyle w:val="Titre6"/>
        <w:rPr>
          <w:sz w:val="24"/>
        </w:rPr>
      </w:pPr>
      <w:r w:rsidRPr="002E5DB5">
        <w:rPr>
          <w:sz w:val="24"/>
        </w:rPr>
        <w:t xml:space="preserve">PUBLICATION DATE </w:t>
      </w:r>
      <w:r w:rsidRPr="002E5DB5">
        <w:t xml:space="preserve"> </w:t>
      </w:r>
      <w:r w:rsidR="006A1F13" w:rsidRPr="00F932C1">
        <w:rPr>
          <w:b/>
          <w:bCs/>
          <w:color w:val="515151" w:themeColor="text1"/>
        </w:rPr>
        <w:t>31</w:t>
      </w:r>
      <w:r w:rsidRPr="00F932C1">
        <w:rPr>
          <w:b/>
          <w:bCs/>
          <w:color w:val="515151" w:themeColor="text1"/>
        </w:rPr>
        <w:t>.</w:t>
      </w:r>
      <w:r w:rsidR="006A1F13" w:rsidRPr="00F932C1">
        <w:rPr>
          <w:b/>
          <w:bCs/>
          <w:color w:val="515151" w:themeColor="text1"/>
        </w:rPr>
        <w:t>05</w:t>
      </w:r>
      <w:r w:rsidRPr="00F932C1">
        <w:rPr>
          <w:b/>
          <w:bCs/>
          <w:color w:val="515151" w:themeColor="text1"/>
        </w:rPr>
        <w:t>.</w:t>
      </w:r>
      <w:r w:rsidR="00460D2E" w:rsidRPr="00F932C1">
        <w:rPr>
          <w:b/>
          <w:bCs/>
          <w:color w:val="515151" w:themeColor="text1"/>
        </w:rPr>
        <w:t>202</w:t>
      </w:r>
      <w:r w:rsidR="00E14AC5" w:rsidRPr="00F932C1">
        <w:rPr>
          <w:b/>
          <w:bCs/>
          <w:color w:val="515151" w:themeColor="text1"/>
        </w:rPr>
        <w:t>2</w:t>
      </w:r>
      <w:r w:rsidR="00A96321">
        <w:br/>
      </w:r>
      <w:r w:rsidR="00CD41BB">
        <w:rPr>
          <w:sz w:val="24"/>
        </w:rPr>
        <w:t xml:space="preserve">VERSION </w:t>
      </w:r>
      <w:r>
        <w:t xml:space="preserve"> </w:t>
      </w:r>
      <w:r w:rsidR="00EE030A">
        <w:rPr>
          <w:b/>
          <w:bCs/>
          <w:color w:val="515151" w:themeColor="text1"/>
        </w:rPr>
        <w:t>2.</w:t>
      </w:r>
      <w:r w:rsidR="00535296">
        <w:rPr>
          <w:b/>
          <w:bCs/>
          <w:color w:val="515151" w:themeColor="text1"/>
        </w:rPr>
        <w:t>1</w:t>
      </w:r>
      <w:r w:rsidRPr="004E3F0E">
        <w:rPr>
          <w:b/>
          <w:bCs/>
          <w:color w:val="515151" w:themeColor="text1"/>
        </w:rPr>
        <w:t xml:space="preserve"> </w:t>
      </w:r>
      <w:r w:rsidR="0096773B">
        <w:rPr>
          <w:b/>
          <w:bCs/>
          <w:color w:val="515151" w:themeColor="text1"/>
        </w:rPr>
        <w:br/>
      </w:r>
      <w:r w:rsidR="00A96321">
        <w:rPr>
          <w:sz w:val="24"/>
        </w:rPr>
        <w:t xml:space="preserve">RELATED </w:t>
      </w:r>
      <w:r w:rsidR="00FF48D3">
        <w:rPr>
          <w:sz w:val="24"/>
        </w:rPr>
        <w:t xml:space="preserve">SUPPORT </w:t>
      </w:r>
    </w:p>
    <w:p w14:paraId="04BB5E59" w14:textId="12891109" w:rsidR="00F92931" w:rsidRPr="00947B25" w:rsidRDefault="00000000" w:rsidP="00635A56">
      <w:pPr>
        <w:pStyle w:val="Titre6"/>
      </w:pPr>
      <w:hyperlink r:id="rId12" w:history="1">
        <w:r w:rsidR="00A707C1" w:rsidRPr="0028730B">
          <w:rPr>
            <w:rStyle w:val="Lienhypertexte"/>
            <w:rFonts w:ascii="Verdana" w:hAnsi="Verdana"/>
          </w:rPr>
          <w:t>Programme of Activity requirements</w:t>
        </w:r>
      </w:hyperlink>
      <w:r>
        <w:rPr>
          <w:noProof/>
          <w14:cntxtAlts w14:val="0"/>
        </w:rPr>
        <w:pict w14:anchorId="0F4C9006">
          <v:rect id="_x0000_i1026" alt="" style="width:451.3pt;height:.05pt;mso-width-percent:0;mso-height-percent:0;mso-width-percent:0;mso-height-percent:0" o:hralign="center" o:hrstd="t" o:hr="t" fillcolor="#a0a0a0" stroked="f"/>
        </w:pict>
      </w:r>
    </w:p>
    <w:p w14:paraId="6931FB3F" w14:textId="77777777" w:rsidR="00C30F02" w:rsidRDefault="00C30F02" w:rsidP="00C30F02">
      <w:pPr>
        <w:rPr>
          <w:lang w:val="en-GB"/>
        </w:rPr>
      </w:pPr>
    </w:p>
    <w:p w14:paraId="13F8EF15" w14:textId="77777777" w:rsidR="004473A5" w:rsidRPr="00974F10" w:rsidRDefault="004473A5" w:rsidP="004473A5">
      <w:pPr>
        <w:rPr>
          <w:lang w:val="en-GB"/>
        </w:rPr>
      </w:pPr>
      <w:r w:rsidRPr="00974F10">
        <w:rPr>
          <w:lang w:val="en-GB"/>
        </w:rPr>
        <w:t xml:space="preserve">This document contains the following Sections </w:t>
      </w:r>
    </w:p>
    <w:p w14:paraId="4FF8B672" w14:textId="77777777" w:rsidR="004473A5" w:rsidRPr="00974F10" w:rsidRDefault="004473A5" w:rsidP="004473A5">
      <w:pPr>
        <w:rPr>
          <w:lang w:val="en-GB"/>
        </w:rPr>
      </w:pPr>
      <w:r w:rsidRPr="00974F10">
        <w:rPr>
          <w:lang w:val="en-GB"/>
        </w:rPr>
        <w:br/>
        <w:t>Key Project Information</w:t>
      </w:r>
    </w:p>
    <w:p w14:paraId="137C07A3" w14:textId="77777777" w:rsidR="004473A5" w:rsidRPr="00974F10" w:rsidRDefault="004473A5" w:rsidP="004473A5">
      <w:pPr>
        <w:rPr>
          <w:lang w:val="en-GB"/>
        </w:rPr>
      </w:pPr>
    </w:p>
    <w:p w14:paraId="183DB1FD" w14:textId="2DD81F09" w:rsidR="004473A5" w:rsidRPr="008C3818" w:rsidRDefault="004473A5" w:rsidP="004473A5">
      <w:pPr>
        <w:rPr>
          <w:rFonts w:asciiTheme="minorHAnsi" w:hAnsiTheme="minorHAnsi"/>
        </w:rPr>
      </w:pPr>
      <w:r w:rsidRPr="004314D4">
        <w:rPr>
          <w:rStyle w:val="Lienhypertexte"/>
        </w:rPr>
        <w:fldChar w:fldCharType="begin"/>
      </w:r>
      <w:r w:rsidRPr="004314D4">
        <w:rPr>
          <w:rStyle w:val="Lienhypertexte"/>
        </w:rPr>
        <w:instrText xml:space="preserve"> REF _Ref49848916 \r \h  \* MERGEFORMAT </w:instrText>
      </w:r>
      <w:r w:rsidRPr="004314D4">
        <w:rPr>
          <w:rStyle w:val="Lienhypertexte"/>
        </w:rPr>
      </w:r>
      <w:r w:rsidRPr="004314D4">
        <w:rPr>
          <w:rStyle w:val="Lienhypertexte"/>
        </w:rPr>
        <w:fldChar w:fldCharType="separate"/>
      </w:r>
      <w:r w:rsidR="0001567B">
        <w:rPr>
          <w:rStyle w:val="Lienhypertexte"/>
        </w:rPr>
        <w:t>0</w:t>
      </w:r>
      <w:r w:rsidRPr="004314D4">
        <w:rPr>
          <w:rStyle w:val="Lienhypertexte"/>
        </w:rPr>
        <w:fldChar w:fldCharType="end"/>
      </w:r>
      <w:r w:rsidRPr="004314D4">
        <w:t xml:space="preserve"> </w:t>
      </w:r>
      <w:r w:rsidRPr="008C3818">
        <w:rPr>
          <w:rFonts w:asciiTheme="minorHAnsi" w:hAnsiTheme="minorHAnsi"/>
        </w:rPr>
        <w:t>– General description of PoA</w:t>
      </w:r>
    </w:p>
    <w:p w14:paraId="11E1EC1D" w14:textId="77777777" w:rsidR="004473A5" w:rsidRPr="008C3818" w:rsidRDefault="00000000" w:rsidP="004473A5">
      <w:pPr>
        <w:rPr>
          <w:rFonts w:asciiTheme="minorHAnsi" w:hAnsiTheme="minorHAnsi"/>
        </w:rPr>
      </w:pPr>
      <w:hyperlink w:anchor="secb" w:history="1">
        <w:r w:rsidR="004473A5" w:rsidRPr="004314D4">
          <w:t>SECTION B</w:t>
        </w:r>
      </w:hyperlink>
      <w:r w:rsidR="004473A5">
        <w:t xml:space="preserve"> </w:t>
      </w:r>
      <w:r w:rsidR="004473A5" w:rsidRPr="008C3818">
        <w:rPr>
          <w:rFonts w:asciiTheme="minorHAnsi" w:hAnsiTheme="minorHAnsi"/>
        </w:rPr>
        <w:t>- Management System and Inclusion Criteria</w:t>
      </w:r>
      <w:r w:rsidR="004473A5" w:rsidRPr="008C3818" w:rsidDel="00F95025">
        <w:rPr>
          <w:rFonts w:asciiTheme="minorHAnsi" w:hAnsiTheme="minorHAnsi"/>
        </w:rPr>
        <w:t xml:space="preserve"> </w:t>
      </w:r>
    </w:p>
    <w:p w14:paraId="232BC6AA" w14:textId="77777777" w:rsidR="004473A5" w:rsidRPr="008C3818" w:rsidRDefault="00000000" w:rsidP="004473A5">
      <w:pPr>
        <w:rPr>
          <w:rFonts w:asciiTheme="minorHAnsi" w:hAnsiTheme="minorHAnsi"/>
        </w:rPr>
      </w:pPr>
      <w:hyperlink w:anchor="secc" w:history="1">
        <w:r w:rsidR="004473A5" w:rsidRPr="004314D4">
          <w:t>SECTION C</w:t>
        </w:r>
      </w:hyperlink>
      <w:r w:rsidR="004473A5">
        <w:rPr>
          <w:rFonts w:asciiTheme="minorHAnsi" w:hAnsiTheme="minorHAnsi"/>
        </w:rPr>
        <w:t xml:space="preserve"> </w:t>
      </w:r>
      <w:r w:rsidR="004473A5" w:rsidRPr="008C3818">
        <w:rPr>
          <w:rFonts w:asciiTheme="minorHAnsi" w:hAnsiTheme="minorHAnsi"/>
        </w:rPr>
        <w:t>– Demonstration of additionality</w:t>
      </w:r>
    </w:p>
    <w:p w14:paraId="61712F16" w14:textId="3800319F" w:rsidR="004473A5" w:rsidRPr="008C3818" w:rsidRDefault="004473A5" w:rsidP="004473A5">
      <w:pPr>
        <w:rPr>
          <w:rFonts w:asciiTheme="minorHAnsi" w:hAnsiTheme="minorHAnsi"/>
        </w:rPr>
      </w:pPr>
      <w:r w:rsidRPr="004314D4">
        <w:fldChar w:fldCharType="begin"/>
      </w:r>
      <w:r w:rsidRPr="004314D4">
        <w:instrText xml:space="preserve"> REF _Ref49848939 \r \h  \* MERGEFORMAT </w:instrText>
      </w:r>
      <w:r w:rsidRPr="004314D4">
        <w:fldChar w:fldCharType="separate"/>
      </w:r>
      <w:r w:rsidR="0001567B">
        <w:t>0</w:t>
      </w:r>
      <w:r w:rsidRPr="004314D4">
        <w:fldChar w:fldCharType="end"/>
      </w:r>
      <w:r w:rsidRPr="008C3818">
        <w:rPr>
          <w:rFonts w:asciiTheme="minorHAnsi" w:hAnsiTheme="minorHAnsi"/>
        </w:rPr>
        <w:t xml:space="preserve"> – Duration of PoA</w:t>
      </w:r>
    </w:p>
    <w:p w14:paraId="7D65D801" w14:textId="238293C5" w:rsidR="004473A5" w:rsidRPr="004314D4" w:rsidRDefault="00000000" w:rsidP="004473A5">
      <w:hyperlink w:anchor="secf" w:history="1">
        <w:r w:rsidR="004473A5" w:rsidRPr="004314D4">
          <w:t xml:space="preserve">SECTION </w:t>
        </w:r>
      </w:hyperlink>
      <w:r w:rsidR="003208FC">
        <w:t>E</w:t>
      </w:r>
      <w:r w:rsidR="004473A5">
        <w:t xml:space="preserve"> </w:t>
      </w:r>
      <w:r w:rsidR="004473A5" w:rsidRPr="008C3818">
        <w:t xml:space="preserve">- </w:t>
      </w:r>
      <w:r w:rsidR="004473A5" w:rsidRPr="004314D4">
        <w:t>Outcome of Stakeholder Consultations</w:t>
      </w:r>
      <w:r w:rsidR="004473A5" w:rsidRPr="004314D4" w:rsidDel="00677D13">
        <w:t xml:space="preserve"> </w:t>
      </w:r>
    </w:p>
    <w:p w14:paraId="471CA981" w14:textId="77777777" w:rsidR="004473A5" w:rsidRPr="008C3818" w:rsidRDefault="004473A5" w:rsidP="004473A5">
      <w:pPr>
        <w:rPr>
          <w:rFonts w:asciiTheme="minorHAnsi" w:hAnsiTheme="minorHAnsi"/>
        </w:rPr>
      </w:pPr>
    </w:p>
    <w:p w14:paraId="319F9F8B" w14:textId="1502316A" w:rsidR="004473A5" w:rsidRPr="008C3818" w:rsidRDefault="004473A5" w:rsidP="004473A5">
      <w:pPr>
        <w:rPr>
          <w:lang w:eastAsia="en-GB"/>
        </w:rPr>
      </w:pPr>
      <w:r w:rsidRPr="004314D4">
        <w:fldChar w:fldCharType="begin"/>
      </w:r>
      <w:r w:rsidRPr="004314D4">
        <w:instrText xml:space="preserve"> REF _Ref47423506 \r \h  \* MERGEFORMAT </w:instrText>
      </w:r>
      <w:r w:rsidRPr="004314D4">
        <w:fldChar w:fldCharType="separate"/>
      </w:r>
      <w:r w:rsidR="0001567B">
        <w:t>0</w:t>
      </w:r>
      <w:r w:rsidRPr="004314D4">
        <w:fldChar w:fldCharType="end"/>
      </w:r>
      <w:r w:rsidRPr="008C3818">
        <w:rPr>
          <w:lang w:eastAsia="en-GB"/>
        </w:rPr>
        <w:t xml:space="preserve"> – Contact information of coordinating/managing entity and responsible person(s)/ entity(ies)</w:t>
      </w:r>
    </w:p>
    <w:p w14:paraId="090EF51A" w14:textId="5EFF5E3E" w:rsidR="006D53FE" w:rsidRDefault="006D53FE" w:rsidP="004C3B1A"/>
    <w:p w14:paraId="05CF5A40" w14:textId="7EC60809" w:rsidR="00BB782E" w:rsidRDefault="00BB782E" w:rsidP="004C3B1A"/>
    <w:p w14:paraId="0E2F49B8" w14:textId="77777777" w:rsidR="00BB782E" w:rsidRDefault="00BB782E" w:rsidP="004C3B1A"/>
    <w:p w14:paraId="4A6B2B5B" w14:textId="77777777" w:rsidR="0002340E" w:rsidRDefault="0002340E">
      <w:pPr>
        <w:spacing w:line="276" w:lineRule="auto"/>
        <w:contextualSpacing w:val="0"/>
        <w:rPr>
          <w:rFonts w:asciiTheme="majorHAnsi" w:eastAsiaTheme="majorEastAsia" w:hAnsiTheme="majorHAnsi" w:cs="Times New Roman (Headings CS)"/>
          <w:b/>
          <w:caps/>
          <w:color w:val="00B9BD" w:themeColor="accent1"/>
          <w:sz w:val="32"/>
        </w:rPr>
      </w:pPr>
      <w:r>
        <w:br w:type="page"/>
      </w:r>
    </w:p>
    <w:p w14:paraId="1DFFAF16" w14:textId="2CAED697" w:rsidR="004473A5" w:rsidRPr="00F751F2" w:rsidRDefault="004473A5" w:rsidP="004473A5">
      <w:pPr>
        <w:pStyle w:val="Titre3"/>
      </w:pPr>
      <w:r w:rsidRPr="00C45525">
        <w:lastRenderedPageBreak/>
        <w:t>KEY PROJECT INFORMATION</w:t>
      </w:r>
    </w:p>
    <w:p w14:paraId="34086A6F" w14:textId="77777777" w:rsidR="00A5778D" w:rsidRDefault="00A5778D" w:rsidP="004473A5">
      <w:pPr>
        <w:spacing w:line="276" w:lineRule="auto"/>
        <w:contextualSpacing w:val="0"/>
        <w:rPr>
          <w:b/>
          <w:bCs/>
          <w:lang w:val="en-GB"/>
        </w:rPr>
      </w:pPr>
    </w:p>
    <w:tbl>
      <w:tblPr>
        <w:tblStyle w:val="TableauGrille5Fonc-Accentuation1"/>
        <w:tblpPr w:leftFromText="180" w:rightFromText="180" w:vertAnchor="text" w:horzAnchor="margin" w:tblpY="5"/>
        <w:tblW w:w="9980" w:type="dxa"/>
        <w:tblLook w:val="0680" w:firstRow="0" w:lastRow="0" w:firstColumn="1" w:lastColumn="0" w:noHBand="1" w:noVBand="1"/>
      </w:tblPr>
      <w:tblGrid>
        <w:gridCol w:w="4490"/>
        <w:gridCol w:w="5490"/>
      </w:tblGrid>
      <w:tr w:rsidR="004473A5" w:rsidRPr="00211D67" w14:paraId="6845A903" w14:textId="77777777" w:rsidTr="00B922A6">
        <w:trPr>
          <w:trHeight w:val="402"/>
        </w:trPr>
        <w:tc>
          <w:tcPr>
            <w:cnfStyle w:val="001000000000" w:firstRow="0" w:lastRow="0" w:firstColumn="1" w:lastColumn="0" w:oddVBand="0" w:evenVBand="0" w:oddHBand="0" w:evenHBand="0" w:firstRowFirstColumn="0" w:firstRowLastColumn="0" w:lastRowFirstColumn="0" w:lastRowLastColumn="0"/>
            <w:tcW w:w="4490" w:type="dxa"/>
          </w:tcPr>
          <w:p w14:paraId="357377F8" w14:textId="77777777" w:rsidR="004473A5" w:rsidRPr="004314D4" w:rsidRDefault="004473A5" w:rsidP="003208FC">
            <w:pPr>
              <w:rPr>
                <w:b/>
                <w:bCs w:val="0"/>
                <w:color w:val="FFFFFF" w:themeColor="background1"/>
              </w:rPr>
            </w:pPr>
            <w:r w:rsidRPr="004314D4">
              <w:rPr>
                <w:b/>
                <w:bCs w:val="0"/>
                <w:color w:val="FFFFFF" w:themeColor="background1"/>
              </w:rPr>
              <w:t>GS ID of Programme</w:t>
            </w:r>
          </w:p>
        </w:tc>
        <w:tc>
          <w:tcPr>
            <w:tcW w:w="5490" w:type="dxa"/>
          </w:tcPr>
          <w:p w14:paraId="29CE3EA2" w14:textId="075A3AF2" w:rsidR="004473A5" w:rsidRPr="008C3818" w:rsidRDefault="004C71C3"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r>
              <w:rPr>
                <w:rFonts w:asciiTheme="majorHAnsi" w:hAnsiTheme="majorHAnsi"/>
                <w:color w:val="515151" w:themeColor="text1"/>
                <w:szCs w:val="22"/>
                <w:lang w:val="en-GB"/>
              </w:rPr>
              <w:t>GS11253</w:t>
            </w:r>
          </w:p>
        </w:tc>
      </w:tr>
      <w:tr w:rsidR="004473A5" w:rsidRPr="00211D67" w14:paraId="5FE47B57" w14:textId="77777777" w:rsidTr="00B922A6">
        <w:trPr>
          <w:trHeight w:val="803"/>
        </w:trPr>
        <w:tc>
          <w:tcPr>
            <w:cnfStyle w:val="001000000000" w:firstRow="0" w:lastRow="0" w:firstColumn="1" w:lastColumn="0" w:oddVBand="0" w:evenVBand="0" w:oddHBand="0" w:evenHBand="0" w:firstRowFirstColumn="0" w:firstRowLastColumn="0" w:lastRowFirstColumn="0" w:lastRowLastColumn="0"/>
            <w:tcW w:w="4490" w:type="dxa"/>
          </w:tcPr>
          <w:p w14:paraId="5371C1F6" w14:textId="77777777" w:rsidR="004473A5" w:rsidRPr="004314D4" w:rsidRDefault="004473A5" w:rsidP="003208FC">
            <w:pPr>
              <w:rPr>
                <w:b/>
                <w:bCs w:val="0"/>
                <w:color w:val="FFFFFF" w:themeColor="background1"/>
              </w:rPr>
            </w:pPr>
            <w:r w:rsidRPr="004314D4">
              <w:rPr>
                <w:b/>
                <w:bCs w:val="0"/>
                <w:color w:val="FFFFFF" w:themeColor="background1"/>
              </w:rPr>
              <w:t>Title of Programme:</w:t>
            </w:r>
          </w:p>
        </w:tc>
        <w:tc>
          <w:tcPr>
            <w:tcW w:w="5490" w:type="dxa"/>
          </w:tcPr>
          <w:p w14:paraId="4E2AED75" w14:textId="312548C6" w:rsidR="004473A5" w:rsidRPr="008C3818" w:rsidRDefault="00845240"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r>
              <w:rPr>
                <w:rFonts w:asciiTheme="majorHAnsi" w:hAnsiTheme="majorHAnsi" w:cs="Arial"/>
                <w:szCs w:val="22"/>
              </w:rPr>
              <w:t>Clean Cooking</w:t>
            </w:r>
            <w:r w:rsidRPr="008712BA">
              <w:rPr>
                <w:rFonts w:asciiTheme="majorHAnsi" w:hAnsiTheme="majorHAnsi" w:cs="Arial"/>
                <w:szCs w:val="22"/>
              </w:rPr>
              <w:t xml:space="preserve"> and </w:t>
            </w:r>
            <w:r>
              <w:rPr>
                <w:rFonts w:asciiTheme="majorHAnsi" w:hAnsiTheme="majorHAnsi" w:cs="Arial"/>
                <w:szCs w:val="22"/>
              </w:rPr>
              <w:t>S</w:t>
            </w:r>
            <w:r w:rsidRPr="008712BA">
              <w:rPr>
                <w:rFonts w:asciiTheme="majorHAnsi" w:hAnsiTheme="majorHAnsi" w:cs="Arial"/>
                <w:szCs w:val="22"/>
              </w:rPr>
              <w:t xml:space="preserve">afe </w:t>
            </w:r>
            <w:r>
              <w:rPr>
                <w:rFonts w:asciiTheme="majorHAnsi" w:hAnsiTheme="majorHAnsi" w:cs="Arial"/>
                <w:szCs w:val="22"/>
              </w:rPr>
              <w:t>W</w:t>
            </w:r>
            <w:r w:rsidRPr="008712BA">
              <w:rPr>
                <w:rFonts w:asciiTheme="majorHAnsi" w:hAnsiTheme="majorHAnsi" w:cs="Arial"/>
                <w:szCs w:val="22"/>
              </w:rPr>
              <w:t xml:space="preserve">ater </w:t>
            </w:r>
            <w:r>
              <w:rPr>
                <w:rFonts w:asciiTheme="majorHAnsi" w:hAnsiTheme="majorHAnsi" w:cs="Arial"/>
                <w:szCs w:val="22"/>
              </w:rPr>
              <w:t>S</w:t>
            </w:r>
            <w:r w:rsidRPr="008712BA">
              <w:rPr>
                <w:rFonts w:asciiTheme="majorHAnsi" w:hAnsiTheme="majorHAnsi" w:cs="Arial"/>
                <w:szCs w:val="22"/>
              </w:rPr>
              <w:t>upply in Africa</w:t>
            </w:r>
            <w:r>
              <w:rPr>
                <w:rFonts w:asciiTheme="majorHAnsi" w:hAnsiTheme="majorHAnsi" w:cs="Arial"/>
                <w:szCs w:val="22"/>
              </w:rPr>
              <w:t xml:space="preserve"> by EcoAct</w:t>
            </w:r>
          </w:p>
        </w:tc>
      </w:tr>
      <w:tr w:rsidR="00F754AD" w:rsidRPr="00211D67" w14:paraId="54093FDE" w14:textId="77777777" w:rsidTr="00B922A6">
        <w:trPr>
          <w:trHeight w:val="866"/>
        </w:trPr>
        <w:tc>
          <w:tcPr>
            <w:cnfStyle w:val="001000000000" w:firstRow="0" w:lastRow="0" w:firstColumn="1" w:lastColumn="0" w:oddVBand="0" w:evenVBand="0" w:oddHBand="0" w:evenHBand="0" w:firstRowFirstColumn="0" w:firstRowLastColumn="0" w:lastRowFirstColumn="0" w:lastRowLastColumn="0"/>
            <w:tcW w:w="4490" w:type="dxa"/>
          </w:tcPr>
          <w:p w14:paraId="47271AAC" w14:textId="3E5B4914" w:rsidR="00F754AD" w:rsidRPr="004314D4" w:rsidRDefault="00F754AD" w:rsidP="003208FC">
            <w:pPr>
              <w:rPr>
                <w:b/>
                <w:color w:val="FFFFFF" w:themeColor="background1"/>
              </w:rPr>
            </w:pPr>
            <w:r>
              <w:rPr>
                <w:b/>
                <w:color w:val="FFFFFF" w:themeColor="background1"/>
              </w:rPr>
              <w:t>Type of PoA</w:t>
            </w:r>
          </w:p>
        </w:tc>
        <w:tc>
          <w:tcPr>
            <w:tcW w:w="5490" w:type="dxa"/>
          </w:tcPr>
          <w:p w14:paraId="082FE04E" w14:textId="78410E0F" w:rsidR="00F754AD" w:rsidRDefault="00000000" w:rsidP="00BA7756">
            <w:pPr>
              <w:cnfStyle w:val="000000000000" w:firstRow="0" w:lastRow="0" w:firstColumn="0" w:lastColumn="0" w:oddVBand="0" w:evenVBand="0" w:oddHBand="0" w:evenHBand="0" w:firstRowFirstColumn="0" w:firstRowLastColumn="0" w:lastRowFirstColumn="0" w:lastRowLastColumn="0"/>
            </w:pPr>
            <w:sdt>
              <w:sdtPr>
                <w:id w:val="-188066235"/>
                <w14:checkbox>
                  <w14:checked w14:val="1"/>
                  <w14:checkedState w14:val="2612" w14:font="MS Gothic"/>
                  <w14:uncheckedState w14:val="2610" w14:font="MS Gothic"/>
                </w14:checkbox>
              </w:sdtPr>
              <w:sdtContent>
                <w:r w:rsidR="00845240">
                  <w:rPr>
                    <w:rFonts w:ascii="MS Gothic" w:eastAsia="MS Gothic" w:hAnsi="MS Gothic" w:hint="eastAsia"/>
                  </w:rPr>
                  <w:t>☒</w:t>
                </w:r>
              </w:sdtContent>
            </w:sdt>
            <w:r w:rsidR="00DC2C77">
              <w:t>Non – Forestry and/or Non -AGR PoA</w:t>
            </w:r>
          </w:p>
          <w:p w14:paraId="423706B6" w14:textId="067D691F" w:rsidR="0059097B" w:rsidRPr="004E49C9" w:rsidRDefault="00000000" w:rsidP="004E49C9">
            <w:pPr>
              <w:pStyle w:val="P"/>
              <w:numPr>
                <w:ilvl w:val="0"/>
                <w:numId w:val="0"/>
              </w:numPr>
              <w:spacing w:after="120" w:line="276" w:lineRule="auto"/>
              <w:ind w:left="907" w:hanging="907"/>
              <w:contextualSpacing w:val="0"/>
              <w:cnfStyle w:val="000000000000" w:firstRow="0" w:lastRow="0" w:firstColumn="0" w:lastColumn="0" w:oddVBand="0" w:evenVBand="0" w:oddHBand="0" w:evenHBand="0" w:firstRowFirstColumn="0" w:firstRowLastColumn="0" w:lastRowFirstColumn="0" w:lastRowLastColumn="0"/>
            </w:pPr>
            <w:sdt>
              <w:sdtPr>
                <w:id w:val="573400520"/>
                <w14:checkbox>
                  <w14:checked w14:val="0"/>
                  <w14:checkedState w14:val="2612" w14:font="MS Gothic"/>
                  <w14:uncheckedState w14:val="2610" w14:font="MS Gothic"/>
                </w14:checkbox>
              </w:sdtPr>
              <w:sdtContent>
                <w:r w:rsidR="0059097B">
                  <w:rPr>
                    <w:rFonts w:ascii="MS Gothic" w:eastAsia="MS Gothic" w:hAnsi="MS Gothic" w:hint="eastAsia"/>
                  </w:rPr>
                  <w:t>☐</w:t>
                </w:r>
              </w:sdtContent>
            </w:sdt>
            <w:r w:rsidR="0059097B">
              <w:t xml:space="preserve">Forestry and/or AGR PoA </w:t>
            </w:r>
          </w:p>
        </w:tc>
      </w:tr>
      <w:tr w:rsidR="00003199" w:rsidRPr="00211D67" w14:paraId="55A0521F" w14:textId="77777777" w:rsidTr="00B922A6">
        <w:trPr>
          <w:trHeight w:val="1607"/>
        </w:trPr>
        <w:tc>
          <w:tcPr>
            <w:cnfStyle w:val="001000000000" w:firstRow="0" w:lastRow="0" w:firstColumn="1" w:lastColumn="0" w:oddVBand="0" w:evenVBand="0" w:oddHBand="0" w:evenHBand="0" w:firstRowFirstColumn="0" w:firstRowLastColumn="0" w:lastRowFirstColumn="0" w:lastRowLastColumn="0"/>
            <w:tcW w:w="4490" w:type="dxa"/>
          </w:tcPr>
          <w:p w14:paraId="2DA88A7D" w14:textId="3BA9CA2D" w:rsidR="00003199" w:rsidRDefault="00410B81" w:rsidP="003208FC">
            <w:pPr>
              <w:rPr>
                <w:b/>
                <w:bCs w:val="0"/>
                <w:color w:val="FFFFFF" w:themeColor="background1"/>
              </w:rPr>
            </w:pPr>
            <w:r>
              <w:rPr>
                <w:b/>
                <w:color w:val="FFFFFF" w:themeColor="background1"/>
              </w:rPr>
              <w:t xml:space="preserve">VPAs scale included in the </w:t>
            </w:r>
            <w:r w:rsidR="00003199">
              <w:rPr>
                <w:b/>
                <w:color w:val="FFFFFF" w:themeColor="background1"/>
              </w:rPr>
              <w:t>PoA</w:t>
            </w:r>
          </w:p>
          <w:p w14:paraId="06288A93" w14:textId="420DBE30" w:rsidR="00410B81" w:rsidRPr="002360C3" w:rsidRDefault="00410B81" w:rsidP="003208FC">
            <w:pPr>
              <w:rPr>
                <w:bCs w:val="0"/>
                <w:i/>
                <w:iCs/>
                <w:color w:val="FFFFFF" w:themeColor="background1"/>
              </w:rPr>
            </w:pPr>
            <w:r w:rsidRPr="002360C3">
              <w:rPr>
                <w:bCs w:val="0"/>
                <w:i/>
                <w:iCs/>
                <w:color w:val="FFFFFF" w:themeColor="background1"/>
              </w:rPr>
              <w:t xml:space="preserve">Note that same PoA can included </w:t>
            </w:r>
            <w:r w:rsidR="00602A84">
              <w:rPr>
                <w:bCs w:val="0"/>
                <w:i/>
                <w:iCs/>
                <w:color w:val="FFFFFF" w:themeColor="background1"/>
              </w:rPr>
              <w:t>VPAs</w:t>
            </w:r>
            <w:r w:rsidRPr="002360C3">
              <w:rPr>
                <w:bCs w:val="0"/>
                <w:i/>
                <w:iCs/>
                <w:color w:val="FFFFFF" w:themeColor="background1"/>
              </w:rPr>
              <w:t xml:space="preserve"> of different scales. </w:t>
            </w:r>
            <w:r w:rsidR="00D237E3" w:rsidRPr="002360C3">
              <w:rPr>
                <w:bCs w:val="0"/>
                <w:i/>
                <w:iCs/>
                <w:color w:val="FFFFFF" w:themeColor="background1"/>
              </w:rPr>
              <w:t xml:space="preserve">Please select all applicable. </w:t>
            </w:r>
            <w:r w:rsidRPr="002360C3">
              <w:rPr>
                <w:bCs w:val="0"/>
                <w:i/>
                <w:iCs/>
                <w:color w:val="FFFFFF" w:themeColor="background1"/>
              </w:rPr>
              <w:t xml:space="preserve"> </w:t>
            </w:r>
          </w:p>
        </w:tc>
        <w:tc>
          <w:tcPr>
            <w:tcW w:w="5490" w:type="dxa"/>
          </w:tcPr>
          <w:p w14:paraId="3363E289" w14:textId="7746EDE1" w:rsidR="00FE632D" w:rsidRPr="008C3818" w:rsidRDefault="00000000" w:rsidP="00FE632D">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844598356"/>
                <w14:checkbox>
                  <w14:checked w14:val="0"/>
                  <w14:checkedState w14:val="2612" w14:font="MS Gothic"/>
                  <w14:uncheckedState w14:val="2610" w14:font="MS Gothic"/>
                </w14:checkbox>
              </w:sdtPr>
              <w:sdtContent>
                <w:r w:rsidR="0059097B">
                  <w:rPr>
                    <w:rFonts w:ascii="MS Gothic" w:eastAsia="MS Gothic" w:hAnsi="MS Gothic" w:cs="Arial" w:hint="eastAsia"/>
                    <w:color w:val="515151" w:themeColor="text1"/>
                    <w:szCs w:val="22"/>
                  </w:rPr>
                  <w:t>☐</w:t>
                </w:r>
              </w:sdtContent>
            </w:sdt>
            <w:r w:rsidR="00FE632D">
              <w:rPr>
                <w:rFonts w:asciiTheme="minorHAnsi" w:hAnsiTheme="minorHAnsi" w:cs="Arial"/>
                <w:color w:val="515151" w:themeColor="text1"/>
                <w:szCs w:val="22"/>
              </w:rPr>
              <w:t>Microscale</w:t>
            </w:r>
            <w:r w:rsidR="00FE632D" w:rsidRPr="008C3818">
              <w:rPr>
                <w:rFonts w:asciiTheme="minorHAnsi" w:hAnsiTheme="minorHAnsi" w:cs="Arial"/>
                <w:color w:val="515151" w:themeColor="text1"/>
                <w:szCs w:val="22"/>
              </w:rPr>
              <w:t xml:space="preserve"> </w:t>
            </w:r>
          </w:p>
          <w:p w14:paraId="19F6759E" w14:textId="34432B3F" w:rsidR="00FE632D" w:rsidRPr="008C3818" w:rsidRDefault="00000000" w:rsidP="00FE632D">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1302768319"/>
                <w14:checkbox>
                  <w14:checked w14:val="1"/>
                  <w14:checkedState w14:val="2612" w14:font="MS Gothic"/>
                  <w14:uncheckedState w14:val="2610" w14:font="MS Gothic"/>
                </w14:checkbox>
              </w:sdtPr>
              <w:sdtContent>
                <w:r w:rsidR="00845240">
                  <w:rPr>
                    <w:rFonts w:ascii="MS Gothic" w:eastAsia="MS Gothic" w:hAnsi="MS Gothic" w:cs="Arial" w:hint="eastAsia"/>
                    <w:color w:val="515151" w:themeColor="text1"/>
                    <w:szCs w:val="22"/>
                  </w:rPr>
                  <w:t>☒</w:t>
                </w:r>
              </w:sdtContent>
            </w:sdt>
            <w:r w:rsidR="00FE632D">
              <w:rPr>
                <w:rFonts w:asciiTheme="minorHAnsi" w:hAnsiTheme="minorHAnsi" w:cs="Arial"/>
                <w:color w:val="515151" w:themeColor="text1"/>
                <w:szCs w:val="22"/>
              </w:rPr>
              <w:t>Small scale</w:t>
            </w:r>
            <w:r w:rsidR="00FE632D" w:rsidRPr="008C3818">
              <w:rPr>
                <w:rFonts w:asciiTheme="minorHAnsi" w:hAnsiTheme="minorHAnsi" w:cs="Arial"/>
                <w:color w:val="515151" w:themeColor="text1"/>
                <w:szCs w:val="22"/>
              </w:rPr>
              <w:t xml:space="preserve"> </w:t>
            </w:r>
          </w:p>
          <w:p w14:paraId="5C58CC3E" w14:textId="74A30C84" w:rsidR="00003199" w:rsidRPr="006622A6" w:rsidRDefault="00000000" w:rsidP="006622A6">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1415739865"/>
                <w14:checkbox>
                  <w14:checked w14:val="1"/>
                  <w14:checkedState w14:val="2612" w14:font="MS Gothic"/>
                  <w14:uncheckedState w14:val="2610" w14:font="MS Gothic"/>
                </w14:checkbox>
              </w:sdtPr>
              <w:sdtContent>
                <w:ins w:id="0" w:author="NIHAR Kumar" w:date="2023-04-25T16:10:00Z">
                  <w:r w:rsidR="00DF237F">
                    <w:rPr>
                      <w:rFonts w:ascii="MS Gothic" w:eastAsia="MS Gothic" w:hAnsi="MS Gothic" w:cs="Arial" w:hint="eastAsia"/>
                      <w:color w:val="515151" w:themeColor="text1"/>
                      <w:szCs w:val="22"/>
                    </w:rPr>
                    <w:t>☒</w:t>
                  </w:r>
                </w:ins>
                <w:del w:id="1" w:author="NIHAR Kumar" w:date="2023-04-25T16:10:00Z">
                  <w:r w:rsidR="0059097B" w:rsidDel="00DF237F">
                    <w:rPr>
                      <w:rFonts w:ascii="MS Gothic" w:eastAsia="MS Gothic" w:hAnsi="MS Gothic" w:cs="Arial" w:hint="eastAsia"/>
                      <w:color w:val="515151" w:themeColor="text1"/>
                      <w:szCs w:val="22"/>
                    </w:rPr>
                    <w:delText>☐</w:delText>
                  </w:r>
                </w:del>
              </w:sdtContent>
            </w:sdt>
            <w:r w:rsidR="00FE632D" w:rsidRPr="008C3818">
              <w:rPr>
                <w:rFonts w:asciiTheme="minorHAnsi" w:hAnsiTheme="minorHAnsi" w:cs="Arial"/>
                <w:color w:val="515151" w:themeColor="text1"/>
                <w:szCs w:val="22"/>
              </w:rPr>
              <w:t>L</w:t>
            </w:r>
            <w:r w:rsidR="00FE632D">
              <w:rPr>
                <w:rFonts w:asciiTheme="minorHAnsi" w:hAnsiTheme="minorHAnsi" w:cs="Arial"/>
                <w:color w:val="515151" w:themeColor="text1"/>
                <w:szCs w:val="22"/>
              </w:rPr>
              <w:t>arge</w:t>
            </w:r>
            <w:r w:rsidR="00FE632D" w:rsidRPr="008C3818">
              <w:rPr>
                <w:rFonts w:asciiTheme="minorHAnsi" w:hAnsiTheme="minorHAnsi" w:cs="Arial"/>
                <w:color w:val="515151" w:themeColor="text1"/>
                <w:szCs w:val="22"/>
              </w:rPr>
              <w:t xml:space="preserve"> </w:t>
            </w:r>
            <w:r w:rsidR="00FE632D">
              <w:rPr>
                <w:rFonts w:asciiTheme="minorHAnsi" w:hAnsiTheme="minorHAnsi" w:cs="Arial"/>
                <w:color w:val="515151" w:themeColor="text1"/>
                <w:szCs w:val="22"/>
              </w:rPr>
              <w:t>scale</w:t>
            </w:r>
          </w:p>
        </w:tc>
      </w:tr>
      <w:tr w:rsidR="004473A5" w:rsidRPr="00211D67" w14:paraId="7F886451" w14:textId="77777777" w:rsidTr="00FC76FB">
        <w:trPr>
          <w:trHeight w:val="799"/>
        </w:trPr>
        <w:tc>
          <w:tcPr>
            <w:cnfStyle w:val="001000000000" w:firstRow="0" w:lastRow="0" w:firstColumn="1" w:lastColumn="0" w:oddVBand="0" w:evenVBand="0" w:oddHBand="0" w:evenHBand="0" w:firstRowFirstColumn="0" w:firstRowLastColumn="0" w:lastRowFirstColumn="0" w:lastRowLastColumn="0"/>
            <w:tcW w:w="0" w:type="dxa"/>
          </w:tcPr>
          <w:p w14:paraId="5B5CB0A4" w14:textId="77777777" w:rsidR="004473A5" w:rsidRPr="004314D4" w:rsidRDefault="004473A5" w:rsidP="003208FC">
            <w:pPr>
              <w:rPr>
                <w:b/>
                <w:bCs w:val="0"/>
                <w:color w:val="FFFFFF" w:themeColor="background1"/>
                <w:lang w:eastAsia="de-DE"/>
              </w:rPr>
            </w:pPr>
            <w:r w:rsidRPr="004314D4">
              <w:rPr>
                <w:b/>
                <w:bCs w:val="0"/>
                <w:color w:val="FFFFFF" w:themeColor="background1"/>
                <w:lang w:eastAsia="de-DE"/>
              </w:rPr>
              <w:t xml:space="preserve">Start Date of POA </w:t>
            </w:r>
          </w:p>
        </w:tc>
        <w:tc>
          <w:tcPr>
            <w:tcW w:w="0" w:type="dxa"/>
          </w:tcPr>
          <w:p w14:paraId="1DD48F75" w14:textId="3C2978C1" w:rsidR="00273792" w:rsidRDefault="00640980" w:rsidP="00BA7756">
            <w:pPr>
              <w:cnfStyle w:val="000000000000" w:firstRow="0" w:lastRow="0" w:firstColumn="0" w:lastColumn="0" w:oddVBand="0" w:evenVBand="0" w:oddHBand="0" w:evenHBand="0" w:firstRowFirstColumn="0" w:firstRowLastColumn="0" w:lastRowFirstColumn="0" w:lastRowLastColumn="0"/>
              <w:rPr>
                <w:ins w:id="2" w:author="NIHAR Kumar" w:date="2023-04-24T14:19:00Z"/>
                <w:rFonts w:asciiTheme="majorHAnsi" w:hAnsiTheme="majorHAnsi"/>
                <w:color w:val="515151" w:themeColor="text1"/>
                <w:szCs w:val="22"/>
                <w:lang w:val="en-GB"/>
              </w:rPr>
            </w:pPr>
            <w:r>
              <w:rPr>
                <w:rFonts w:asciiTheme="majorHAnsi" w:hAnsiTheme="majorHAnsi"/>
                <w:color w:val="515151" w:themeColor="text1"/>
                <w:szCs w:val="22"/>
                <w:lang w:val="en-GB"/>
              </w:rPr>
              <w:t>2</w:t>
            </w:r>
            <w:ins w:id="3" w:author="NIHAR Kumar" w:date="2023-04-24T14:27:00Z">
              <w:r w:rsidR="004B258A">
                <w:rPr>
                  <w:rFonts w:asciiTheme="majorHAnsi" w:hAnsiTheme="majorHAnsi"/>
                  <w:color w:val="515151" w:themeColor="text1"/>
                  <w:szCs w:val="22"/>
                  <w:lang w:val="en-GB"/>
                </w:rPr>
                <w:t>1</w:t>
              </w:r>
            </w:ins>
            <w:del w:id="4" w:author="NIHAR Kumar" w:date="2023-04-24T14:18:00Z">
              <w:r w:rsidDel="00DC1050">
                <w:rPr>
                  <w:rFonts w:asciiTheme="majorHAnsi" w:hAnsiTheme="majorHAnsi"/>
                  <w:color w:val="515151" w:themeColor="text1"/>
                  <w:szCs w:val="22"/>
                  <w:lang w:val="en-GB"/>
                </w:rPr>
                <w:delText>0</w:delText>
              </w:r>
            </w:del>
            <w:r>
              <w:rPr>
                <w:rFonts w:asciiTheme="majorHAnsi" w:hAnsiTheme="majorHAnsi"/>
                <w:color w:val="515151" w:themeColor="text1"/>
                <w:szCs w:val="22"/>
                <w:lang w:val="en-GB"/>
              </w:rPr>
              <w:t>/0</w:t>
            </w:r>
            <w:ins w:id="5" w:author="NIHAR Kumar" w:date="2023-04-24T14:18:00Z">
              <w:r w:rsidR="00DC1050">
                <w:rPr>
                  <w:rFonts w:asciiTheme="majorHAnsi" w:hAnsiTheme="majorHAnsi"/>
                  <w:color w:val="515151" w:themeColor="text1"/>
                  <w:szCs w:val="22"/>
                  <w:lang w:val="en-GB"/>
                </w:rPr>
                <w:t>3</w:t>
              </w:r>
            </w:ins>
            <w:del w:id="6" w:author="NIHAR Kumar" w:date="2023-04-24T14:18:00Z">
              <w:r w:rsidDel="00DC1050">
                <w:rPr>
                  <w:rFonts w:asciiTheme="majorHAnsi" w:hAnsiTheme="majorHAnsi"/>
                  <w:color w:val="515151" w:themeColor="text1"/>
                  <w:szCs w:val="22"/>
                  <w:lang w:val="en-GB"/>
                </w:rPr>
                <w:delText>7</w:delText>
              </w:r>
            </w:del>
            <w:r>
              <w:rPr>
                <w:rFonts w:asciiTheme="majorHAnsi" w:hAnsiTheme="majorHAnsi"/>
                <w:color w:val="515151" w:themeColor="text1"/>
                <w:szCs w:val="22"/>
                <w:lang w:val="en-GB"/>
              </w:rPr>
              <w:t>/202</w:t>
            </w:r>
            <w:ins w:id="7" w:author="NIHAR Kumar" w:date="2023-04-24T14:18:00Z">
              <w:r w:rsidR="00DC1050">
                <w:rPr>
                  <w:rFonts w:asciiTheme="majorHAnsi" w:hAnsiTheme="majorHAnsi"/>
                  <w:color w:val="515151" w:themeColor="text1"/>
                  <w:szCs w:val="22"/>
                  <w:lang w:val="en-GB"/>
                </w:rPr>
                <w:t>2</w:t>
              </w:r>
            </w:ins>
            <w:del w:id="8" w:author="NIHAR Kumar" w:date="2023-04-24T14:18:00Z">
              <w:r w:rsidDel="00DC1050">
                <w:rPr>
                  <w:rFonts w:asciiTheme="majorHAnsi" w:hAnsiTheme="majorHAnsi"/>
                  <w:color w:val="515151" w:themeColor="text1"/>
                  <w:szCs w:val="22"/>
                  <w:lang w:val="en-GB"/>
                </w:rPr>
                <w:delText>1</w:delText>
              </w:r>
            </w:del>
            <w:r>
              <w:rPr>
                <w:rFonts w:asciiTheme="majorHAnsi" w:hAnsiTheme="majorHAnsi"/>
                <w:color w:val="515151" w:themeColor="text1"/>
                <w:szCs w:val="22"/>
                <w:lang w:val="en-GB"/>
              </w:rPr>
              <w:t xml:space="preserve"> </w:t>
            </w:r>
          </w:p>
          <w:p w14:paraId="0DF15CF9" w14:textId="1E4D8012" w:rsidR="004473A5" w:rsidRPr="008C3818" w:rsidRDefault="00640980"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r>
              <w:rPr>
                <w:rFonts w:asciiTheme="majorHAnsi" w:hAnsiTheme="majorHAnsi"/>
                <w:color w:val="515151" w:themeColor="text1"/>
                <w:szCs w:val="22"/>
                <w:lang w:val="en-GB"/>
              </w:rPr>
              <w:t>(</w:t>
            </w:r>
            <w:del w:id="9" w:author="NIHAR Kumar" w:date="2023-04-24T14:19:00Z">
              <w:r w:rsidRPr="00235BA5" w:rsidDel="00273792">
                <w:rPr>
                  <w:rFonts w:asciiTheme="majorHAnsi" w:hAnsiTheme="majorHAnsi"/>
                  <w:color w:val="515151" w:themeColor="text1"/>
                  <w:szCs w:val="22"/>
                  <w:lang w:val="en-GB"/>
                </w:rPr>
                <w:delText>GS VERs –</w:delText>
              </w:r>
              <w:r w:rsidRPr="00235BA5" w:rsidDel="008842A8">
                <w:rPr>
                  <w:rFonts w:asciiTheme="majorHAnsi" w:hAnsiTheme="majorHAnsi"/>
                  <w:color w:val="515151" w:themeColor="text1"/>
                  <w:szCs w:val="22"/>
                  <w:lang w:val="en-GB"/>
                </w:rPr>
                <w:delText xml:space="preserve"> </w:delText>
              </w:r>
            </w:del>
            <w:ins w:id="10" w:author="NIHAR Kumar" w:date="2023-04-25T16:10:00Z">
              <w:r w:rsidR="007F6FE4">
                <w:rPr>
                  <w:rFonts w:asciiTheme="majorHAnsi" w:hAnsiTheme="majorHAnsi"/>
                  <w:color w:val="515151" w:themeColor="text1"/>
                  <w:szCs w:val="22"/>
                  <w:lang w:val="en-GB"/>
                </w:rPr>
                <w:t>S</w:t>
              </w:r>
            </w:ins>
            <w:ins w:id="11" w:author="NIHAR Kumar" w:date="2023-04-24T14:19:00Z">
              <w:r w:rsidR="008842A8" w:rsidRPr="008842A8">
                <w:rPr>
                  <w:rFonts w:asciiTheme="majorHAnsi" w:hAnsiTheme="majorHAnsi"/>
                  <w:color w:val="515151" w:themeColor="text1"/>
                  <w:szCs w:val="22"/>
                  <w:lang w:val="en-GB"/>
                </w:rPr>
                <w:t>tart</w:t>
              </w:r>
              <w:r w:rsidR="008842A8">
                <w:rPr>
                  <w:rFonts w:asciiTheme="majorHAnsi" w:hAnsiTheme="majorHAnsi"/>
                  <w:color w:val="515151" w:themeColor="text1"/>
                  <w:szCs w:val="22"/>
                  <w:lang w:val="en-GB"/>
                </w:rPr>
                <w:t xml:space="preserve"> </w:t>
              </w:r>
              <w:r w:rsidR="008842A8" w:rsidRPr="008842A8">
                <w:rPr>
                  <w:rFonts w:asciiTheme="majorHAnsi" w:hAnsiTheme="majorHAnsi"/>
                  <w:color w:val="515151" w:themeColor="text1"/>
                  <w:szCs w:val="22"/>
                  <w:lang w:val="en-GB"/>
                </w:rPr>
                <w:t>date of the earliest included VPA</w:t>
              </w:r>
            </w:ins>
            <w:ins w:id="12" w:author="NIHAR Kumar" w:date="2023-04-25T16:10:00Z">
              <w:r w:rsidR="007F6FE4">
                <w:rPr>
                  <w:rFonts w:asciiTheme="majorHAnsi" w:hAnsiTheme="majorHAnsi"/>
                  <w:color w:val="515151" w:themeColor="text1"/>
                  <w:szCs w:val="22"/>
                  <w:lang w:val="en-GB"/>
                </w:rPr>
                <w:t xml:space="preserve"> GS 11319</w:t>
              </w:r>
            </w:ins>
            <w:del w:id="13" w:author="NIHAR Kumar" w:date="2023-04-24T14:19:00Z">
              <w:r w:rsidRPr="00235BA5" w:rsidDel="008842A8">
                <w:rPr>
                  <w:rFonts w:asciiTheme="majorHAnsi" w:hAnsiTheme="majorHAnsi"/>
                  <w:color w:val="515151" w:themeColor="text1"/>
                  <w:szCs w:val="22"/>
                  <w:lang w:val="en-GB"/>
                </w:rPr>
                <w:delText>this is the date when PoA</w:delText>
              </w:r>
              <w:r w:rsidDel="008842A8">
                <w:rPr>
                  <w:rFonts w:asciiTheme="majorHAnsi" w:hAnsiTheme="majorHAnsi"/>
                  <w:color w:val="515151" w:themeColor="text1"/>
                  <w:szCs w:val="22"/>
                  <w:lang w:val="en-GB"/>
                </w:rPr>
                <w:delText xml:space="preserve"> </w:delText>
              </w:r>
              <w:r w:rsidRPr="00235BA5" w:rsidDel="008842A8">
                <w:rPr>
                  <w:rFonts w:asciiTheme="majorHAnsi" w:hAnsiTheme="majorHAnsi"/>
                  <w:color w:val="515151" w:themeColor="text1"/>
                  <w:szCs w:val="22"/>
                  <w:lang w:val="en-GB"/>
                </w:rPr>
                <w:delText xml:space="preserve">Design Consultation Report is </w:delText>
              </w:r>
              <w:r w:rsidDel="008842A8">
                <w:rPr>
                  <w:rFonts w:asciiTheme="majorHAnsi" w:hAnsiTheme="majorHAnsi"/>
                  <w:color w:val="515151" w:themeColor="text1"/>
                  <w:szCs w:val="22"/>
                  <w:lang w:val="en-GB"/>
                </w:rPr>
                <w:delText xml:space="preserve">first </w:delText>
              </w:r>
              <w:r w:rsidRPr="00235BA5" w:rsidDel="008842A8">
                <w:rPr>
                  <w:rFonts w:asciiTheme="majorHAnsi" w:hAnsiTheme="majorHAnsi"/>
                  <w:color w:val="515151" w:themeColor="text1"/>
                  <w:szCs w:val="22"/>
                  <w:lang w:val="en-GB"/>
                </w:rPr>
                <w:delText>submitted</w:delText>
              </w:r>
              <w:r w:rsidDel="008842A8">
                <w:rPr>
                  <w:rFonts w:asciiTheme="majorHAnsi" w:hAnsiTheme="majorHAnsi"/>
                  <w:color w:val="515151" w:themeColor="text1"/>
                  <w:szCs w:val="22"/>
                  <w:lang w:val="en-GB"/>
                </w:rPr>
                <w:delText xml:space="preserve"> </w:delText>
              </w:r>
              <w:r w:rsidRPr="00235BA5" w:rsidDel="008842A8">
                <w:rPr>
                  <w:rFonts w:asciiTheme="majorHAnsi" w:hAnsiTheme="majorHAnsi"/>
                  <w:color w:val="515151" w:themeColor="text1"/>
                  <w:szCs w:val="22"/>
                  <w:lang w:val="en-GB"/>
                </w:rPr>
                <w:delText>for Gold Standard Review</w:delText>
              </w:r>
            </w:del>
            <w:r>
              <w:rPr>
                <w:rFonts w:asciiTheme="majorHAnsi" w:hAnsiTheme="majorHAnsi"/>
                <w:color w:val="515151" w:themeColor="text1"/>
                <w:szCs w:val="22"/>
                <w:lang w:val="en-GB"/>
              </w:rPr>
              <w:t>)</w:t>
            </w:r>
          </w:p>
        </w:tc>
      </w:tr>
      <w:tr w:rsidR="004473A5" w:rsidRPr="00211D67" w14:paraId="621573B5" w14:textId="77777777" w:rsidTr="00B922A6">
        <w:trPr>
          <w:trHeight w:val="402"/>
        </w:trPr>
        <w:tc>
          <w:tcPr>
            <w:cnfStyle w:val="001000000000" w:firstRow="0" w:lastRow="0" w:firstColumn="1" w:lastColumn="0" w:oddVBand="0" w:evenVBand="0" w:oddHBand="0" w:evenHBand="0" w:firstRowFirstColumn="0" w:firstRowLastColumn="0" w:lastRowFirstColumn="0" w:lastRowLastColumn="0"/>
            <w:tcW w:w="4490" w:type="dxa"/>
          </w:tcPr>
          <w:p w14:paraId="2E7D698B" w14:textId="77777777" w:rsidR="004473A5" w:rsidRPr="004314D4" w:rsidRDefault="004473A5" w:rsidP="003208FC">
            <w:pPr>
              <w:rPr>
                <w:b/>
                <w:bCs w:val="0"/>
                <w:color w:val="FFFFFF" w:themeColor="background1"/>
              </w:rPr>
            </w:pPr>
            <w:r w:rsidRPr="004314D4">
              <w:rPr>
                <w:b/>
                <w:bCs w:val="0"/>
                <w:color w:val="FFFFFF" w:themeColor="background1"/>
              </w:rPr>
              <w:t>Date of Design Certification</w:t>
            </w:r>
          </w:p>
        </w:tc>
        <w:tc>
          <w:tcPr>
            <w:tcW w:w="5490" w:type="dxa"/>
          </w:tcPr>
          <w:p w14:paraId="26CB5CF3" w14:textId="77777777" w:rsidR="004473A5" w:rsidRDefault="009A1ECA" w:rsidP="00BA7756">
            <w:pPr>
              <w:cnfStyle w:val="000000000000" w:firstRow="0" w:lastRow="0" w:firstColumn="0" w:lastColumn="0" w:oddVBand="0" w:evenVBand="0" w:oddHBand="0" w:evenHBand="0" w:firstRowFirstColumn="0" w:firstRowLastColumn="0" w:lastRowFirstColumn="0" w:lastRowLastColumn="0"/>
              <w:rPr>
                <w:ins w:id="14" w:author="NIHAR Kumar" w:date="2023-04-24T14:25:00Z"/>
                <w:rFonts w:asciiTheme="majorHAnsi" w:hAnsiTheme="majorHAnsi"/>
                <w:color w:val="515151" w:themeColor="text1"/>
                <w:szCs w:val="22"/>
                <w:lang w:val="en-GB"/>
              </w:rPr>
            </w:pPr>
            <w:ins w:id="15" w:author="NIHAR Kumar" w:date="2023-04-24T14:25:00Z">
              <w:r>
                <w:rPr>
                  <w:rFonts w:asciiTheme="majorHAnsi" w:hAnsiTheme="majorHAnsi"/>
                  <w:color w:val="515151" w:themeColor="text1"/>
                  <w:szCs w:val="22"/>
                  <w:lang w:val="en-GB"/>
                </w:rPr>
                <w:t>04</w:t>
              </w:r>
            </w:ins>
            <w:del w:id="16" w:author="NIHAR Kumar" w:date="2023-04-24T14:25:00Z">
              <w:r w:rsidR="00A53E8A" w:rsidDel="009A1ECA">
                <w:rPr>
                  <w:rFonts w:asciiTheme="majorHAnsi" w:hAnsiTheme="majorHAnsi"/>
                  <w:color w:val="515151" w:themeColor="text1"/>
                  <w:szCs w:val="22"/>
                  <w:lang w:val="en-GB"/>
                </w:rPr>
                <w:delText>DD</w:delText>
              </w:r>
            </w:del>
            <w:r w:rsidR="00A53E8A">
              <w:rPr>
                <w:rFonts w:asciiTheme="majorHAnsi" w:hAnsiTheme="majorHAnsi"/>
                <w:color w:val="515151" w:themeColor="text1"/>
                <w:szCs w:val="22"/>
                <w:lang w:val="en-GB"/>
              </w:rPr>
              <w:t>/</w:t>
            </w:r>
            <w:ins w:id="17" w:author="NIHAR Kumar" w:date="2023-04-24T14:25:00Z">
              <w:r>
                <w:rPr>
                  <w:rFonts w:asciiTheme="majorHAnsi" w:hAnsiTheme="majorHAnsi"/>
                  <w:color w:val="515151" w:themeColor="text1"/>
                  <w:szCs w:val="22"/>
                  <w:lang w:val="en-GB"/>
                </w:rPr>
                <w:t>04</w:t>
              </w:r>
            </w:ins>
            <w:del w:id="18" w:author="NIHAR Kumar" w:date="2023-04-24T14:25:00Z">
              <w:r w:rsidR="00A53E8A" w:rsidDel="009A1ECA">
                <w:rPr>
                  <w:rFonts w:asciiTheme="majorHAnsi" w:hAnsiTheme="majorHAnsi"/>
                  <w:color w:val="515151" w:themeColor="text1"/>
                  <w:szCs w:val="22"/>
                  <w:lang w:val="en-GB"/>
                </w:rPr>
                <w:delText>MM</w:delText>
              </w:r>
            </w:del>
            <w:r w:rsidR="00A53E8A">
              <w:rPr>
                <w:rFonts w:asciiTheme="majorHAnsi" w:hAnsiTheme="majorHAnsi"/>
                <w:color w:val="515151" w:themeColor="text1"/>
                <w:szCs w:val="22"/>
                <w:lang w:val="en-GB"/>
              </w:rPr>
              <w:t>/</w:t>
            </w:r>
            <w:ins w:id="19" w:author="NIHAR Kumar" w:date="2023-04-24T14:25:00Z">
              <w:r>
                <w:rPr>
                  <w:rFonts w:asciiTheme="majorHAnsi" w:hAnsiTheme="majorHAnsi"/>
                  <w:color w:val="515151" w:themeColor="text1"/>
                  <w:szCs w:val="22"/>
                  <w:lang w:val="en-GB"/>
                </w:rPr>
                <w:t>2023</w:t>
              </w:r>
            </w:ins>
            <w:del w:id="20" w:author="NIHAR Kumar" w:date="2023-04-24T14:25:00Z">
              <w:r w:rsidR="00A53E8A" w:rsidDel="009A1ECA">
                <w:rPr>
                  <w:rFonts w:asciiTheme="majorHAnsi" w:hAnsiTheme="majorHAnsi"/>
                  <w:color w:val="515151" w:themeColor="text1"/>
                  <w:szCs w:val="22"/>
                  <w:lang w:val="en-GB"/>
                </w:rPr>
                <w:delText>YYYY</w:delText>
              </w:r>
            </w:del>
          </w:p>
          <w:p w14:paraId="1C46C58D" w14:textId="5C6A7C2D" w:rsidR="0056075A" w:rsidRPr="008C3818" w:rsidRDefault="0056075A"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ins w:id="21" w:author="NIHAR Kumar" w:date="2023-04-24T14:25:00Z">
              <w:r>
                <w:rPr>
                  <w:rFonts w:asciiTheme="majorHAnsi" w:hAnsiTheme="majorHAnsi"/>
                  <w:color w:val="515151" w:themeColor="text1"/>
                  <w:szCs w:val="22"/>
                  <w:lang w:val="en-GB"/>
                </w:rPr>
                <w:t>(</w:t>
              </w:r>
            </w:ins>
            <w:ins w:id="22" w:author="NIHAR Kumar" w:date="2023-04-25T16:10:00Z">
              <w:r w:rsidR="007F6FE4">
                <w:rPr>
                  <w:rFonts w:asciiTheme="majorHAnsi" w:hAnsiTheme="majorHAnsi"/>
                  <w:color w:val="515151" w:themeColor="text1"/>
                  <w:szCs w:val="22"/>
                  <w:lang w:val="en-GB"/>
                </w:rPr>
                <w:t>D</w:t>
              </w:r>
            </w:ins>
            <w:ins w:id="23" w:author="NIHAR Kumar" w:date="2023-04-24T14:26:00Z">
              <w:r w:rsidR="00F43176">
                <w:rPr>
                  <w:rFonts w:asciiTheme="majorHAnsi" w:hAnsiTheme="majorHAnsi"/>
                  <w:color w:val="515151" w:themeColor="text1"/>
                  <w:szCs w:val="22"/>
                  <w:lang w:val="en-GB"/>
                </w:rPr>
                <w:t>ate</w:t>
              </w:r>
            </w:ins>
            <w:ins w:id="24" w:author="NIHAR Kumar" w:date="2023-04-24T14:25:00Z">
              <w:r>
                <w:rPr>
                  <w:rFonts w:asciiTheme="majorHAnsi" w:hAnsiTheme="majorHAnsi"/>
                  <w:color w:val="515151" w:themeColor="text1"/>
                  <w:szCs w:val="22"/>
                  <w:lang w:val="en-GB"/>
                </w:rPr>
                <w:t xml:space="preserve"> of the </w:t>
              </w:r>
            </w:ins>
            <w:ins w:id="25" w:author="NIHAR Kumar" w:date="2023-04-24T14:26:00Z">
              <w:r w:rsidR="00F43176">
                <w:rPr>
                  <w:rFonts w:asciiTheme="majorHAnsi" w:hAnsiTheme="majorHAnsi"/>
                  <w:color w:val="515151" w:themeColor="text1"/>
                  <w:szCs w:val="22"/>
                  <w:lang w:val="en-GB"/>
                </w:rPr>
                <w:t xml:space="preserve">GS4GG </w:t>
              </w:r>
            </w:ins>
            <w:ins w:id="26" w:author="NIHAR Kumar" w:date="2023-04-24T14:25:00Z">
              <w:r w:rsidR="00A32533">
                <w:rPr>
                  <w:rFonts w:asciiTheme="majorHAnsi" w:hAnsiTheme="majorHAnsi"/>
                  <w:color w:val="515151" w:themeColor="text1"/>
                  <w:szCs w:val="22"/>
                  <w:lang w:val="en-GB"/>
                </w:rPr>
                <w:t>Design Review Round 1</w:t>
              </w:r>
            </w:ins>
            <w:ins w:id="27" w:author="NIHAR Kumar" w:date="2023-04-24T14:26:00Z">
              <w:r w:rsidR="00A32533">
                <w:rPr>
                  <w:rFonts w:asciiTheme="majorHAnsi" w:hAnsiTheme="majorHAnsi"/>
                  <w:color w:val="515151" w:themeColor="text1"/>
                  <w:szCs w:val="22"/>
                  <w:lang w:val="en-GB"/>
                </w:rPr>
                <w:t xml:space="preserve"> feedback)</w:t>
              </w:r>
            </w:ins>
          </w:p>
        </w:tc>
      </w:tr>
      <w:tr w:rsidR="004473A5" w:rsidRPr="00211D67" w14:paraId="1753A604" w14:textId="77777777" w:rsidTr="00B922A6">
        <w:trPr>
          <w:trHeight w:val="1205"/>
        </w:trPr>
        <w:tc>
          <w:tcPr>
            <w:cnfStyle w:val="001000000000" w:firstRow="0" w:lastRow="0" w:firstColumn="1" w:lastColumn="0" w:oddVBand="0" w:evenVBand="0" w:oddHBand="0" w:evenHBand="0" w:firstRowFirstColumn="0" w:firstRowLastColumn="0" w:lastRowFirstColumn="0" w:lastRowLastColumn="0"/>
            <w:tcW w:w="4490" w:type="dxa"/>
          </w:tcPr>
          <w:p w14:paraId="6C04DD83" w14:textId="78FC4095" w:rsidR="004473A5" w:rsidRPr="004314D4" w:rsidRDefault="00B87AD7" w:rsidP="003208FC">
            <w:pPr>
              <w:rPr>
                <w:b/>
                <w:bCs w:val="0"/>
                <w:color w:val="FFFFFF" w:themeColor="background1"/>
              </w:rPr>
            </w:pPr>
            <w:r w:rsidRPr="002360C3">
              <w:rPr>
                <w:b/>
                <w:bCs w:val="0"/>
                <w:color w:val="FFFFFF" w:themeColor="background1"/>
              </w:rPr>
              <w:t>Start date of crediting cycle of PoA</w:t>
            </w:r>
          </w:p>
        </w:tc>
        <w:tc>
          <w:tcPr>
            <w:tcW w:w="5490" w:type="dxa"/>
          </w:tcPr>
          <w:p w14:paraId="21F696FB" w14:textId="77777777" w:rsidR="007F6FE4" w:rsidRDefault="00446050" w:rsidP="00BA7756">
            <w:pPr>
              <w:cnfStyle w:val="000000000000" w:firstRow="0" w:lastRow="0" w:firstColumn="0" w:lastColumn="0" w:oddVBand="0" w:evenVBand="0" w:oddHBand="0" w:evenHBand="0" w:firstRowFirstColumn="0" w:firstRowLastColumn="0" w:lastRowFirstColumn="0" w:lastRowLastColumn="0"/>
              <w:rPr>
                <w:ins w:id="28" w:author="NIHAR Kumar" w:date="2023-04-25T16:10:00Z"/>
                <w:rFonts w:asciiTheme="majorHAnsi" w:hAnsiTheme="majorHAnsi"/>
                <w:color w:val="515151" w:themeColor="text1"/>
                <w:szCs w:val="22"/>
                <w:lang w:val="en-GB"/>
              </w:rPr>
            </w:pPr>
            <w:r>
              <w:rPr>
                <w:rFonts w:asciiTheme="majorHAnsi" w:hAnsiTheme="majorHAnsi"/>
                <w:color w:val="515151" w:themeColor="text1"/>
                <w:szCs w:val="22"/>
                <w:lang w:val="en-GB"/>
              </w:rPr>
              <w:t xml:space="preserve">21/03/2022 </w:t>
            </w:r>
          </w:p>
          <w:p w14:paraId="11B2E6F9" w14:textId="48EC07DD" w:rsidR="004473A5" w:rsidRPr="008C3818" w:rsidRDefault="00446050"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r>
              <w:rPr>
                <w:rFonts w:asciiTheme="majorHAnsi" w:hAnsiTheme="majorHAnsi"/>
                <w:color w:val="515151" w:themeColor="text1"/>
                <w:szCs w:val="22"/>
                <w:lang w:val="en-GB"/>
              </w:rPr>
              <w:t xml:space="preserve">(This is the crediting period start date of the earliest VPA GS 11319 </w:t>
            </w:r>
            <w:ins w:id="29" w:author="NIHAR Kumar" w:date="2023-04-24T14:38:00Z">
              <w:r w:rsidR="00EB384C">
                <w:rPr>
                  <w:rFonts w:asciiTheme="majorHAnsi" w:hAnsiTheme="majorHAnsi"/>
                  <w:color w:val="515151" w:themeColor="text1"/>
                  <w:szCs w:val="22"/>
                  <w:lang w:val="en-GB"/>
                </w:rPr>
                <w:t xml:space="preserve">to be </w:t>
              </w:r>
            </w:ins>
            <w:r>
              <w:rPr>
                <w:rFonts w:asciiTheme="majorHAnsi" w:hAnsiTheme="majorHAnsi"/>
                <w:color w:val="515151" w:themeColor="text1"/>
                <w:szCs w:val="22"/>
                <w:lang w:val="en-GB"/>
              </w:rPr>
              <w:t>included in the PoA)</w:t>
            </w:r>
          </w:p>
        </w:tc>
      </w:tr>
      <w:tr w:rsidR="004473A5" w:rsidRPr="00211D67" w14:paraId="04B2C3B0" w14:textId="77777777" w:rsidTr="00B922A6">
        <w:trPr>
          <w:trHeight w:val="402"/>
        </w:trPr>
        <w:tc>
          <w:tcPr>
            <w:cnfStyle w:val="001000000000" w:firstRow="0" w:lastRow="0" w:firstColumn="1" w:lastColumn="0" w:oddVBand="0" w:evenVBand="0" w:oddHBand="0" w:evenHBand="0" w:firstRowFirstColumn="0" w:firstRowLastColumn="0" w:lastRowFirstColumn="0" w:lastRowLastColumn="0"/>
            <w:tcW w:w="4490" w:type="dxa"/>
          </w:tcPr>
          <w:p w14:paraId="7F14ACD5" w14:textId="77777777" w:rsidR="004473A5" w:rsidRPr="004314D4" w:rsidRDefault="004473A5" w:rsidP="003208FC">
            <w:pPr>
              <w:rPr>
                <w:b/>
                <w:bCs w:val="0"/>
                <w:color w:val="FFFFFF" w:themeColor="background1"/>
              </w:rPr>
            </w:pPr>
            <w:r w:rsidRPr="004314D4">
              <w:rPr>
                <w:b/>
                <w:bCs w:val="0"/>
                <w:color w:val="FFFFFF" w:themeColor="background1"/>
                <w:lang w:eastAsia="de-DE"/>
              </w:rPr>
              <w:t>Version number of the PoA-DD</w:t>
            </w:r>
          </w:p>
        </w:tc>
        <w:tc>
          <w:tcPr>
            <w:tcW w:w="5490" w:type="dxa"/>
          </w:tcPr>
          <w:p w14:paraId="57376F39" w14:textId="06C3532F" w:rsidR="004473A5" w:rsidRPr="008C3818" w:rsidRDefault="00264591"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r>
              <w:rPr>
                <w:rFonts w:asciiTheme="majorHAnsi" w:hAnsiTheme="majorHAnsi" w:cs="Arial"/>
                <w:szCs w:val="22"/>
              </w:rPr>
              <w:t>3.</w:t>
            </w:r>
            <w:ins w:id="30" w:author="NIHAR Kumar" w:date="2023-04-24T14:27:00Z">
              <w:r w:rsidR="004B258A">
                <w:rPr>
                  <w:rFonts w:asciiTheme="majorHAnsi" w:hAnsiTheme="majorHAnsi" w:cs="Arial"/>
                  <w:szCs w:val="22"/>
                </w:rPr>
                <w:t>2</w:t>
              </w:r>
            </w:ins>
            <w:del w:id="31" w:author="NIHAR Kumar" w:date="2023-04-24T14:27:00Z">
              <w:r w:rsidDel="004B258A">
                <w:rPr>
                  <w:rFonts w:asciiTheme="majorHAnsi" w:hAnsiTheme="majorHAnsi" w:cs="Arial"/>
                  <w:szCs w:val="22"/>
                </w:rPr>
                <w:delText>1</w:delText>
              </w:r>
            </w:del>
          </w:p>
        </w:tc>
      </w:tr>
      <w:tr w:rsidR="004473A5" w:rsidRPr="00211D67" w14:paraId="7BBEF22E" w14:textId="77777777" w:rsidTr="00B922A6">
        <w:trPr>
          <w:trHeight w:val="402"/>
        </w:trPr>
        <w:tc>
          <w:tcPr>
            <w:cnfStyle w:val="001000000000" w:firstRow="0" w:lastRow="0" w:firstColumn="1" w:lastColumn="0" w:oddVBand="0" w:evenVBand="0" w:oddHBand="0" w:evenHBand="0" w:firstRowFirstColumn="0" w:firstRowLastColumn="0" w:lastRowFirstColumn="0" w:lastRowLastColumn="0"/>
            <w:tcW w:w="4490" w:type="dxa"/>
          </w:tcPr>
          <w:p w14:paraId="5909F294" w14:textId="77777777" w:rsidR="004473A5" w:rsidRPr="004314D4" w:rsidRDefault="004473A5" w:rsidP="003208FC">
            <w:pPr>
              <w:rPr>
                <w:b/>
                <w:bCs w:val="0"/>
                <w:color w:val="FFFFFF" w:themeColor="background1"/>
              </w:rPr>
            </w:pPr>
            <w:r w:rsidRPr="004314D4">
              <w:rPr>
                <w:b/>
                <w:bCs w:val="0"/>
                <w:color w:val="FFFFFF" w:themeColor="background1"/>
                <w:lang w:eastAsia="de-DE"/>
              </w:rPr>
              <w:t>Completion date of the PoA-DD</w:t>
            </w:r>
          </w:p>
        </w:tc>
        <w:tc>
          <w:tcPr>
            <w:tcW w:w="5490" w:type="dxa"/>
          </w:tcPr>
          <w:p w14:paraId="6DAC0815" w14:textId="5C2FC59D" w:rsidR="004473A5" w:rsidRPr="008C3818" w:rsidRDefault="004B258A"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ins w:id="32" w:author="NIHAR Kumar" w:date="2023-04-24T14:27:00Z">
              <w:r>
                <w:rPr>
                  <w:rFonts w:asciiTheme="majorHAnsi" w:hAnsiTheme="majorHAnsi"/>
                  <w:color w:val="515151" w:themeColor="text1"/>
                  <w:szCs w:val="22"/>
                  <w:lang w:val="en-GB"/>
                </w:rPr>
                <w:t>24</w:t>
              </w:r>
            </w:ins>
            <w:del w:id="33" w:author="NIHAR Kumar" w:date="2023-04-24T14:27:00Z">
              <w:r w:rsidR="00B9506D" w:rsidDel="004B258A">
                <w:rPr>
                  <w:rFonts w:asciiTheme="majorHAnsi" w:hAnsiTheme="majorHAnsi"/>
                  <w:color w:val="515151" w:themeColor="text1"/>
                  <w:szCs w:val="22"/>
                  <w:lang w:val="en-GB"/>
                </w:rPr>
                <w:delText>15</w:delText>
              </w:r>
            </w:del>
            <w:r w:rsidR="00B9506D">
              <w:rPr>
                <w:rFonts w:asciiTheme="majorHAnsi" w:hAnsiTheme="majorHAnsi"/>
                <w:color w:val="515151" w:themeColor="text1"/>
                <w:szCs w:val="22"/>
                <w:lang w:val="en-GB"/>
              </w:rPr>
              <w:t>/</w:t>
            </w:r>
            <w:ins w:id="34" w:author="NIHAR Kumar" w:date="2023-04-24T14:27:00Z">
              <w:r>
                <w:rPr>
                  <w:rFonts w:asciiTheme="majorHAnsi" w:hAnsiTheme="majorHAnsi"/>
                  <w:color w:val="515151" w:themeColor="text1"/>
                  <w:szCs w:val="22"/>
                  <w:lang w:val="en-GB"/>
                </w:rPr>
                <w:t>04</w:t>
              </w:r>
            </w:ins>
            <w:del w:id="35" w:author="NIHAR Kumar" w:date="2023-04-24T14:27:00Z">
              <w:r w:rsidR="00B9506D" w:rsidDel="004B258A">
                <w:rPr>
                  <w:rFonts w:asciiTheme="majorHAnsi" w:hAnsiTheme="majorHAnsi"/>
                  <w:color w:val="515151" w:themeColor="text1"/>
                  <w:szCs w:val="22"/>
                  <w:lang w:val="en-GB"/>
                </w:rPr>
                <w:delText>11</w:delText>
              </w:r>
            </w:del>
            <w:r w:rsidR="00B9506D">
              <w:rPr>
                <w:rFonts w:asciiTheme="majorHAnsi" w:hAnsiTheme="majorHAnsi"/>
                <w:color w:val="515151" w:themeColor="text1"/>
                <w:szCs w:val="22"/>
                <w:lang w:val="en-GB"/>
              </w:rPr>
              <w:t>/202</w:t>
            </w:r>
            <w:ins w:id="36" w:author="NIHAR Kumar" w:date="2023-04-24T14:27:00Z">
              <w:r>
                <w:rPr>
                  <w:rFonts w:asciiTheme="majorHAnsi" w:hAnsiTheme="majorHAnsi"/>
                  <w:color w:val="515151" w:themeColor="text1"/>
                  <w:szCs w:val="22"/>
                  <w:lang w:val="en-GB"/>
                </w:rPr>
                <w:t>3</w:t>
              </w:r>
            </w:ins>
            <w:del w:id="37" w:author="NIHAR Kumar" w:date="2023-04-24T14:27:00Z">
              <w:r w:rsidR="00B9506D" w:rsidDel="004B258A">
                <w:rPr>
                  <w:rFonts w:asciiTheme="majorHAnsi" w:hAnsiTheme="majorHAnsi"/>
                  <w:color w:val="515151" w:themeColor="text1"/>
                  <w:szCs w:val="22"/>
                  <w:lang w:val="en-GB"/>
                </w:rPr>
                <w:delText>2</w:delText>
              </w:r>
            </w:del>
          </w:p>
        </w:tc>
      </w:tr>
      <w:tr w:rsidR="004473A5" w:rsidRPr="00211D67" w14:paraId="01D60198" w14:textId="77777777" w:rsidTr="00B922A6">
        <w:trPr>
          <w:trHeight w:val="388"/>
        </w:trPr>
        <w:tc>
          <w:tcPr>
            <w:cnfStyle w:val="001000000000" w:firstRow="0" w:lastRow="0" w:firstColumn="1" w:lastColumn="0" w:oddVBand="0" w:evenVBand="0" w:oddHBand="0" w:evenHBand="0" w:firstRowFirstColumn="0" w:firstRowLastColumn="0" w:lastRowFirstColumn="0" w:lastRowLastColumn="0"/>
            <w:tcW w:w="4490" w:type="dxa"/>
          </w:tcPr>
          <w:p w14:paraId="675DC5EB" w14:textId="77777777" w:rsidR="004473A5" w:rsidRPr="004314D4" w:rsidRDefault="004473A5" w:rsidP="003208FC">
            <w:pPr>
              <w:rPr>
                <w:b/>
                <w:bCs w:val="0"/>
                <w:color w:val="FFFFFF" w:themeColor="background1"/>
              </w:rPr>
            </w:pPr>
            <w:r w:rsidRPr="004314D4">
              <w:rPr>
                <w:b/>
                <w:bCs w:val="0"/>
                <w:color w:val="FFFFFF" w:themeColor="background1"/>
              </w:rPr>
              <w:t xml:space="preserve">Coordinating/managing entity </w:t>
            </w:r>
          </w:p>
        </w:tc>
        <w:tc>
          <w:tcPr>
            <w:tcW w:w="5490" w:type="dxa"/>
          </w:tcPr>
          <w:p w14:paraId="137EC847" w14:textId="0FDA526A" w:rsidR="004473A5" w:rsidRPr="008C3818" w:rsidRDefault="00134F2F"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r w:rsidRPr="008712BA">
              <w:rPr>
                <w:rFonts w:asciiTheme="majorHAnsi" w:hAnsiTheme="majorHAnsi"/>
                <w:color w:val="515151" w:themeColor="text1"/>
                <w:szCs w:val="22"/>
                <w:lang w:val="en-GB"/>
              </w:rPr>
              <w:t>EcoAct SAS</w:t>
            </w:r>
          </w:p>
        </w:tc>
      </w:tr>
      <w:tr w:rsidR="004473A5" w:rsidRPr="00211D67" w14:paraId="16E5ED3B" w14:textId="77777777" w:rsidTr="00B922A6">
        <w:trPr>
          <w:trHeight w:val="803"/>
        </w:trPr>
        <w:tc>
          <w:tcPr>
            <w:cnfStyle w:val="001000000000" w:firstRow="0" w:lastRow="0" w:firstColumn="1" w:lastColumn="0" w:oddVBand="0" w:evenVBand="0" w:oddHBand="0" w:evenHBand="0" w:firstRowFirstColumn="0" w:firstRowLastColumn="0" w:lastRowFirstColumn="0" w:lastRowLastColumn="0"/>
            <w:tcW w:w="4490" w:type="dxa"/>
          </w:tcPr>
          <w:p w14:paraId="0A07E7BC" w14:textId="77777777" w:rsidR="004473A5" w:rsidRPr="004314D4" w:rsidRDefault="004473A5" w:rsidP="003208FC">
            <w:pPr>
              <w:rPr>
                <w:b/>
                <w:bCs w:val="0"/>
                <w:color w:val="FFFFFF" w:themeColor="background1"/>
              </w:rPr>
            </w:pPr>
            <w:r w:rsidRPr="004314D4">
              <w:rPr>
                <w:b/>
                <w:bCs w:val="0"/>
                <w:color w:val="FFFFFF" w:themeColor="background1"/>
              </w:rPr>
              <w:t xml:space="preserve">Project Participants and any communities involved </w:t>
            </w:r>
          </w:p>
        </w:tc>
        <w:tc>
          <w:tcPr>
            <w:tcW w:w="5490" w:type="dxa"/>
          </w:tcPr>
          <w:p w14:paraId="6C51BDA9" w14:textId="05379F1F" w:rsidR="004473A5" w:rsidRPr="008C3818" w:rsidRDefault="00DA79BB"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r w:rsidRPr="008712BA">
              <w:rPr>
                <w:rFonts w:asciiTheme="majorHAnsi" w:hAnsiTheme="majorHAnsi" w:cs="Arial"/>
                <w:szCs w:val="22"/>
              </w:rPr>
              <w:t xml:space="preserve">Various partners and organizations in target </w:t>
            </w:r>
            <w:r>
              <w:rPr>
                <w:rFonts w:asciiTheme="majorHAnsi" w:hAnsiTheme="majorHAnsi" w:cs="Arial"/>
                <w:szCs w:val="22"/>
              </w:rPr>
              <w:t xml:space="preserve">host </w:t>
            </w:r>
            <w:r w:rsidRPr="008712BA">
              <w:rPr>
                <w:rFonts w:asciiTheme="majorHAnsi" w:hAnsiTheme="majorHAnsi" w:cs="Arial"/>
                <w:szCs w:val="22"/>
              </w:rPr>
              <w:t>countries at VPA level</w:t>
            </w:r>
          </w:p>
        </w:tc>
      </w:tr>
      <w:tr w:rsidR="004473A5" w:rsidRPr="00211D67" w14:paraId="12CA5B12" w14:textId="77777777" w:rsidTr="00B922A6">
        <w:trPr>
          <w:trHeight w:val="4669"/>
        </w:trPr>
        <w:tc>
          <w:tcPr>
            <w:cnfStyle w:val="001000000000" w:firstRow="0" w:lastRow="0" w:firstColumn="1" w:lastColumn="0" w:oddVBand="0" w:evenVBand="0" w:oddHBand="0" w:evenHBand="0" w:firstRowFirstColumn="0" w:firstRowLastColumn="0" w:lastRowFirstColumn="0" w:lastRowLastColumn="0"/>
            <w:tcW w:w="4490" w:type="dxa"/>
          </w:tcPr>
          <w:p w14:paraId="0DCAA9E8" w14:textId="77777777" w:rsidR="004473A5" w:rsidRPr="004314D4" w:rsidRDefault="004473A5" w:rsidP="003208FC">
            <w:pPr>
              <w:rPr>
                <w:b/>
                <w:bCs w:val="0"/>
                <w:color w:val="FFFFFF" w:themeColor="background1"/>
              </w:rPr>
            </w:pPr>
            <w:r w:rsidRPr="004314D4">
              <w:rPr>
                <w:b/>
                <w:bCs w:val="0"/>
                <w:color w:val="FFFFFF" w:themeColor="background1"/>
              </w:rPr>
              <w:lastRenderedPageBreak/>
              <w:t xml:space="preserve">Host Country (ies) </w:t>
            </w:r>
          </w:p>
        </w:tc>
        <w:tc>
          <w:tcPr>
            <w:tcW w:w="5490" w:type="dxa"/>
          </w:tcPr>
          <w:p w14:paraId="2D4B080A" w14:textId="77777777" w:rsidR="001B63CD" w:rsidRDefault="001B63CD" w:rsidP="001B63CD">
            <w:pPr>
              <w:pStyle w:val="Titre3"/>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b w:val="0"/>
                <w:color w:val="515151" w:themeColor="text1"/>
                <w:sz w:val="22"/>
                <w:szCs w:val="22"/>
              </w:rPr>
            </w:pPr>
            <w:r>
              <w:rPr>
                <w:rFonts w:asciiTheme="minorHAnsi" w:hAnsiTheme="minorHAnsi"/>
                <w:b w:val="0"/>
                <w:color w:val="515151" w:themeColor="text1"/>
                <w:sz w:val="22"/>
                <w:szCs w:val="22"/>
              </w:rPr>
              <w:t>28 COuntries. Batch wise given below:</w:t>
            </w:r>
          </w:p>
          <w:p w14:paraId="3280461E" w14:textId="77777777" w:rsidR="001B63CD" w:rsidRPr="00200AD8" w:rsidRDefault="001B63CD" w:rsidP="001B63CD">
            <w:pPr>
              <w:pStyle w:val="Titre3"/>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b w:val="0"/>
                <w:color w:val="515151" w:themeColor="text1"/>
                <w:sz w:val="22"/>
                <w:szCs w:val="22"/>
              </w:rPr>
            </w:pPr>
            <w:r w:rsidRPr="0059758A">
              <w:rPr>
                <w:rFonts w:asciiTheme="minorHAnsi" w:hAnsiTheme="minorHAnsi"/>
                <w:b w:val="0"/>
                <w:color w:val="515151" w:themeColor="text1"/>
                <w:sz w:val="22"/>
                <w:szCs w:val="22"/>
              </w:rPr>
              <w:t>Batch 1</w:t>
            </w:r>
            <w:r w:rsidRPr="00200AD8">
              <w:rPr>
                <w:rFonts w:asciiTheme="minorHAnsi" w:hAnsiTheme="minorHAnsi"/>
                <w:b w:val="0"/>
                <w:color w:val="515151" w:themeColor="text1"/>
                <w:sz w:val="22"/>
                <w:szCs w:val="22"/>
              </w:rPr>
              <w:t xml:space="preserve">: </w:t>
            </w:r>
          </w:p>
          <w:p w14:paraId="7E0EC89B" w14:textId="77777777" w:rsidR="001B63CD" w:rsidRPr="00200AD8" w:rsidRDefault="001B63CD" w:rsidP="001B63CD">
            <w:pPr>
              <w:pStyle w:val="Titre3"/>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b w:val="0"/>
                <w:color w:val="515151" w:themeColor="text1"/>
                <w:sz w:val="22"/>
                <w:szCs w:val="22"/>
              </w:rPr>
            </w:pPr>
            <w:r w:rsidRPr="00200AD8">
              <w:rPr>
                <w:rFonts w:asciiTheme="minorHAnsi" w:hAnsiTheme="minorHAnsi"/>
                <w:b w:val="0"/>
                <w:color w:val="515151" w:themeColor="text1"/>
                <w:sz w:val="22"/>
                <w:szCs w:val="22"/>
              </w:rPr>
              <w:t>Burkina Faso, DRC (Democratic Republic of Congo), Eritrea, Ethiopia, Guinea, Kenya, Madagascar, Mozambique, Sierra Leone, Tanzania, Togo, Uganda, Zambia, Zimbabwe</w:t>
            </w:r>
          </w:p>
          <w:p w14:paraId="1832EF1A" w14:textId="77777777" w:rsidR="001B63CD" w:rsidRPr="0059758A" w:rsidRDefault="001B63CD" w:rsidP="001B63CD">
            <w:pPr>
              <w:pStyle w:val="Titre3"/>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b w:val="0"/>
                <w:color w:val="515151" w:themeColor="text1"/>
                <w:sz w:val="22"/>
                <w:szCs w:val="22"/>
              </w:rPr>
            </w:pPr>
            <w:r w:rsidRPr="0059758A">
              <w:rPr>
                <w:rFonts w:asciiTheme="minorHAnsi" w:hAnsiTheme="minorHAnsi"/>
                <w:b w:val="0"/>
                <w:color w:val="515151" w:themeColor="text1"/>
                <w:sz w:val="22"/>
                <w:szCs w:val="22"/>
              </w:rPr>
              <w:t>Batch 2:</w:t>
            </w:r>
          </w:p>
          <w:p w14:paraId="750B779B" w14:textId="77777777" w:rsidR="001B63CD" w:rsidRPr="0059758A" w:rsidRDefault="001B63CD" w:rsidP="001B63CD">
            <w:pPr>
              <w:pStyle w:val="Titre3"/>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b w:val="0"/>
                <w:color w:val="515151" w:themeColor="text1"/>
                <w:sz w:val="22"/>
                <w:szCs w:val="22"/>
              </w:rPr>
            </w:pPr>
            <w:r w:rsidRPr="0059758A">
              <w:rPr>
                <w:rFonts w:asciiTheme="minorHAnsi" w:hAnsiTheme="minorHAnsi"/>
                <w:b w:val="0"/>
                <w:color w:val="515151" w:themeColor="text1"/>
                <w:sz w:val="22"/>
                <w:szCs w:val="22"/>
              </w:rPr>
              <w:t>Burundi, Ghana, Liberia, Nigeria, Rwanda, Sudan</w:t>
            </w:r>
          </w:p>
          <w:p w14:paraId="53F87A3B" w14:textId="77777777" w:rsidR="001B63CD" w:rsidRPr="00200AD8" w:rsidRDefault="001B63CD" w:rsidP="001B63CD">
            <w:pPr>
              <w:pStyle w:val="Titre3"/>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b w:val="0"/>
                <w:color w:val="515151" w:themeColor="text1"/>
                <w:sz w:val="22"/>
                <w:szCs w:val="22"/>
              </w:rPr>
            </w:pPr>
            <w:r w:rsidRPr="0059758A">
              <w:rPr>
                <w:rFonts w:asciiTheme="minorHAnsi" w:hAnsiTheme="minorHAnsi"/>
                <w:b w:val="0"/>
                <w:color w:val="515151" w:themeColor="text1"/>
                <w:sz w:val="22"/>
                <w:szCs w:val="22"/>
              </w:rPr>
              <w:t>Batch 3:</w:t>
            </w:r>
            <w:r w:rsidRPr="00200AD8">
              <w:rPr>
                <w:rFonts w:asciiTheme="minorHAnsi" w:hAnsiTheme="minorHAnsi"/>
                <w:b w:val="0"/>
                <w:color w:val="515151" w:themeColor="text1"/>
                <w:sz w:val="22"/>
                <w:szCs w:val="22"/>
              </w:rPr>
              <w:t xml:space="preserve"> Cote d’Ivoire, Malawi, Namibia</w:t>
            </w:r>
          </w:p>
          <w:p w14:paraId="7E760C43" w14:textId="77777777" w:rsidR="001B63CD" w:rsidRPr="00200AD8" w:rsidRDefault="001B63CD" w:rsidP="001B63CD">
            <w:pPr>
              <w:pStyle w:val="Titre3"/>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b w:val="0"/>
                <w:color w:val="515151" w:themeColor="text1"/>
                <w:sz w:val="22"/>
                <w:szCs w:val="22"/>
              </w:rPr>
            </w:pPr>
            <w:r w:rsidRPr="0059758A">
              <w:rPr>
                <w:rFonts w:asciiTheme="minorHAnsi" w:hAnsiTheme="minorHAnsi"/>
                <w:b w:val="0"/>
                <w:color w:val="515151" w:themeColor="text1"/>
                <w:sz w:val="22"/>
                <w:szCs w:val="22"/>
              </w:rPr>
              <w:t>Batch 4:</w:t>
            </w:r>
            <w:r w:rsidRPr="00200AD8">
              <w:rPr>
                <w:rFonts w:asciiTheme="minorHAnsi" w:hAnsiTheme="minorHAnsi"/>
                <w:b w:val="0"/>
                <w:color w:val="515151" w:themeColor="text1"/>
                <w:sz w:val="22"/>
                <w:szCs w:val="22"/>
              </w:rPr>
              <w:t xml:space="preserve"> CameroOn, Congo Republic</w:t>
            </w:r>
          </w:p>
          <w:p w14:paraId="11C15696" w14:textId="77777777" w:rsidR="001B63CD" w:rsidRPr="00200AD8" w:rsidRDefault="001B63CD" w:rsidP="001B63CD">
            <w:pPr>
              <w:pStyle w:val="Titre3"/>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b w:val="0"/>
                <w:color w:val="515151" w:themeColor="text1"/>
                <w:sz w:val="22"/>
                <w:szCs w:val="22"/>
              </w:rPr>
            </w:pPr>
            <w:r w:rsidRPr="0059758A">
              <w:rPr>
                <w:rFonts w:asciiTheme="minorHAnsi" w:hAnsiTheme="minorHAnsi"/>
                <w:b w:val="0"/>
                <w:color w:val="515151" w:themeColor="text1"/>
                <w:sz w:val="22"/>
                <w:szCs w:val="22"/>
              </w:rPr>
              <w:t>Batch 5:</w:t>
            </w:r>
            <w:r w:rsidRPr="00200AD8">
              <w:rPr>
                <w:rFonts w:asciiTheme="minorHAnsi" w:hAnsiTheme="minorHAnsi"/>
                <w:b w:val="0"/>
                <w:color w:val="515151" w:themeColor="text1"/>
                <w:sz w:val="22"/>
                <w:szCs w:val="22"/>
              </w:rPr>
              <w:t xml:space="preserve"> Senegal</w:t>
            </w:r>
          </w:p>
          <w:p w14:paraId="41236FDD" w14:textId="77777777" w:rsidR="001B63CD" w:rsidRPr="00200AD8" w:rsidRDefault="001B63CD" w:rsidP="001B63CD">
            <w:pPr>
              <w:pStyle w:val="Titre3"/>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b w:val="0"/>
                <w:color w:val="515151" w:themeColor="text1"/>
                <w:sz w:val="22"/>
                <w:szCs w:val="22"/>
              </w:rPr>
            </w:pPr>
            <w:r w:rsidRPr="0059758A">
              <w:rPr>
                <w:rFonts w:asciiTheme="minorHAnsi" w:hAnsiTheme="minorHAnsi"/>
                <w:b w:val="0"/>
                <w:color w:val="515151" w:themeColor="text1"/>
                <w:sz w:val="22"/>
                <w:szCs w:val="22"/>
              </w:rPr>
              <w:t>Batch 6:</w:t>
            </w:r>
            <w:r w:rsidRPr="00200AD8">
              <w:rPr>
                <w:rFonts w:asciiTheme="minorHAnsi" w:hAnsiTheme="minorHAnsi"/>
                <w:b w:val="0"/>
                <w:color w:val="515151" w:themeColor="text1"/>
                <w:sz w:val="22"/>
                <w:szCs w:val="22"/>
              </w:rPr>
              <w:t xml:space="preserve"> Benin</w:t>
            </w:r>
          </w:p>
          <w:p w14:paraId="32E4E8F9" w14:textId="0787540B" w:rsidR="004473A5" w:rsidRPr="008C3818" w:rsidRDefault="001B63CD" w:rsidP="001B63CD">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Cs w:val="22"/>
                <w:lang w:val="en-GB"/>
              </w:rPr>
            </w:pPr>
            <w:r w:rsidRPr="0059758A">
              <w:rPr>
                <w:rFonts w:asciiTheme="minorHAnsi" w:hAnsiTheme="minorHAnsi"/>
                <w:color w:val="515151" w:themeColor="text1"/>
                <w:szCs w:val="22"/>
              </w:rPr>
              <w:t>Batch 7: South Africa</w:t>
            </w:r>
          </w:p>
        </w:tc>
      </w:tr>
      <w:tr w:rsidR="004473A5" w:rsidRPr="00211D67" w14:paraId="36672DB1" w14:textId="77777777" w:rsidTr="00B922A6">
        <w:trPr>
          <w:trHeight w:val="2121"/>
        </w:trPr>
        <w:tc>
          <w:tcPr>
            <w:cnfStyle w:val="001000000000" w:firstRow="0" w:lastRow="0" w:firstColumn="1" w:lastColumn="0" w:oddVBand="0" w:evenVBand="0" w:oddHBand="0" w:evenHBand="0" w:firstRowFirstColumn="0" w:firstRowLastColumn="0" w:lastRowFirstColumn="0" w:lastRowLastColumn="0"/>
            <w:tcW w:w="4490" w:type="dxa"/>
          </w:tcPr>
          <w:p w14:paraId="7814875E" w14:textId="77777777" w:rsidR="004473A5" w:rsidRPr="004314D4" w:rsidRDefault="004473A5" w:rsidP="003208FC">
            <w:pPr>
              <w:rPr>
                <w:b/>
                <w:bCs w:val="0"/>
                <w:color w:val="FFFFFF" w:themeColor="background1"/>
              </w:rPr>
            </w:pPr>
            <w:r w:rsidRPr="004314D4">
              <w:rPr>
                <w:b/>
                <w:bCs w:val="0"/>
                <w:color w:val="FFFFFF" w:themeColor="background1"/>
              </w:rPr>
              <w:t>Activity Requirements applied</w:t>
            </w:r>
          </w:p>
          <w:p w14:paraId="469A2C71" w14:textId="77777777" w:rsidR="004473A5" w:rsidRPr="004314D4" w:rsidRDefault="004473A5" w:rsidP="003208FC">
            <w:pPr>
              <w:rPr>
                <w:b/>
                <w:bCs w:val="0"/>
                <w:color w:val="FFFFFF" w:themeColor="background1"/>
              </w:rPr>
            </w:pPr>
          </w:p>
        </w:tc>
        <w:tc>
          <w:tcPr>
            <w:tcW w:w="5490" w:type="dxa"/>
          </w:tcPr>
          <w:p w14:paraId="23A7B84E" w14:textId="3E2EA70E" w:rsidR="004473A5" w:rsidRPr="008C3818" w:rsidRDefault="00000000" w:rsidP="00094F34">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133557724"/>
                <w14:checkbox>
                  <w14:checked w14:val="1"/>
                  <w14:checkedState w14:val="2612" w14:font="MS Gothic"/>
                  <w14:uncheckedState w14:val="2610" w14:font="MS Gothic"/>
                </w14:checkbox>
              </w:sdtPr>
              <w:sdtContent>
                <w:r w:rsidR="001B63CD">
                  <w:rPr>
                    <w:rFonts w:ascii="MS Gothic" w:eastAsia="MS Gothic" w:hAnsi="MS Gothic" w:cs="Arial" w:hint="eastAsia"/>
                    <w:color w:val="515151" w:themeColor="text1"/>
                    <w:szCs w:val="22"/>
                  </w:rPr>
                  <w:t>☒</w:t>
                </w:r>
              </w:sdtContent>
            </w:sdt>
            <w:r w:rsidR="002360C3">
              <w:rPr>
                <w:rFonts w:asciiTheme="minorHAnsi" w:hAnsiTheme="minorHAnsi" w:cs="Arial"/>
                <w:color w:val="515151" w:themeColor="text1"/>
                <w:szCs w:val="22"/>
              </w:rPr>
              <w:t xml:space="preserve"> </w:t>
            </w:r>
            <w:hyperlink r:id="rId13" w:history="1">
              <w:r w:rsidR="004473A5" w:rsidRPr="00D74B48">
                <w:rPr>
                  <w:rStyle w:val="Lienhypertexte"/>
                  <w:rFonts w:cs="Arial"/>
                  <w:szCs w:val="22"/>
                  <w:lang w:eastAsia="en-US"/>
                </w:rPr>
                <w:t>Community Services Activities</w:t>
              </w:r>
            </w:hyperlink>
            <w:r w:rsidR="004473A5" w:rsidRPr="008C3818">
              <w:rPr>
                <w:rFonts w:asciiTheme="minorHAnsi" w:hAnsiTheme="minorHAnsi" w:cs="Arial"/>
                <w:color w:val="515151" w:themeColor="text1"/>
                <w:szCs w:val="22"/>
              </w:rPr>
              <w:t xml:space="preserve"> </w:t>
            </w:r>
          </w:p>
          <w:p w14:paraId="74564639" w14:textId="7E48C9C2" w:rsidR="004473A5" w:rsidRPr="008C3818" w:rsidRDefault="00000000" w:rsidP="00094F34">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927846251"/>
                <w14:checkbox>
                  <w14:checked w14:val="0"/>
                  <w14:checkedState w14:val="2612" w14:font="MS Gothic"/>
                  <w14:uncheckedState w14:val="2610" w14:font="MS Gothic"/>
                </w14:checkbox>
              </w:sdtPr>
              <w:sdtContent>
                <w:r w:rsidR="00FD42FD">
                  <w:rPr>
                    <w:rFonts w:ascii="MS Gothic" w:eastAsia="MS Gothic" w:hAnsi="MS Gothic" w:cs="Arial" w:hint="eastAsia"/>
                    <w:color w:val="515151" w:themeColor="text1"/>
                    <w:szCs w:val="22"/>
                  </w:rPr>
                  <w:t>☐</w:t>
                </w:r>
              </w:sdtContent>
            </w:sdt>
            <w:r w:rsidR="002360C3">
              <w:rPr>
                <w:rFonts w:asciiTheme="minorHAnsi" w:hAnsiTheme="minorHAnsi" w:cs="Arial"/>
                <w:color w:val="515151" w:themeColor="text1"/>
                <w:szCs w:val="22"/>
              </w:rPr>
              <w:t xml:space="preserve"> </w:t>
            </w:r>
            <w:hyperlink r:id="rId14" w:history="1">
              <w:r w:rsidR="004473A5" w:rsidRPr="004E6FA5">
                <w:rPr>
                  <w:rStyle w:val="Lienhypertexte"/>
                  <w:rFonts w:cs="Arial"/>
                  <w:szCs w:val="22"/>
                  <w:lang w:eastAsia="en-US"/>
                </w:rPr>
                <w:t>Renewable Energy Activities</w:t>
              </w:r>
            </w:hyperlink>
            <w:r w:rsidR="004473A5" w:rsidRPr="008C3818">
              <w:rPr>
                <w:rFonts w:asciiTheme="minorHAnsi" w:hAnsiTheme="minorHAnsi" w:cs="Arial"/>
                <w:color w:val="515151" w:themeColor="text1"/>
                <w:szCs w:val="22"/>
              </w:rPr>
              <w:t xml:space="preserve"> </w:t>
            </w:r>
          </w:p>
          <w:p w14:paraId="2CD0FA42" w14:textId="6BAF3E05" w:rsidR="004473A5" w:rsidRPr="008C3818" w:rsidRDefault="00000000" w:rsidP="00094F34">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1470202797"/>
                <w14:checkbox>
                  <w14:checked w14:val="0"/>
                  <w14:checkedState w14:val="2612" w14:font="MS Gothic"/>
                  <w14:uncheckedState w14:val="2610" w14:font="MS Gothic"/>
                </w14:checkbox>
              </w:sdtPr>
              <w:sdtContent>
                <w:r w:rsidR="00FD42FD">
                  <w:rPr>
                    <w:rFonts w:ascii="MS Gothic" w:eastAsia="MS Gothic" w:hAnsi="MS Gothic" w:cs="Arial" w:hint="eastAsia"/>
                    <w:color w:val="515151" w:themeColor="text1"/>
                    <w:szCs w:val="22"/>
                  </w:rPr>
                  <w:t>☐</w:t>
                </w:r>
              </w:sdtContent>
            </w:sdt>
            <w:r w:rsidR="00FD42FD" w:rsidRPr="008C3818" w:rsidDel="00FD42FD">
              <w:rPr>
                <w:rFonts w:asciiTheme="minorHAnsi" w:hAnsiTheme="minorHAnsi" w:cs="Arial"/>
                <w:color w:val="515151" w:themeColor="text1"/>
                <w:szCs w:val="22"/>
              </w:rPr>
              <w:t xml:space="preserve"> </w:t>
            </w:r>
            <w:hyperlink r:id="rId15" w:history="1">
              <w:r w:rsidR="004473A5" w:rsidRPr="004E6FA5">
                <w:rPr>
                  <w:rStyle w:val="Lienhypertexte"/>
                  <w:rFonts w:cs="Arial"/>
                  <w:szCs w:val="22"/>
                  <w:lang w:eastAsia="en-US"/>
                </w:rPr>
                <w:t>Land Use and Forestry Activities/Risks &amp; Capacities</w:t>
              </w:r>
            </w:hyperlink>
            <w:r w:rsidR="004473A5" w:rsidRPr="008C3818">
              <w:rPr>
                <w:rFonts w:asciiTheme="minorHAnsi" w:hAnsiTheme="minorHAnsi" w:cs="Arial"/>
                <w:color w:val="515151" w:themeColor="text1"/>
                <w:szCs w:val="22"/>
              </w:rPr>
              <w:t xml:space="preserve"> </w:t>
            </w:r>
          </w:p>
          <w:p w14:paraId="517952B8" w14:textId="518459FA" w:rsidR="004473A5" w:rsidRPr="002360C3" w:rsidRDefault="00000000" w:rsidP="002360C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379016515"/>
                <w14:checkbox>
                  <w14:checked w14:val="0"/>
                  <w14:checkedState w14:val="2612" w14:font="MS Gothic"/>
                  <w14:uncheckedState w14:val="2610" w14:font="MS Gothic"/>
                </w14:checkbox>
              </w:sdtPr>
              <w:sdtContent>
                <w:r w:rsidR="00E21149">
                  <w:rPr>
                    <w:rFonts w:ascii="MS Gothic" w:eastAsia="MS Gothic" w:hAnsi="MS Gothic" w:cs="Arial" w:hint="eastAsia"/>
                    <w:color w:val="515151" w:themeColor="text1"/>
                    <w:szCs w:val="22"/>
                  </w:rPr>
                  <w:t>☐</w:t>
                </w:r>
              </w:sdtContent>
            </w:sdt>
            <w:r w:rsidR="00FD42FD" w:rsidRPr="008C3818" w:rsidDel="00FD42FD">
              <w:rPr>
                <w:rFonts w:asciiTheme="minorHAnsi" w:hAnsiTheme="minorHAnsi" w:cs="Arial"/>
                <w:color w:val="515151" w:themeColor="text1"/>
                <w:szCs w:val="22"/>
              </w:rPr>
              <w:t xml:space="preserve"> </w:t>
            </w:r>
            <w:r w:rsidR="004473A5" w:rsidRPr="008C3818">
              <w:rPr>
                <w:rFonts w:asciiTheme="minorHAnsi" w:hAnsiTheme="minorHAnsi" w:cs="Arial"/>
                <w:color w:val="515151" w:themeColor="text1"/>
                <w:szCs w:val="22"/>
              </w:rPr>
              <w:t xml:space="preserve"> N/A </w:t>
            </w:r>
          </w:p>
        </w:tc>
      </w:tr>
      <w:tr w:rsidR="004473A5" w:rsidRPr="00211D67" w14:paraId="43616CB0" w14:textId="77777777" w:rsidTr="00B922A6">
        <w:trPr>
          <w:trHeight w:val="4820"/>
        </w:trPr>
        <w:tc>
          <w:tcPr>
            <w:cnfStyle w:val="001000000000" w:firstRow="0" w:lastRow="0" w:firstColumn="1" w:lastColumn="0" w:oddVBand="0" w:evenVBand="0" w:oddHBand="0" w:evenHBand="0" w:firstRowFirstColumn="0" w:firstRowLastColumn="0" w:lastRowFirstColumn="0" w:lastRowLastColumn="0"/>
            <w:tcW w:w="4490" w:type="dxa"/>
          </w:tcPr>
          <w:p w14:paraId="2F50B8C4" w14:textId="77777777" w:rsidR="004473A5" w:rsidRPr="004314D4" w:rsidRDefault="004473A5" w:rsidP="003208FC">
            <w:pPr>
              <w:rPr>
                <w:b/>
                <w:bCs w:val="0"/>
                <w:color w:val="FFFFFF" w:themeColor="background1"/>
              </w:rPr>
            </w:pPr>
            <w:r w:rsidRPr="004314D4">
              <w:rPr>
                <w:b/>
                <w:bCs w:val="0"/>
                <w:color w:val="FFFFFF" w:themeColor="background1"/>
              </w:rPr>
              <w:t xml:space="preserve">Other Requirements applied </w:t>
            </w:r>
          </w:p>
        </w:tc>
        <w:tc>
          <w:tcPr>
            <w:tcW w:w="5490" w:type="dxa"/>
          </w:tcPr>
          <w:p w14:paraId="39A3965C" w14:textId="77777777" w:rsidR="00F020E2" w:rsidRPr="00DA0D1B" w:rsidRDefault="00F020E2" w:rsidP="00F020E2">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DA0D1B">
              <w:rPr>
                <w:rFonts w:asciiTheme="minorHAnsi" w:hAnsiTheme="minorHAnsi"/>
                <w:szCs w:val="22"/>
                <w:lang w:val="en-GB"/>
              </w:rPr>
              <w:t>GS4GG Principles &amp; Requirements Version 1.2, October 2019</w:t>
            </w:r>
          </w:p>
          <w:p w14:paraId="53CC28DE" w14:textId="77777777" w:rsidR="00F020E2" w:rsidRPr="00DA0D1B" w:rsidRDefault="00F020E2" w:rsidP="00F020E2">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p>
          <w:p w14:paraId="5A489BEC" w14:textId="77777777" w:rsidR="00F020E2" w:rsidRPr="00DA0D1B" w:rsidRDefault="00F020E2" w:rsidP="00F020E2">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DA0D1B">
              <w:rPr>
                <w:rFonts w:asciiTheme="minorHAnsi" w:hAnsiTheme="minorHAnsi"/>
                <w:szCs w:val="22"/>
                <w:lang w:val="en-GB"/>
              </w:rPr>
              <w:t>GS4GG GHG Emissions Reduction &amp; Sequestration Product Requirements Version 2.0, April 2021</w:t>
            </w:r>
          </w:p>
          <w:p w14:paraId="2E928D51" w14:textId="77777777" w:rsidR="00F020E2" w:rsidRPr="00DA0D1B" w:rsidRDefault="00F020E2" w:rsidP="00F020E2">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p>
          <w:p w14:paraId="5C14D625" w14:textId="16483804" w:rsidR="004473A5" w:rsidRDefault="00F020E2" w:rsidP="00F020E2">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r w:rsidRPr="00DA0D1B">
              <w:rPr>
                <w:rFonts w:asciiTheme="minorHAnsi" w:hAnsiTheme="minorHAnsi"/>
                <w:szCs w:val="22"/>
                <w:lang w:val="en-GB"/>
              </w:rPr>
              <w:t xml:space="preserve">GS4GG Programme of Activity Requirements </w:t>
            </w:r>
            <w:ins w:id="38" w:author="NIHAR Kumar" w:date="2023-04-24T19:09:00Z">
              <w:r w:rsidR="00C00EAE">
                <w:rPr>
                  <w:rFonts w:asciiTheme="minorHAnsi" w:hAnsiTheme="minorHAnsi"/>
                  <w:szCs w:val="22"/>
                  <w:lang w:val="en-GB"/>
                </w:rPr>
                <w:t>and Procedures</w:t>
              </w:r>
            </w:ins>
            <w:ins w:id="39" w:author="NIHAR Kumar" w:date="2023-04-24T19:10:00Z">
              <w:r w:rsidR="00367114">
                <w:rPr>
                  <w:rFonts w:asciiTheme="minorHAnsi" w:hAnsiTheme="minorHAnsi"/>
                  <w:szCs w:val="22"/>
                  <w:lang w:val="en-GB"/>
                </w:rPr>
                <w:t xml:space="preserve">, </w:t>
              </w:r>
            </w:ins>
            <w:r w:rsidRPr="00DA0D1B">
              <w:rPr>
                <w:rFonts w:asciiTheme="minorHAnsi" w:hAnsiTheme="minorHAnsi"/>
                <w:szCs w:val="22"/>
                <w:lang w:val="en-GB"/>
              </w:rPr>
              <w:t xml:space="preserve">Version </w:t>
            </w:r>
            <w:del w:id="40" w:author="NIHAR Kumar" w:date="2023-04-24T19:10:00Z">
              <w:r w:rsidRPr="00DA0D1B" w:rsidDel="00367114">
                <w:rPr>
                  <w:rFonts w:asciiTheme="minorHAnsi" w:hAnsiTheme="minorHAnsi"/>
                  <w:szCs w:val="22"/>
                  <w:lang w:val="en-GB"/>
                </w:rPr>
                <w:delText>1.</w:delText>
              </w:r>
            </w:del>
            <w:r w:rsidRPr="00DA0D1B">
              <w:rPr>
                <w:rFonts w:asciiTheme="minorHAnsi" w:hAnsiTheme="minorHAnsi"/>
                <w:szCs w:val="22"/>
                <w:lang w:val="en-GB"/>
              </w:rPr>
              <w:t>2</w:t>
            </w:r>
            <w:ins w:id="41" w:author="NIHAR Kumar" w:date="2023-04-24T19:10:00Z">
              <w:r w:rsidR="00367114">
                <w:rPr>
                  <w:rFonts w:asciiTheme="minorHAnsi" w:hAnsiTheme="minorHAnsi"/>
                  <w:szCs w:val="22"/>
                  <w:lang w:val="en-GB"/>
                </w:rPr>
                <w:t>.0,</w:t>
              </w:r>
            </w:ins>
            <w:del w:id="42" w:author="NIHAR Kumar" w:date="2023-04-24T19:10:00Z">
              <w:r w:rsidRPr="00DA0D1B" w:rsidDel="00367114">
                <w:rPr>
                  <w:rFonts w:asciiTheme="minorHAnsi" w:hAnsiTheme="minorHAnsi"/>
                  <w:szCs w:val="22"/>
                  <w:lang w:val="en-GB"/>
                </w:rPr>
                <w:delText>,</w:delText>
              </w:r>
            </w:del>
            <w:r w:rsidRPr="00DA0D1B">
              <w:rPr>
                <w:rFonts w:asciiTheme="minorHAnsi" w:hAnsiTheme="minorHAnsi"/>
                <w:szCs w:val="22"/>
                <w:lang w:val="en-GB"/>
              </w:rPr>
              <w:t xml:space="preserve"> </w:t>
            </w:r>
            <w:ins w:id="43" w:author="NIHAR Kumar" w:date="2023-04-24T19:10:00Z">
              <w:r w:rsidR="00C56DA0">
                <w:rPr>
                  <w:rFonts w:asciiTheme="minorHAnsi" w:hAnsiTheme="minorHAnsi"/>
                  <w:szCs w:val="22"/>
                  <w:lang w:val="en-GB"/>
                </w:rPr>
                <w:t>05.05.2022</w:t>
              </w:r>
            </w:ins>
            <w:del w:id="44" w:author="NIHAR Kumar" w:date="2023-04-24T19:10:00Z">
              <w:r w:rsidRPr="00DA0D1B" w:rsidDel="00367114">
                <w:rPr>
                  <w:rFonts w:asciiTheme="minorHAnsi" w:hAnsiTheme="minorHAnsi"/>
                  <w:szCs w:val="22"/>
                  <w:lang w:val="en-GB"/>
                </w:rPr>
                <w:delText>October 2019</w:delText>
              </w:r>
            </w:del>
          </w:p>
          <w:p w14:paraId="43466A50" w14:textId="77777777" w:rsidR="003D3127" w:rsidRDefault="003D3127" w:rsidP="00F020E2">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szCs w:val="22"/>
                <w:lang w:val="en-GB"/>
              </w:rPr>
            </w:pPr>
          </w:p>
          <w:p w14:paraId="46CD0C66" w14:textId="11E70C68" w:rsidR="003D3127" w:rsidRPr="00F020E2" w:rsidRDefault="003D3127" w:rsidP="00F020E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4"/>
              </w:rPr>
            </w:pPr>
            <w:r w:rsidRPr="00DA0D1B">
              <w:rPr>
                <w:rFonts w:asciiTheme="minorHAnsi" w:hAnsiTheme="minorHAnsi"/>
                <w:szCs w:val="22"/>
                <w:lang w:val="en-GB"/>
              </w:rPr>
              <w:t>GS4GG Community Services Activity Requirements version 1.2, October 2019</w:t>
            </w:r>
          </w:p>
        </w:tc>
      </w:tr>
      <w:tr w:rsidR="004473A5" w:rsidRPr="00211D67" w14:paraId="03867CCE" w14:textId="77777777" w:rsidTr="00B922A6">
        <w:trPr>
          <w:trHeight w:val="3351"/>
        </w:trPr>
        <w:tc>
          <w:tcPr>
            <w:cnfStyle w:val="001000000000" w:firstRow="0" w:lastRow="0" w:firstColumn="1" w:lastColumn="0" w:oddVBand="0" w:evenVBand="0" w:oddHBand="0" w:evenHBand="0" w:firstRowFirstColumn="0" w:firstRowLastColumn="0" w:lastRowFirstColumn="0" w:lastRowLastColumn="0"/>
            <w:tcW w:w="4490" w:type="dxa"/>
          </w:tcPr>
          <w:p w14:paraId="0B93684B" w14:textId="77777777" w:rsidR="004473A5" w:rsidRPr="004314D4" w:rsidRDefault="004473A5" w:rsidP="003208FC">
            <w:pPr>
              <w:rPr>
                <w:b/>
                <w:bCs w:val="0"/>
                <w:color w:val="FFFFFF" w:themeColor="background1"/>
              </w:rPr>
            </w:pPr>
            <w:r w:rsidRPr="004314D4">
              <w:rPr>
                <w:b/>
                <w:bCs w:val="0"/>
                <w:color w:val="FFFFFF" w:themeColor="background1"/>
              </w:rPr>
              <w:lastRenderedPageBreak/>
              <w:t>Methodology (ies) applied and version number</w:t>
            </w:r>
          </w:p>
        </w:tc>
        <w:tc>
          <w:tcPr>
            <w:tcW w:w="5490" w:type="dxa"/>
          </w:tcPr>
          <w:p w14:paraId="397585BB" w14:textId="77777777" w:rsidR="00465E30" w:rsidRPr="0079206B" w:rsidRDefault="00465E30" w:rsidP="00465E30">
            <w:pPr>
              <w:tabs>
                <w:tab w:val="left" w:pos="3536"/>
              </w:tabs>
              <w:cnfStyle w:val="000000000000" w:firstRow="0" w:lastRow="0" w:firstColumn="0" w:lastColumn="0" w:oddVBand="0" w:evenVBand="0" w:oddHBand="0" w:evenHBand="0" w:firstRowFirstColumn="0" w:firstRowLastColumn="0" w:lastRowFirstColumn="0" w:lastRowLastColumn="0"/>
              <w:rPr>
                <w:rFonts w:asciiTheme="majorHAnsi" w:hAnsiTheme="majorHAnsi" w:cs="Arial"/>
                <w:b/>
                <w:bCs/>
                <w:szCs w:val="22"/>
              </w:rPr>
            </w:pPr>
            <w:r w:rsidRPr="0079206B">
              <w:rPr>
                <w:rFonts w:asciiTheme="minorHAnsi" w:hAnsiTheme="minorHAnsi" w:cs="Arial"/>
                <w:b/>
                <w:bCs/>
                <w:color w:val="515151" w:themeColor="text1"/>
                <w:szCs w:val="22"/>
              </w:rPr>
              <w:t>GS Approved Methodology #1:</w:t>
            </w:r>
          </w:p>
          <w:p w14:paraId="6C981A38" w14:textId="219AD1D4" w:rsidR="00465E30" w:rsidRPr="008712BA" w:rsidRDefault="00465E30" w:rsidP="00465E30">
            <w:pPr>
              <w:tabs>
                <w:tab w:val="left" w:pos="3536"/>
              </w:tabs>
              <w:cnfStyle w:val="000000000000" w:firstRow="0" w:lastRow="0" w:firstColumn="0" w:lastColumn="0" w:oddVBand="0" w:evenVBand="0" w:oddHBand="0" w:evenHBand="0" w:firstRowFirstColumn="0" w:firstRowLastColumn="0" w:lastRowFirstColumn="0" w:lastRowLastColumn="0"/>
              <w:rPr>
                <w:rFonts w:asciiTheme="majorHAnsi" w:hAnsiTheme="majorHAnsi" w:cs="Arial"/>
                <w:szCs w:val="22"/>
              </w:rPr>
            </w:pPr>
            <w:r w:rsidRPr="008712BA">
              <w:rPr>
                <w:rFonts w:asciiTheme="majorHAnsi" w:hAnsiTheme="majorHAnsi" w:cs="Arial"/>
                <w:szCs w:val="22"/>
              </w:rPr>
              <w:t>End-use energy efficiency improvement: “Technologies and Practices to Displace Decentralized Thermal Energy Consumption</w:t>
            </w:r>
            <w:ins w:id="45" w:author="EVA LEIBOVICI" w:date="2023-09-18T15:51:00Z">
              <w:r w:rsidR="00AC435E">
                <w:rPr>
                  <w:rFonts w:asciiTheme="majorHAnsi" w:hAnsiTheme="majorHAnsi" w:cs="Arial"/>
                  <w:szCs w:val="22"/>
                </w:rPr>
                <w:t xml:space="preserve"> -</w:t>
              </w:r>
            </w:ins>
            <w:ins w:id="46" w:author="EVA LEIBOVICI" w:date="2023-09-18T15:50:00Z">
              <w:r w:rsidR="00AC435E">
                <w:rPr>
                  <w:rFonts w:asciiTheme="majorHAnsi" w:hAnsiTheme="majorHAnsi" w:cs="Arial"/>
                  <w:szCs w:val="22"/>
                </w:rPr>
                <w:t xml:space="preserve"> Redu</w:t>
              </w:r>
            </w:ins>
            <w:ins w:id="47" w:author="EVA LEIBOVICI" w:date="2023-09-18T15:51:00Z">
              <w:r w:rsidR="00AC435E">
                <w:rPr>
                  <w:rFonts w:asciiTheme="majorHAnsi" w:hAnsiTheme="majorHAnsi" w:cs="Arial"/>
                  <w:szCs w:val="22"/>
                </w:rPr>
                <w:t xml:space="preserve">ced emissions from cooking and heating V4.0” </w:t>
              </w:r>
            </w:ins>
            <w:del w:id="48" w:author="EVA LEIBOVICI" w:date="2023-09-18T15:50:00Z">
              <w:r w:rsidRPr="008712BA" w:rsidDel="00AC435E">
                <w:rPr>
                  <w:rFonts w:asciiTheme="majorHAnsi" w:hAnsiTheme="majorHAnsi" w:cs="Arial"/>
                  <w:szCs w:val="22"/>
                </w:rPr>
                <w:delText xml:space="preserve">” </w:delText>
              </w:r>
              <w:r w:rsidRPr="008712BA" w:rsidDel="00A90939">
                <w:rPr>
                  <w:rFonts w:asciiTheme="majorHAnsi" w:hAnsiTheme="majorHAnsi" w:cs="Arial"/>
                  <w:szCs w:val="22"/>
                </w:rPr>
                <w:delText>version 3.</w:delText>
              </w:r>
              <w:r w:rsidDel="00A90939">
                <w:rPr>
                  <w:rFonts w:asciiTheme="majorHAnsi" w:hAnsiTheme="majorHAnsi" w:cs="Arial"/>
                  <w:szCs w:val="22"/>
                </w:rPr>
                <w:delText>1-25/08/</w:delText>
              </w:r>
              <w:r w:rsidRPr="008712BA" w:rsidDel="00A90939">
                <w:rPr>
                  <w:rFonts w:asciiTheme="majorHAnsi" w:hAnsiTheme="majorHAnsi" w:cs="Arial"/>
                  <w:szCs w:val="22"/>
                </w:rPr>
                <w:delText>2017</w:delText>
              </w:r>
            </w:del>
          </w:p>
          <w:p w14:paraId="2232B488" w14:textId="77777777" w:rsidR="00465E30" w:rsidRDefault="00465E30" w:rsidP="00465E30">
            <w:pPr>
              <w:tabs>
                <w:tab w:val="left" w:pos="3536"/>
              </w:tabs>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p>
          <w:p w14:paraId="0E448553" w14:textId="77777777" w:rsidR="00465E30" w:rsidRPr="0079206B" w:rsidRDefault="00465E30" w:rsidP="00465E30">
            <w:pPr>
              <w:tabs>
                <w:tab w:val="left" w:pos="3536"/>
              </w:tabs>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Arial"/>
                <w:b/>
                <w:bCs/>
                <w:color w:val="515151" w:themeColor="text1"/>
                <w:szCs w:val="22"/>
              </w:rPr>
            </w:pPr>
            <w:r w:rsidRPr="0079206B">
              <w:rPr>
                <w:rFonts w:asciiTheme="minorHAnsi" w:hAnsiTheme="minorHAnsi" w:cs="Arial"/>
                <w:b/>
                <w:bCs/>
                <w:color w:val="515151" w:themeColor="text1"/>
                <w:szCs w:val="22"/>
              </w:rPr>
              <w:t>GS Approved Methodology #2:</w:t>
            </w:r>
          </w:p>
          <w:p w14:paraId="3114BC3F" w14:textId="75BB724D" w:rsidR="004473A5" w:rsidRPr="008C3818" w:rsidRDefault="00465E30" w:rsidP="00465E3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r w:rsidRPr="008712BA">
              <w:rPr>
                <w:rFonts w:asciiTheme="majorHAnsi" w:eastAsia="MS Mincho" w:hAnsiTheme="majorHAnsi" w:cs="Calibri"/>
                <w:szCs w:val="22"/>
                <w:lang w:eastAsia="ja-JP"/>
              </w:rPr>
              <w:t>Emission reductions from Safe Drinking Water Supply v.1.0</w:t>
            </w:r>
            <w:r>
              <w:rPr>
                <w:rFonts w:asciiTheme="majorHAnsi" w:eastAsia="MS Mincho" w:hAnsiTheme="majorHAnsi" w:cs="Calibri"/>
                <w:szCs w:val="22"/>
                <w:lang w:eastAsia="ja-JP"/>
              </w:rPr>
              <w:t xml:space="preserve"> </w:t>
            </w:r>
            <w:r>
              <w:t>03/5/2021</w:t>
            </w:r>
          </w:p>
        </w:tc>
      </w:tr>
      <w:tr w:rsidR="004473A5" w:rsidRPr="00CB159A" w14:paraId="49DBA992" w14:textId="77777777" w:rsidTr="00B922A6">
        <w:trPr>
          <w:trHeight w:val="1682"/>
        </w:trPr>
        <w:tc>
          <w:tcPr>
            <w:cnfStyle w:val="001000000000" w:firstRow="0" w:lastRow="0" w:firstColumn="1" w:lastColumn="0" w:oddVBand="0" w:evenVBand="0" w:oddHBand="0" w:evenHBand="0" w:firstRowFirstColumn="0" w:firstRowLastColumn="0" w:lastRowFirstColumn="0" w:lastRowLastColumn="0"/>
            <w:tcW w:w="4490" w:type="dxa"/>
          </w:tcPr>
          <w:p w14:paraId="596E9BFD" w14:textId="77777777" w:rsidR="004473A5" w:rsidRPr="004314D4" w:rsidRDefault="004473A5" w:rsidP="00BA7756">
            <w:pPr>
              <w:rPr>
                <w:b/>
                <w:bCs w:val="0"/>
                <w:color w:val="FFFFFF" w:themeColor="background1"/>
              </w:rPr>
            </w:pPr>
            <w:r w:rsidRPr="004314D4">
              <w:rPr>
                <w:b/>
                <w:bCs w:val="0"/>
                <w:color w:val="FFFFFF" w:themeColor="background1"/>
              </w:rPr>
              <w:t>Product Requirements applied</w:t>
            </w:r>
          </w:p>
        </w:tc>
        <w:tc>
          <w:tcPr>
            <w:tcW w:w="5490" w:type="dxa"/>
          </w:tcPr>
          <w:p w14:paraId="036318BF" w14:textId="146175BF" w:rsidR="004473A5" w:rsidRPr="008C3818" w:rsidRDefault="00000000"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2087637561"/>
                <w14:checkbox>
                  <w14:checked w14:val="1"/>
                  <w14:checkedState w14:val="2612" w14:font="MS Gothic"/>
                  <w14:uncheckedState w14:val="2610" w14:font="MS Gothic"/>
                </w14:checkbox>
              </w:sdtPr>
              <w:sdtContent>
                <w:r w:rsidR="00465E30">
                  <w:rPr>
                    <w:rFonts w:ascii="MS Gothic" w:eastAsia="MS Gothic" w:hAnsi="MS Gothic" w:cs="Arial" w:hint="eastAsia"/>
                    <w:color w:val="515151" w:themeColor="text1"/>
                    <w:szCs w:val="22"/>
                  </w:rPr>
                  <w:t>☒</w:t>
                </w:r>
              </w:sdtContent>
            </w:sdt>
            <w:r w:rsidR="00FD42FD" w:rsidRPr="008C3818" w:rsidDel="00FD42FD">
              <w:rPr>
                <w:rFonts w:asciiTheme="minorHAnsi" w:hAnsiTheme="minorHAnsi" w:cs="Arial"/>
                <w:color w:val="515151" w:themeColor="text1"/>
                <w:szCs w:val="22"/>
              </w:rPr>
              <w:t xml:space="preserve"> </w:t>
            </w:r>
            <w:hyperlink r:id="rId16" w:history="1">
              <w:r w:rsidR="004473A5" w:rsidRPr="0068662E">
                <w:rPr>
                  <w:rStyle w:val="Lienhypertexte"/>
                  <w:rFonts w:cs="Arial"/>
                  <w:szCs w:val="22"/>
                  <w:lang w:eastAsia="en-US"/>
                </w:rPr>
                <w:t>GHG Emissions Reduction</w:t>
              </w:r>
              <w:r w:rsidR="00E038A9">
                <w:rPr>
                  <w:rStyle w:val="Lienhypertexte"/>
                  <w:rFonts w:cs="Arial"/>
                  <w:szCs w:val="22"/>
                  <w:lang w:eastAsia="en-US"/>
                </w:rPr>
                <w:t>s</w:t>
              </w:r>
              <w:r w:rsidR="004473A5" w:rsidRPr="0068662E">
                <w:rPr>
                  <w:rStyle w:val="Lienhypertexte"/>
                  <w:rFonts w:cs="Arial"/>
                  <w:szCs w:val="22"/>
                  <w:lang w:eastAsia="en-US"/>
                </w:rPr>
                <w:t xml:space="preserve"> &amp; Sequestration</w:t>
              </w:r>
            </w:hyperlink>
            <w:r w:rsidR="004473A5" w:rsidRPr="008C3818">
              <w:rPr>
                <w:rFonts w:asciiTheme="minorHAnsi" w:hAnsiTheme="minorHAnsi" w:cs="Arial"/>
                <w:color w:val="515151" w:themeColor="text1"/>
                <w:szCs w:val="22"/>
              </w:rPr>
              <w:t xml:space="preserve"> </w:t>
            </w:r>
          </w:p>
          <w:p w14:paraId="0BB91714" w14:textId="763A07CF" w:rsidR="004473A5" w:rsidRPr="008C3818" w:rsidRDefault="00000000"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1010408395"/>
                <w14:checkbox>
                  <w14:checked w14:val="0"/>
                  <w14:checkedState w14:val="2612" w14:font="MS Gothic"/>
                  <w14:uncheckedState w14:val="2610" w14:font="MS Gothic"/>
                </w14:checkbox>
              </w:sdtPr>
              <w:sdtContent>
                <w:r w:rsidR="00FD42FD">
                  <w:rPr>
                    <w:rFonts w:ascii="MS Gothic" w:eastAsia="MS Gothic" w:hAnsi="MS Gothic" w:cs="Arial" w:hint="eastAsia"/>
                    <w:color w:val="515151" w:themeColor="text1"/>
                    <w:szCs w:val="22"/>
                  </w:rPr>
                  <w:t>☐</w:t>
                </w:r>
              </w:sdtContent>
            </w:sdt>
            <w:r w:rsidR="00FD42FD" w:rsidRPr="008C3818" w:rsidDel="00FD42FD">
              <w:rPr>
                <w:rFonts w:asciiTheme="minorHAnsi" w:hAnsiTheme="minorHAnsi" w:cs="Arial"/>
                <w:color w:val="515151" w:themeColor="text1"/>
                <w:szCs w:val="22"/>
              </w:rPr>
              <w:t xml:space="preserve"> </w:t>
            </w:r>
            <w:hyperlink r:id="rId17" w:history="1">
              <w:r w:rsidR="004473A5" w:rsidRPr="00E038A9">
                <w:rPr>
                  <w:rStyle w:val="Lienhypertexte"/>
                  <w:rFonts w:cs="Arial"/>
                  <w:szCs w:val="22"/>
                  <w:lang w:eastAsia="en-US"/>
                </w:rPr>
                <w:t>Renewable Energy Label</w:t>
              </w:r>
            </w:hyperlink>
            <w:r w:rsidR="004473A5" w:rsidRPr="008C3818">
              <w:rPr>
                <w:rFonts w:asciiTheme="minorHAnsi" w:hAnsiTheme="minorHAnsi" w:cs="Arial"/>
                <w:color w:val="515151" w:themeColor="text1"/>
                <w:szCs w:val="22"/>
              </w:rPr>
              <w:t xml:space="preserve"> </w:t>
            </w:r>
          </w:p>
          <w:p w14:paraId="56B71CE0" w14:textId="4842D611" w:rsidR="004473A5" w:rsidRPr="008C3818" w:rsidRDefault="00000000" w:rsidP="00BA7756">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sdt>
              <w:sdtPr>
                <w:rPr>
                  <w:rFonts w:asciiTheme="minorHAnsi" w:hAnsiTheme="minorHAnsi" w:cs="Arial"/>
                  <w:color w:val="515151" w:themeColor="text1"/>
                  <w:szCs w:val="22"/>
                </w:rPr>
                <w:id w:val="524989727"/>
                <w14:checkbox>
                  <w14:checked w14:val="0"/>
                  <w14:checkedState w14:val="2612" w14:font="MS Gothic"/>
                  <w14:uncheckedState w14:val="2610" w14:font="MS Gothic"/>
                </w14:checkbox>
              </w:sdtPr>
              <w:sdtContent>
                <w:r w:rsidR="00FD42FD">
                  <w:rPr>
                    <w:rFonts w:ascii="MS Gothic" w:eastAsia="MS Gothic" w:hAnsi="MS Gothic" w:cs="Arial" w:hint="eastAsia"/>
                    <w:color w:val="515151" w:themeColor="text1"/>
                    <w:szCs w:val="22"/>
                  </w:rPr>
                  <w:t>☐</w:t>
                </w:r>
              </w:sdtContent>
            </w:sdt>
            <w:r w:rsidR="00FD42FD" w:rsidRPr="008C3818" w:rsidDel="00FD42FD">
              <w:rPr>
                <w:rFonts w:asciiTheme="minorHAnsi" w:hAnsiTheme="minorHAnsi" w:cs="Arial"/>
                <w:color w:val="515151" w:themeColor="text1"/>
                <w:szCs w:val="22"/>
              </w:rPr>
              <w:t xml:space="preserve"> </w:t>
            </w:r>
            <w:r w:rsidR="004473A5" w:rsidRPr="008C3818">
              <w:rPr>
                <w:rFonts w:asciiTheme="minorHAnsi" w:hAnsiTheme="minorHAnsi" w:cs="Arial"/>
                <w:color w:val="515151" w:themeColor="text1"/>
                <w:szCs w:val="22"/>
              </w:rPr>
              <w:t xml:space="preserve"> N/A </w:t>
            </w:r>
          </w:p>
        </w:tc>
      </w:tr>
    </w:tbl>
    <w:p w14:paraId="604E3945" w14:textId="00FAE7A2" w:rsidR="004473A5" w:rsidRDefault="004473A5" w:rsidP="004473A5">
      <w:pPr>
        <w:spacing w:line="276" w:lineRule="auto"/>
        <w:contextualSpacing w:val="0"/>
        <w:rPr>
          <w:lang w:val="en-GB"/>
        </w:rPr>
      </w:pPr>
    </w:p>
    <w:p w14:paraId="4A3E8534" w14:textId="77777777" w:rsidR="000E0B11" w:rsidRDefault="000E0B11" w:rsidP="004473A5">
      <w:pPr>
        <w:spacing w:line="276" w:lineRule="auto"/>
        <w:contextualSpacing w:val="0"/>
        <w:rPr>
          <w:lang w:val="en-GB"/>
        </w:rPr>
      </w:pPr>
    </w:p>
    <w:tbl>
      <w:tblPr>
        <w:tblStyle w:val="TableauGrille5Fonc-Accentuation1"/>
        <w:tblpPr w:leftFromText="180" w:rightFromText="180" w:vertAnchor="text" w:horzAnchor="margin" w:tblpY="5"/>
        <w:tblW w:w="9442" w:type="dxa"/>
        <w:tblLook w:val="0680" w:firstRow="0" w:lastRow="0" w:firstColumn="1" w:lastColumn="0" w:noHBand="1" w:noVBand="1"/>
      </w:tblPr>
      <w:tblGrid>
        <w:gridCol w:w="1975"/>
        <w:gridCol w:w="7467"/>
      </w:tblGrid>
      <w:tr w:rsidR="00876125" w:rsidRPr="008C3818" w14:paraId="37BE194A" w14:textId="77777777" w:rsidTr="00BA7756">
        <w:tc>
          <w:tcPr>
            <w:cnfStyle w:val="001000000000" w:firstRow="0" w:lastRow="0" w:firstColumn="1" w:lastColumn="0" w:oddVBand="0" w:evenVBand="0" w:oddHBand="0" w:evenHBand="0" w:firstRowFirstColumn="0" w:firstRowLastColumn="0" w:lastRowFirstColumn="0" w:lastRowLastColumn="0"/>
            <w:tcW w:w="9442" w:type="dxa"/>
            <w:gridSpan w:val="2"/>
          </w:tcPr>
          <w:p w14:paraId="7860E1A9" w14:textId="7CE47E44" w:rsidR="00876125" w:rsidRPr="000E0B11" w:rsidRDefault="00876125" w:rsidP="000E0B11">
            <w:pPr>
              <w:rPr>
                <w:b/>
                <w:color w:val="FFFFFF" w:themeColor="background1"/>
              </w:rPr>
            </w:pPr>
            <w:r>
              <w:rPr>
                <w:b/>
                <w:bCs w:val="0"/>
                <w:color w:val="FFFFFF" w:themeColor="background1"/>
              </w:rPr>
              <w:t>Real case VPAs</w:t>
            </w:r>
            <w:r w:rsidR="000E0B11">
              <w:rPr>
                <w:b/>
                <w:bCs w:val="0"/>
                <w:color w:val="FFFFFF" w:themeColor="background1"/>
              </w:rPr>
              <w:t xml:space="preserve"> </w:t>
            </w:r>
            <w:r w:rsidR="000E0B11" w:rsidRPr="000E0B11">
              <w:rPr>
                <w:b/>
                <w:bCs w:val="0"/>
                <w:color w:val="FFFFFF" w:themeColor="background1"/>
              </w:rPr>
              <w:t>(</w:t>
            </w:r>
            <w:r w:rsidR="000E0B11" w:rsidRPr="000E0B11">
              <w:rPr>
                <w:b/>
                <w:color w:val="FFFFFF" w:themeColor="background1"/>
              </w:rPr>
              <w:t>all real case VPAs included in the PoA)</w:t>
            </w:r>
          </w:p>
        </w:tc>
      </w:tr>
      <w:tr w:rsidR="00876125" w:rsidRPr="008C3818" w14:paraId="7405A8CD" w14:textId="77777777" w:rsidTr="004E49C9">
        <w:tc>
          <w:tcPr>
            <w:cnfStyle w:val="001000000000" w:firstRow="0" w:lastRow="0" w:firstColumn="1" w:lastColumn="0" w:oddVBand="0" w:evenVBand="0" w:oddHBand="0" w:evenHBand="0" w:firstRowFirstColumn="0" w:firstRowLastColumn="0" w:lastRowFirstColumn="0" w:lastRowLastColumn="0"/>
            <w:tcW w:w="1975" w:type="dxa"/>
          </w:tcPr>
          <w:p w14:paraId="5F129F30" w14:textId="727256C6" w:rsidR="00876125" w:rsidRDefault="00876125" w:rsidP="00BA7756">
            <w:pPr>
              <w:rPr>
                <w:b/>
                <w:bCs w:val="0"/>
                <w:color w:val="FFFFFF" w:themeColor="background1"/>
              </w:rPr>
            </w:pPr>
            <w:r>
              <w:rPr>
                <w:b/>
                <w:bCs w:val="0"/>
                <w:color w:val="FFFFFF" w:themeColor="background1"/>
              </w:rPr>
              <w:t>GS ID</w:t>
            </w:r>
          </w:p>
        </w:tc>
        <w:tc>
          <w:tcPr>
            <w:tcW w:w="7467" w:type="dxa"/>
          </w:tcPr>
          <w:p w14:paraId="6871E25B" w14:textId="5B4B739C" w:rsidR="00876125" w:rsidRDefault="0071600B"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r w:rsidRPr="0071600B">
              <w:rPr>
                <w:rFonts w:asciiTheme="minorHAnsi" w:hAnsiTheme="minorHAnsi" w:cs="Arial"/>
                <w:color w:val="515151" w:themeColor="text1"/>
                <w:szCs w:val="22"/>
              </w:rPr>
              <w:t>Enkima stoves</w:t>
            </w:r>
          </w:p>
        </w:tc>
      </w:tr>
      <w:tr w:rsidR="000E0B11" w:rsidRPr="008C3818" w14:paraId="4742393A" w14:textId="77777777" w:rsidTr="004E49C9">
        <w:tc>
          <w:tcPr>
            <w:cnfStyle w:val="001000000000" w:firstRow="0" w:lastRow="0" w:firstColumn="1" w:lastColumn="0" w:oddVBand="0" w:evenVBand="0" w:oddHBand="0" w:evenHBand="0" w:firstRowFirstColumn="0" w:firstRowLastColumn="0" w:lastRowFirstColumn="0" w:lastRowLastColumn="0"/>
            <w:tcW w:w="1975" w:type="dxa"/>
          </w:tcPr>
          <w:p w14:paraId="52DDA549" w14:textId="1EC6E009" w:rsidR="000E0B11" w:rsidRDefault="00FD42FD" w:rsidP="00BA7756">
            <w:pPr>
              <w:rPr>
                <w:b/>
                <w:bCs w:val="0"/>
                <w:color w:val="FFFFFF" w:themeColor="background1"/>
              </w:rPr>
            </w:pPr>
            <w:r>
              <w:rPr>
                <w:b/>
                <w:bCs w:val="0"/>
                <w:color w:val="FFFFFF" w:themeColor="background1"/>
              </w:rPr>
              <w:t>GS</w:t>
            </w:r>
            <w:r w:rsidR="003D3127">
              <w:rPr>
                <w:b/>
                <w:bCs w:val="0"/>
                <w:color w:val="FFFFFF" w:themeColor="background1"/>
              </w:rPr>
              <w:t>11319</w:t>
            </w:r>
          </w:p>
        </w:tc>
        <w:tc>
          <w:tcPr>
            <w:tcW w:w="7467" w:type="dxa"/>
          </w:tcPr>
          <w:p w14:paraId="1C1AB298" w14:textId="77777777" w:rsidR="000E0B11" w:rsidRDefault="000E0B11"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p>
        </w:tc>
      </w:tr>
      <w:tr w:rsidR="000E0B11" w:rsidRPr="008C3818" w14:paraId="08FA4FD1" w14:textId="77777777" w:rsidTr="004E49C9">
        <w:tc>
          <w:tcPr>
            <w:cnfStyle w:val="001000000000" w:firstRow="0" w:lastRow="0" w:firstColumn="1" w:lastColumn="0" w:oddVBand="0" w:evenVBand="0" w:oddHBand="0" w:evenHBand="0" w:firstRowFirstColumn="0" w:firstRowLastColumn="0" w:lastRowFirstColumn="0" w:lastRowLastColumn="0"/>
            <w:tcW w:w="1975" w:type="dxa"/>
          </w:tcPr>
          <w:p w14:paraId="0586DAA3" w14:textId="04ECB16E" w:rsidR="000E0B11" w:rsidRDefault="00FD42FD" w:rsidP="00BA7756">
            <w:pPr>
              <w:rPr>
                <w:b/>
                <w:bCs w:val="0"/>
                <w:color w:val="FFFFFF" w:themeColor="background1"/>
              </w:rPr>
            </w:pPr>
            <w:r>
              <w:rPr>
                <w:b/>
                <w:bCs w:val="0"/>
                <w:color w:val="FFFFFF" w:themeColor="background1"/>
              </w:rPr>
              <w:t>GS</w:t>
            </w:r>
            <w:r w:rsidR="0013480C">
              <w:rPr>
                <w:b/>
                <w:bCs w:val="0"/>
                <w:color w:val="FFFFFF" w:themeColor="background1"/>
              </w:rPr>
              <w:t>0000</w:t>
            </w:r>
          </w:p>
        </w:tc>
        <w:tc>
          <w:tcPr>
            <w:tcW w:w="7467" w:type="dxa"/>
          </w:tcPr>
          <w:p w14:paraId="217E6520" w14:textId="77777777" w:rsidR="000E0B11" w:rsidRDefault="000E0B11"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p>
        </w:tc>
      </w:tr>
      <w:tr w:rsidR="000E0B11" w:rsidRPr="008C3818" w14:paraId="65637D62" w14:textId="77777777" w:rsidTr="004E49C9">
        <w:trPr>
          <w:trHeight w:val="70"/>
        </w:trPr>
        <w:tc>
          <w:tcPr>
            <w:cnfStyle w:val="001000000000" w:firstRow="0" w:lastRow="0" w:firstColumn="1" w:lastColumn="0" w:oddVBand="0" w:evenVBand="0" w:oddHBand="0" w:evenHBand="0" w:firstRowFirstColumn="0" w:firstRowLastColumn="0" w:lastRowFirstColumn="0" w:lastRowLastColumn="0"/>
            <w:tcW w:w="1975" w:type="dxa"/>
          </w:tcPr>
          <w:p w14:paraId="4E6C7B75" w14:textId="60AF03C5" w:rsidR="000E0B11" w:rsidRDefault="00FD42FD" w:rsidP="00BA7756">
            <w:pPr>
              <w:rPr>
                <w:b/>
                <w:bCs w:val="0"/>
                <w:color w:val="FFFFFF" w:themeColor="background1"/>
              </w:rPr>
            </w:pPr>
            <w:r>
              <w:rPr>
                <w:b/>
                <w:bCs w:val="0"/>
                <w:color w:val="FFFFFF" w:themeColor="background1"/>
              </w:rPr>
              <w:t>GS</w:t>
            </w:r>
            <w:r w:rsidR="0013480C">
              <w:rPr>
                <w:b/>
                <w:bCs w:val="0"/>
                <w:color w:val="FFFFFF" w:themeColor="background1"/>
              </w:rPr>
              <w:t>0000</w:t>
            </w:r>
          </w:p>
        </w:tc>
        <w:tc>
          <w:tcPr>
            <w:tcW w:w="7467" w:type="dxa"/>
          </w:tcPr>
          <w:p w14:paraId="32C908CD" w14:textId="77777777" w:rsidR="000E0B11" w:rsidRDefault="000E0B11" w:rsidP="00BA7756">
            <w:pPr>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Cs w:val="22"/>
              </w:rPr>
            </w:pPr>
          </w:p>
        </w:tc>
      </w:tr>
    </w:tbl>
    <w:p w14:paraId="109285A5" w14:textId="77777777" w:rsidR="00410B81" w:rsidRDefault="00410B81" w:rsidP="004473A5">
      <w:pPr>
        <w:spacing w:line="276" w:lineRule="auto"/>
        <w:contextualSpacing w:val="0"/>
        <w:rPr>
          <w:lang w:val="en-GB"/>
        </w:rPr>
      </w:pPr>
    </w:p>
    <w:p w14:paraId="4667FE91" w14:textId="77777777" w:rsidR="0013480C" w:rsidRDefault="0013480C" w:rsidP="002360C3">
      <w:pPr>
        <w:pStyle w:val="Date"/>
        <w:spacing w:line="276" w:lineRule="auto"/>
        <w:contextualSpacing w:val="0"/>
        <w:rPr>
          <w:rFonts w:asciiTheme="majorHAnsi" w:eastAsia="Times New Roman" w:hAnsiTheme="majorHAnsi" w:cs="Arial"/>
          <w:color w:val="auto"/>
          <w:sz w:val="28"/>
          <w:szCs w:val="22"/>
          <w:highlight w:val="lightGray"/>
          <w:lang w:val="en-GB" w:eastAsia="en-GB"/>
          <w14:cntxtAlts w14:val="0"/>
        </w:rPr>
      </w:pPr>
      <w:bookmarkStart w:id="49" w:name="_Ref49848916"/>
      <w:r>
        <w:rPr>
          <w:highlight w:val="lightGray"/>
        </w:rPr>
        <w:br w:type="page"/>
      </w:r>
    </w:p>
    <w:p w14:paraId="33F7E95A" w14:textId="4AE821DD" w:rsidR="004473A5" w:rsidRDefault="004473A5" w:rsidP="00FF0B73">
      <w:pPr>
        <w:pStyle w:val="SectionTitle"/>
      </w:pPr>
      <w:r w:rsidRPr="00F95025">
        <w:lastRenderedPageBreak/>
        <w:t>General description of PoA</w:t>
      </w:r>
      <w:bookmarkEnd w:id="49"/>
    </w:p>
    <w:p w14:paraId="48C00101" w14:textId="511DCDF6" w:rsidR="004473A5" w:rsidRPr="00037772" w:rsidRDefault="004473A5" w:rsidP="00037772">
      <w:pPr>
        <w:pStyle w:val="SectionList"/>
      </w:pPr>
      <w:r w:rsidRPr="00037772">
        <w:t>Purpose and general description of the PoA</w:t>
      </w:r>
    </w:p>
    <w:p w14:paraId="08F35F01" w14:textId="77777777" w:rsidR="004473A5" w:rsidRDefault="004473A5" w:rsidP="004473A5">
      <w:pPr>
        <w:rPr>
          <w:lang w:eastAsia="de-DE"/>
        </w:rPr>
      </w:pPr>
      <w:r w:rsidRPr="000C5DE6">
        <w:rPr>
          <w:lang w:eastAsia="de-DE"/>
        </w:rPr>
        <w:t>&gt;&gt;</w:t>
      </w:r>
    </w:p>
    <w:p w14:paraId="5F93169F" w14:textId="77777777" w:rsidR="005228B5" w:rsidRPr="008906EE" w:rsidRDefault="005228B5" w:rsidP="005228B5">
      <w:pPr>
        <w:rPr>
          <w:rFonts w:asciiTheme="majorHAnsi" w:hAnsiTheme="majorHAnsi"/>
          <w:b/>
          <w:bCs/>
          <w:lang w:eastAsia="de-DE"/>
        </w:rPr>
      </w:pPr>
      <w:r w:rsidRPr="008906EE">
        <w:rPr>
          <w:rFonts w:asciiTheme="majorHAnsi" w:hAnsiTheme="majorHAnsi"/>
          <w:b/>
          <w:bCs/>
          <w:lang w:eastAsia="de-DE"/>
        </w:rPr>
        <w:t>Policy/measure or stated goal that the PoA seeks to promote:</w:t>
      </w:r>
    </w:p>
    <w:p w14:paraId="28D7C5E7" w14:textId="77777777" w:rsidR="005228B5" w:rsidRDefault="005228B5" w:rsidP="005228B5">
      <w:pPr>
        <w:spacing w:after="0"/>
        <w:contextualSpacing w:val="0"/>
        <w:jc w:val="both"/>
      </w:pPr>
      <w:r>
        <w:t>EcoAct’s multi-country Safe Water, Clean and Improved Cooking Program has the objective to provide access to safe water</w:t>
      </w:r>
      <w:r>
        <w:rPr>
          <w:rStyle w:val="Appelnotedebasdep"/>
        </w:rPr>
        <w:footnoteReference w:id="2"/>
      </w:r>
      <w:r>
        <w:t xml:space="preserve"> and access to improved cooking solutions to households, communities, and institutions across Africa. Indeed, the distribution and implementation of these technologies will enable to reduce GHG emissions related to the use of non-renewable biomass and fossil fuel for cooking and boiling water (inclusive of suppress demand). </w:t>
      </w:r>
    </w:p>
    <w:p w14:paraId="78CFF738" w14:textId="77777777" w:rsidR="005228B5" w:rsidRDefault="005228B5" w:rsidP="005228B5">
      <w:pPr>
        <w:spacing w:after="0"/>
        <w:contextualSpacing w:val="0"/>
        <w:jc w:val="both"/>
      </w:pPr>
    </w:p>
    <w:p w14:paraId="5D4C2A69" w14:textId="77777777" w:rsidR="005228B5" w:rsidRDefault="005228B5" w:rsidP="005228B5">
      <w:pPr>
        <w:spacing w:after="0"/>
        <w:contextualSpacing w:val="0"/>
        <w:jc w:val="both"/>
      </w:pPr>
      <w:r w:rsidRPr="00136F09">
        <w:t xml:space="preserve">The PoA will use carbon finance to support local partners engaged in the production, distribution, and maintenance of various </w:t>
      </w:r>
      <w:r>
        <w:t xml:space="preserve">clean coking </w:t>
      </w:r>
      <w:r w:rsidRPr="00136F09">
        <w:t xml:space="preserve">and </w:t>
      </w:r>
      <w:r>
        <w:t>safe water supply</w:t>
      </w:r>
      <w:r w:rsidRPr="00136F09">
        <w:t xml:space="preserve"> technologies.</w:t>
      </w:r>
    </w:p>
    <w:p w14:paraId="4E03DCC7" w14:textId="77777777" w:rsidR="005228B5" w:rsidRDefault="005228B5" w:rsidP="005228B5">
      <w:pPr>
        <w:spacing w:after="0"/>
        <w:contextualSpacing w:val="0"/>
        <w:jc w:val="both"/>
      </w:pPr>
    </w:p>
    <w:p w14:paraId="0539A7F2" w14:textId="77777777" w:rsidR="005228B5" w:rsidRDefault="005228B5" w:rsidP="005228B5">
      <w:pPr>
        <w:spacing w:after="0"/>
        <w:contextualSpacing w:val="0"/>
        <w:jc w:val="both"/>
      </w:pPr>
      <w:r>
        <w:t>The need for affordable and cleaner energy is clear: three-stone stoves are the traditional stoves mostly used for cooking in rural areas in Sub Saharan countries in Africa</w:t>
      </w:r>
      <w:r w:rsidRPr="00F97BE3">
        <w:rPr>
          <w:sz w:val="10"/>
          <w:szCs w:val="12"/>
          <w:vertAlign w:val="superscript"/>
        </w:rPr>
        <w:t>1</w:t>
      </w:r>
      <w:r>
        <w:t>. This traditional stove uses a large amount of non-renewable biomass, charcoal and all non-renewable sources of energies. They generate high indoor air pollution with the release of smoke. Thus, it causes many pollution’s related diseases such as pneumonia, heart diseases, chronic obstructive pulmonary diseases, lung cancer, stroke, etc</w:t>
      </w:r>
      <w:r>
        <w:rPr>
          <w:rStyle w:val="Appelnotedebasdep"/>
        </w:rPr>
        <w:footnoteReference w:id="3"/>
      </w:r>
      <w:r>
        <w:t>. Beyond having a negative impact on health, these stoves have negative impact on the environment: by generating high GHG emissions while burning lots of fuel, and thus, by increasing the deforestation rates (leading to loss of soil fertility and soil’s reduced ability of water retention). Furthermore, there are over 320 million people across SubSaharan Africa without access to clean drinking water</w:t>
      </w:r>
      <w:r>
        <w:rPr>
          <w:rStyle w:val="Appelnotedebasdep"/>
        </w:rPr>
        <w:footnoteReference w:id="4"/>
      </w:r>
      <w:r>
        <w:t xml:space="preserve"> whereby in order to render water safe it must be boiled, but without proper energy access, many families consume unsafe drinking water, spreading disease.</w:t>
      </w:r>
    </w:p>
    <w:p w14:paraId="0FECA6BD" w14:textId="77777777" w:rsidR="005228B5" w:rsidRDefault="005228B5" w:rsidP="005228B5">
      <w:pPr>
        <w:spacing w:after="0"/>
        <w:contextualSpacing w:val="0"/>
        <w:jc w:val="both"/>
      </w:pPr>
    </w:p>
    <w:p w14:paraId="04C56081" w14:textId="1D9B2B9B" w:rsidR="005228B5" w:rsidRDefault="005228B5" w:rsidP="005228B5">
      <w:pPr>
        <w:spacing w:after="0"/>
        <w:contextualSpacing w:val="0"/>
        <w:jc w:val="both"/>
      </w:pPr>
      <w:r>
        <w:t xml:space="preserve">Therefore, EcoAct’s Program of Activity’s purpose will be to deploy devices and technologies at both household and </w:t>
      </w:r>
      <w:ins w:id="50" w:author="NIHAR Kumar" w:date="2023-05-09T12:26:00Z">
        <w:r w:rsidR="00EE07C4">
          <w:t>non-domestic</w:t>
        </w:r>
      </w:ins>
      <w:ins w:id="51" w:author="NIHAR Kumar" w:date="2023-05-09T12:28:00Z">
        <w:r w:rsidR="00C80940">
          <w:t xml:space="preserve"> premises</w:t>
        </w:r>
      </w:ins>
      <w:ins w:id="52" w:author="NIHAR Kumar" w:date="2023-05-09T12:27:00Z">
        <w:r w:rsidR="00EE07C4">
          <w:rPr>
            <w:rStyle w:val="Appelnotedebasdep"/>
          </w:rPr>
          <w:footnoteReference w:id="5"/>
        </w:r>
      </w:ins>
      <w:ins w:id="55" w:author="NIHAR Kumar" w:date="2023-05-09T12:26:00Z">
        <w:r w:rsidR="00EE07C4">
          <w:t xml:space="preserve"> </w:t>
        </w:r>
      </w:ins>
      <w:del w:id="56" w:author="NIHAR Kumar" w:date="2023-05-09T12:26:00Z">
        <w:r w:rsidDel="00EE07C4">
          <w:delText xml:space="preserve">community </w:delText>
        </w:r>
      </w:del>
      <w:r>
        <w:t>levels that will decrease the amount of fossil fuels and non-renewable biomass (wood, charcoal, etc.) needed for cooking or to access safe water through boiling. The PoA will upscale efficient cookstoves and clean cooking devices distribution on the continental scale and will make possible to finance additional safe water solutions including boreholes retrofit and new boreholes, water kiosks, water filters, chlorine tablets, and any other devices enabling households</w:t>
      </w:r>
      <w:ins w:id="57" w:author="NIHAR Kumar" w:date="2023-05-09T12:27:00Z">
        <w:r w:rsidR="00C80940">
          <w:t xml:space="preserve"> and </w:t>
        </w:r>
      </w:ins>
      <w:r>
        <w:t xml:space="preserve"> </w:t>
      </w:r>
      <w:ins w:id="58" w:author="NIHAR Kumar" w:date="2023-05-09T12:27:00Z">
        <w:r w:rsidR="00C80940">
          <w:t xml:space="preserve">non-domestic </w:t>
        </w:r>
      </w:ins>
      <w:ins w:id="59" w:author="NIHAR Kumar" w:date="2023-05-09T12:28:00Z">
        <w:r w:rsidR="00C80940">
          <w:t xml:space="preserve">premises </w:t>
        </w:r>
      </w:ins>
      <w:r>
        <w:t>to access safe clean water.</w:t>
      </w:r>
    </w:p>
    <w:p w14:paraId="2313DF0D" w14:textId="77777777" w:rsidR="005228B5" w:rsidRDefault="005228B5" w:rsidP="005228B5">
      <w:pPr>
        <w:spacing w:after="0"/>
        <w:contextualSpacing w:val="0"/>
        <w:jc w:val="both"/>
      </w:pPr>
    </w:p>
    <w:p w14:paraId="4C60B350" w14:textId="77777777" w:rsidR="005228B5" w:rsidRPr="00200AD8" w:rsidRDefault="005228B5" w:rsidP="005228B5">
      <w:pPr>
        <w:spacing w:after="0"/>
        <w:contextualSpacing w:val="0"/>
        <w:jc w:val="both"/>
      </w:pPr>
      <w:r>
        <w:t>Along with the above safe water technologies that are currently being implemented, other zero or low carbon water purification system may also be distributed in the PoA later during the crediting period provided they meet the requirements of applied methodology and GS4GG requirements.</w:t>
      </w:r>
      <w:r w:rsidRPr="00200AD8">
        <w:t xml:space="preserve"> </w:t>
      </w:r>
      <w:r>
        <w:t xml:space="preserve"> </w:t>
      </w:r>
    </w:p>
    <w:p w14:paraId="34CBE9BE" w14:textId="77777777" w:rsidR="005228B5" w:rsidRDefault="005228B5" w:rsidP="005228B5">
      <w:pPr>
        <w:spacing w:after="0"/>
        <w:contextualSpacing w:val="0"/>
        <w:jc w:val="both"/>
        <w:rPr>
          <w:rFonts w:asciiTheme="majorHAnsi" w:hAnsiTheme="majorHAnsi"/>
        </w:rPr>
      </w:pPr>
    </w:p>
    <w:p w14:paraId="0DD2E429" w14:textId="77777777" w:rsidR="005228B5" w:rsidRDefault="005228B5" w:rsidP="005228B5">
      <w:pPr>
        <w:spacing w:after="0"/>
        <w:contextualSpacing w:val="0"/>
        <w:jc w:val="both"/>
        <w:rPr>
          <w:rFonts w:asciiTheme="majorHAnsi" w:hAnsiTheme="majorHAnsi"/>
        </w:rPr>
      </w:pPr>
      <w:r w:rsidRPr="008712BA">
        <w:rPr>
          <w:rFonts w:asciiTheme="majorHAnsi" w:hAnsiTheme="majorHAnsi"/>
          <w:b/>
          <w:bCs/>
        </w:rPr>
        <w:t>Goal promoted by the PoA</w:t>
      </w:r>
    </w:p>
    <w:p w14:paraId="6E87ACF8" w14:textId="1F631E1F" w:rsidR="005228B5" w:rsidRDefault="005228B5" w:rsidP="005228B5">
      <w:pPr>
        <w:spacing w:after="0"/>
        <w:contextualSpacing w:val="0"/>
        <w:jc w:val="both"/>
        <w:rPr>
          <w:rFonts w:asciiTheme="majorHAnsi" w:hAnsiTheme="majorHAnsi"/>
        </w:rPr>
      </w:pPr>
      <w:r>
        <w:rPr>
          <w:rFonts w:asciiTheme="majorHAnsi" w:hAnsiTheme="majorHAnsi"/>
        </w:rPr>
        <w:t>As said above, h</w:t>
      </w:r>
      <w:r w:rsidRPr="008712BA">
        <w:rPr>
          <w:rFonts w:asciiTheme="majorHAnsi" w:hAnsiTheme="majorHAnsi"/>
        </w:rPr>
        <w:t>ouseholds</w:t>
      </w:r>
      <w:ins w:id="60" w:author="NIHAR Kumar" w:date="2023-05-09T12:28:00Z">
        <w:r w:rsidR="00C80940">
          <w:rPr>
            <w:rFonts w:asciiTheme="majorHAnsi" w:hAnsiTheme="majorHAnsi"/>
          </w:rPr>
          <w:t xml:space="preserve"> and </w:t>
        </w:r>
        <w:r w:rsidR="00C80940">
          <w:t>non-domestic premises</w:t>
        </w:r>
        <w:r w:rsidR="00C80940" w:rsidDel="00C80940">
          <w:rPr>
            <w:rFonts w:asciiTheme="majorHAnsi" w:hAnsiTheme="majorHAnsi"/>
          </w:rPr>
          <w:t xml:space="preserve"> </w:t>
        </w:r>
      </w:ins>
      <w:del w:id="61" w:author="NIHAR Kumar" w:date="2023-05-09T12:28:00Z">
        <w:r w:rsidDel="00C80940">
          <w:rPr>
            <w:rFonts w:asciiTheme="majorHAnsi" w:hAnsiTheme="majorHAnsi"/>
          </w:rPr>
          <w:delText>/communities and institutions</w:delText>
        </w:r>
      </w:del>
      <w:r w:rsidRPr="008712BA">
        <w:rPr>
          <w:rFonts w:asciiTheme="majorHAnsi" w:hAnsiTheme="majorHAnsi"/>
        </w:rPr>
        <w:t xml:space="preserve"> in developing countries</w:t>
      </w:r>
      <w:r>
        <w:rPr>
          <w:rFonts w:asciiTheme="majorHAnsi" w:hAnsiTheme="majorHAnsi"/>
        </w:rPr>
        <w:t xml:space="preserve"> in Sub-Saharan Africa</w:t>
      </w:r>
      <w:r w:rsidRPr="008712BA">
        <w:rPr>
          <w:rFonts w:asciiTheme="majorHAnsi" w:hAnsiTheme="majorHAnsi"/>
        </w:rPr>
        <w:t xml:space="preserve"> are heavily reliant on biomass (namely firewood and charcoal) for their energy needs for cooking and boiling water, and generally used with traditional cooking methods, producing large amounts of smoke with l</w:t>
      </w:r>
      <w:r>
        <w:rPr>
          <w:rFonts w:asciiTheme="majorHAnsi" w:hAnsiTheme="majorHAnsi"/>
        </w:rPr>
        <w:t>ow</w:t>
      </w:r>
      <w:r w:rsidRPr="008712BA">
        <w:rPr>
          <w:rFonts w:asciiTheme="majorHAnsi" w:hAnsiTheme="majorHAnsi"/>
        </w:rPr>
        <w:t xml:space="preserve"> thermal efficiency</w:t>
      </w:r>
      <w:r>
        <w:rPr>
          <w:rFonts w:asciiTheme="majorHAnsi" w:hAnsiTheme="majorHAnsi"/>
        </w:rPr>
        <w:t>. For cooking, o</w:t>
      </w:r>
      <w:r w:rsidRPr="008712BA">
        <w:rPr>
          <w:rFonts w:asciiTheme="majorHAnsi" w:hAnsiTheme="majorHAnsi"/>
        </w:rPr>
        <w:t>nly 11% of Africans use “clean” cookstoves that run on modern fuels like LPG (5%) and electric stoves (6%) as their primary cooking appliances</w:t>
      </w:r>
      <w:r>
        <w:rPr>
          <w:rFonts w:asciiTheme="majorHAnsi" w:hAnsiTheme="majorHAnsi"/>
        </w:rPr>
        <w:t xml:space="preserve">. Concerning safe water access, </w:t>
      </w:r>
      <w:r w:rsidRPr="008712BA">
        <w:rPr>
          <w:rFonts w:asciiTheme="majorHAnsi" w:hAnsiTheme="majorHAnsi"/>
        </w:rPr>
        <w:t xml:space="preserve">only 27.7% of Sub-Saharian </w:t>
      </w:r>
      <w:r>
        <w:rPr>
          <w:rFonts w:asciiTheme="majorHAnsi" w:hAnsiTheme="majorHAnsi"/>
        </w:rPr>
        <w:t>a</w:t>
      </w:r>
      <w:r w:rsidRPr="008712BA">
        <w:rPr>
          <w:rFonts w:asciiTheme="majorHAnsi" w:hAnsiTheme="majorHAnsi"/>
        </w:rPr>
        <w:t>fricans have access to “safely managed water drinking services</w:t>
      </w:r>
      <w:r w:rsidRPr="008712BA">
        <w:rPr>
          <w:rStyle w:val="Appelnotedebasdep"/>
          <w:rFonts w:asciiTheme="majorHAnsi" w:hAnsiTheme="majorHAnsi"/>
        </w:rPr>
        <w:footnoteReference w:id="6"/>
      </w:r>
      <w:r w:rsidRPr="008712BA">
        <w:rPr>
          <w:rFonts w:asciiTheme="majorHAnsi" w:hAnsiTheme="majorHAnsi"/>
        </w:rPr>
        <w:t xml:space="preserve"> and thus use </w:t>
      </w:r>
      <w:r>
        <w:rPr>
          <w:rFonts w:asciiTheme="majorHAnsi" w:hAnsiTheme="majorHAnsi"/>
        </w:rPr>
        <w:t>wood</w:t>
      </w:r>
      <w:r w:rsidRPr="008712BA">
        <w:rPr>
          <w:rFonts w:asciiTheme="majorHAnsi" w:hAnsiTheme="majorHAnsi"/>
        </w:rPr>
        <w:t xml:space="preserve"> to boil water</w:t>
      </w:r>
      <w:r>
        <w:rPr>
          <w:rStyle w:val="Appelnotedebasdep"/>
          <w:rFonts w:asciiTheme="majorHAnsi" w:hAnsiTheme="majorHAnsi"/>
        </w:rPr>
        <w:footnoteReference w:id="7"/>
      </w:r>
      <w:r w:rsidRPr="008712BA">
        <w:rPr>
          <w:rFonts w:asciiTheme="majorHAnsi" w:hAnsiTheme="majorHAnsi"/>
        </w:rPr>
        <w:t xml:space="preserve">. </w:t>
      </w:r>
    </w:p>
    <w:p w14:paraId="66038926" w14:textId="77777777" w:rsidR="005228B5" w:rsidRDefault="005228B5" w:rsidP="005228B5">
      <w:pPr>
        <w:rPr>
          <w:rFonts w:asciiTheme="majorHAnsi" w:hAnsiTheme="majorHAnsi"/>
        </w:rPr>
      </w:pPr>
    </w:p>
    <w:p w14:paraId="30B155BD" w14:textId="43B0EDE5" w:rsidR="005228B5" w:rsidRDefault="005228B5" w:rsidP="005228B5">
      <w:pPr>
        <w:jc w:val="both"/>
        <w:rPr>
          <w:rFonts w:asciiTheme="majorHAnsi" w:hAnsiTheme="majorHAnsi"/>
        </w:rPr>
      </w:pPr>
      <w:r w:rsidRPr="008712BA">
        <w:rPr>
          <w:rFonts w:asciiTheme="majorHAnsi" w:hAnsiTheme="majorHAnsi"/>
        </w:rPr>
        <w:t xml:space="preserve">The Programme of Activities (PoA) objective is </w:t>
      </w:r>
      <w:r>
        <w:rPr>
          <w:rFonts w:asciiTheme="majorHAnsi" w:hAnsiTheme="majorHAnsi"/>
        </w:rPr>
        <w:t xml:space="preserve">therefore </w:t>
      </w:r>
      <w:r w:rsidRPr="008712BA">
        <w:rPr>
          <w:rFonts w:asciiTheme="majorHAnsi" w:hAnsiTheme="majorHAnsi"/>
        </w:rPr>
        <w:t>to reduce greenhouse gas (GHG)</w:t>
      </w:r>
      <w:r>
        <w:rPr>
          <w:rFonts w:asciiTheme="majorHAnsi" w:hAnsiTheme="majorHAnsi"/>
        </w:rPr>
        <w:t xml:space="preserve"> </w:t>
      </w:r>
      <w:r w:rsidRPr="008712BA">
        <w:rPr>
          <w:rFonts w:asciiTheme="majorHAnsi" w:hAnsiTheme="majorHAnsi"/>
        </w:rPr>
        <w:t>emissions</w:t>
      </w:r>
      <w:r>
        <w:rPr>
          <w:rFonts w:asciiTheme="majorHAnsi" w:hAnsiTheme="majorHAnsi"/>
        </w:rPr>
        <w:t xml:space="preserve"> and improve livelihoods</w:t>
      </w:r>
      <w:r w:rsidRPr="008712BA">
        <w:rPr>
          <w:rFonts w:asciiTheme="majorHAnsi" w:hAnsiTheme="majorHAnsi"/>
        </w:rPr>
        <w:t xml:space="preserve"> by increasing </w:t>
      </w:r>
      <w:r>
        <w:rPr>
          <w:rFonts w:asciiTheme="majorHAnsi" w:hAnsiTheme="majorHAnsi"/>
        </w:rPr>
        <w:t xml:space="preserve">the distribution of </w:t>
      </w:r>
      <w:r w:rsidRPr="008712BA">
        <w:rPr>
          <w:rFonts w:asciiTheme="majorHAnsi" w:hAnsiTheme="majorHAnsi"/>
        </w:rPr>
        <w:t xml:space="preserve">improved/clean cook-stoves and/or </w:t>
      </w:r>
      <w:r>
        <w:rPr>
          <w:rFonts w:asciiTheme="majorHAnsi" w:hAnsiTheme="majorHAnsi"/>
        </w:rPr>
        <w:t>safe</w:t>
      </w:r>
      <w:r w:rsidRPr="008712BA">
        <w:rPr>
          <w:rFonts w:asciiTheme="majorHAnsi" w:hAnsiTheme="majorHAnsi"/>
        </w:rPr>
        <w:t xml:space="preserve"> water supply and treatment technologies to </w:t>
      </w:r>
      <w:r w:rsidRPr="008712BA">
        <w:rPr>
          <w:rFonts w:asciiTheme="majorHAnsi" w:hAnsiTheme="majorHAnsi"/>
        </w:rPr>
        <w:lastRenderedPageBreak/>
        <w:t>households</w:t>
      </w:r>
      <w:ins w:id="62" w:author="NIHAR Kumar" w:date="2023-05-09T12:28:00Z">
        <w:r w:rsidR="000F13A4">
          <w:rPr>
            <w:rFonts w:asciiTheme="majorHAnsi" w:hAnsiTheme="majorHAnsi"/>
          </w:rPr>
          <w:t xml:space="preserve"> and </w:t>
        </w:r>
        <w:r w:rsidR="000F13A4">
          <w:t>non-domestic premises</w:t>
        </w:r>
      </w:ins>
      <w:del w:id="63" w:author="NIHAR Kumar" w:date="2023-05-09T12:28:00Z">
        <w:r w:rsidRPr="008712BA" w:rsidDel="000F13A4">
          <w:rPr>
            <w:rFonts w:asciiTheme="majorHAnsi" w:hAnsiTheme="majorHAnsi"/>
          </w:rPr>
          <w:delText>/communities/institutions</w:delText>
        </w:r>
      </w:del>
      <w:r w:rsidRPr="008712BA">
        <w:rPr>
          <w:rFonts w:asciiTheme="majorHAnsi" w:hAnsiTheme="majorHAnsi"/>
        </w:rPr>
        <w:t xml:space="preserve"> while promoting other key S</w:t>
      </w:r>
      <w:r>
        <w:rPr>
          <w:rFonts w:asciiTheme="majorHAnsi" w:hAnsiTheme="majorHAnsi"/>
        </w:rPr>
        <w:t xml:space="preserve">ustainable </w:t>
      </w:r>
      <w:r w:rsidRPr="008712BA">
        <w:rPr>
          <w:rFonts w:asciiTheme="majorHAnsi" w:hAnsiTheme="majorHAnsi"/>
        </w:rPr>
        <w:t>D</w:t>
      </w:r>
      <w:r>
        <w:rPr>
          <w:rFonts w:asciiTheme="majorHAnsi" w:hAnsiTheme="majorHAnsi"/>
        </w:rPr>
        <w:t xml:space="preserve">evelopment </w:t>
      </w:r>
      <w:r w:rsidRPr="008712BA">
        <w:rPr>
          <w:rFonts w:asciiTheme="majorHAnsi" w:hAnsiTheme="majorHAnsi"/>
        </w:rPr>
        <w:t>G</w:t>
      </w:r>
      <w:r>
        <w:rPr>
          <w:rFonts w:asciiTheme="majorHAnsi" w:hAnsiTheme="majorHAnsi"/>
        </w:rPr>
        <w:t>oal</w:t>
      </w:r>
      <w:r w:rsidRPr="008712BA">
        <w:rPr>
          <w:rFonts w:asciiTheme="majorHAnsi" w:hAnsiTheme="majorHAnsi"/>
        </w:rPr>
        <w:t>s</w:t>
      </w:r>
      <w:r>
        <w:rPr>
          <w:rFonts w:asciiTheme="majorHAnsi" w:hAnsiTheme="majorHAnsi"/>
        </w:rPr>
        <w:t xml:space="preserve"> (SDGs)</w:t>
      </w:r>
      <w:r w:rsidRPr="008712BA">
        <w:rPr>
          <w:rFonts w:asciiTheme="majorHAnsi" w:hAnsiTheme="majorHAnsi"/>
        </w:rPr>
        <w:t xml:space="preserve">. </w:t>
      </w:r>
    </w:p>
    <w:p w14:paraId="1E3312D2" w14:textId="77777777" w:rsidR="005228B5" w:rsidRDefault="005228B5" w:rsidP="00515BA1">
      <w:pPr>
        <w:pStyle w:val="Paragraphedeliste"/>
        <w:numPr>
          <w:ilvl w:val="0"/>
          <w:numId w:val="20"/>
        </w:numPr>
        <w:spacing w:after="0"/>
        <w:contextualSpacing w:val="0"/>
        <w:jc w:val="both"/>
        <w:rPr>
          <w:rFonts w:asciiTheme="majorHAnsi" w:hAnsiTheme="majorHAnsi"/>
        </w:rPr>
      </w:pPr>
      <w:r w:rsidRPr="008712BA">
        <w:rPr>
          <w:rFonts w:asciiTheme="majorHAnsi" w:hAnsiTheme="majorHAnsi"/>
        </w:rPr>
        <w:t>reduce greenhouse gas (GHG)</w:t>
      </w:r>
      <w:r>
        <w:rPr>
          <w:rFonts w:asciiTheme="majorHAnsi" w:hAnsiTheme="majorHAnsi"/>
        </w:rPr>
        <w:t xml:space="preserve"> </w:t>
      </w:r>
      <w:r w:rsidRPr="008712BA">
        <w:rPr>
          <w:rFonts w:asciiTheme="majorHAnsi" w:hAnsiTheme="majorHAnsi"/>
        </w:rPr>
        <w:t>emissions</w:t>
      </w:r>
      <w:r>
        <w:rPr>
          <w:rFonts w:asciiTheme="majorHAnsi" w:hAnsiTheme="majorHAnsi"/>
        </w:rPr>
        <w:t xml:space="preserve"> from traditional inefficient stoves</w:t>
      </w:r>
    </w:p>
    <w:p w14:paraId="2865CFFE" w14:textId="77777777" w:rsidR="005228B5" w:rsidRDefault="005228B5" w:rsidP="00515BA1">
      <w:pPr>
        <w:pStyle w:val="Paragraphedeliste"/>
        <w:numPr>
          <w:ilvl w:val="0"/>
          <w:numId w:val="20"/>
        </w:numPr>
        <w:spacing w:after="0"/>
        <w:contextualSpacing w:val="0"/>
        <w:jc w:val="both"/>
        <w:rPr>
          <w:rFonts w:asciiTheme="majorHAnsi" w:hAnsiTheme="majorHAnsi"/>
        </w:rPr>
      </w:pPr>
      <w:r w:rsidRPr="0052099C">
        <w:rPr>
          <w:rFonts w:asciiTheme="majorHAnsi" w:hAnsiTheme="majorHAnsi"/>
        </w:rPr>
        <w:t>reduce or avoid greenhouse gas emissions from boiling unsafe  drinking  water  using  non-renewable  biomass  and/or  provide  people depending</w:t>
      </w:r>
      <w:r>
        <w:rPr>
          <w:rFonts w:asciiTheme="majorHAnsi" w:hAnsiTheme="majorHAnsi"/>
        </w:rPr>
        <w:t xml:space="preserve"> </w:t>
      </w:r>
      <w:r w:rsidRPr="0052099C">
        <w:rPr>
          <w:rFonts w:asciiTheme="majorHAnsi" w:hAnsiTheme="majorHAnsi"/>
        </w:rPr>
        <w:t xml:space="preserve">on  the  consumption  of  unsafe  water  due  to  various  barrier  factors (suppressed demand) with access to safe water, </w:t>
      </w:r>
    </w:p>
    <w:p w14:paraId="64E9049C" w14:textId="77777777" w:rsidR="005228B5" w:rsidRDefault="005228B5" w:rsidP="00515BA1">
      <w:pPr>
        <w:pStyle w:val="Paragraphedeliste"/>
        <w:numPr>
          <w:ilvl w:val="0"/>
          <w:numId w:val="20"/>
        </w:numPr>
        <w:spacing w:after="0"/>
        <w:contextualSpacing w:val="0"/>
        <w:jc w:val="both"/>
        <w:rPr>
          <w:rFonts w:asciiTheme="majorHAnsi" w:hAnsiTheme="majorHAnsi"/>
        </w:rPr>
      </w:pPr>
      <w:r w:rsidRPr="0052099C">
        <w:rPr>
          <w:rFonts w:asciiTheme="majorHAnsi" w:hAnsiTheme="majorHAnsi"/>
        </w:rPr>
        <w:t xml:space="preserve">strengthen the project intervention through complementary activities to amplify the social, environmental and economic benefits of each VPA, and </w:t>
      </w:r>
    </w:p>
    <w:p w14:paraId="5A62BD7F" w14:textId="77777777" w:rsidR="005228B5" w:rsidRDefault="005228B5" w:rsidP="00515BA1">
      <w:pPr>
        <w:pStyle w:val="Paragraphedeliste"/>
        <w:numPr>
          <w:ilvl w:val="0"/>
          <w:numId w:val="20"/>
        </w:numPr>
        <w:spacing w:after="0"/>
        <w:contextualSpacing w:val="0"/>
        <w:jc w:val="both"/>
        <w:rPr>
          <w:rFonts w:asciiTheme="majorHAnsi" w:hAnsiTheme="majorHAnsi"/>
        </w:rPr>
      </w:pPr>
      <w:r w:rsidRPr="00634632">
        <w:rPr>
          <w:rFonts w:asciiTheme="majorHAnsi" w:hAnsiTheme="majorHAnsi"/>
        </w:rPr>
        <w:t>ensure the</w:t>
      </w:r>
      <w:r w:rsidRPr="0052099C">
        <w:rPr>
          <w:rFonts w:asciiTheme="majorHAnsi" w:hAnsiTheme="majorHAnsi"/>
        </w:rPr>
        <w:t xml:space="preserve"> full participation of  key stakeholders, in particular women.</w:t>
      </w:r>
    </w:p>
    <w:p w14:paraId="190C8F66" w14:textId="77777777" w:rsidR="005228B5" w:rsidRPr="0052099C" w:rsidRDefault="005228B5" w:rsidP="005228B5">
      <w:pPr>
        <w:spacing w:after="0"/>
        <w:contextualSpacing w:val="0"/>
        <w:rPr>
          <w:rFonts w:asciiTheme="majorHAnsi" w:hAnsiTheme="majorHAnsi"/>
        </w:rPr>
      </w:pPr>
    </w:p>
    <w:p w14:paraId="11E602DD" w14:textId="77777777" w:rsidR="005228B5" w:rsidRPr="008712BA" w:rsidRDefault="005228B5" w:rsidP="005228B5">
      <w:pPr>
        <w:spacing w:after="0"/>
        <w:contextualSpacing w:val="0"/>
        <w:jc w:val="both"/>
        <w:rPr>
          <w:rFonts w:asciiTheme="majorHAnsi" w:hAnsiTheme="majorHAnsi"/>
          <w:b/>
          <w:bCs/>
        </w:rPr>
      </w:pPr>
      <w:r w:rsidRPr="00F97BE3">
        <w:rPr>
          <w:rFonts w:asciiTheme="majorHAnsi" w:hAnsiTheme="majorHAnsi"/>
          <w:b/>
          <w:bCs/>
        </w:rPr>
        <w:t xml:space="preserve">Framework for the implementation of the proposed PoA </w:t>
      </w:r>
    </w:p>
    <w:p w14:paraId="4008A4B6" w14:textId="77777777" w:rsidR="005228B5" w:rsidRDefault="005228B5" w:rsidP="005228B5">
      <w:pPr>
        <w:spacing w:after="0"/>
        <w:contextualSpacing w:val="0"/>
        <w:jc w:val="both"/>
        <w:rPr>
          <w:rFonts w:asciiTheme="majorHAnsi" w:hAnsiTheme="majorHAnsi"/>
        </w:rPr>
      </w:pPr>
      <w:r w:rsidRPr="008712BA">
        <w:rPr>
          <w:rFonts w:asciiTheme="majorHAnsi" w:hAnsiTheme="majorHAnsi"/>
        </w:rPr>
        <w:t xml:space="preserve">The PoA is a voluntary action </w:t>
      </w:r>
      <w:r>
        <w:rPr>
          <w:rFonts w:asciiTheme="majorHAnsi" w:hAnsiTheme="majorHAnsi"/>
        </w:rPr>
        <w:t xml:space="preserve">launched </w:t>
      </w:r>
      <w:r w:rsidRPr="008712BA">
        <w:rPr>
          <w:rFonts w:asciiTheme="majorHAnsi" w:hAnsiTheme="majorHAnsi"/>
        </w:rPr>
        <w:t>by EcoAct</w:t>
      </w:r>
      <w:r>
        <w:rPr>
          <w:rFonts w:asciiTheme="majorHAnsi" w:hAnsiTheme="majorHAnsi"/>
        </w:rPr>
        <w:t xml:space="preserve"> SAS, operating as the Coordinating and Managing Entity (CME)</w:t>
      </w:r>
      <w:r w:rsidRPr="008712BA">
        <w:rPr>
          <w:rFonts w:asciiTheme="majorHAnsi" w:hAnsiTheme="majorHAnsi"/>
        </w:rPr>
        <w:t xml:space="preserve">. </w:t>
      </w:r>
      <w:r>
        <w:rPr>
          <w:rFonts w:asciiTheme="majorHAnsi" w:hAnsiTheme="majorHAnsi"/>
        </w:rPr>
        <w:t xml:space="preserve">EcoAct will </w:t>
      </w:r>
      <w:r w:rsidRPr="007461F3">
        <w:rPr>
          <w:rFonts w:asciiTheme="majorHAnsi" w:hAnsiTheme="majorHAnsi"/>
        </w:rPr>
        <w:t>communicates with</w:t>
      </w:r>
      <w:r>
        <w:rPr>
          <w:rFonts w:asciiTheme="majorHAnsi" w:hAnsiTheme="majorHAnsi"/>
        </w:rPr>
        <w:t xml:space="preserve"> </w:t>
      </w:r>
      <w:r w:rsidRPr="007461F3">
        <w:rPr>
          <w:rFonts w:asciiTheme="majorHAnsi" w:hAnsiTheme="majorHAnsi"/>
        </w:rPr>
        <w:t>Gold Standard</w:t>
      </w:r>
      <w:r>
        <w:rPr>
          <w:rFonts w:asciiTheme="majorHAnsi" w:hAnsiTheme="majorHAnsi"/>
        </w:rPr>
        <w:t xml:space="preserve"> </w:t>
      </w:r>
      <w:r w:rsidRPr="007461F3">
        <w:rPr>
          <w:rFonts w:asciiTheme="majorHAnsi" w:hAnsiTheme="majorHAnsi"/>
        </w:rPr>
        <w:t>on all matters related to a PoA and</w:t>
      </w:r>
      <w:r>
        <w:rPr>
          <w:rFonts w:asciiTheme="majorHAnsi" w:hAnsiTheme="majorHAnsi"/>
        </w:rPr>
        <w:t xml:space="preserve"> </w:t>
      </w:r>
      <w:r w:rsidRPr="007461F3">
        <w:rPr>
          <w:rFonts w:asciiTheme="majorHAnsi" w:hAnsiTheme="majorHAnsi"/>
        </w:rPr>
        <w:t>associated activities.</w:t>
      </w:r>
      <w:r>
        <w:rPr>
          <w:rFonts w:asciiTheme="majorHAnsi" w:hAnsiTheme="majorHAnsi"/>
        </w:rPr>
        <w:t xml:space="preserve"> EcoAct </w:t>
      </w:r>
      <w:r w:rsidRPr="00FF6E64">
        <w:rPr>
          <w:rFonts w:asciiTheme="majorHAnsi" w:hAnsiTheme="majorHAnsi"/>
        </w:rPr>
        <w:t>oversees each step of the PoA development, expansion, VPA inclusion process including developing project documents, implementation of local stakeholder consultation, developing monitoring and evaluation plan, managing VPA inclusion and ongoing verifications, and the issuance of credits.</w:t>
      </w:r>
    </w:p>
    <w:p w14:paraId="26A3BE73" w14:textId="77777777" w:rsidR="005228B5" w:rsidRDefault="005228B5" w:rsidP="005228B5">
      <w:pPr>
        <w:spacing w:after="0"/>
        <w:contextualSpacing w:val="0"/>
        <w:jc w:val="both"/>
        <w:rPr>
          <w:rFonts w:asciiTheme="majorHAnsi" w:hAnsiTheme="majorHAnsi"/>
        </w:rPr>
      </w:pPr>
    </w:p>
    <w:p w14:paraId="72CDFD91" w14:textId="77777777" w:rsidR="005228B5" w:rsidRDefault="005228B5" w:rsidP="005228B5">
      <w:pPr>
        <w:spacing w:after="0"/>
        <w:contextualSpacing w:val="0"/>
        <w:jc w:val="both"/>
        <w:rPr>
          <w:rFonts w:asciiTheme="majorHAnsi" w:hAnsiTheme="majorHAnsi"/>
        </w:rPr>
      </w:pPr>
      <w:r>
        <w:rPr>
          <w:rFonts w:asciiTheme="majorHAnsi" w:hAnsiTheme="majorHAnsi"/>
        </w:rPr>
        <w:t xml:space="preserve">Other partners will be the implementing agencies at VPA level that will be local or international non-governmental organizations, local companies, social businesses or international businesses and will be called as VPA Implementer. </w:t>
      </w:r>
      <w:r w:rsidRPr="00742F87">
        <w:rPr>
          <w:rFonts w:asciiTheme="majorHAnsi" w:hAnsiTheme="majorHAnsi"/>
        </w:rPr>
        <w:t xml:space="preserve">The </w:t>
      </w:r>
      <w:r>
        <w:rPr>
          <w:rFonts w:asciiTheme="majorHAnsi" w:hAnsiTheme="majorHAnsi"/>
        </w:rPr>
        <w:t>VPA Implementer will be</w:t>
      </w:r>
      <w:r w:rsidRPr="00742F87">
        <w:rPr>
          <w:rFonts w:asciiTheme="majorHAnsi" w:hAnsiTheme="majorHAnsi"/>
        </w:rPr>
        <w:t xml:space="preserve"> in charge of managing and operating an</w:t>
      </w:r>
      <w:r>
        <w:rPr>
          <w:rFonts w:asciiTheme="majorHAnsi" w:hAnsiTheme="majorHAnsi"/>
        </w:rPr>
        <w:t xml:space="preserve"> </w:t>
      </w:r>
      <w:r w:rsidRPr="00742F87">
        <w:rPr>
          <w:rFonts w:asciiTheme="majorHAnsi" w:hAnsiTheme="majorHAnsi"/>
        </w:rPr>
        <w:t>individual VPA under the PoA</w:t>
      </w:r>
      <w:r>
        <w:rPr>
          <w:rFonts w:asciiTheme="majorHAnsi" w:hAnsiTheme="majorHAnsi"/>
        </w:rPr>
        <w:t>.</w:t>
      </w:r>
    </w:p>
    <w:p w14:paraId="6385A1EE" w14:textId="77777777" w:rsidR="005228B5" w:rsidRDefault="005228B5" w:rsidP="005228B5">
      <w:pPr>
        <w:spacing w:after="0"/>
        <w:contextualSpacing w:val="0"/>
        <w:jc w:val="both"/>
        <w:rPr>
          <w:rFonts w:asciiTheme="majorHAnsi" w:hAnsiTheme="majorHAnsi"/>
        </w:rPr>
      </w:pPr>
    </w:p>
    <w:p w14:paraId="18A203DA" w14:textId="77777777" w:rsidR="005228B5" w:rsidRDefault="005228B5" w:rsidP="005228B5">
      <w:pPr>
        <w:spacing w:after="0"/>
        <w:contextualSpacing w:val="0"/>
        <w:jc w:val="both"/>
        <w:rPr>
          <w:rFonts w:asciiTheme="majorHAnsi" w:hAnsiTheme="majorHAnsi"/>
        </w:rPr>
      </w:pPr>
      <w:r>
        <w:rPr>
          <w:rFonts w:asciiTheme="majorHAnsi" w:hAnsiTheme="majorHAnsi"/>
        </w:rPr>
        <w:t xml:space="preserve">Each case (VPA) will be specific and will require the CME to provide carbon expertise and funding’s to develop VPAs under the PoA. </w:t>
      </w:r>
      <w:r w:rsidRPr="008712BA">
        <w:rPr>
          <w:rFonts w:asciiTheme="majorHAnsi" w:hAnsiTheme="majorHAnsi"/>
        </w:rPr>
        <w:t>Voluntary Project Activities (VPAs) registered under the PoA will be financed by the generation and selling of Voluntary Emission Reductions (</w:t>
      </w:r>
      <w:r>
        <w:rPr>
          <w:rFonts w:asciiTheme="majorHAnsi" w:hAnsiTheme="majorHAnsi"/>
        </w:rPr>
        <w:t xml:space="preserve">GS </w:t>
      </w:r>
      <w:r w:rsidRPr="008712BA">
        <w:rPr>
          <w:rFonts w:asciiTheme="majorHAnsi" w:hAnsiTheme="majorHAnsi"/>
        </w:rPr>
        <w:t xml:space="preserve">VERs). </w:t>
      </w:r>
    </w:p>
    <w:p w14:paraId="1A7A7440" w14:textId="77777777" w:rsidR="005228B5" w:rsidRPr="008712BA" w:rsidRDefault="005228B5" w:rsidP="005228B5">
      <w:pPr>
        <w:spacing w:after="0"/>
        <w:contextualSpacing w:val="0"/>
        <w:jc w:val="both"/>
        <w:rPr>
          <w:rFonts w:asciiTheme="majorHAnsi" w:hAnsiTheme="majorHAnsi"/>
          <w:b/>
          <w:bCs/>
        </w:rPr>
      </w:pPr>
    </w:p>
    <w:p w14:paraId="66CA7B9D" w14:textId="77777777" w:rsidR="005228B5" w:rsidRDefault="005228B5" w:rsidP="005228B5">
      <w:pPr>
        <w:rPr>
          <w:b/>
          <w:bCs/>
        </w:rPr>
      </w:pPr>
      <w:r w:rsidRPr="000B09AB">
        <w:rPr>
          <w:b/>
          <w:bCs/>
        </w:rPr>
        <w:t>Contribution to sustainable development</w:t>
      </w:r>
    </w:p>
    <w:p w14:paraId="00F51101" w14:textId="77777777" w:rsidR="005228B5" w:rsidRDefault="005228B5" w:rsidP="005228B5">
      <w:pPr>
        <w:rPr>
          <w:b/>
          <w:bCs/>
        </w:rPr>
      </w:pPr>
    </w:p>
    <w:p w14:paraId="5499F41B" w14:textId="77777777" w:rsidR="005228B5" w:rsidRDefault="005228B5" w:rsidP="005228B5">
      <w:r>
        <w:t xml:space="preserve">The PoA will enable a better realization of the following SDGs:  </w:t>
      </w:r>
    </w:p>
    <w:p w14:paraId="3136981C" w14:textId="77777777" w:rsidR="005228B5" w:rsidRDefault="005228B5" w:rsidP="00515BA1">
      <w:pPr>
        <w:pStyle w:val="Paragraphedeliste"/>
        <w:numPr>
          <w:ilvl w:val="0"/>
          <w:numId w:val="18"/>
        </w:numPr>
        <w:rPr>
          <w:rFonts w:asciiTheme="majorHAnsi" w:hAnsiTheme="majorHAnsi" w:cs="Arial"/>
          <w:szCs w:val="22"/>
        </w:rPr>
      </w:pPr>
      <w:r>
        <w:rPr>
          <w:rFonts w:asciiTheme="majorHAnsi" w:hAnsiTheme="majorHAnsi" w:cs="Arial"/>
          <w:szCs w:val="22"/>
        </w:rPr>
        <w:t>SDG 1: No poverty</w:t>
      </w:r>
    </w:p>
    <w:p w14:paraId="1676497C" w14:textId="77777777" w:rsidR="005228B5" w:rsidRDefault="005228B5" w:rsidP="00515BA1">
      <w:pPr>
        <w:pStyle w:val="Paragraphedeliste"/>
        <w:numPr>
          <w:ilvl w:val="0"/>
          <w:numId w:val="18"/>
        </w:numPr>
        <w:rPr>
          <w:rFonts w:asciiTheme="majorHAnsi" w:hAnsiTheme="majorHAnsi" w:cs="Arial"/>
          <w:szCs w:val="22"/>
        </w:rPr>
      </w:pPr>
      <w:r w:rsidRPr="002D6E8E">
        <w:rPr>
          <w:rFonts w:asciiTheme="majorHAnsi" w:hAnsiTheme="majorHAnsi" w:cs="Arial"/>
          <w:szCs w:val="22"/>
        </w:rPr>
        <w:t>SDG 3: Good health and well-being by reducing exposure to indoor air pollution</w:t>
      </w:r>
    </w:p>
    <w:p w14:paraId="52EDCF52" w14:textId="77777777" w:rsidR="005228B5" w:rsidRDefault="005228B5" w:rsidP="00515BA1">
      <w:pPr>
        <w:pStyle w:val="Paragraphedeliste"/>
        <w:numPr>
          <w:ilvl w:val="0"/>
          <w:numId w:val="18"/>
        </w:numPr>
        <w:rPr>
          <w:rFonts w:asciiTheme="majorHAnsi" w:hAnsiTheme="majorHAnsi" w:cs="Arial"/>
          <w:szCs w:val="22"/>
        </w:rPr>
      </w:pPr>
      <w:r>
        <w:rPr>
          <w:rFonts w:asciiTheme="majorHAnsi" w:hAnsiTheme="majorHAnsi" w:cs="Arial"/>
          <w:szCs w:val="22"/>
        </w:rPr>
        <w:lastRenderedPageBreak/>
        <w:t>SDG 5: T</w:t>
      </w:r>
      <w:r w:rsidRPr="009E26FA">
        <w:rPr>
          <w:rFonts w:asciiTheme="majorHAnsi" w:hAnsiTheme="majorHAnsi" w:cs="Arial"/>
          <w:szCs w:val="22"/>
        </w:rPr>
        <w:t>ime saving on fuel collection, cooking &amp; water boiling</w:t>
      </w:r>
    </w:p>
    <w:p w14:paraId="08375C40" w14:textId="77777777" w:rsidR="005228B5" w:rsidRPr="002D6E8E" w:rsidRDefault="005228B5" w:rsidP="00515BA1">
      <w:pPr>
        <w:pStyle w:val="Paragraphedeliste"/>
        <w:numPr>
          <w:ilvl w:val="0"/>
          <w:numId w:val="18"/>
        </w:numPr>
        <w:rPr>
          <w:rFonts w:asciiTheme="majorHAnsi" w:hAnsiTheme="majorHAnsi" w:cs="Arial"/>
          <w:szCs w:val="22"/>
        </w:rPr>
      </w:pPr>
      <w:r w:rsidRPr="002D6E8E">
        <w:rPr>
          <w:rFonts w:asciiTheme="majorHAnsi" w:hAnsiTheme="majorHAnsi" w:cs="Arial"/>
          <w:szCs w:val="22"/>
        </w:rPr>
        <w:t xml:space="preserve">SDG 6: </w:t>
      </w:r>
      <w:r>
        <w:rPr>
          <w:rFonts w:asciiTheme="majorHAnsi" w:hAnsiTheme="majorHAnsi" w:cs="Arial"/>
          <w:szCs w:val="22"/>
        </w:rPr>
        <w:t>A</w:t>
      </w:r>
      <w:r w:rsidRPr="002D6E8E">
        <w:rPr>
          <w:rFonts w:asciiTheme="majorHAnsi" w:hAnsiTheme="majorHAnsi" w:cs="Arial"/>
          <w:szCs w:val="22"/>
        </w:rPr>
        <w:t>ccess to safe water</w:t>
      </w:r>
    </w:p>
    <w:p w14:paraId="4EDAC676" w14:textId="77777777" w:rsidR="005228B5" w:rsidRPr="002D6E8E" w:rsidRDefault="005228B5" w:rsidP="00515BA1">
      <w:pPr>
        <w:pStyle w:val="Paragraphedeliste"/>
        <w:numPr>
          <w:ilvl w:val="0"/>
          <w:numId w:val="18"/>
        </w:numPr>
        <w:rPr>
          <w:rFonts w:asciiTheme="majorHAnsi" w:hAnsiTheme="majorHAnsi" w:cs="Arial"/>
          <w:szCs w:val="22"/>
        </w:rPr>
      </w:pPr>
      <w:r w:rsidRPr="002D6E8E">
        <w:rPr>
          <w:rFonts w:asciiTheme="majorHAnsi" w:hAnsiTheme="majorHAnsi" w:cs="Arial"/>
          <w:szCs w:val="22"/>
        </w:rPr>
        <w:t xml:space="preserve">SDG 7: Affordable and clean energy by distributing an improved cooking technology </w:t>
      </w:r>
    </w:p>
    <w:p w14:paraId="39FC7416" w14:textId="77777777" w:rsidR="005228B5" w:rsidRPr="002D6E8E" w:rsidRDefault="005228B5" w:rsidP="00515BA1">
      <w:pPr>
        <w:pStyle w:val="Paragraphedeliste"/>
        <w:numPr>
          <w:ilvl w:val="0"/>
          <w:numId w:val="18"/>
        </w:numPr>
        <w:rPr>
          <w:rFonts w:asciiTheme="majorHAnsi" w:hAnsiTheme="majorHAnsi" w:cs="Arial"/>
          <w:szCs w:val="22"/>
        </w:rPr>
      </w:pPr>
      <w:r w:rsidRPr="002D6E8E">
        <w:rPr>
          <w:rFonts w:asciiTheme="majorHAnsi" w:hAnsiTheme="majorHAnsi" w:cs="Arial"/>
          <w:szCs w:val="22"/>
        </w:rPr>
        <w:t>SDG 8: Decent Work and Economic Growth by providing work, training, and sales opportunities.</w:t>
      </w:r>
    </w:p>
    <w:p w14:paraId="24FE33F4" w14:textId="77777777" w:rsidR="005228B5" w:rsidRPr="0052099C" w:rsidRDefault="005228B5" w:rsidP="00515BA1">
      <w:pPr>
        <w:pStyle w:val="Paragraphedeliste"/>
        <w:numPr>
          <w:ilvl w:val="0"/>
          <w:numId w:val="18"/>
        </w:numPr>
        <w:rPr>
          <w:rFonts w:asciiTheme="majorHAnsi" w:hAnsiTheme="majorHAnsi" w:cs="Arial"/>
          <w:szCs w:val="22"/>
        </w:rPr>
      </w:pPr>
      <w:r w:rsidRPr="002D6E8E">
        <w:rPr>
          <w:rFonts w:asciiTheme="majorHAnsi" w:hAnsiTheme="majorHAnsi" w:cs="Arial"/>
          <w:szCs w:val="22"/>
        </w:rPr>
        <w:t>SDG 13: Emissions Reductions or Removals and/or Adaptation to climate change by reducing the demand for firewood</w:t>
      </w:r>
    </w:p>
    <w:p w14:paraId="471BE7D0" w14:textId="77777777" w:rsidR="005228B5" w:rsidRDefault="005228B5" w:rsidP="005228B5">
      <w:pPr>
        <w:spacing w:line="240" w:lineRule="auto"/>
        <w:ind w:left="360"/>
        <w:jc w:val="both"/>
        <w:rPr>
          <w:b/>
          <w:bCs/>
        </w:rPr>
      </w:pPr>
    </w:p>
    <w:p w14:paraId="1498FE0B" w14:textId="77777777" w:rsidR="005228B5" w:rsidRPr="00AA487B" w:rsidRDefault="005228B5" w:rsidP="005228B5">
      <w:pPr>
        <w:spacing w:line="240" w:lineRule="auto"/>
        <w:jc w:val="both"/>
        <w:rPr>
          <w:b/>
          <w:bCs/>
        </w:rPr>
      </w:pPr>
      <w:r w:rsidRPr="00AA487B">
        <w:rPr>
          <w:b/>
          <w:bCs/>
        </w:rPr>
        <w:t>Confirmation that it is voluntary:</w:t>
      </w:r>
    </w:p>
    <w:p w14:paraId="4C56998D" w14:textId="77777777" w:rsidR="005228B5" w:rsidRDefault="005228B5" w:rsidP="005228B5">
      <w:pPr>
        <w:spacing w:after="0" w:line="240" w:lineRule="auto"/>
        <w:jc w:val="both"/>
        <w:rPr>
          <w:rFonts w:asciiTheme="minorHAnsi" w:hAnsiTheme="minorHAnsi" w:cstheme="minorHAnsi"/>
          <w:b/>
          <w:bCs/>
          <w:i/>
          <w:iCs/>
          <w:szCs w:val="22"/>
        </w:rPr>
      </w:pPr>
      <w:r w:rsidRPr="00AA487B">
        <w:rPr>
          <w:rFonts w:asciiTheme="minorHAnsi" w:hAnsiTheme="minorHAnsi" w:cstheme="minorHAnsi"/>
          <w:b/>
          <w:bCs/>
          <w:i/>
          <w:iCs/>
          <w:szCs w:val="22"/>
        </w:rPr>
        <w:t xml:space="preserve">Prevailing Policies: </w:t>
      </w:r>
    </w:p>
    <w:p w14:paraId="314DA0D9" w14:textId="77777777" w:rsidR="005228B5" w:rsidRPr="009F11B0" w:rsidRDefault="005228B5" w:rsidP="005228B5">
      <w:pPr>
        <w:spacing w:after="0" w:line="240" w:lineRule="auto"/>
        <w:jc w:val="both"/>
        <w:rPr>
          <w:rFonts w:asciiTheme="minorHAnsi" w:hAnsiTheme="minorHAnsi" w:cstheme="minorHAnsi"/>
          <w:b/>
          <w:bCs/>
          <w:i/>
          <w:iCs/>
          <w:szCs w:val="22"/>
        </w:rPr>
      </w:pPr>
    </w:p>
    <w:p w14:paraId="0A206A85"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color w:val="515151"/>
          <w:sz w:val="20"/>
          <w:szCs w:val="20"/>
          <w14:cntxtAlts w14:val="0"/>
        </w:rPr>
      </w:pPr>
      <w:r w:rsidRPr="00AA487B">
        <w:rPr>
          <w:rFonts w:asciiTheme="minorHAnsi" w:eastAsia="Times New Roman" w:hAnsiTheme="minorHAnsi" w:cs="Times New Roman"/>
          <w:b/>
          <w:bCs/>
          <w:color w:val="515151"/>
          <w:sz w:val="20"/>
          <w:szCs w:val="20"/>
          <w14:cntxtAlts w14:val="0"/>
        </w:rPr>
        <w:t>Benin</w:t>
      </w:r>
    </w:p>
    <w:p w14:paraId="18A320F3"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color w:val="515151"/>
          <w:sz w:val="20"/>
          <w:szCs w:val="20"/>
          <w14:cntxtAlts w14:val="0"/>
        </w:rPr>
        <w:br/>
      </w: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Benin has recognized the human right to water and sanitation since 2010 and its long-term</w:t>
      </w:r>
      <w:r w:rsidRPr="00AA487B">
        <w:rPr>
          <w:rFonts w:asciiTheme="minorHAnsi" w:eastAsia="Times New Roman" w:hAnsiTheme="minorHAnsi" w:cs="Times New Roman"/>
          <w:color w:val="515151"/>
          <w:sz w:val="20"/>
          <w:szCs w:val="20"/>
          <w14:cntxtAlts w14:val="0"/>
        </w:rPr>
        <w:br/>
        <w:t>vision includes achieving universal access to water by 2025. [108]. Its objective is to drive</w:t>
      </w:r>
      <w:r w:rsidRPr="00AA487B">
        <w:rPr>
          <w:rFonts w:asciiTheme="minorHAnsi" w:eastAsia="Times New Roman" w:hAnsiTheme="minorHAnsi" w:cs="Times New Roman"/>
          <w:color w:val="515151"/>
          <w:sz w:val="20"/>
          <w:szCs w:val="20"/>
          <w14:cntxtAlts w14:val="0"/>
        </w:rPr>
        <w:br/>
        <w:t>the current water supply rate up from over 70 percent in rural areas and about 90 percent in</w:t>
      </w:r>
      <w:r w:rsidRPr="00AA487B">
        <w:rPr>
          <w:rFonts w:asciiTheme="minorHAnsi" w:eastAsia="Times New Roman" w:hAnsiTheme="minorHAnsi" w:cs="Times New Roman"/>
          <w:color w:val="515151"/>
          <w:sz w:val="20"/>
          <w:szCs w:val="20"/>
          <w14:cntxtAlts w14:val="0"/>
        </w:rPr>
        <w:br/>
        <w:t>urban and peri-urban areas to 100 percent in 2021. [109]</w:t>
      </w:r>
    </w:p>
    <w:p w14:paraId="4533B955"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br/>
        <w:t>However, despite water access and sanitation is recognized a human right, the country doesn’t</w:t>
      </w:r>
      <w:r w:rsidRPr="00AA487B">
        <w:rPr>
          <w:rFonts w:asciiTheme="minorHAnsi" w:eastAsia="Times New Roman" w:hAnsiTheme="minorHAnsi" w:cs="Times New Roman"/>
          <w:color w:val="515151"/>
          <w:sz w:val="20"/>
          <w:szCs w:val="20"/>
          <w14:cntxtAlts w14:val="0"/>
        </w:rPr>
        <w:br/>
        <w:t>have sufficient financial and human resources to implement its policies and plans of the</w:t>
      </w:r>
      <w:r w:rsidRPr="00AA487B">
        <w:rPr>
          <w:rFonts w:asciiTheme="minorHAnsi" w:eastAsia="Times New Roman" w:hAnsiTheme="minorHAnsi" w:cs="Times New Roman"/>
          <w:color w:val="515151"/>
          <w:sz w:val="20"/>
          <w:szCs w:val="20"/>
          <w14:cntxtAlts w14:val="0"/>
        </w:rPr>
        <w:br/>
        <w:t>program ‘Drinking water’ in rural areas. [110] There is indeed a gap in financing and in human</w:t>
      </w:r>
      <w:r w:rsidRPr="00AA487B">
        <w:rPr>
          <w:rFonts w:asciiTheme="minorHAnsi" w:eastAsia="Times New Roman" w:hAnsiTheme="minorHAnsi" w:cs="Times New Roman"/>
          <w:color w:val="515151"/>
          <w:sz w:val="20"/>
          <w:szCs w:val="20"/>
          <w14:cntxtAlts w14:val="0"/>
        </w:rPr>
        <w:br/>
        <w:t>resources. The PoA will lead to a greater level of enforcement of the existing</w:t>
      </w:r>
      <w:r w:rsidRPr="00AA487B">
        <w:rPr>
          <w:rFonts w:asciiTheme="minorHAnsi" w:eastAsia="Times New Roman" w:hAnsiTheme="minorHAnsi" w:cs="Times New Roman"/>
          <w:color w:val="515151"/>
          <w:sz w:val="20"/>
          <w:szCs w:val="20"/>
          <w14:cntxtAlts w14:val="0"/>
        </w:rPr>
        <w:br/>
        <w:t>policies/regulation.</w:t>
      </w:r>
    </w:p>
    <w:p w14:paraId="6C59CE6A" w14:textId="77777777" w:rsidR="005228B5" w:rsidRPr="00AA487B" w:rsidRDefault="005228B5" w:rsidP="005228B5">
      <w:pPr>
        <w:rPr>
          <w:rFonts w:asciiTheme="minorHAnsi" w:hAnsiTheme="minorHAnsi" w:cs="Arial"/>
          <w:szCs w:val="22"/>
        </w:rPr>
      </w:pPr>
    </w:p>
    <w:p w14:paraId="4C509EDC" w14:textId="77777777" w:rsidR="005228B5" w:rsidRPr="00AA487B" w:rsidRDefault="005228B5" w:rsidP="005228B5">
      <w:pPr>
        <w:spacing w:after="0" w:line="240" w:lineRule="auto"/>
        <w:contextualSpacing w:val="0"/>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Cookstoves</w:t>
      </w:r>
    </w:p>
    <w:p w14:paraId="4BEB3C8E"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t>Regarding the energy sector, Benin’s NDC mentions the promotion of cleaner cookstoves</w:t>
      </w:r>
      <w:r w:rsidRPr="00AA487B">
        <w:rPr>
          <w:rFonts w:asciiTheme="minorHAnsi" w:eastAsia="Times New Roman" w:hAnsiTheme="minorHAnsi" w:cs="Times New Roman"/>
          <w:color w:val="515151"/>
          <w:sz w:val="20"/>
          <w:szCs w:val="20"/>
          <w14:cntxtAlts w14:val="0"/>
        </w:rPr>
        <w:br/>
        <w:t>(140,000 ICS for which 94,000 ICS are under conditional contribution) [1] (p.15 2</w:t>
      </w:r>
      <w:r w:rsidRPr="00AA487B">
        <w:rPr>
          <w:rFonts w:asciiTheme="minorHAnsi" w:eastAsia="Times New Roman" w:hAnsiTheme="minorHAnsi" w:cs="Times New Roman"/>
          <w:color w:val="515151"/>
          <w:sz w:val="14"/>
          <w:szCs w:val="14"/>
          <w14:cntxtAlts w14:val="0"/>
        </w:rPr>
        <w:t xml:space="preserve">nd </w:t>
      </w:r>
      <w:r w:rsidRPr="00AA487B">
        <w:rPr>
          <w:rFonts w:asciiTheme="minorHAnsi" w:eastAsia="Times New Roman" w:hAnsiTheme="minorHAnsi" w:cs="Times New Roman"/>
          <w:color w:val="515151"/>
          <w:sz w:val="20"/>
          <w:szCs w:val="20"/>
          <w14:cntxtAlts w14:val="0"/>
        </w:rPr>
        <w:t>line of</w:t>
      </w:r>
      <w:r w:rsidRPr="00AA487B">
        <w:rPr>
          <w:rFonts w:asciiTheme="minorHAnsi" w:eastAsia="Times New Roman" w:hAnsiTheme="minorHAnsi" w:cs="Times New Roman"/>
          <w:color w:val="515151"/>
          <w:sz w:val="20"/>
          <w:szCs w:val="20"/>
          <w14:cntxtAlts w14:val="0"/>
        </w:rPr>
        <w:br/>
        <w:t>the table) and focuses on LPG penetration (275,000 households for which 185,000 households</w:t>
      </w:r>
      <w:r w:rsidRPr="00AA487B">
        <w:rPr>
          <w:rFonts w:asciiTheme="minorHAnsi" w:eastAsia="Times New Roman" w:hAnsiTheme="minorHAnsi" w:cs="Times New Roman"/>
          <w:color w:val="515151"/>
          <w:sz w:val="20"/>
          <w:szCs w:val="20"/>
          <w14:cntxtAlts w14:val="0"/>
        </w:rPr>
        <w:br/>
        <w:t>are under conditional contribution) [1] (p.15 3r</w:t>
      </w:r>
      <w:r w:rsidRPr="00AA487B">
        <w:rPr>
          <w:rFonts w:asciiTheme="minorHAnsi" w:eastAsia="Times New Roman" w:hAnsiTheme="minorHAnsi" w:cs="Times New Roman"/>
          <w:color w:val="515151"/>
          <w:sz w:val="14"/>
          <w:szCs w:val="14"/>
          <w14:cntxtAlts w14:val="0"/>
        </w:rPr>
        <w:t xml:space="preserve">d </w:t>
      </w:r>
      <w:r w:rsidRPr="00AA487B">
        <w:rPr>
          <w:rFonts w:asciiTheme="minorHAnsi" w:eastAsia="Times New Roman" w:hAnsiTheme="minorHAnsi" w:cs="Times New Roman"/>
          <w:color w:val="515151"/>
          <w:sz w:val="20"/>
          <w:szCs w:val="20"/>
          <w14:cntxtAlts w14:val="0"/>
        </w:rPr>
        <w:t>line of the table). These are envisaged</w:t>
      </w:r>
      <w:r w:rsidRPr="00AA487B">
        <w:rPr>
          <w:rFonts w:asciiTheme="minorHAnsi" w:eastAsia="Times New Roman" w:hAnsiTheme="minorHAnsi" w:cs="Times New Roman"/>
          <w:color w:val="515151"/>
          <w:sz w:val="20"/>
          <w:szCs w:val="20"/>
          <w14:cntxtAlts w14:val="0"/>
        </w:rPr>
        <w:br/>
        <w:t>measures and only targets, but no mandatory laws or regulations are in place [1] (p.15).</w:t>
      </w:r>
    </w:p>
    <w:p w14:paraId="1A7EFD3D" w14:textId="77777777" w:rsidR="005228B5" w:rsidRPr="00AA487B" w:rsidRDefault="005228B5" w:rsidP="005228B5">
      <w:pPr>
        <w:rPr>
          <w:rFonts w:asciiTheme="minorHAnsi" w:hAnsiTheme="minorHAnsi" w:cs="Arial"/>
          <w:szCs w:val="22"/>
        </w:rPr>
      </w:pPr>
    </w:p>
    <w:p w14:paraId="14C5C4FC"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Ivory Coast</w:t>
      </w:r>
      <w:r w:rsidRPr="00AA487B">
        <w:rPr>
          <w:rFonts w:asciiTheme="minorHAnsi" w:eastAsia="Times New Roman" w:hAnsiTheme="minorHAnsi" w:cs="Times New Roman"/>
          <w:b/>
          <w:bCs/>
          <w:color w:val="515151"/>
          <w:sz w:val="20"/>
          <w:szCs w:val="20"/>
          <w14:cntxtAlts w14:val="0"/>
        </w:rPr>
        <w:br/>
      </w:r>
    </w:p>
    <w:p w14:paraId="0222B764"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As the Ivory Coast was a member of the United Nations Human Rights Council (UNHRC) in</w:t>
      </w:r>
      <w:r w:rsidRPr="00AA487B">
        <w:rPr>
          <w:rFonts w:asciiTheme="minorHAnsi" w:eastAsia="Times New Roman" w:hAnsiTheme="minorHAnsi" w:cs="Times New Roman"/>
          <w:color w:val="515151"/>
          <w:sz w:val="20"/>
          <w:szCs w:val="20"/>
          <w14:cntxtAlts w14:val="0"/>
        </w:rPr>
        <w:br/>
        <w:t>2018, the country recognizes water access is a human right, it is thus a mandatory objective</w:t>
      </w:r>
      <w:r w:rsidRPr="00AA487B">
        <w:rPr>
          <w:rFonts w:asciiTheme="minorHAnsi" w:eastAsia="Times New Roman" w:hAnsiTheme="minorHAnsi" w:cs="Times New Roman"/>
          <w:color w:val="515151"/>
          <w:sz w:val="20"/>
          <w:szCs w:val="20"/>
          <w14:cntxtAlts w14:val="0"/>
        </w:rPr>
        <w:br/>
        <w:t>for Ivory Coast to allow 100% of the population to have access to safe water by 2030. [112]</w:t>
      </w:r>
      <w:r w:rsidRPr="00AA487B">
        <w:rPr>
          <w:rFonts w:asciiTheme="minorHAnsi" w:eastAsia="Times New Roman" w:hAnsiTheme="minorHAnsi" w:cs="Times New Roman"/>
          <w:color w:val="515151"/>
          <w:sz w:val="20"/>
          <w:szCs w:val="20"/>
          <w14:cntxtAlts w14:val="0"/>
        </w:rPr>
        <w:br/>
        <w:t>To achieve that, the NDC of the country (implemented in 2016) has the objectives to</w:t>
      </w:r>
      <w:r w:rsidRPr="00AA487B">
        <w:rPr>
          <w:rFonts w:asciiTheme="minorHAnsi" w:eastAsia="Times New Roman" w:hAnsiTheme="minorHAnsi" w:cs="Times New Roman"/>
          <w:color w:val="515151"/>
          <w:sz w:val="20"/>
          <w:szCs w:val="20"/>
          <w14:cntxtAlts w14:val="0"/>
        </w:rPr>
        <w:br/>
        <w:t>implement Integrated Water Resources Management (IWRM) and national watersheds (BV) in</w:t>
      </w:r>
      <w:r w:rsidRPr="00AA487B">
        <w:rPr>
          <w:rFonts w:asciiTheme="minorHAnsi" w:eastAsia="Times New Roman" w:hAnsiTheme="minorHAnsi" w:cs="Times New Roman"/>
          <w:color w:val="515151"/>
          <w:sz w:val="20"/>
          <w:szCs w:val="20"/>
          <w14:cntxtAlts w14:val="0"/>
        </w:rPr>
        <w:br/>
        <w:t>order to reduce vulnerability, increasing resilience, improve irrigation efficiency to limit water</w:t>
      </w:r>
      <w:r w:rsidRPr="00AA487B">
        <w:rPr>
          <w:rFonts w:asciiTheme="minorHAnsi" w:eastAsia="Times New Roman" w:hAnsiTheme="minorHAnsi" w:cs="Times New Roman"/>
          <w:color w:val="515151"/>
          <w:sz w:val="20"/>
          <w:szCs w:val="20"/>
          <w14:cntxtAlts w14:val="0"/>
        </w:rPr>
        <w:br/>
        <w:t>consumption and collect stormwater and floodwaters (capture and storage of runoff water).</w:t>
      </w:r>
      <w:r w:rsidRPr="00AA487B">
        <w:rPr>
          <w:rFonts w:asciiTheme="minorHAnsi" w:eastAsia="Times New Roman" w:hAnsiTheme="minorHAnsi" w:cs="Times New Roman"/>
          <w:color w:val="515151"/>
          <w:sz w:val="20"/>
          <w:szCs w:val="20"/>
          <w14:cntxtAlts w14:val="0"/>
        </w:rPr>
        <w:br/>
        <w:t>[4] p.12</w:t>
      </w:r>
    </w:p>
    <w:p w14:paraId="08E22184"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color w:val="515151"/>
          <w:sz w:val="20"/>
          <w:szCs w:val="20"/>
          <w14:cntxtAlts w14:val="0"/>
        </w:rPr>
        <w:br/>
        <w:t>However, the country does not have an implementation plan yet, and therefore doesn’t have</w:t>
      </w:r>
      <w:r w:rsidRPr="00AA487B">
        <w:rPr>
          <w:rFonts w:asciiTheme="minorHAnsi" w:eastAsia="Times New Roman" w:hAnsiTheme="minorHAnsi" w:cs="Times New Roman"/>
          <w:color w:val="515151"/>
          <w:sz w:val="20"/>
          <w:szCs w:val="20"/>
          <w14:cntxtAlts w14:val="0"/>
        </w:rPr>
        <w:br/>
        <w:t>yet the sufficient financial resources to meet its national targets in ‘Drinking-water supply’ and</w:t>
      </w:r>
      <w:r w:rsidRPr="00AA487B">
        <w:rPr>
          <w:rFonts w:asciiTheme="minorHAnsi" w:eastAsia="Times New Roman" w:hAnsiTheme="minorHAnsi" w:cs="Times New Roman"/>
          <w:color w:val="515151"/>
          <w:sz w:val="20"/>
          <w:szCs w:val="20"/>
          <w14:cntxtAlts w14:val="0"/>
        </w:rPr>
        <w:br/>
        <w:t>‘Drinking-water quality in rural areas. [111] The PoA will lead to a greater level of enforcement</w:t>
      </w:r>
      <w:r w:rsidRPr="00AA487B">
        <w:rPr>
          <w:rFonts w:asciiTheme="minorHAnsi" w:eastAsia="Times New Roman" w:hAnsiTheme="minorHAnsi" w:cs="Times New Roman"/>
          <w:color w:val="515151"/>
          <w:sz w:val="20"/>
          <w:szCs w:val="20"/>
          <w14:cntxtAlts w14:val="0"/>
        </w:rPr>
        <w:br/>
        <w:t>of the existing policies and regulations regarding water.</w:t>
      </w:r>
    </w:p>
    <w:p w14:paraId="662C828B"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lastRenderedPageBreak/>
        <w:br/>
      </w: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Regarding to the energy sector, the NDC mentions the promotion of improved cookstoves in</w:t>
      </w:r>
      <w:r w:rsidRPr="00AA487B">
        <w:rPr>
          <w:rFonts w:asciiTheme="minorHAnsi" w:eastAsia="Times New Roman" w:hAnsiTheme="minorHAnsi" w:cs="Times New Roman"/>
          <w:color w:val="515151"/>
          <w:sz w:val="20"/>
          <w:szCs w:val="20"/>
          <w14:cntxtAlts w14:val="0"/>
        </w:rPr>
        <w:br/>
        <w:t>rural area and the promotion of charcoal alternatives through the valorization of agricultural</w:t>
      </w:r>
      <w:r w:rsidRPr="00AA487B">
        <w:rPr>
          <w:rFonts w:asciiTheme="minorHAnsi" w:eastAsia="Times New Roman" w:hAnsiTheme="minorHAnsi" w:cs="Times New Roman"/>
          <w:color w:val="515151"/>
          <w:sz w:val="20"/>
          <w:szCs w:val="20"/>
          <w14:cntxtAlts w14:val="0"/>
        </w:rPr>
        <w:br/>
        <w:t>biomass as planned mitigation actions. Even if this planned mitigation actions are in the NDC,</w:t>
      </w:r>
      <w:r w:rsidRPr="00AA487B">
        <w:rPr>
          <w:rFonts w:asciiTheme="minorHAnsi" w:eastAsia="Times New Roman" w:hAnsiTheme="minorHAnsi" w:cs="Times New Roman"/>
          <w:color w:val="515151"/>
          <w:sz w:val="20"/>
          <w:szCs w:val="20"/>
          <w14:cntxtAlts w14:val="0"/>
        </w:rPr>
        <w:br/>
        <w:t>there is no other information concerning cookstoves or LPG stoves. [4] p.7 (2</w:t>
      </w:r>
      <w:r w:rsidRPr="00AA487B">
        <w:rPr>
          <w:rFonts w:asciiTheme="minorHAnsi" w:eastAsia="Times New Roman" w:hAnsiTheme="minorHAnsi" w:cs="Times New Roman"/>
          <w:color w:val="515151"/>
          <w:sz w:val="14"/>
          <w:szCs w:val="14"/>
          <w14:cntxtAlts w14:val="0"/>
        </w:rPr>
        <w:t xml:space="preserve">nd </w:t>
      </w:r>
      <w:r w:rsidRPr="00AA487B">
        <w:rPr>
          <w:rFonts w:asciiTheme="minorHAnsi" w:eastAsia="Times New Roman" w:hAnsiTheme="minorHAnsi" w:cs="Times New Roman"/>
          <w:color w:val="515151"/>
          <w:sz w:val="20"/>
          <w:szCs w:val="20"/>
          <w14:cntxtAlts w14:val="0"/>
        </w:rPr>
        <w:t>line of the</w:t>
      </w:r>
      <w:r w:rsidRPr="00AA487B">
        <w:rPr>
          <w:rFonts w:asciiTheme="minorHAnsi" w:eastAsia="Times New Roman" w:hAnsiTheme="minorHAnsi" w:cs="Times New Roman"/>
          <w:color w:val="515151"/>
          <w:sz w:val="20"/>
          <w:szCs w:val="20"/>
          <w14:cntxtAlts w14:val="0"/>
        </w:rPr>
        <w:br/>
        <w:t>table) and p.1. Indeed, these are only targets and not mandatory laws.</w:t>
      </w:r>
    </w:p>
    <w:p w14:paraId="54990B2B" w14:textId="77777777" w:rsidR="005228B5" w:rsidRPr="00AA487B" w:rsidRDefault="005228B5" w:rsidP="005228B5">
      <w:pPr>
        <w:rPr>
          <w:rFonts w:asciiTheme="minorHAnsi" w:hAnsiTheme="minorHAnsi" w:cs="Arial"/>
          <w:szCs w:val="22"/>
        </w:rPr>
      </w:pPr>
    </w:p>
    <w:p w14:paraId="0E4E44C5"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Both</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Ivory Coast intends to mobilize international or domestic private financing (equity and loans)</w:t>
      </w:r>
      <w:r w:rsidRPr="00AA487B">
        <w:rPr>
          <w:rFonts w:asciiTheme="minorHAnsi" w:eastAsia="Times New Roman" w:hAnsiTheme="minorHAnsi" w:cs="Times New Roman"/>
          <w:color w:val="515151"/>
          <w:sz w:val="20"/>
          <w:szCs w:val="20"/>
          <w14:cntxtAlts w14:val="0"/>
        </w:rPr>
        <w:br/>
        <w:t>as much as possible for the co-financing of relevant shares of these INDCs (including water</w:t>
      </w:r>
      <w:r w:rsidRPr="00AA487B">
        <w:rPr>
          <w:rFonts w:asciiTheme="minorHAnsi" w:eastAsia="Times New Roman" w:hAnsiTheme="minorHAnsi" w:cs="Times New Roman"/>
          <w:color w:val="515151"/>
          <w:sz w:val="20"/>
          <w:szCs w:val="20"/>
          <w14:cntxtAlts w14:val="0"/>
        </w:rPr>
        <w:br/>
        <w:t>and energy sectors), particularly actions that can generate an acceptable financial return for</w:t>
      </w:r>
      <w:r w:rsidRPr="00AA487B">
        <w:rPr>
          <w:rFonts w:asciiTheme="minorHAnsi" w:eastAsia="Times New Roman" w:hAnsiTheme="minorHAnsi" w:cs="Times New Roman"/>
          <w:color w:val="515151"/>
          <w:sz w:val="20"/>
          <w:szCs w:val="20"/>
          <w14:cntxtAlts w14:val="0"/>
        </w:rPr>
        <w:br/>
        <w:t>the private sector. To this end, Ivory Coast will focus on some actions, including Ivory</w:t>
      </w:r>
      <w:r w:rsidRPr="00AA487B">
        <w:rPr>
          <w:rFonts w:asciiTheme="minorHAnsi" w:eastAsia="Times New Roman" w:hAnsiTheme="minorHAnsi" w:cs="Times New Roman"/>
          <w:color w:val="515151"/>
          <w:sz w:val="20"/>
          <w:szCs w:val="20"/>
          <w14:cntxtAlts w14:val="0"/>
        </w:rPr>
        <w:br/>
        <w:t>Coast's attractiveness for foreign investment (investment climate). [4] p.15</w:t>
      </w:r>
      <w:r w:rsidRPr="00AA487B">
        <w:rPr>
          <w:rFonts w:asciiTheme="minorHAnsi" w:eastAsia="Times New Roman" w:hAnsiTheme="minorHAnsi" w:cs="Times New Roman"/>
          <w:color w:val="515151"/>
          <w:sz w:val="20"/>
          <w:szCs w:val="20"/>
          <w14:cntxtAlts w14:val="0"/>
        </w:rPr>
        <w:br/>
        <w:t>Indeed, as an external financer, the PoA will lead to a greater level of enforcement of both</w:t>
      </w:r>
      <w:r w:rsidRPr="00AA487B">
        <w:rPr>
          <w:rFonts w:asciiTheme="minorHAnsi" w:eastAsia="Times New Roman" w:hAnsiTheme="minorHAnsi" w:cs="Times New Roman"/>
          <w:color w:val="515151"/>
          <w:sz w:val="20"/>
          <w:szCs w:val="20"/>
          <w14:cntxtAlts w14:val="0"/>
        </w:rPr>
        <w:br/>
        <w:t>mandatory and voluntary targets for water and cooking solutions, respectively.</w:t>
      </w:r>
    </w:p>
    <w:p w14:paraId="6BB0EC5E" w14:textId="77777777" w:rsidR="005228B5" w:rsidRPr="009F11B0" w:rsidRDefault="005228B5" w:rsidP="005228B5">
      <w:pPr>
        <w:spacing w:after="0" w:line="240" w:lineRule="auto"/>
        <w:contextualSpacing w:val="0"/>
        <w:rPr>
          <w:rFonts w:asciiTheme="minorHAnsi" w:eastAsia="Times New Roman" w:hAnsiTheme="minorHAnsi" w:cs="Times New Roman"/>
          <w:color w:val="auto"/>
          <w:sz w:val="24"/>
          <w14:cntxtAlts w14:val="0"/>
        </w:rPr>
      </w:pPr>
    </w:p>
    <w:p w14:paraId="7D68B1D4"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color w:val="515151"/>
          <w:sz w:val="20"/>
          <w:szCs w:val="20"/>
          <w14:cntxtAlts w14:val="0"/>
        </w:rPr>
        <w:t>Togo</w:t>
      </w:r>
    </w:p>
    <w:p w14:paraId="347B1092" w14:textId="77777777" w:rsidR="005228B5" w:rsidRDefault="005228B5" w:rsidP="005228B5">
      <w:pPr>
        <w:spacing w:after="0" w:line="240" w:lineRule="auto"/>
        <w:contextualSpacing w:val="0"/>
        <w:rPr>
          <w:rFonts w:asciiTheme="minorHAnsi" w:eastAsia="Times New Roman" w:hAnsiTheme="minorHAnsi" w:cs="Times New Roman"/>
          <w:b/>
          <w:bCs/>
          <w:i/>
          <w:iCs/>
          <w:color w:val="515151"/>
          <w:sz w:val="20"/>
          <w:szCs w:val="20"/>
          <w14:cntxtAlts w14:val="0"/>
        </w:rPr>
      </w:pPr>
    </w:p>
    <w:p w14:paraId="703782EF"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strategy is to reinforce and promote integrated, sustainable water resources management</w:t>
      </w:r>
      <w:r w:rsidRPr="00AA487B">
        <w:rPr>
          <w:rFonts w:asciiTheme="minorHAnsi" w:eastAsia="Times New Roman" w:hAnsiTheme="minorHAnsi" w:cs="Times New Roman"/>
          <w:color w:val="515151"/>
          <w:sz w:val="20"/>
          <w:szCs w:val="20"/>
          <w14:cntxtAlts w14:val="0"/>
        </w:rPr>
        <w:br/>
        <w:t>by implementing a pilot program based on Integrated Water Resource Management (IWRM)</w:t>
      </w:r>
      <w:r w:rsidRPr="00AA487B">
        <w:rPr>
          <w:rFonts w:asciiTheme="minorHAnsi" w:eastAsia="Times New Roman" w:hAnsiTheme="minorHAnsi" w:cs="Times New Roman"/>
          <w:color w:val="515151"/>
          <w:sz w:val="20"/>
          <w:szCs w:val="20"/>
          <w14:cntxtAlts w14:val="0"/>
        </w:rPr>
        <w:br/>
        <w:t>and measures to increase water resource availability, in both quantity and quality. Togo has</w:t>
      </w:r>
      <w:r w:rsidRPr="00AA487B">
        <w:rPr>
          <w:rFonts w:asciiTheme="minorHAnsi" w:eastAsia="Times New Roman" w:hAnsiTheme="minorHAnsi" w:cs="Times New Roman"/>
          <w:color w:val="515151"/>
          <w:sz w:val="20"/>
          <w:szCs w:val="20"/>
          <w14:cntxtAlts w14:val="0"/>
        </w:rPr>
        <w:br/>
        <w:t>an objective to provide safely managed services to 80% of the rural population by 2022, and</w:t>
      </w:r>
      <w:r w:rsidRPr="00AA487B">
        <w:rPr>
          <w:rFonts w:asciiTheme="minorHAnsi" w:eastAsia="Times New Roman" w:hAnsiTheme="minorHAnsi" w:cs="Times New Roman"/>
          <w:color w:val="515151"/>
          <w:sz w:val="20"/>
          <w:szCs w:val="20"/>
          <w14:cntxtAlts w14:val="0"/>
        </w:rPr>
        <w:br/>
        <w:t>is developing a WASH plan for 2030. The Ministry of Water, Rural Equipment and Village Water</w:t>
      </w:r>
      <w:r w:rsidRPr="00AA487B">
        <w:rPr>
          <w:rFonts w:asciiTheme="minorHAnsi" w:eastAsia="Times New Roman" w:hAnsiTheme="minorHAnsi" w:cs="Times New Roman"/>
          <w:color w:val="515151"/>
          <w:sz w:val="20"/>
          <w:szCs w:val="20"/>
          <w14:cntxtAlts w14:val="0"/>
        </w:rPr>
        <w:br/>
        <w:t>has set itself the objectives of the availability and use of water resources for all uses in a</w:t>
      </w:r>
      <w:r w:rsidRPr="00AA487B">
        <w:rPr>
          <w:rFonts w:asciiTheme="minorHAnsi" w:eastAsia="Times New Roman" w:hAnsiTheme="minorHAnsi" w:cs="Times New Roman"/>
          <w:color w:val="515151"/>
          <w:sz w:val="20"/>
          <w:szCs w:val="20"/>
          <w14:cntxtAlts w14:val="0"/>
        </w:rPr>
        <w:br/>
        <w:t>context marked by a rapidly growing population, a developing economy and an environment</w:t>
      </w:r>
      <w:r w:rsidRPr="00AA487B">
        <w:rPr>
          <w:rFonts w:asciiTheme="minorHAnsi" w:eastAsia="Times New Roman" w:hAnsiTheme="minorHAnsi" w:cs="Times New Roman"/>
          <w:color w:val="515151"/>
          <w:sz w:val="20"/>
          <w:szCs w:val="20"/>
          <w14:cntxtAlts w14:val="0"/>
        </w:rPr>
        <w:br/>
        <w:t>affected by climate change. However, the water resources sector is the 4th priority on 6 others</w:t>
      </w:r>
      <w:r w:rsidRPr="00AA487B">
        <w:rPr>
          <w:rFonts w:asciiTheme="minorHAnsi" w:eastAsia="Times New Roman" w:hAnsiTheme="minorHAnsi" w:cs="Times New Roman"/>
          <w:color w:val="515151"/>
          <w:sz w:val="20"/>
          <w:szCs w:val="20"/>
          <w14:cntxtAlts w14:val="0"/>
        </w:rPr>
        <w:br/>
        <w:t>according to Togo NDC.[6] p.7, l.8. Even if Togo has a financing plan in place, there is a</w:t>
      </w:r>
      <w:r w:rsidRPr="00AA487B">
        <w:rPr>
          <w:rFonts w:asciiTheme="minorHAnsi" w:eastAsia="Times New Roman" w:hAnsiTheme="minorHAnsi" w:cs="Times New Roman"/>
          <w:color w:val="515151"/>
          <w:sz w:val="20"/>
          <w:szCs w:val="20"/>
          <w14:cntxtAlts w14:val="0"/>
        </w:rPr>
        <w:br/>
        <w:t>reported insufficiency of funds to meet most national targets. [113] p.4 Indeed, human</w:t>
      </w:r>
      <w:r w:rsidRPr="00AA487B">
        <w:rPr>
          <w:rFonts w:asciiTheme="minorHAnsi" w:eastAsia="Times New Roman" w:hAnsiTheme="minorHAnsi" w:cs="Times New Roman"/>
          <w:color w:val="515151"/>
          <w:sz w:val="20"/>
          <w:szCs w:val="20"/>
          <w14:cntxtAlts w14:val="0"/>
        </w:rPr>
        <w:br/>
        <w:t>resources in Togo are currently constrained by financial resources for staffing and recruitment</w:t>
      </w:r>
      <w:r w:rsidRPr="00AA487B">
        <w:rPr>
          <w:rFonts w:asciiTheme="minorHAnsi" w:eastAsia="Times New Roman" w:hAnsiTheme="minorHAnsi" w:cs="Times New Roman"/>
          <w:color w:val="515151"/>
          <w:sz w:val="20"/>
          <w:szCs w:val="20"/>
          <w14:cntxtAlts w14:val="0"/>
        </w:rPr>
        <w:br/>
        <w:t>practices [113] p.1 &amp; p.3</w:t>
      </w:r>
      <w:r>
        <w:rPr>
          <w:rFonts w:asciiTheme="minorHAnsi" w:eastAsia="Times New Roman" w:hAnsiTheme="minorHAnsi" w:cs="Times New Roman"/>
          <w:color w:val="515151"/>
          <w:sz w:val="20"/>
          <w:szCs w:val="20"/>
          <w14:cntxtAlts w14:val="0"/>
        </w:rPr>
        <w:t xml:space="preserve"> </w:t>
      </w:r>
      <w:r w:rsidRPr="00AA487B">
        <w:rPr>
          <w:rFonts w:asciiTheme="minorHAnsi" w:eastAsia="Times New Roman" w:hAnsiTheme="minorHAnsi" w:cs="Times New Roman"/>
          <w:color w:val="515151"/>
          <w:sz w:val="20"/>
          <w:szCs w:val="20"/>
          <w14:cntxtAlts w14:val="0"/>
        </w:rPr>
        <w:t>Thus, the PoA will help support the implementation and enforcement of these developing</w:t>
      </w:r>
      <w:r>
        <w:rPr>
          <w:rFonts w:asciiTheme="minorHAnsi" w:eastAsia="Times New Roman" w:hAnsiTheme="minorHAnsi" w:cs="Times New Roman"/>
          <w:color w:val="515151"/>
          <w:sz w:val="20"/>
          <w:szCs w:val="20"/>
          <w14:cntxtAlts w14:val="0"/>
        </w:rPr>
        <w:t xml:space="preserve"> </w:t>
      </w:r>
      <w:r w:rsidRPr="00AA487B">
        <w:rPr>
          <w:rFonts w:asciiTheme="minorHAnsi" w:eastAsia="Times New Roman" w:hAnsiTheme="minorHAnsi" w:cs="Times New Roman"/>
          <w:color w:val="515151"/>
          <w:sz w:val="20"/>
          <w:szCs w:val="20"/>
          <w14:cntxtAlts w14:val="0"/>
        </w:rPr>
        <w:t>objectives to provide a greater level of adoption of the existing targets.</w:t>
      </w:r>
      <w:r w:rsidRPr="00AA487B">
        <w:rPr>
          <w:rFonts w:asciiTheme="minorHAnsi" w:eastAsia="Times New Roman" w:hAnsiTheme="minorHAnsi" w:cs="Times New Roman"/>
          <w:color w:val="515151"/>
          <w:sz w:val="20"/>
          <w:szCs w:val="20"/>
          <w14:cntxtAlts w14:val="0"/>
        </w:rPr>
        <w:br/>
      </w:r>
    </w:p>
    <w:p w14:paraId="1CA6F91F"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NDC of Togo evokes that Togo needs technology transfers in producing energy-efficient</w:t>
      </w:r>
      <w:r w:rsidRPr="00AA487B">
        <w:rPr>
          <w:rFonts w:asciiTheme="minorHAnsi" w:eastAsia="Times New Roman" w:hAnsiTheme="minorHAnsi" w:cs="Times New Roman"/>
          <w:color w:val="515151"/>
          <w:sz w:val="20"/>
          <w:szCs w:val="20"/>
          <w14:cntxtAlts w14:val="0"/>
        </w:rPr>
        <w:br/>
        <w:t>stoves using wood, charcoal and gas among all of the country’s social strata (a process that</w:t>
      </w:r>
      <w:r w:rsidRPr="00AA487B">
        <w:rPr>
          <w:rFonts w:asciiTheme="minorHAnsi" w:eastAsia="Times New Roman" w:hAnsiTheme="minorHAnsi" w:cs="Times New Roman"/>
          <w:color w:val="515151"/>
          <w:sz w:val="20"/>
          <w:szCs w:val="20"/>
          <w14:cntxtAlts w14:val="0"/>
        </w:rPr>
        <w:br/>
        <w:t>will need to begin with subsidies or appropriate tax benefits) [7] p.13 5.b. The NDC</w:t>
      </w:r>
      <w:r w:rsidRPr="00AA487B">
        <w:rPr>
          <w:rFonts w:asciiTheme="minorHAnsi" w:eastAsia="Times New Roman" w:hAnsiTheme="minorHAnsi" w:cs="Times New Roman"/>
          <w:color w:val="515151"/>
          <w:sz w:val="20"/>
          <w:szCs w:val="20"/>
          <w14:cntxtAlts w14:val="0"/>
        </w:rPr>
        <w:br/>
        <w:t>indicates promoting the roll-out of energy-efficient cookstoves, however no specific target is</w:t>
      </w:r>
      <w:r w:rsidRPr="00AA487B">
        <w:rPr>
          <w:rFonts w:asciiTheme="minorHAnsi" w:eastAsia="Times New Roman" w:hAnsiTheme="minorHAnsi" w:cs="Times New Roman"/>
          <w:color w:val="515151"/>
          <w:sz w:val="20"/>
          <w:szCs w:val="20"/>
          <w14:cntxtAlts w14:val="0"/>
        </w:rPr>
        <w:br/>
        <w:t>mentioned. [7] p.8 3.2.(I) Moreover, according to the UNEP research (Togo Air Quality</w:t>
      </w:r>
      <w:r w:rsidRPr="00AA487B">
        <w:rPr>
          <w:rFonts w:asciiTheme="minorHAnsi" w:eastAsia="Times New Roman" w:hAnsiTheme="minorHAnsi" w:cs="Times New Roman"/>
          <w:color w:val="515151"/>
          <w:sz w:val="20"/>
          <w:szCs w:val="20"/>
          <w14:cntxtAlts w14:val="0"/>
        </w:rPr>
        <w:br/>
        <w:t>Policies, 2015) no programs or policies in regard to promotion of clean/efficient cookstoves</w:t>
      </w:r>
      <w:r w:rsidRPr="00AA487B">
        <w:rPr>
          <w:rFonts w:asciiTheme="minorHAnsi" w:eastAsia="Times New Roman" w:hAnsiTheme="minorHAnsi" w:cs="Times New Roman"/>
          <w:color w:val="515151"/>
          <w:sz w:val="20"/>
          <w:szCs w:val="20"/>
          <w14:cntxtAlts w14:val="0"/>
        </w:rPr>
        <w:br/>
        <w:t>yet exist. [9] p.3</w:t>
      </w:r>
    </w:p>
    <w:p w14:paraId="4CAFDC20"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br/>
        <w:t>There aren’t any mandatory obligations, but the PoA will help enable to uptake of these</w:t>
      </w:r>
      <w:r w:rsidRPr="00AA487B">
        <w:rPr>
          <w:rFonts w:asciiTheme="minorHAnsi" w:eastAsia="Times New Roman" w:hAnsiTheme="minorHAnsi" w:cs="Times New Roman"/>
          <w:color w:val="515151"/>
          <w:sz w:val="20"/>
          <w:szCs w:val="20"/>
          <w14:cntxtAlts w14:val="0"/>
        </w:rPr>
        <w:br/>
        <w:t>technologies.</w:t>
      </w:r>
    </w:p>
    <w:p w14:paraId="119C8481" w14:textId="77777777" w:rsidR="005228B5" w:rsidRPr="00AA487B" w:rsidRDefault="005228B5" w:rsidP="005228B5">
      <w:pPr>
        <w:rPr>
          <w:rFonts w:asciiTheme="minorHAnsi" w:hAnsiTheme="minorHAnsi" w:cs="Arial"/>
          <w:szCs w:val="22"/>
        </w:rPr>
      </w:pPr>
    </w:p>
    <w:p w14:paraId="3C940A47"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Ghana</w:t>
      </w:r>
      <w:r w:rsidRPr="00AA487B">
        <w:rPr>
          <w:rFonts w:asciiTheme="minorHAnsi" w:eastAsia="Times New Roman" w:hAnsiTheme="minorHAnsi" w:cs="Times New Roman"/>
          <w:b/>
          <w:bCs/>
          <w:color w:val="515151"/>
          <w:sz w:val="20"/>
          <w:szCs w:val="20"/>
          <w14:cntxtAlts w14:val="0"/>
        </w:rPr>
        <w:br/>
      </w:r>
    </w:p>
    <w:p w14:paraId="165B0F3A"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Ghana's Water Vision for 2025 has the main objective to "promote an efficient and effective</w:t>
      </w:r>
      <w:r w:rsidRPr="00AA487B">
        <w:rPr>
          <w:rFonts w:asciiTheme="minorHAnsi" w:eastAsia="Times New Roman" w:hAnsiTheme="minorHAnsi" w:cs="Times New Roman"/>
          <w:color w:val="515151"/>
          <w:sz w:val="20"/>
          <w:szCs w:val="20"/>
          <w14:cntxtAlts w14:val="0"/>
        </w:rPr>
        <w:br/>
        <w:t>management system and environmentally sound development of all water resources in Ghana"</w:t>
      </w:r>
      <w:r w:rsidRPr="00AA487B">
        <w:rPr>
          <w:rFonts w:asciiTheme="minorHAnsi" w:eastAsia="Times New Roman" w:hAnsiTheme="minorHAnsi" w:cs="Times New Roman"/>
          <w:color w:val="515151"/>
          <w:sz w:val="20"/>
          <w:szCs w:val="20"/>
          <w14:cntxtAlts w14:val="0"/>
        </w:rPr>
        <w:br/>
        <w:t>[14] P.16 1.2. According to GLAAS, the long-term vision of the government of Ghana is</w:t>
      </w:r>
      <w:r w:rsidRPr="00AA487B">
        <w:rPr>
          <w:rFonts w:asciiTheme="minorHAnsi" w:eastAsia="Times New Roman" w:hAnsiTheme="minorHAnsi" w:cs="Times New Roman"/>
          <w:color w:val="515151"/>
          <w:sz w:val="20"/>
          <w:szCs w:val="20"/>
          <w14:cntxtAlts w14:val="0"/>
        </w:rPr>
        <w:br/>
        <w:t>universal access to safe drinking water by 2025. [114] p.1 In the NDC, it’s mentioned Ghana</w:t>
      </w:r>
      <w:r w:rsidRPr="00AA487B">
        <w:rPr>
          <w:rFonts w:asciiTheme="minorHAnsi" w:eastAsia="Times New Roman" w:hAnsiTheme="minorHAnsi" w:cs="Times New Roman"/>
          <w:color w:val="515151"/>
          <w:sz w:val="20"/>
          <w:szCs w:val="20"/>
          <w14:cntxtAlts w14:val="0"/>
        </w:rPr>
        <w:br/>
        <w:t>intends to integrate water resources management by strengthening equitable distribution and</w:t>
      </w:r>
      <w:r w:rsidRPr="00AA487B">
        <w:rPr>
          <w:rFonts w:asciiTheme="minorHAnsi" w:eastAsia="Times New Roman" w:hAnsiTheme="minorHAnsi" w:cs="Times New Roman"/>
          <w:color w:val="515151"/>
          <w:sz w:val="20"/>
          <w:szCs w:val="20"/>
          <w14:cntxtAlts w14:val="0"/>
        </w:rPr>
        <w:br/>
        <w:t>access to water for 20% of the population living in climate change risk communities.</w:t>
      </w:r>
      <w:r w:rsidRPr="00AA487B">
        <w:rPr>
          <w:rFonts w:asciiTheme="minorHAnsi" w:eastAsia="Times New Roman" w:hAnsiTheme="minorHAnsi" w:cs="Times New Roman"/>
          <w:color w:val="515151"/>
          <w:sz w:val="20"/>
          <w:szCs w:val="20"/>
          <w14:cntxtAlts w14:val="0"/>
        </w:rPr>
        <w:br/>
      </w:r>
      <w:r w:rsidRPr="00AA487B">
        <w:rPr>
          <w:rFonts w:asciiTheme="minorHAnsi" w:eastAsia="Times New Roman" w:hAnsiTheme="minorHAnsi" w:cs="Times New Roman"/>
          <w:color w:val="515151"/>
          <w:sz w:val="20"/>
          <w:szCs w:val="20"/>
          <w14:cntxtAlts w14:val="0"/>
        </w:rPr>
        <w:lastRenderedPageBreak/>
        <w:t>This program of actions is supported by a national water policy which would cost 1,9 M$. [10]</w:t>
      </w:r>
      <w:r w:rsidRPr="00AA487B">
        <w:rPr>
          <w:rFonts w:asciiTheme="minorHAnsi" w:eastAsia="Times New Roman" w:hAnsiTheme="minorHAnsi" w:cs="Times New Roman"/>
          <w:color w:val="515151"/>
          <w:sz w:val="20"/>
          <w:szCs w:val="20"/>
          <w14:cntxtAlts w14:val="0"/>
        </w:rPr>
        <w:br/>
        <w:t>P.15 A financing plan is in place and used for most WASH areas, however, there are reported</w:t>
      </w:r>
    </w:p>
    <w:p w14:paraId="3E63D7D9"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color w:val="515151"/>
          <w:sz w:val="20"/>
          <w:szCs w:val="20"/>
          <w14:cntxtAlts w14:val="0"/>
        </w:rPr>
        <w:t>difficulties in absorption of domestic commitments for drinking-water supply mainly due to a</w:t>
      </w:r>
      <w:r w:rsidRPr="00AA487B">
        <w:rPr>
          <w:rFonts w:asciiTheme="minorHAnsi" w:eastAsia="Times New Roman" w:hAnsiTheme="minorHAnsi" w:cs="Times New Roman"/>
          <w:color w:val="515151"/>
          <w:sz w:val="20"/>
          <w:szCs w:val="20"/>
          <w14:cntxtAlts w14:val="0"/>
        </w:rPr>
        <w:br/>
        <w:t>late release of funds. There is also an insufficiency of funds to meet MDG targets, especially</w:t>
      </w:r>
      <w:r w:rsidRPr="00AA487B">
        <w:rPr>
          <w:rFonts w:asciiTheme="minorHAnsi" w:eastAsia="Times New Roman" w:hAnsiTheme="minorHAnsi" w:cs="Times New Roman"/>
          <w:color w:val="515151"/>
          <w:sz w:val="20"/>
          <w:szCs w:val="20"/>
          <w14:cntxtAlts w14:val="0"/>
        </w:rPr>
        <w:br/>
        <w:t>for drinking water in rural areas. [114] p.4 &amp; [110] p. 86</w:t>
      </w:r>
    </w:p>
    <w:p w14:paraId="175C6704"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br/>
        <w:t>Indeed, according to the UN Water GLAAS report [110] indicates that Ghana does not have</w:t>
      </w:r>
      <w:r w:rsidRPr="00AA487B">
        <w:rPr>
          <w:rFonts w:asciiTheme="minorHAnsi" w:eastAsia="Times New Roman" w:hAnsiTheme="minorHAnsi" w:cs="Times New Roman"/>
          <w:color w:val="515151"/>
          <w:sz w:val="20"/>
          <w:szCs w:val="20"/>
          <w14:cntxtAlts w14:val="0"/>
        </w:rPr>
        <w:br/>
        <w:t>the sufficient financial or human resources to implement its WASH policy for rural areas.</w:t>
      </w:r>
      <w:r w:rsidRPr="00AA487B">
        <w:rPr>
          <w:rFonts w:asciiTheme="minorHAnsi" w:eastAsia="Times New Roman" w:hAnsiTheme="minorHAnsi" w:cs="Times New Roman"/>
          <w:color w:val="515151"/>
          <w:sz w:val="20"/>
          <w:szCs w:val="20"/>
          <w14:cntxtAlts w14:val="0"/>
        </w:rPr>
        <w:br/>
        <w:t>For this reason, Ghana’s objectives for addressing the above challenges are to promote private</w:t>
      </w:r>
      <w:r w:rsidRPr="00AA487B">
        <w:rPr>
          <w:rFonts w:asciiTheme="minorHAnsi" w:eastAsia="Times New Roman" w:hAnsiTheme="minorHAnsi" w:cs="Times New Roman"/>
          <w:color w:val="515151"/>
          <w:sz w:val="20"/>
          <w:szCs w:val="20"/>
          <w14:cntxtAlts w14:val="0"/>
        </w:rPr>
        <w:br/>
        <w:t>sector participation in investment and management of water supply as a means of mobilizing</w:t>
      </w:r>
      <w:r w:rsidRPr="00AA487B">
        <w:rPr>
          <w:rFonts w:asciiTheme="minorHAnsi" w:eastAsia="Times New Roman" w:hAnsiTheme="minorHAnsi" w:cs="Times New Roman"/>
          <w:color w:val="515151"/>
          <w:sz w:val="20"/>
          <w:szCs w:val="20"/>
          <w14:cntxtAlts w14:val="0"/>
        </w:rPr>
        <w:br/>
        <w:t>investment and improving overall efficient; and to encourage community ownership and local</w:t>
      </w:r>
      <w:r w:rsidRPr="00AA487B">
        <w:rPr>
          <w:rFonts w:asciiTheme="minorHAnsi" w:eastAsia="Times New Roman" w:hAnsiTheme="minorHAnsi" w:cs="Times New Roman"/>
          <w:color w:val="515151"/>
          <w:sz w:val="20"/>
          <w:szCs w:val="20"/>
          <w14:cntxtAlts w14:val="0"/>
        </w:rPr>
        <w:br/>
        <w:t>private sector participation [14] p.37-38 (‘Policy objectives’)</w:t>
      </w:r>
      <w:r w:rsidRPr="00AA487B">
        <w:rPr>
          <w:rFonts w:asciiTheme="minorHAnsi" w:eastAsia="Times New Roman" w:hAnsiTheme="minorHAnsi" w:cs="Times New Roman"/>
          <w:color w:val="515151"/>
          <w:sz w:val="20"/>
          <w:szCs w:val="20"/>
          <w14:cntxtAlts w14:val="0"/>
        </w:rPr>
        <w:br/>
        <w:t>The PoA will lead to a greater level of adoption of these targets and objectives, and help fill</w:t>
      </w:r>
      <w:r w:rsidRPr="00AA487B">
        <w:rPr>
          <w:rFonts w:asciiTheme="minorHAnsi" w:eastAsia="Times New Roman" w:hAnsiTheme="minorHAnsi" w:cs="Times New Roman"/>
          <w:color w:val="515151"/>
          <w:sz w:val="20"/>
          <w:szCs w:val="20"/>
          <w14:cntxtAlts w14:val="0"/>
        </w:rPr>
        <w:br/>
        <w:t>the gap of this insufficient financial resources.</w:t>
      </w:r>
    </w:p>
    <w:p w14:paraId="2D93F979" w14:textId="77777777" w:rsidR="005228B5" w:rsidRPr="00AA487B" w:rsidRDefault="005228B5" w:rsidP="005228B5">
      <w:pPr>
        <w:rPr>
          <w:rFonts w:asciiTheme="minorHAnsi" w:hAnsiTheme="minorHAnsi" w:cs="Arial"/>
          <w:szCs w:val="22"/>
        </w:rPr>
      </w:pPr>
    </w:p>
    <w:p w14:paraId="20D65D3E"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Ghana’s NDC indicates as mitigation policy action: “to expand the adoption of market</w:t>
      </w:r>
      <w:r w:rsidRPr="00AA487B">
        <w:rPr>
          <w:rFonts w:asciiTheme="minorHAnsi" w:eastAsia="Times New Roman" w:hAnsiTheme="minorHAnsi" w:cs="Times New Roman"/>
          <w:color w:val="515151"/>
          <w:sz w:val="20"/>
          <w:szCs w:val="20"/>
          <w14:cntxtAlts w14:val="0"/>
        </w:rPr>
        <w:br/>
        <w:t>based cleaner cooking solutions”. It mentions the “ scale up adoption of LPG use from 5.5%</w:t>
      </w:r>
      <w:r w:rsidRPr="00AA487B">
        <w:rPr>
          <w:rFonts w:asciiTheme="minorHAnsi" w:eastAsia="Times New Roman" w:hAnsiTheme="minorHAnsi" w:cs="Times New Roman"/>
          <w:color w:val="515151"/>
          <w:sz w:val="20"/>
          <w:szCs w:val="20"/>
          <w14:cntxtAlts w14:val="0"/>
        </w:rPr>
        <w:br/>
        <w:t>to 50% peri-urban and rural households up to 2030” and “the scale up access and adoption</w:t>
      </w:r>
      <w:r w:rsidRPr="00AA487B">
        <w:rPr>
          <w:rFonts w:asciiTheme="minorHAnsi" w:eastAsia="Times New Roman" w:hAnsiTheme="minorHAnsi" w:cs="Times New Roman"/>
          <w:color w:val="515151"/>
          <w:sz w:val="20"/>
          <w:szCs w:val="20"/>
          <w14:cntxtAlts w14:val="0"/>
        </w:rPr>
        <w:br/>
        <w:t>of 2 million efficient cook stoves up to 2030” [15] p.12 fist line of the table. The government</w:t>
      </w:r>
      <w:r w:rsidRPr="00AA487B">
        <w:rPr>
          <w:rFonts w:asciiTheme="minorHAnsi" w:eastAsia="Times New Roman" w:hAnsiTheme="minorHAnsi" w:cs="Times New Roman"/>
          <w:color w:val="515151"/>
          <w:sz w:val="20"/>
          <w:szCs w:val="20"/>
          <w14:cntxtAlts w14:val="0"/>
        </w:rPr>
        <w:br/>
        <w:t>of Ghana seeks to promote modern cooking technologies too, such as cooking gas. [16] p.25</w:t>
      </w:r>
      <w:r w:rsidRPr="00AA487B">
        <w:rPr>
          <w:rFonts w:asciiTheme="minorHAnsi" w:eastAsia="Times New Roman" w:hAnsiTheme="minorHAnsi" w:cs="Times New Roman"/>
          <w:color w:val="515151"/>
          <w:sz w:val="20"/>
          <w:szCs w:val="20"/>
          <w14:cntxtAlts w14:val="0"/>
        </w:rPr>
        <w:br/>
        <w:t>l.1-2.</w:t>
      </w:r>
    </w:p>
    <w:p w14:paraId="5AC3D589"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br/>
        <w:t>Even with these objectives of promoting “clean cookstoves”, the mitigation action is</w:t>
      </w:r>
      <w:r w:rsidRPr="00AA487B">
        <w:rPr>
          <w:rFonts w:asciiTheme="minorHAnsi" w:eastAsia="Times New Roman" w:hAnsiTheme="minorHAnsi" w:cs="Times New Roman"/>
          <w:color w:val="515151"/>
          <w:sz w:val="20"/>
          <w:szCs w:val="20"/>
          <w14:cntxtAlts w14:val="0"/>
        </w:rPr>
        <w:br/>
        <w:t>unconditional and “there is a lack of cohesive national policy, strategy and coordination</w:t>
      </w:r>
      <w:r w:rsidRPr="00AA487B">
        <w:rPr>
          <w:rFonts w:asciiTheme="minorHAnsi" w:eastAsia="Times New Roman" w:hAnsiTheme="minorHAnsi" w:cs="Times New Roman"/>
          <w:color w:val="515151"/>
          <w:sz w:val="20"/>
          <w:szCs w:val="20"/>
          <w14:cntxtAlts w14:val="0"/>
        </w:rPr>
        <w:br/>
        <w:t>framework for the cookstoves sector exacerbated by inadequate regulation in the cooking</w:t>
      </w:r>
      <w:r w:rsidRPr="00AA487B">
        <w:rPr>
          <w:rFonts w:asciiTheme="minorHAnsi" w:eastAsia="Times New Roman" w:hAnsiTheme="minorHAnsi" w:cs="Times New Roman"/>
          <w:color w:val="515151"/>
          <w:sz w:val="20"/>
          <w:szCs w:val="20"/>
          <w14:cntxtAlts w14:val="0"/>
        </w:rPr>
        <w:br/>
        <w:t>sector”. [16] P.45 ‘policy and gaps’</w:t>
      </w:r>
      <w:r w:rsidRPr="00AA487B">
        <w:rPr>
          <w:rFonts w:asciiTheme="minorHAnsi" w:eastAsia="Times New Roman" w:hAnsiTheme="minorHAnsi" w:cs="Times New Roman"/>
          <w:color w:val="515151"/>
          <w:sz w:val="20"/>
          <w:szCs w:val="20"/>
          <w14:cntxtAlts w14:val="0"/>
        </w:rPr>
        <w:br/>
        <w:t>Concerning LPGs, the policy on subsidies integrates “lack of incentives to promote the cooking</w:t>
      </w:r>
      <w:r w:rsidRPr="00AA487B">
        <w:rPr>
          <w:rFonts w:asciiTheme="minorHAnsi" w:eastAsia="Times New Roman" w:hAnsiTheme="minorHAnsi" w:cs="Times New Roman"/>
          <w:color w:val="515151"/>
          <w:sz w:val="20"/>
          <w:szCs w:val="20"/>
          <w14:cntxtAlts w14:val="0"/>
        </w:rPr>
        <w:br/>
        <w:t>sector, such as import duties and taxes on technologies and regulation of raw material inputs</w:t>
      </w:r>
      <w:r w:rsidRPr="00AA487B">
        <w:rPr>
          <w:rFonts w:asciiTheme="minorHAnsi" w:eastAsia="Times New Roman" w:hAnsiTheme="minorHAnsi" w:cs="Times New Roman"/>
          <w:color w:val="515151"/>
          <w:sz w:val="20"/>
          <w:szCs w:val="20"/>
          <w14:cntxtAlts w14:val="0"/>
        </w:rPr>
        <w:br/>
        <w:t>(such as scrap metal)”. [16] P.45 ‘policy and gaps’</w:t>
      </w:r>
      <w:r w:rsidRPr="00AA487B">
        <w:rPr>
          <w:rFonts w:asciiTheme="minorHAnsi" w:eastAsia="Times New Roman" w:hAnsiTheme="minorHAnsi" w:cs="Times New Roman"/>
          <w:color w:val="515151"/>
          <w:sz w:val="20"/>
          <w:szCs w:val="20"/>
          <w14:cntxtAlts w14:val="0"/>
        </w:rPr>
        <w:br/>
        <w:t>Hence, as there aren’t any obligations for households to use improved cookstoves or LPGs,</w:t>
      </w:r>
      <w:r w:rsidRPr="00AA487B">
        <w:rPr>
          <w:rFonts w:asciiTheme="minorHAnsi" w:eastAsia="Times New Roman" w:hAnsiTheme="minorHAnsi" w:cs="Times New Roman"/>
          <w:color w:val="515151"/>
          <w:sz w:val="20"/>
          <w:szCs w:val="20"/>
          <w14:cntxtAlts w14:val="0"/>
        </w:rPr>
        <w:br/>
        <w:t>there is no real guarantee that the objectives will be completed. The PoA will provide an</w:t>
      </w:r>
      <w:r w:rsidRPr="00AA487B">
        <w:rPr>
          <w:rFonts w:asciiTheme="minorHAnsi" w:eastAsia="Times New Roman" w:hAnsiTheme="minorHAnsi" w:cs="Times New Roman"/>
          <w:color w:val="515151"/>
          <w:sz w:val="20"/>
          <w:szCs w:val="20"/>
          <w14:cntxtAlts w14:val="0"/>
        </w:rPr>
        <w:br/>
        <w:t>enabling environment for these objectives to be achieved.</w:t>
      </w:r>
    </w:p>
    <w:p w14:paraId="25E3C396" w14:textId="77777777" w:rsidR="005228B5" w:rsidRPr="00AA487B" w:rsidRDefault="005228B5" w:rsidP="005228B5">
      <w:pPr>
        <w:rPr>
          <w:rFonts w:asciiTheme="minorHAnsi" w:hAnsiTheme="minorHAnsi" w:cs="Arial"/>
          <w:szCs w:val="22"/>
        </w:rPr>
      </w:pPr>
    </w:p>
    <w:p w14:paraId="2DD30AAA"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Madagascar</w:t>
      </w:r>
      <w:r w:rsidRPr="00AA487B">
        <w:rPr>
          <w:rFonts w:asciiTheme="minorHAnsi" w:eastAsia="Times New Roman" w:hAnsiTheme="minorHAnsi" w:cs="Times New Roman"/>
          <w:b/>
          <w:bCs/>
          <w:color w:val="515151"/>
          <w:sz w:val="20"/>
          <w:szCs w:val="20"/>
          <w14:cntxtAlts w14:val="0"/>
        </w:rPr>
        <w:br/>
      </w:r>
    </w:p>
    <w:p w14:paraId="144CE5F1"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NDC mentions that the priorities actions before 2020 were to implement a national</w:t>
      </w:r>
      <w:r w:rsidRPr="00AA487B">
        <w:rPr>
          <w:rFonts w:asciiTheme="minorHAnsi" w:eastAsia="Times New Roman" w:hAnsiTheme="minorHAnsi" w:cs="Times New Roman"/>
          <w:color w:val="515151"/>
          <w:sz w:val="20"/>
          <w:szCs w:val="20"/>
          <w14:cntxtAlts w14:val="0"/>
        </w:rPr>
        <w:br/>
        <w:t>strategy for integrated water resources management and guidelines for Water sanitation</w:t>
      </w:r>
      <w:r w:rsidRPr="00AA487B">
        <w:rPr>
          <w:rFonts w:asciiTheme="minorHAnsi" w:eastAsia="Times New Roman" w:hAnsiTheme="minorHAnsi" w:cs="Times New Roman"/>
          <w:color w:val="515151"/>
          <w:sz w:val="20"/>
          <w:szCs w:val="20"/>
          <w14:cntxtAlts w14:val="0"/>
        </w:rPr>
        <w:br/>
        <w:t>hygiene [47]. There are specific plans implemented addressing the issues of</w:t>
      </w:r>
      <w:r w:rsidRPr="00AA487B">
        <w:rPr>
          <w:rFonts w:asciiTheme="minorHAnsi" w:eastAsia="Times New Roman" w:hAnsiTheme="minorHAnsi" w:cs="Times New Roman"/>
          <w:color w:val="515151"/>
          <w:sz w:val="20"/>
          <w:szCs w:val="20"/>
          <w14:cntxtAlts w14:val="0"/>
        </w:rPr>
        <w:br/>
        <w:t>reliability/continuity of urban water supply, other plans regarding improving and sustaining</w:t>
      </w:r>
      <w:r w:rsidRPr="00AA487B">
        <w:rPr>
          <w:rFonts w:asciiTheme="minorHAnsi" w:eastAsia="Times New Roman" w:hAnsiTheme="minorHAnsi" w:cs="Times New Roman"/>
          <w:color w:val="515151"/>
          <w:sz w:val="20"/>
          <w:szCs w:val="20"/>
          <w14:cntxtAlts w14:val="0"/>
        </w:rPr>
        <w:br/>
        <w:t>services are in development [115] p.2, however no mandatory policy, government law, or</w:t>
      </w:r>
      <w:r w:rsidRPr="00AA487B">
        <w:rPr>
          <w:rFonts w:asciiTheme="minorHAnsi" w:eastAsia="Times New Roman" w:hAnsiTheme="minorHAnsi" w:cs="Times New Roman"/>
          <w:color w:val="515151"/>
          <w:sz w:val="20"/>
          <w:szCs w:val="20"/>
          <w14:cntxtAlts w14:val="0"/>
        </w:rPr>
        <w:br/>
        <w:t>regulation to enable the clean accessibility for all yet exists.</w:t>
      </w:r>
    </w:p>
    <w:p w14:paraId="651DFB48"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color w:val="515151"/>
          <w:sz w:val="20"/>
          <w:szCs w:val="20"/>
          <w14:cntxtAlts w14:val="0"/>
        </w:rPr>
        <w:t>A financing plan is in place and used for most WASH areas, though there is a reported</w:t>
      </w:r>
      <w:r w:rsidRPr="00AA487B">
        <w:rPr>
          <w:rFonts w:asciiTheme="minorHAnsi" w:eastAsia="Times New Roman" w:hAnsiTheme="minorHAnsi" w:cs="Times New Roman"/>
          <w:color w:val="515151"/>
          <w:sz w:val="20"/>
          <w:szCs w:val="20"/>
          <w14:cntxtAlts w14:val="0"/>
        </w:rPr>
        <w:br/>
        <w:t>insufficiency of funds/financial resources to meet water targets. [115] p.4 &amp; [110] p. 86. In</w:t>
      </w:r>
      <w:r w:rsidRPr="00AA487B">
        <w:rPr>
          <w:rFonts w:asciiTheme="minorHAnsi" w:eastAsia="Times New Roman" w:hAnsiTheme="minorHAnsi" w:cs="Times New Roman"/>
          <w:color w:val="515151"/>
          <w:sz w:val="20"/>
          <w:szCs w:val="20"/>
          <w14:cntxtAlts w14:val="0"/>
        </w:rPr>
        <w:br/>
        <w:t>human resources for water sector too, the most important constraint identified is the lack of</w:t>
      </w:r>
      <w:r w:rsidRPr="00AA487B">
        <w:rPr>
          <w:rFonts w:asciiTheme="minorHAnsi" w:eastAsia="Times New Roman" w:hAnsiTheme="minorHAnsi" w:cs="Times New Roman"/>
          <w:color w:val="515151"/>
          <w:sz w:val="20"/>
          <w:szCs w:val="20"/>
          <w14:cntxtAlts w14:val="0"/>
        </w:rPr>
        <w:br/>
        <w:t>financial resources. [115] p.3</w:t>
      </w:r>
    </w:p>
    <w:p w14:paraId="4A3DE3DB"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br/>
        <w:t>According to the UN Water GLAAS report [110] indicates that the country does not have the</w:t>
      </w:r>
      <w:r w:rsidRPr="00AA487B">
        <w:rPr>
          <w:rFonts w:asciiTheme="minorHAnsi" w:eastAsia="Times New Roman" w:hAnsiTheme="minorHAnsi" w:cs="Times New Roman"/>
          <w:color w:val="515151"/>
          <w:sz w:val="20"/>
          <w:szCs w:val="20"/>
          <w14:cntxtAlts w14:val="0"/>
        </w:rPr>
        <w:br/>
        <w:t>sufficient financial or human resources to implement its WASH policy for rural areas.</w:t>
      </w:r>
      <w:r w:rsidRPr="00AA487B">
        <w:rPr>
          <w:rFonts w:asciiTheme="minorHAnsi" w:eastAsia="Times New Roman" w:hAnsiTheme="minorHAnsi" w:cs="Times New Roman"/>
          <w:color w:val="515151"/>
          <w:sz w:val="20"/>
          <w:szCs w:val="20"/>
          <w14:cntxtAlts w14:val="0"/>
        </w:rPr>
        <w:br/>
        <w:t>Thus, the PoA will lead to a greater level of adoption of an existing voluntary scheme and help</w:t>
      </w:r>
      <w:r w:rsidRPr="00AA487B">
        <w:rPr>
          <w:rFonts w:asciiTheme="minorHAnsi" w:eastAsia="Times New Roman" w:hAnsiTheme="minorHAnsi" w:cs="Times New Roman"/>
          <w:color w:val="515151"/>
          <w:sz w:val="20"/>
          <w:szCs w:val="20"/>
          <w14:cntxtAlts w14:val="0"/>
        </w:rPr>
        <w:br/>
        <w:t>fill the gap of this insufficient financial resources.</w:t>
      </w:r>
    </w:p>
    <w:p w14:paraId="435B1536" w14:textId="77777777" w:rsidR="005228B5" w:rsidRPr="00AA487B" w:rsidRDefault="005228B5" w:rsidP="005228B5">
      <w:pPr>
        <w:rPr>
          <w:rFonts w:asciiTheme="minorHAnsi" w:hAnsiTheme="minorHAnsi" w:cs="Arial"/>
          <w:szCs w:val="22"/>
        </w:rPr>
      </w:pPr>
    </w:p>
    <w:p w14:paraId="18498B7E"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Madagascar is the African country with the lowest use of clean cooking devices, with less</w:t>
      </w:r>
      <w:r w:rsidRPr="00AA487B">
        <w:rPr>
          <w:rFonts w:asciiTheme="minorHAnsi" w:eastAsia="Times New Roman" w:hAnsiTheme="minorHAnsi" w:cs="Times New Roman"/>
          <w:color w:val="515151"/>
          <w:sz w:val="20"/>
          <w:szCs w:val="20"/>
          <w14:cntxtAlts w14:val="0"/>
        </w:rPr>
        <w:br/>
      </w:r>
      <w:r w:rsidRPr="00AA487B">
        <w:rPr>
          <w:rFonts w:asciiTheme="minorHAnsi" w:eastAsia="Times New Roman" w:hAnsiTheme="minorHAnsi" w:cs="Times New Roman"/>
          <w:color w:val="515151"/>
          <w:sz w:val="20"/>
          <w:szCs w:val="20"/>
          <w14:cntxtAlts w14:val="0"/>
        </w:rPr>
        <w:lastRenderedPageBreak/>
        <w:t>than 1% of households using clean fuels and 1% of households using improved wood or</w:t>
      </w:r>
      <w:r w:rsidRPr="00AA487B">
        <w:rPr>
          <w:rFonts w:asciiTheme="minorHAnsi" w:eastAsia="Times New Roman" w:hAnsiTheme="minorHAnsi" w:cs="Times New Roman"/>
          <w:color w:val="515151"/>
          <w:sz w:val="20"/>
          <w:szCs w:val="20"/>
          <w14:cntxtAlts w14:val="0"/>
        </w:rPr>
        <w:br/>
        <w:t>charcoal stoves. [53] p.12 &amp;p.36</w:t>
      </w:r>
    </w:p>
    <w:p w14:paraId="58791034"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color w:val="515151"/>
          <w:sz w:val="20"/>
          <w:szCs w:val="20"/>
          <w14:cntxtAlts w14:val="0"/>
        </w:rPr>
        <w:br/>
        <w:t>According to the NDC of Madagascar from 2016 [51], the objective of the country is to</w:t>
      </w:r>
      <w:r w:rsidRPr="00AA487B">
        <w:rPr>
          <w:rFonts w:asciiTheme="minorHAnsi" w:eastAsia="Times New Roman" w:hAnsiTheme="minorHAnsi" w:cs="Times New Roman"/>
          <w:color w:val="515151"/>
          <w:sz w:val="20"/>
          <w:szCs w:val="20"/>
          <w14:cntxtAlts w14:val="0"/>
        </w:rPr>
        <w:br/>
        <w:t>disseminate improve cookstove (objective by 2030 : 50% of households adopting improved</w:t>
      </w:r>
      <w:r w:rsidRPr="00AA487B">
        <w:rPr>
          <w:rFonts w:asciiTheme="minorHAnsi" w:eastAsia="Times New Roman" w:hAnsiTheme="minorHAnsi" w:cs="Times New Roman"/>
          <w:color w:val="515151"/>
          <w:sz w:val="20"/>
          <w:szCs w:val="20"/>
          <w14:cntxtAlts w14:val="0"/>
        </w:rPr>
        <w:br/>
        <w:t>stoves). According to the report SEforALL from 2019 [53] p31, the government of</w:t>
      </w:r>
      <w:r w:rsidRPr="00AA487B">
        <w:rPr>
          <w:rFonts w:asciiTheme="minorHAnsi" w:eastAsia="Times New Roman" w:hAnsiTheme="minorHAnsi" w:cs="Times New Roman"/>
          <w:color w:val="515151"/>
          <w:sz w:val="20"/>
          <w:szCs w:val="20"/>
          <w14:cntxtAlts w14:val="0"/>
        </w:rPr>
        <w:br/>
        <w:t>Madagascar has a relatively robust clean cooking policy, guided by the country's Energy</w:t>
      </w:r>
      <w:r w:rsidRPr="00AA487B">
        <w:rPr>
          <w:rFonts w:asciiTheme="minorHAnsi" w:eastAsia="Times New Roman" w:hAnsiTheme="minorHAnsi" w:cs="Times New Roman"/>
          <w:color w:val="515151"/>
          <w:sz w:val="20"/>
          <w:szCs w:val="20"/>
          <w14:cntxtAlts w14:val="0"/>
        </w:rPr>
        <w:br/>
        <w:t>Policy, and has set several targets for clean cooking by 2030 : including an ambitious target</w:t>
      </w:r>
      <w:r w:rsidRPr="00AA487B">
        <w:rPr>
          <w:rFonts w:asciiTheme="minorHAnsi" w:eastAsia="Times New Roman" w:hAnsiTheme="minorHAnsi" w:cs="Times New Roman"/>
          <w:color w:val="515151"/>
          <w:sz w:val="20"/>
          <w:szCs w:val="20"/>
          <w14:cntxtAlts w14:val="0"/>
        </w:rPr>
        <w:br/>
        <w:t>for the adoption of ICS (70% by 2030).</w:t>
      </w:r>
    </w:p>
    <w:p w14:paraId="376F73E8"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color w:val="515151"/>
          <w:sz w:val="20"/>
          <w:szCs w:val="20"/>
          <w14:cntxtAlts w14:val="0"/>
        </w:rPr>
        <w:br/>
        <w:t>[53] p.39 One of the principal challenge regarding to ICS penetration in Madagascar amongst</w:t>
      </w:r>
      <w:r w:rsidRPr="00AA487B">
        <w:rPr>
          <w:rFonts w:asciiTheme="minorHAnsi" w:eastAsia="Times New Roman" w:hAnsiTheme="minorHAnsi" w:cs="Times New Roman"/>
          <w:color w:val="515151"/>
          <w:sz w:val="20"/>
          <w:szCs w:val="20"/>
          <w14:cntxtAlts w14:val="0"/>
        </w:rPr>
        <w:br/>
        <w:t>others, is the limited capacity due to lack of financing. [53] p.39 That’s why the government’s</w:t>
      </w:r>
      <w:r w:rsidRPr="00AA487B">
        <w:rPr>
          <w:rFonts w:asciiTheme="minorHAnsi" w:eastAsia="Times New Roman" w:hAnsiTheme="minorHAnsi" w:cs="Times New Roman"/>
          <w:color w:val="515151"/>
          <w:sz w:val="20"/>
          <w:szCs w:val="20"/>
          <w14:cntxtAlts w14:val="0"/>
        </w:rPr>
        <w:br/>
        <w:t>targets will be hardly reachable and PoA will lead to a greater level of adoption of these</w:t>
      </w:r>
      <w:r w:rsidRPr="00AA487B">
        <w:rPr>
          <w:rFonts w:asciiTheme="minorHAnsi" w:eastAsia="Times New Roman" w:hAnsiTheme="minorHAnsi" w:cs="Times New Roman"/>
          <w:color w:val="515151"/>
          <w:sz w:val="20"/>
          <w:szCs w:val="20"/>
          <w14:cntxtAlts w14:val="0"/>
        </w:rPr>
        <w:br/>
        <w:t>objectives. Indeed, NGOs and international organizations already play an important role</w:t>
      </w:r>
      <w:r w:rsidRPr="00AA487B">
        <w:rPr>
          <w:rFonts w:asciiTheme="minorHAnsi" w:eastAsia="Times New Roman" w:hAnsiTheme="minorHAnsi" w:cs="Times New Roman"/>
          <w:color w:val="515151"/>
          <w:sz w:val="20"/>
          <w:szCs w:val="20"/>
          <w14:cntxtAlts w14:val="0"/>
        </w:rPr>
        <w:br/>
        <w:t>regarding to ICS. [53] p.33</w:t>
      </w:r>
    </w:p>
    <w:p w14:paraId="49BE5D07"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p>
    <w:p w14:paraId="2703B5E7"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br/>
        <w:t>Compared to most East African markets, the liquefied petroleum gas (LPG) market is</w:t>
      </w:r>
      <w:r w:rsidRPr="00AA487B">
        <w:rPr>
          <w:rFonts w:asciiTheme="minorHAnsi" w:eastAsia="Times New Roman" w:hAnsiTheme="minorHAnsi" w:cs="Times New Roman"/>
          <w:color w:val="515151"/>
          <w:sz w:val="20"/>
          <w:szCs w:val="20"/>
          <w14:cntxtAlts w14:val="0"/>
        </w:rPr>
        <w:br/>
        <w:t>relatively underdeveloped in Madagascar. Although the biogas market has benefited from</w:t>
      </w:r>
      <w:r w:rsidRPr="00AA487B">
        <w:rPr>
          <w:rFonts w:asciiTheme="minorHAnsi" w:eastAsia="Times New Roman" w:hAnsiTheme="minorHAnsi" w:cs="Times New Roman"/>
          <w:color w:val="515151"/>
          <w:sz w:val="20"/>
          <w:szCs w:val="20"/>
          <w14:cntxtAlts w14:val="0"/>
        </w:rPr>
        <w:br/>
        <w:t>donor support, domestic use remains limited. [53] p.12 According to the report SEforALL</w:t>
      </w:r>
      <w:r w:rsidRPr="00AA487B">
        <w:rPr>
          <w:rFonts w:asciiTheme="minorHAnsi" w:eastAsia="Times New Roman" w:hAnsiTheme="minorHAnsi" w:cs="Times New Roman"/>
          <w:color w:val="515151"/>
          <w:sz w:val="20"/>
          <w:szCs w:val="20"/>
          <w14:cntxtAlts w14:val="0"/>
        </w:rPr>
        <w:br/>
        <w:t>[53] p.34, there are currently no government incentives or programs to support the</w:t>
      </w:r>
      <w:r w:rsidRPr="00AA487B">
        <w:rPr>
          <w:rFonts w:asciiTheme="minorHAnsi" w:eastAsia="Times New Roman" w:hAnsiTheme="minorHAnsi" w:cs="Times New Roman"/>
          <w:color w:val="515151"/>
          <w:sz w:val="20"/>
          <w:szCs w:val="20"/>
          <w14:cntxtAlts w14:val="0"/>
        </w:rPr>
        <w:br/>
        <w:t>adoption of LPG as a clean cooking fuel. [53] p.33</w:t>
      </w:r>
      <w:r w:rsidRPr="00AA487B">
        <w:rPr>
          <w:rFonts w:asciiTheme="minorHAnsi" w:eastAsia="Times New Roman" w:hAnsiTheme="minorHAnsi" w:cs="Times New Roman"/>
          <w:color w:val="515151"/>
          <w:sz w:val="20"/>
          <w:szCs w:val="20"/>
          <w14:cntxtAlts w14:val="0"/>
        </w:rPr>
        <w:br/>
        <w:t>Indeed there are no mandatory regulations in place for improved and clean cooking. The PoA</w:t>
      </w:r>
      <w:r w:rsidRPr="00AA487B">
        <w:rPr>
          <w:rFonts w:asciiTheme="minorHAnsi" w:eastAsia="Times New Roman" w:hAnsiTheme="minorHAnsi" w:cs="Times New Roman"/>
          <w:color w:val="515151"/>
          <w:sz w:val="20"/>
          <w:szCs w:val="20"/>
          <w14:cntxtAlts w14:val="0"/>
        </w:rPr>
        <w:br/>
        <w:t>will help in developing programs and develop the access to LPG and ICS.</w:t>
      </w:r>
    </w:p>
    <w:p w14:paraId="54662905" w14:textId="77777777" w:rsidR="005228B5" w:rsidRPr="00AA487B" w:rsidRDefault="005228B5" w:rsidP="005228B5">
      <w:pPr>
        <w:rPr>
          <w:rFonts w:asciiTheme="minorHAnsi" w:hAnsiTheme="minorHAnsi" w:cs="Arial"/>
          <w:szCs w:val="22"/>
        </w:rPr>
      </w:pPr>
    </w:p>
    <w:p w14:paraId="6E40974E"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Both</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Given the precarious economic situation of Madagascar, the implementation of the INDC is</w:t>
      </w:r>
      <w:r w:rsidRPr="00AA487B">
        <w:rPr>
          <w:rFonts w:asciiTheme="minorHAnsi" w:eastAsia="Times New Roman" w:hAnsiTheme="minorHAnsi" w:cs="Times New Roman"/>
          <w:color w:val="515151"/>
          <w:sz w:val="20"/>
          <w:szCs w:val="20"/>
          <w14:cntxtAlts w14:val="0"/>
        </w:rPr>
        <w:br/>
        <w:t>conditioned by the availability of external financial support, especially through the financial</w:t>
      </w:r>
      <w:r w:rsidRPr="00AA487B">
        <w:rPr>
          <w:rFonts w:asciiTheme="minorHAnsi" w:eastAsia="Times New Roman" w:hAnsiTheme="minorHAnsi" w:cs="Times New Roman"/>
          <w:color w:val="515151"/>
          <w:sz w:val="20"/>
          <w:szCs w:val="20"/>
          <w14:cntxtAlts w14:val="0"/>
        </w:rPr>
        <w:br/>
        <w:t>mechanisms under the UNFCCC but also through other multilateral and bilateral sources.</w:t>
      </w:r>
      <w:r w:rsidRPr="00AA487B">
        <w:rPr>
          <w:rFonts w:asciiTheme="minorHAnsi" w:eastAsia="Times New Roman" w:hAnsiTheme="minorHAnsi" w:cs="Times New Roman"/>
          <w:color w:val="515151"/>
          <w:sz w:val="20"/>
          <w:szCs w:val="20"/>
          <w14:cntxtAlts w14:val="0"/>
        </w:rPr>
        <w:br/>
        <w:t>The effective implementation of Madagascar’s contributions requires the reinforcement of</w:t>
      </w:r>
    </w:p>
    <w:p w14:paraId="3EF97A28" w14:textId="77777777" w:rsidR="005228B5"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t>the national capacities (technical, institutional, mobilization and absorption of funding) and</w:t>
      </w:r>
      <w:r w:rsidRPr="00AA487B">
        <w:rPr>
          <w:rFonts w:asciiTheme="minorHAnsi" w:eastAsia="Times New Roman" w:hAnsiTheme="minorHAnsi" w:cs="Times New Roman"/>
          <w:color w:val="515151"/>
          <w:sz w:val="20"/>
          <w:szCs w:val="20"/>
          <w14:cntxtAlts w14:val="0"/>
        </w:rPr>
        <w:br/>
        <w:t>transfer of technology and research from developed countries, as well as the contributions of</w:t>
      </w:r>
      <w:r w:rsidRPr="00AA487B">
        <w:rPr>
          <w:rFonts w:asciiTheme="minorHAnsi" w:eastAsia="Times New Roman" w:hAnsiTheme="minorHAnsi" w:cs="Times New Roman"/>
          <w:color w:val="515151"/>
          <w:sz w:val="20"/>
          <w:szCs w:val="20"/>
          <w14:cntxtAlts w14:val="0"/>
        </w:rPr>
        <w:br/>
        <w:t>countries and other stakeholders that are actively involved in the fight against climate</w:t>
      </w:r>
      <w:r w:rsidRPr="00AA487B">
        <w:rPr>
          <w:rFonts w:asciiTheme="minorHAnsi" w:eastAsia="Times New Roman" w:hAnsiTheme="minorHAnsi" w:cs="Times New Roman"/>
          <w:color w:val="515151"/>
          <w:sz w:val="20"/>
          <w:szCs w:val="20"/>
          <w14:cntxtAlts w14:val="0"/>
        </w:rPr>
        <w:br/>
        <w:t>change. l.16 p.9 [51]</w:t>
      </w:r>
    </w:p>
    <w:p w14:paraId="03D01CE3" w14:textId="77777777" w:rsidR="005228B5" w:rsidRPr="00AA487B" w:rsidRDefault="005228B5" w:rsidP="005228B5">
      <w:pPr>
        <w:spacing w:after="0" w:line="240" w:lineRule="auto"/>
        <w:contextualSpacing w:val="0"/>
        <w:rPr>
          <w:rFonts w:asciiTheme="minorHAnsi" w:eastAsia="Times New Roman" w:hAnsiTheme="minorHAnsi" w:cs="Times New Roman"/>
          <w:color w:val="auto"/>
          <w:sz w:val="24"/>
          <w14:cntxtAlts w14:val="0"/>
        </w:rPr>
      </w:pPr>
    </w:p>
    <w:p w14:paraId="61F0E776"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Mozambique</w:t>
      </w:r>
      <w:r w:rsidRPr="00AA487B">
        <w:rPr>
          <w:rFonts w:asciiTheme="minorHAnsi" w:eastAsia="Times New Roman" w:hAnsiTheme="minorHAnsi" w:cs="Times New Roman"/>
          <w:b/>
          <w:bCs/>
          <w:color w:val="515151"/>
          <w:sz w:val="20"/>
          <w:szCs w:val="20"/>
          <w14:cntxtAlts w14:val="0"/>
        </w:rPr>
        <w:br/>
      </w:r>
    </w:p>
    <w:p w14:paraId="71EC8024"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Mozambique implicitly recognizes the human right to water and sanitation in the following</w:t>
      </w:r>
      <w:r w:rsidRPr="00AA487B">
        <w:rPr>
          <w:rFonts w:asciiTheme="minorHAnsi" w:eastAsia="Times New Roman" w:hAnsiTheme="minorHAnsi" w:cs="Times New Roman"/>
          <w:color w:val="515151"/>
          <w:sz w:val="20"/>
          <w:szCs w:val="20"/>
          <w14:cntxtAlts w14:val="0"/>
        </w:rPr>
        <w:br/>
        <w:t>legal documents: ‘National Constitution, article 11 – Objectives of the State; article 40 –</w:t>
      </w:r>
      <w:r w:rsidRPr="00AA487B">
        <w:rPr>
          <w:rFonts w:asciiTheme="minorHAnsi" w:eastAsia="Times New Roman" w:hAnsiTheme="minorHAnsi" w:cs="Times New Roman"/>
          <w:color w:val="515151"/>
          <w:sz w:val="20"/>
          <w:szCs w:val="20"/>
          <w14:cntxtAlts w14:val="0"/>
        </w:rPr>
        <w:br/>
        <w:t>Right to life; article 42 – Ordinary fundamental rights’; and ‘Water Law 16/1991, article 26</w:t>
      </w:r>
      <w:r w:rsidRPr="00AA487B">
        <w:rPr>
          <w:rFonts w:asciiTheme="minorHAnsi" w:eastAsia="Times New Roman" w:hAnsiTheme="minorHAnsi" w:cs="Times New Roman"/>
          <w:color w:val="515151"/>
          <w:sz w:val="20"/>
          <w:szCs w:val="20"/>
          <w14:cntxtAlts w14:val="0"/>
        </w:rPr>
        <w:br/>
        <w:t>– under this article, water supply is the primary priority over other uses’. [116] p.1 There</w:t>
      </w:r>
      <w:r w:rsidRPr="00AA487B">
        <w:rPr>
          <w:rFonts w:asciiTheme="minorHAnsi" w:eastAsia="Times New Roman" w:hAnsiTheme="minorHAnsi" w:cs="Times New Roman"/>
          <w:color w:val="515151"/>
          <w:sz w:val="20"/>
          <w:szCs w:val="20"/>
          <w14:cntxtAlts w14:val="0"/>
        </w:rPr>
        <w:br/>
        <w:t>are specific plans implemented addressing the issues of reliability/continuity of urban and</w:t>
      </w:r>
      <w:r w:rsidRPr="00AA487B">
        <w:rPr>
          <w:rFonts w:asciiTheme="minorHAnsi" w:eastAsia="Times New Roman" w:hAnsiTheme="minorHAnsi" w:cs="Times New Roman"/>
          <w:color w:val="515151"/>
          <w:sz w:val="20"/>
          <w:szCs w:val="20"/>
          <w14:cntxtAlts w14:val="0"/>
        </w:rPr>
        <w:br/>
        <w:t>rural water supplies and ensuring that drinking-water quality meets national standards.</w:t>
      </w:r>
      <w:r w:rsidRPr="00AA487B">
        <w:rPr>
          <w:rFonts w:asciiTheme="minorHAnsi" w:eastAsia="Times New Roman" w:hAnsiTheme="minorHAnsi" w:cs="Times New Roman"/>
          <w:color w:val="515151"/>
          <w:sz w:val="20"/>
          <w:szCs w:val="20"/>
          <w14:cntxtAlts w14:val="0"/>
        </w:rPr>
        <w:br/>
        <w:t>[116] p.2. However, even if a financing plan is in place and used for some WASH decisions,</w:t>
      </w:r>
      <w:r w:rsidRPr="00AA487B">
        <w:rPr>
          <w:rFonts w:asciiTheme="minorHAnsi" w:eastAsia="Times New Roman" w:hAnsiTheme="minorHAnsi" w:cs="Times New Roman"/>
          <w:color w:val="515151"/>
          <w:sz w:val="20"/>
          <w:szCs w:val="20"/>
          <w14:cntxtAlts w14:val="0"/>
        </w:rPr>
        <w:br/>
        <w:t>there are reported insufficiencies of funds to meet water targets. [116] p.4 &amp; [110] p. 86</w:t>
      </w:r>
      <w:r w:rsidRPr="00AA487B">
        <w:rPr>
          <w:rFonts w:asciiTheme="minorHAnsi" w:eastAsia="Times New Roman" w:hAnsiTheme="minorHAnsi" w:cs="Times New Roman"/>
          <w:color w:val="515151"/>
          <w:sz w:val="20"/>
          <w:szCs w:val="20"/>
          <w14:cntxtAlts w14:val="0"/>
        </w:rPr>
        <w:br/>
        <w:t>The most important constraints regarding human resources identified are the lack of</w:t>
      </w:r>
      <w:r w:rsidRPr="00AA487B">
        <w:rPr>
          <w:rFonts w:asciiTheme="minorHAnsi" w:eastAsia="Times New Roman" w:hAnsiTheme="minorHAnsi" w:cs="Times New Roman"/>
          <w:color w:val="515151"/>
          <w:sz w:val="20"/>
          <w:szCs w:val="20"/>
          <w14:cntxtAlts w14:val="0"/>
        </w:rPr>
        <w:br/>
        <w:t>financial resources too and recruitment practices. [116] p.3. , [110]</w:t>
      </w:r>
      <w:r w:rsidRPr="00AA487B">
        <w:rPr>
          <w:rFonts w:asciiTheme="minorHAnsi" w:eastAsia="Times New Roman" w:hAnsiTheme="minorHAnsi" w:cs="Times New Roman"/>
          <w:color w:val="515151"/>
          <w:sz w:val="20"/>
          <w:szCs w:val="20"/>
          <w14:cntxtAlts w14:val="0"/>
        </w:rPr>
        <w:br/>
      </w:r>
    </w:p>
    <w:p w14:paraId="18FCE2F6"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color w:val="515151"/>
          <w:sz w:val="20"/>
          <w:szCs w:val="20"/>
          <w14:cntxtAlts w14:val="0"/>
        </w:rPr>
        <w:t>So, the PoA will lead to a greater level of enforcement of the existing policies and targets for</w:t>
      </w:r>
      <w:r>
        <w:rPr>
          <w:rFonts w:asciiTheme="minorHAnsi" w:eastAsia="Times New Roman" w:hAnsiTheme="minorHAnsi" w:cs="Times New Roman"/>
          <w:color w:val="515151"/>
          <w:sz w:val="20"/>
          <w:szCs w:val="20"/>
          <w14:cntxtAlts w14:val="0"/>
        </w:rPr>
        <w:t xml:space="preserve"> </w:t>
      </w:r>
      <w:r w:rsidRPr="00AA487B">
        <w:rPr>
          <w:rFonts w:asciiTheme="minorHAnsi" w:eastAsia="Times New Roman" w:hAnsiTheme="minorHAnsi" w:cs="Times New Roman"/>
          <w:color w:val="515151"/>
          <w:sz w:val="20"/>
          <w:szCs w:val="20"/>
          <w14:cntxtAlts w14:val="0"/>
        </w:rPr>
        <w:t>accessing water.</w:t>
      </w:r>
      <w:r w:rsidRPr="00AA487B">
        <w:rPr>
          <w:rFonts w:asciiTheme="minorHAnsi" w:eastAsia="Times New Roman" w:hAnsiTheme="minorHAnsi" w:cs="Times New Roman"/>
          <w:color w:val="515151"/>
          <w:sz w:val="20"/>
          <w:szCs w:val="20"/>
          <w14:cntxtAlts w14:val="0"/>
        </w:rPr>
        <w:br/>
      </w:r>
    </w:p>
    <w:p w14:paraId="389BB0D7"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According to the BEST report (2012), the government of Mozambique and its partners have</w:t>
      </w:r>
      <w:r w:rsidRPr="00AA487B">
        <w:rPr>
          <w:rFonts w:asciiTheme="minorHAnsi" w:eastAsia="Times New Roman" w:hAnsiTheme="minorHAnsi" w:cs="Times New Roman"/>
          <w:color w:val="515151"/>
          <w:sz w:val="20"/>
          <w:szCs w:val="20"/>
          <w14:cntxtAlts w14:val="0"/>
        </w:rPr>
        <w:br/>
        <w:t>been promoting ICS for a while. [57]. Moreover, according to the NDC of Mozambique</w:t>
      </w:r>
      <w:r w:rsidRPr="00AA487B">
        <w:rPr>
          <w:rFonts w:asciiTheme="minorHAnsi" w:eastAsia="Times New Roman" w:hAnsiTheme="minorHAnsi" w:cs="Times New Roman"/>
          <w:color w:val="515151"/>
          <w:sz w:val="20"/>
          <w:szCs w:val="20"/>
          <w14:cntxtAlts w14:val="0"/>
        </w:rPr>
        <w:br/>
        <w:t>(2018), the country is participating in a Second Phase of the Technology Needs Assessment</w:t>
      </w:r>
      <w:r w:rsidRPr="00AA487B">
        <w:rPr>
          <w:rFonts w:asciiTheme="minorHAnsi" w:eastAsia="Times New Roman" w:hAnsiTheme="minorHAnsi" w:cs="Times New Roman"/>
          <w:color w:val="515151"/>
          <w:sz w:val="20"/>
          <w:szCs w:val="20"/>
          <w14:cntxtAlts w14:val="0"/>
        </w:rPr>
        <w:br/>
        <w:t>Project (TNA) which is covering, as one of the sectors, the sector of energy and waste. This</w:t>
      </w:r>
      <w:r w:rsidRPr="00AA487B">
        <w:rPr>
          <w:rFonts w:asciiTheme="minorHAnsi" w:eastAsia="Times New Roman" w:hAnsiTheme="minorHAnsi" w:cs="Times New Roman"/>
          <w:color w:val="515151"/>
          <w:sz w:val="20"/>
          <w:szCs w:val="20"/>
          <w14:cntxtAlts w14:val="0"/>
        </w:rPr>
        <w:br/>
        <w:t>process was supposed to result in a Technological Action Plan identifying the needs,</w:t>
      </w:r>
      <w:r w:rsidRPr="00AA487B">
        <w:rPr>
          <w:rFonts w:asciiTheme="minorHAnsi" w:eastAsia="Times New Roman" w:hAnsiTheme="minorHAnsi" w:cs="Times New Roman"/>
          <w:color w:val="515151"/>
          <w:sz w:val="20"/>
          <w:szCs w:val="20"/>
          <w14:cntxtAlts w14:val="0"/>
        </w:rPr>
        <w:br/>
      </w:r>
      <w:r w:rsidRPr="00AA487B">
        <w:rPr>
          <w:rFonts w:asciiTheme="minorHAnsi" w:eastAsia="Times New Roman" w:hAnsiTheme="minorHAnsi" w:cs="Times New Roman"/>
          <w:color w:val="515151"/>
          <w:sz w:val="20"/>
          <w:szCs w:val="20"/>
          <w14:cntxtAlts w14:val="0"/>
        </w:rPr>
        <w:lastRenderedPageBreak/>
        <w:t>including the financial and capacity building needs in those sectors.</w:t>
      </w:r>
      <w:r w:rsidRPr="00AA487B">
        <w:rPr>
          <w:rFonts w:asciiTheme="minorHAnsi" w:eastAsia="Times New Roman" w:hAnsiTheme="minorHAnsi" w:cs="Times New Roman"/>
          <w:color w:val="515151"/>
          <w:sz w:val="20"/>
          <w:szCs w:val="20"/>
          <w14:cntxtAlts w14:val="0"/>
        </w:rPr>
        <w:br/>
        <w:t>This exercise was concluded by the end of 2017 but there is still no mention of improved</w:t>
      </w:r>
      <w:r w:rsidRPr="00AA487B">
        <w:rPr>
          <w:rFonts w:asciiTheme="minorHAnsi" w:eastAsia="Times New Roman" w:hAnsiTheme="minorHAnsi" w:cs="Times New Roman"/>
          <w:color w:val="515151"/>
          <w:sz w:val="20"/>
          <w:szCs w:val="20"/>
          <w14:cntxtAlts w14:val="0"/>
        </w:rPr>
        <w:br/>
        <w:t>cookstoves in the Mozambique NDC. [54] l.6 p.10 Indeed, according to the BEST report</w:t>
      </w:r>
      <w:r w:rsidRPr="00AA487B">
        <w:rPr>
          <w:rFonts w:asciiTheme="minorHAnsi" w:eastAsia="Times New Roman" w:hAnsiTheme="minorHAnsi" w:cs="Times New Roman"/>
          <w:color w:val="515151"/>
          <w:sz w:val="20"/>
          <w:szCs w:val="20"/>
          <w14:cntxtAlts w14:val="0"/>
        </w:rPr>
        <w:br/>
        <w:t>(2012), the government didn’t take any initiatives to scale up operations in water sector and</w:t>
      </w:r>
      <w:r w:rsidRPr="00AA487B">
        <w:rPr>
          <w:rFonts w:asciiTheme="minorHAnsi" w:eastAsia="Times New Roman" w:hAnsiTheme="minorHAnsi" w:cs="Times New Roman"/>
          <w:color w:val="515151"/>
          <w:sz w:val="20"/>
          <w:szCs w:val="20"/>
          <w14:cntxtAlts w14:val="0"/>
        </w:rPr>
        <w:br/>
        <w:t>there is no regulation on ICS standards and labelling that exists [57].</w:t>
      </w:r>
      <w:r w:rsidRPr="00AA487B">
        <w:rPr>
          <w:rFonts w:asciiTheme="minorHAnsi" w:eastAsia="Times New Roman" w:hAnsiTheme="minorHAnsi" w:cs="Times New Roman"/>
          <w:color w:val="515151"/>
          <w:sz w:val="20"/>
          <w:szCs w:val="20"/>
          <w14:cntxtAlts w14:val="0"/>
        </w:rPr>
        <w:br/>
        <w:t>The PoA will help enable to uptake of cooking sector’s targets.</w:t>
      </w:r>
      <w:r w:rsidRPr="00AA487B">
        <w:rPr>
          <w:rFonts w:asciiTheme="minorHAnsi" w:eastAsia="Times New Roman" w:hAnsiTheme="minorHAnsi" w:cs="Times New Roman"/>
          <w:color w:val="515151"/>
          <w:sz w:val="20"/>
          <w:szCs w:val="20"/>
          <w14:cntxtAlts w14:val="0"/>
        </w:rPr>
        <w:br/>
      </w:r>
    </w:p>
    <w:p w14:paraId="47DBE7CB"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Both</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vision of the Mozambique’s NCCAMS is quite ambitious, has been demonstrated during</w:t>
      </w:r>
      <w:r w:rsidRPr="00AA487B">
        <w:rPr>
          <w:rFonts w:asciiTheme="minorHAnsi" w:eastAsia="Times New Roman" w:hAnsiTheme="minorHAnsi" w:cs="Times New Roman"/>
          <w:color w:val="515151"/>
          <w:sz w:val="20"/>
          <w:szCs w:val="20"/>
          <w14:cntxtAlts w14:val="0"/>
        </w:rPr>
        <w:br/>
        <w:t>the implementation of the NCCAMS’s first action plan, and the need for financial and</w:t>
      </w:r>
      <w:r w:rsidRPr="00AA487B">
        <w:rPr>
          <w:rFonts w:asciiTheme="minorHAnsi" w:eastAsia="Times New Roman" w:hAnsiTheme="minorHAnsi" w:cs="Times New Roman"/>
          <w:color w:val="515151"/>
          <w:sz w:val="20"/>
          <w:szCs w:val="20"/>
          <w14:cntxtAlts w14:val="0"/>
        </w:rPr>
        <w:br/>
        <w:t>technical support and capacity building continues to be necessary. l.5 p.6, [54].</w:t>
      </w:r>
    </w:p>
    <w:p w14:paraId="5A583FB8" w14:textId="77777777" w:rsidR="005228B5" w:rsidDel="00EA66CD" w:rsidRDefault="005228B5" w:rsidP="005228B5">
      <w:pPr>
        <w:rPr>
          <w:del w:id="64" w:author="NIHAR Kumar" w:date="2023-04-24T14:48:00Z"/>
          <w:rFonts w:asciiTheme="minorHAnsi" w:hAnsiTheme="minorHAnsi" w:cs="Arial"/>
          <w:szCs w:val="22"/>
        </w:rPr>
      </w:pPr>
    </w:p>
    <w:p w14:paraId="0691620B" w14:textId="77777777" w:rsidR="005228B5" w:rsidDel="00EA66CD" w:rsidRDefault="005228B5" w:rsidP="005228B5">
      <w:pPr>
        <w:rPr>
          <w:del w:id="65" w:author="NIHAR Kumar" w:date="2023-04-24T14:48:00Z"/>
          <w:rFonts w:asciiTheme="minorHAnsi" w:hAnsiTheme="minorHAnsi" w:cs="Arial"/>
          <w:szCs w:val="22"/>
        </w:rPr>
      </w:pPr>
    </w:p>
    <w:p w14:paraId="126AFE90" w14:textId="77777777" w:rsidR="005228B5" w:rsidRPr="00AA487B" w:rsidRDefault="005228B5" w:rsidP="005228B5">
      <w:pPr>
        <w:rPr>
          <w:rFonts w:asciiTheme="minorHAnsi" w:hAnsiTheme="minorHAnsi" w:cs="Arial"/>
          <w:szCs w:val="22"/>
        </w:rPr>
      </w:pPr>
    </w:p>
    <w:p w14:paraId="2DB4A77D"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color w:val="515151"/>
          <w:sz w:val="20"/>
          <w:szCs w:val="20"/>
          <w14:cntxtAlts w14:val="0"/>
        </w:rPr>
        <w:t>Tanzania</w:t>
      </w:r>
    </w:p>
    <w:p w14:paraId="068A43B3" w14:textId="77777777" w:rsidR="005228B5" w:rsidRDefault="005228B5" w:rsidP="005228B5">
      <w:pPr>
        <w:spacing w:after="0" w:line="240" w:lineRule="auto"/>
        <w:contextualSpacing w:val="0"/>
        <w:rPr>
          <w:rFonts w:asciiTheme="minorHAnsi" w:eastAsia="Times New Roman" w:hAnsiTheme="minorHAnsi" w:cs="Times New Roman"/>
          <w:b/>
          <w:bCs/>
          <w:i/>
          <w:iCs/>
          <w:color w:val="515151"/>
          <w:sz w:val="20"/>
          <w:szCs w:val="20"/>
          <w14:cntxtAlts w14:val="0"/>
        </w:rPr>
      </w:pPr>
    </w:p>
    <w:p w14:paraId="0153E2FA"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In 2006, the National Rural Water Supply and Sanitation Program (NRWSSP) was adopted,</w:t>
      </w:r>
      <w:r w:rsidRPr="00AA487B">
        <w:rPr>
          <w:rFonts w:asciiTheme="minorHAnsi" w:eastAsia="Times New Roman" w:hAnsiTheme="minorHAnsi" w:cs="Times New Roman"/>
          <w:color w:val="515151"/>
          <w:sz w:val="20"/>
          <w:szCs w:val="20"/>
          <w14:cntxtAlts w14:val="0"/>
        </w:rPr>
        <w:br/>
        <w:t>for the period 2006-2025 to meet the SDG targets and beyond. The target was to reach the</w:t>
      </w:r>
      <w:r w:rsidRPr="00AA487B">
        <w:rPr>
          <w:rFonts w:asciiTheme="minorHAnsi" w:eastAsia="Times New Roman" w:hAnsiTheme="minorHAnsi" w:cs="Times New Roman"/>
          <w:color w:val="515151"/>
          <w:sz w:val="20"/>
          <w:szCs w:val="20"/>
          <w14:cntxtAlts w14:val="0"/>
        </w:rPr>
        <w:br/>
        <w:t>access to safe drinking water to 90% and the access to sanitation to 95% in 2025. [60] In</w:t>
      </w:r>
      <w:r w:rsidRPr="00AA487B">
        <w:rPr>
          <w:rFonts w:asciiTheme="minorHAnsi" w:eastAsia="Times New Roman" w:hAnsiTheme="minorHAnsi" w:cs="Times New Roman"/>
          <w:color w:val="515151"/>
          <w:sz w:val="20"/>
          <w:szCs w:val="20"/>
          <w14:cntxtAlts w14:val="0"/>
        </w:rPr>
        <w:br/>
        <w:t>2013, the United Republic of Tanzania recognized the human right to water and sanitation in</w:t>
      </w:r>
      <w:r w:rsidRPr="00AA487B">
        <w:rPr>
          <w:rFonts w:asciiTheme="minorHAnsi" w:eastAsia="Times New Roman" w:hAnsiTheme="minorHAnsi" w:cs="Times New Roman"/>
          <w:color w:val="515151"/>
          <w:sz w:val="20"/>
          <w:szCs w:val="20"/>
          <w14:cntxtAlts w14:val="0"/>
        </w:rPr>
        <w:br/>
        <w:t>its constitution. Additionally, policy and plans for sanitation, drinking water and hygiene</w:t>
      </w:r>
      <w:r w:rsidRPr="00AA487B">
        <w:rPr>
          <w:rFonts w:asciiTheme="minorHAnsi" w:eastAsia="Times New Roman" w:hAnsiTheme="minorHAnsi" w:cs="Times New Roman"/>
          <w:color w:val="515151"/>
          <w:sz w:val="20"/>
          <w:szCs w:val="20"/>
          <w14:cntxtAlts w14:val="0"/>
        </w:rPr>
        <w:br/>
        <w:t>have been costed and are being partially implemented. [118] p.1</w:t>
      </w:r>
    </w:p>
    <w:p w14:paraId="0A374619"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color w:val="515151"/>
          <w:sz w:val="20"/>
          <w:szCs w:val="20"/>
          <w14:cntxtAlts w14:val="0"/>
        </w:rPr>
        <w:br/>
        <w:t>A financing plan is in place and used for most WASH areas, however, there are reported</w:t>
      </w:r>
      <w:r w:rsidRPr="00AA487B">
        <w:rPr>
          <w:rFonts w:asciiTheme="minorHAnsi" w:eastAsia="Times New Roman" w:hAnsiTheme="minorHAnsi" w:cs="Times New Roman"/>
          <w:color w:val="515151"/>
          <w:sz w:val="20"/>
          <w:szCs w:val="20"/>
          <w14:cntxtAlts w14:val="0"/>
        </w:rPr>
        <w:br/>
        <w:t>difficulties in absorption of donor commitments. There is also an insufficiency of funds to</w:t>
      </w:r>
      <w:r w:rsidRPr="00AA487B">
        <w:rPr>
          <w:rFonts w:asciiTheme="minorHAnsi" w:eastAsia="Times New Roman" w:hAnsiTheme="minorHAnsi" w:cs="Times New Roman"/>
          <w:color w:val="515151"/>
          <w:sz w:val="20"/>
          <w:szCs w:val="20"/>
          <w14:cntxtAlts w14:val="0"/>
        </w:rPr>
        <w:br/>
        <w:t>meet MDG targets. [118] p.4 The identifies INDCs will also be implemented upon availability</w:t>
      </w:r>
      <w:r w:rsidRPr="00AA487B">
        <w:rPr>
          <w:rFonts w:asciiTheme="minorHAnsi" w:eastAsia="Times New Roman" w:hAnsiTheme="minorHAnsi" w:cs="Times New Roman"/>
          <w:color w:val="515151"/>
          <w:sz w:val="20"/>
          <w:szCs w:val="20"/>
          <w14:cntxtAlts w14:val="0"/>
        </w:rPr>
        <w:br/>
        <w:t>of adequate and predictable financial and technological support from the international</w:t>
      </w:r>
      <w:r w:rsidRPr="00AA487B">
        <w:rPr>
          <w:rFonts w:asciiTheme="minorHAnsi" w:eastAsia="Times New Roman" w:hAnsiTheme="minorHAnsi" w:cs="Times New Roman"/>
          <w:color w:val="515151"/>
          <w:sz w:val="20"/>
          <w:szCs w:val="20"/>
          <w14:cntxtAlts w14:val="0"/>
        </w:rPr>
        <w:br/>
        <w:t>community. [118] p.2</w:t>
      </w:r>
    </w:p>
    <w:p w14:paraId="0588E62F"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color w:val="515151"/>
          <w:sz w:val="20"/>
          <w:szCs w:val="20"/>
          <w14:cntxtAlts w14:val="0"/>
        </w:rPr>
        <w:br/>
        <w:t>Thus, the PoA will lead to a greater level of enforcement of this existing mandatory</w:t>
      </w:r>
      <w:r w:rsidRPr="00AA487B">
        <w:rPr>
          <w:rFonts w:asciiTheme="minorHAnsi" w:eastAsia="Times New Roman" w:hAnsiTheme="minorHAnsi" w:cs="Times New Roman"/>
          <w:color w:val="515151"/>
          <w:sz w:val="20"/>
          <w:szCs w:val="20"/>
          <w14:cntxtAlts w14:val="0"/>
        </w:rPr>
        <w:br/>
        <w:t>regulation of accessing water too.</w:t>
      </w:r>
      <w:r w:rsidRPr="00AA487B">
        <w:rPr>
          <w:rFonts w:asciiTheme="minorHAnsi" w:eastAsia="Times New Roman" w:hAnsiTheme="minorHAnsi" w:cs="Times New Roman"/>
          <w:color w:val="515151"/>
          <w:sz w:val="20"/>
          <w:szCs w:val="20"/>
          <w14:cntxtAlts w14:val="0"/>
        </w:rPr>
        <w:br/>
      </w:r>
    </w:p>
    <w:p w14:paraId="6FF3416C"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NDC of Tanzania mentions as one of the intended contributions the expansion of use of</w:t>
      </w:r>
      <w:r w:rsidRPr="00AA487B">
        <w:rPr>
          <w:rFonts w:asciiTheme="minorHAnsi" w:eastAsia="Times New Roman" w:hAnsiTheme="minorHAnsi" w:cs="Times New Roman"/>
          <w:color w:val="515151"/>
          <w:sz w:val="20"/>
          <w:szCs w:val="20"/>
          <w14:cntxtAlts w14:val="0"/>
        </w:rPr>
        <w:br/>
        <w:t>natural gas for power production, cooking, […]. However, there is no targets regarding the</w:t>
      </w:r>
      <w:r w:rsidRPr="00AA487B">
        <w:rPr>
          <w:rFonts w:asciiTheme="minorHAnsi" w:eastAsia="Times New Roman" w:hAnsiTheme="minorHAnsi" w:cs="Times New Roman"/>
          <w:color w:val="515151"/>
          <w:sz w:val="20"/>
          <w:szCs w:val="20"/>
          <w14:cntxtAlts w14:val="0"/>
        </w:rPr>
        <w:br/>
        <w:t>distribution/promotion of efficient or clean cookstoves. [119] p.7</w:t>
      </w:r>
      <w:r w:rsidRPr="00AA487B">
        <w:rPr>
          <w:rFonts w:asciiTheme="minorHAnsi" w:eastAsia="Times New Roman" w:hAnsiTheme="minorHAnsi" w:cs="Times New Roman"/>
          <w:color w:val="515151"/>
          <w:sz w:val="20"/>
          <w:szCs w:val="20"/>
          <w14:cntxtAlts w14:val="0"/>
        </w:rPr>
        <w:br/>
        <w:t>Tanzania is preparing its second NDC (draft made in 2019). It’s indicated in the document of</w:t>
      </w:r>
      <w:r w:rsidRPr="00AA487B">
        <w:rPr>
          <w:rFonts w:asciiTheme="minorHAnsi" w:eastAsia="Times New Roman" w:hAnsiTheme="minorHAnsi" w:cs="Times New Roman"/>
          <w:color w:val="515151"/>
          <w:sz w:val="20"/>
          <w:szCs w:val="20"/>
          <w14:cntxtAlts w14:val="0"/>
        </w:rPr>
        <w:br/>
        <w:t>preparation of this NDC that there will be Low Emission Development Strategies (LEDS) and</w:t>
      </w:r>
      <w:r w:rsidRPr="00AA487B">
        <w:rPr>
          <w:rFonts w:asciiTheme="minorHAnsi" w:eastAsia="Times New Roman" w:hAnsiTheme="minorHAnsi" w:cs="Times New Roman"/>
          <w:color w:val="515151"/>
          <w:sz w:val="20"/>
          <w:szCs w:val="20"/>
          <w14:cntxtAlts w14:val="0"/>
        </w:rPr>
        <w:br/>
        <w:t>Nationally Appropriate Mitigation Actions (NAMAs) in the transport and energy sectors.</w:t>
      </w:r>
      <w:r w:rsidRPr="00AA487B">
        <w:rPr>
          <w:rFonts w:asciiTheme="minorHAnsi" w:eastAsia="Times New Roman" w:hAnsiTheme="minorHAnsi" w:cs="Times New Roman"/>
          <w:color w:val="515151"/>
          <w:sz w:val="20"/>
          <w:szCs w:val="20"/>
          <w14:cntxtAlts w14:val="0"/>
        </w:rPr>
        <w:br/>
        <w:t>However, no specific indications of mitigation measures concerning the cookstove are yet</w:t>
      </w:r>
      <w:r w:rsidRPr="00AA487B">
        <w:rPr>
          <w:rFonts w:asciiTheme="minorHAnsi" w:eastAsia="Times New Roman" w:hAnsiTheme="minorHAnsi" w:cs="Times New Roman"/>
          <w:color w:val="515151"/>
          <w:sz w:val="20"/>
          <w:szCs w:val="20"/>
          <w14:cntxtAlts w14:val="0"/>
        </w:rPr>
        <w:br/>
        <w:t>announced. [62] p.2 So, the PoA will help Tanzania achieving objectives in the cookstoves</w:t>
      </w:r>
      <w:r w:rsidRPr="00AA487B">
        <w:rPr>
          <w:rFonts w:asciiTheme="minorHAnsi" w:eastAsia="Times New Roman" w:hAnsiTheme="minorHAnsi" w:cs="Times New Roman"/>
          <w:color w:val="515151"/>
          <w:sz w:val="20"/>
          <w:szCs w:val="20"/>
          <w14:cntxtAlts w14:val="0"/>
        </w:rPr>
        <w:br/>
        <w:t>sector if they intend to have targets/policies in its NDC; or will help developing new ones.</w:t>
      </w:r>
    </w:p>
    <w:p w14:paraId="6221B219" w14:textId="77777777" w:rsidR="005228B5" w:rsidRPr="00AA487B" w:rsidRDefault="005228B5" w:rsidP="005228B5">
      <w:pPr>
        <w:rPr>
          <w:rFonts w:asciiTheme="minorHAnsi" w:hAnsiTheme="minorHAnsi" w:cs="Arial"/>
          <w:szCs w:val="22"/>
        </w:rPr>
      </w:pPr>
    </w:p>
    <w:p w14:paraId="41BA53DB"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Democratic Republic of Congo</w:t>
      </w:r>
      <w:r w:rsidRPr="00AA487B">
        <w:rPr>
          <w:rFonts w:asciiTheme="minorHAnsi" w:eastAsia="Times New Roman" w:hAnsiTheme="minorHAnsi" w:cs="Times New Roman"/>
          <w:b/>
          <w:bCs/>
          <w:color w:val="515151"/>
          <w:sz w:val="20"/>
          <w:szCs w:val="20"/>
          <w14:cntxtAlts w14:val="0"/>
        </w:rPr>
        <w:br/>
      </w:r>
    </w:p>
    <w:p w14:paraId="242FCC2E"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NDC raised that one of the needs concerns accesses to strengthening the drinking water</w:t>
      </w:r>
      <w:r w:rsidRPr="00AA487B">
        <w:rPr>
          <w:rFonts w:asciiTheme="minorHAnsi" w:eastAsia="Times New Roman" w:hAnsiTheme="minorHAnsi" w:cs="Times New Roman"/>
          <w:color w:val="515151"/>
          <w:sz w:val="20"/>
          <w:szCs w:val="20"/>
          <w14:cntxtAlts w14:val="0"/>
        </w:rPr>
        <w:br/>
        <w:t>supply. The DRC has an objective to have 100% basic services available by 2030 in rural</w:t>
      </w:r>
      <w:r w:rsidRPr="00AA487B">
        <w:rPr>
          <w:rFonts w:asciiTheme="minorHAnsi" w:eastAsia="Times New Roman" w:hAnsiTheme="minorHAnsi" w:cs="Times New Roman"/>
          <w:color w:val="515151"/>
          <w:sz w:val="20"/>
          <w:szCs w:val="20"/>
          <w14:cntxtAlts w14:val="0"/>
        </w:rPr>
        <w:br/>
        <w:t>areas and have not yet developed an implementation plan [110] Therefore, there is no</w:t>
      </w:r>
      <w:r w:rsidRPr="00AA487B">
        <w:rPr>
          <w:rFonts w:asciiTheme="minorHAnsi" w:eastAsia="Times New Roman" w:hAnsiTheme="minorHAnsi" w:cs="Times New Roman"/>
          <w:color w:val="515151"/>
          <w:sz w:val="20"/>
          <w:szCs w:val="20"/>
          <w14:cntxtAlts w14:val="0"/>
        </w:rPr>
        <w:br/>
        <w:t>agreed financing plan yet. Although, there aren’t any sufficient financial resources to meet</w:t>
      </w:r>
      <w:r w:rsidRPr="00AA487B">
        <w:rPr>
          <w:rFonts w:asciiTheme="minorHAnsi" w:eastAsia="Times New Roman" w:hAnsiTheme="minorHAnsi" w:cs="Times New Roman"/>
          <w:color w:val="515151"/>
          <w:sz w:val="20"/>
          <w:szCs w:val="20"/>
          <w14:cntxtAlts w14:val="0"/>
        </w:rPr>
        <w:br/>
        <w:t>national objectives in rural areas for drinking water.[117] p.5 This said, the PoA will help</w:t>
      </w:r>
      <w:r w:rsidRPr="00AA487B">
        <w:rPr>
          <w:rFonts w:asciiTheme="minorHAnsi" w:eastAsia="Times New Roman" w:hAnsiTheme="minorHAnsi" w:cs="Times New Roman"/>
          <w:color w:val="515151"/>
          <w:sz w:val="20"/>
          <w:szCs w:val="20"/>
          <w14:cntxtAlts w14:val="0"/>
        </w:rPr>
        <w:br/>
        <w:t>achieving the country’s objectives in drinking water supply.</w:t>
      </w:r>
      <w:r w:rsidRPr="00AA487B">
        <w:rPr>
          <w:rFonts w:asciiTheme="minorHAnsi" w:eastAsia="Times New Roman" w:hAnsiTheme="minorHAnsi" w:cs="Times New Roman"/>
          <w:color w:val="515151"/>
          <w:sz w:val="20"/>
          <w:szCs w:val="20"/>
          <w14:cntxtAlts w14:val="0"/>
        </w:rPr>
        <w:br/>
      </w:r>
    </w:p>
    <w:p w14:paraId="58B8CF76"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lastRenderedPageBreak/>
        <w:t>Cookstove</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government has the objective to support production and commercialization of improved</w:t>
      </w:r>
      <w:r w:rsidRPr="00AA487B">
        <w:rPr>
          <w:rFonts w:asciiTheme="minorHAnsi" w:eastAsia="Times New Roman" w:hAnsiTheme="minorHAnsi" w:cs="Times New Roman"/>
          <w:color w:val="515151"/>
          <w:sz w:val="20"/>
          <w:szCs w:val="20"/>
          <w14:cntxtAlts w14:val="0"/>
        </w:rPr>
        <w:br/>
        <w:t>cookstoves, to raise awareness of the population in DRC for the use of improved cookstoves</w:t>
      </w:r>
      <w:r w:rsidRPr="00AA487B">
        <w:rPr>
          <w:rFonts w:asciiTheme="minorHAnsi" w:eastAsia="Times New Roman" w:hAnsiTheme="minorHAnsi" w:cs="Times New Roman"/>
          <w:color w:val="515151"/>
          <w:sz w:val="20"/>
          <w:szCs w:val="20"/>
          <w14:cntxtAlts w14:val="0"/>
        </w:rPr>
        <w:br/>
        <w:t>and to develop a favorable legal and tax framework for improved cookstoves according to the</w:t>
      </w:r>
    </w:p>
    <w:p w14:paraId="44FBB809"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color w:val="515151"/>
          <w:sz w:val="20"/>
          <w:szCs w:val="20"/>
          <w14:cntxtAlts w14:val="0"/>
        </w:rPr>
        <w:t>UNDP report ‘Sustainable Energy for all towards the 2030 horizon’ (UNDP 2013 - ‘Program to</w:t>
      </w:r>
      <w:r w:rsidRPr="00AA487B">
        <w:rPr>
          <w:rFonts w:asciiTheme="minorHAnsi" w:eastAsia="Times New Roman" w:hAnsiTheme="minorHAnsi" w:cs="Times New Roman"/>
          <w:color w:val="515151"/>
          <w:sz w:val="20"/>
          <w:szCs w:val="20"/>
          <w14:cntxtAlts w14:val="0"/>
        </w:rPr>
        <w:br/>
        <w:t>improve energy efficiency through the diffusion of improved stoves’). There is no mandatory</w:t>
      </w:r>
      <w:r w:rsidRPr="00AA487B">
        <w:rPr>
          <w:rFonts w:asciiTheme="minorHAnsi" w:eastAsia="Times New Roman" w:hAnsiTheme="minorHAnsi" w:cs="Times New Roman"/>
          <w:color w:val="515151"/>
          <w:sz w:val="20"/>
          <w:szCs w:val="20"/>
          <w14:cntxtAlts w14:val="0"/>
        </w:rPr>
        <w:br/>
        <w:t>framework in place for achievement of cookstove targets. The PoA will help enable to uptake</w:t>
      </w:r>
      <w:r w:rsidRPr="00AA487B">
        <w:rPr>
          <w:rFonts w:asciiTheme="minorHAnsi" w:eastAsia="Times New Roman" w:hAnsiTheme="minorHAnsi" w:cs="Times New Roman"/>
          <w:color w:val="515151"/>
          <w:sz w:val="20"/>
          <w:szCs w:val="20"/>
          <w14:cntxtAlts w14:val="0"/>
        </w:rPr>
        <w:br/>
        <w:t>of these targets.</w:t>
      </w:r>
    </w:p>
    <w:p w14:paraId="07D006C4" w14:textId="77777777" w:rsidR="005228B5" w:rsidRDefault="005228B5" w:rsidP="005228B5">
      <w:pPr>
        <w:spacing w:after="0" w:line="240" w:lineRule="auto"/>
        <w:contextualSpacing w:val="0"/>
        <w:rPr>
          <w:rFonts w:asciiTheme="minorHAnsi" w:eastAsia="Times New Roman" w:hAnsiTheme="minorHAnsi" w:cs="Times New Roman"/>
          <w:color w:val="515151"/>
          <w:sz w:val="20"/>
          <w:szCs w:val="20"/>
          <w14:cntxtAlts w14:val="0"/>
        </w:rPr>
      </w:pPr>
    </w:p>
    <w:p w14:paraId="52A04A58" w14:textId="77777777" w:rsidR="005228B5" w:rsidRPr="00AA487B" w:rsidRDefault="005228B5" w:rsidP="005228B5">
      <w:pPr>
        <w:spacing w:after="0" w:line="240" w:lineRule="auto"/>
        <w:contextualSpacing w:val="0"/>
        <w:rPr>
          <w:rFonts w:asciiTheme="minorHAnsi" w:eastAsia="Times New Roman" w:hAnsiTheme="minorHAnsi" w:cs="Times New Roman"/>
          <w:color w:val="515151"/>
          <w:sz w:val="20"/>
          <w:szCs w:val="20"/>
          <w14:cntxtAlts w14:val="0"/>
        </w:rPr>
      </w:pPr>
    </w:p>
    <w:p w14:paraId="6A50F433"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Liberia</w:t>
      </w:r>
      <w:r w:rsidRPr="00AA487B">
        <w:rPr>
          <w:rFonts w:asciiTheme="minorHAnsi" w:eastAsia="Times New Roman" w:hAnsiTheme="minorHAnsi" w:cs="Times New Roman"/>
          <w:b/>
          <w:bCs/>
          <w:color w:val="515151"/>
          <w:sz w:val="20"/>
          <w:szCs w:val="20"/>
          <w14:cntxtAlts w14:val="0"/>
        </w:rPr>
        <w:br/>
      </w:r>
    </w:p>
    <w:p w14:paraId="3EB52763"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country has no targets regarding the accessibility of clean water. According to “the</w:t>
      </w:r>
      <w:r w:rsidRPr="00AA487B">
        <w:rPr>
          <w:rFonts w:asciiTheme="minorHAnsi" w:eastAsia="Times New Roman" w:hAnsiTheme="minorHAnsi" w:cs="Times New Roman"/>
          <w:color w:val="515151"/>
          <w:sz w:val="20"/>
          <w:szCs w:val="20"/>
          <w14:cntxtAlts w14:val="0"/>
        </w:rPr>
        <w:br/>
        <w:t>National system to support drinking water, sanitation and hygiene: Global status report</w:t>
      </w:r>
      <w:r w:rsidRPr="00AA487B">
        <w:rPr>
          <w:rFonts w:asciiTheme="minorHAnsi" w:eastAsia="Times New Roman" w:hAnsiTheme="minorHAnsi" w:cs="Times New Roman"/>
          <w:color w:val="515151"/>
          <w:sz w:val="20"/>
          <w:szCs w:val="20"/>
          <w14:cntxtAlts w14:val="0"/>
        </w:rPr>
        <w:br/>
        <w:t>2019” [110], the country is deemed to have insufficient financial resources to implement</w:t>
      </w:r>
      <w:r w:rsidRPr="00AA487B">
        <w:rPr>
          <w:rFonts w:asciiTheme="minorHAnsi" w:eastAsia="Times New Roman" w:hAnsiTheme="minorHAnsi" w:cs="Times New Roman"/>
          <w:color w:val="515151"/>
          <w:sz w:val="20"/>
          <w:szCs w:val="20"/>
          <w14:cntxtAlts w14:val="0"/>
        </w:rPr>
        <w:br/>
        <w:t>any actions related to water accessibility. In support of the Government of Liberia’s WASH</w:t>
      </w:r>
      <w:r w:rsidRPr="00AA487B">
        <w:rPr>
          <w:rFonts w:asciiTheme="minorHAnsi" w:eastAsia="Times New Roman" w:hAnsiTheme="minorHAnsi" w:cs="Times New Roman"/>
          <w:color w:val="515151"/>
          <w:sz w:val="20"/>
          <w:szCs w:val="20"/>
          <w14:cntxtAlts w14:val="0"/>
        </w:rPr>
        <w:br/>
        <w:t>Sector Strategic Plan, USAID is investing in comprehensive WASH programming to help</w:t>
      </w:r>
      <w:r w:rsidRPr="00AA487B">
        <w:rPr>
          <w:rFonts w:asciiTheme="minorHAnsi" w:eastAsia="Times New Roman" w:hAnsiTheme="minorHAnsi" w:cs="Times New Roman"/>
          <w:color w:val="515151"/>
          <w:sz w:val="20"/>
          <w:szCs w:val="20"/>
          <w14:cntxtAlts w14:val="0"/>
        </w:rPr>
        <w:br/>
        <w:t>Liberia achieve its water and sanitation goals (subject to the availability of funds).Therefore,</w:t>
      </w:r>
      <w:r w:rsidRPr="00AA487B">
        <w:rPr>
          <w:rFonts w:asciiTheme="minorHAnsi" w:eastAsia="Times New Roman" w:hAnsiTheme="minorHAnsi" w:cs="Times New Roman"/>
          <w:color w:val="515151"/>
          <w:sz w:val="20"/>
          <w:szCs w:val="20"/>
          <w14:cntxtAlts w14:val="0"/>
        </w:rPr>
        <w:br/>
        <w:t>the PoA will lead to a greater level of adoption of a scheme to be put in place and help fill</w:t>
      </w:r>
      <w:r w:rsidRPr="00AA487B">
        <w:rPr>
          <w:rFonts w:asciiTheme="minorHAnsi" w:eastAsia="Times New Roman" w:hAnsiTheme="minorHAnsi" w:cs="Times New Roman"/>
          <w:color w:val="515151"/>
          <w:sz w:val="20"/>
          <w:szCs w:val="20"/>
          <w14:cntxtAlts w14:val="0"/>
        </w:rPr>
        <w:br/>
        <w:t>the gap of this insufficient.</w:t>
      </w:r>
      <w:r w:rsidRPr="00AA487B">
        <w:rPr>
          <w:rFonts w:asciiTheme="minorHAnsi" w:eastAsia="Times New Roman" w:hAnsiTheme="minorHAnsi" w:cs="Times New Roman"/>
          <w:color w:val="515151"/>
          <w:sz w:val="20"/>
          <w:szCs w:val="20"/>
          <w14:cntxtAlts w14:val="0"/>
        </w:rPr>
        <w:br/>
      </w:r>
    </w:p>
    <w:p w14:paraId="46B4D928"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As planned mitigation actions, the Liberia’s NDC from 2018 mentions the production and</w:t>
      </w:r>
      <w:r w:rsidRPr="00AA487B">
        <w:rPr>
          <w:rFonts w:asciiTheme="minorHAnsi" w:eastAsia="Times New Roman" w:hAnsiTheme="minorHAnsi" w:cs="Times New Roman"/>
          <w:color w:val="515151"/>
          <w:sz w:val="20"/>
          <w:szCs w:val="20"/>
          <w14:cntxtAlts w14:val="0"/>
        </w:rPr>
        <w:br/>
        <w:t>distribution of “280,543 energy saving cook stoves that use fuel wood and 308,004 energy</w:t>
      </w:r>
      <w:r w:rsidRPr="00AA487B">
        <w:rPr>
          <w:rFonts w:asciiTheme="minorHAnsi" w:eastAsia="Times New Roman" w:hAnsiTheme="minorHAnsi" w:cs="Times New Roman"/>
          <w:color w:val="515151"/>
          <w:sz w:val="20"/>
          <w:szCs w:val="20"/>
          <w14:cntxtAlts w14:val="0"/>
        </w:rPr>
        <w:br/>
        <w:t>saving cookstoves that use charcoal by 2030” [17] p.12.</w:t>
      </w:r>
      <w:r w:rsidRPr="00AA487B">
        <w:rPr>
          <w:rFonts w:asciiTheme="minorHAnsi" w:eastAsia="Times New Roman" w:hAnsiTheme="minorHAnsi" w:cs="Times New Roman"/>
          <w:color w:val="515151"/>
          <w:sz w:val="20"/>
          <w:szCs w:val="20"/>
          <w14:cntxtAlts w14:val="0"/>
        </w:rPr>
        <w:br/>
        <w:t>According to the NDC, Liberia “is committed to do more to further cut down on its GHG</w:t>
      </w:r>
      <w:r w:rsidRPr="00AA487B">
        <w:rPr>
          <w:rFonts w:asciiTheme="minorHAnsi" w:eastAsia="Times New Roman" w:hAnsiTheme="minorHAnsi" w:cs="Times New Roman"/>
          <w:color w:val="515151"/>
          <w:sz w:val="20"/>
          <w:szCs w:val="20"/>
          <w14:cntxtAlts w14:val="0"/>
        </w:rPr>
        <w:br/>
        <w:t>emissions provided the international community supports Liberia with the appropriate means</w:t>
      </w:r>
      <w:r w:rsidRPr="00AA487B">
        <w:rPr>
          <w:rFonts w:asciiTheme="minorHAnsi" w:eastAsia="Times New Roman" w:hAnsiTheme="minorHAnsi" w:cs="Times New Roman"/>
          <w:color w:val="515151"/>
          <w:sz w:val="20"/>
          <w:szCs w:val="20"/>
          <w14:cntxtAlts w14:val="0"/>
        </w:rPr>
        <w:br/>
        <w:t>of implementation” [17] p.3 ’Fairness and ambition’. To fully implement Liberia’s INDC</w:t>
      </w:r>
      <w:r w:rsidRPr="00AA487B">
        <w:rPr>
          <w:rFonts w:asciiTheme="minorHAnsi" w:eastAsia="Times New Roman" w:hAnsiTheme="minorHAnsi" w:cs="Times New Roman"/>
          <w:color w:val="515151"/>
          <w:sz w:val="20"/>
          <w:szCs w:val="20"/>
          <w14:cntxtAlts w14:val="0"/>
        </w:rPr>
        <w:br/>
        <w:t>mitigation and adaptation interventions, there is a need for adequate, predictable, and</w:t>
      </w:r>
      <w:r w:rsidRPr="00AA487B">
        <w:rPr>
          <w:rFonts w:asciiTheme="minorHAnsi" w:eastAsia="Times New Roman" w:hAnsiTheme="minorHAnsi" w:cs="Times New Roman"/>
          <w:color w:val="515151"/>
          <w:sz w:val="20"/>
          <w:szCs w:val="20"/>
          <w14:cntxtAlts w14:val="0"/>
        </w:rPr>
        <w:br/>
        <w:t>sustainable financial, technological, and capacity support and mechanisms provided by various</w:t>
      </w:r>
      <w:r w:rsidRPr="00AA487B">
        <w:rPr>
          <w:rFonts w:asciiTheme="minorHAnsi" w:eastAsia="Times New Roman" w:hAnsiTheme="minorHAnsi" w:cs="Times New Roman"/>
          <w:color w:val="515151"/>
          <w:sz w:val="20"/>
          <w:szCs w:val="20"/>
          <w14:cntxtAlts w14:val="0"/>
        </w:rPr>
        <w:br/>
        <w:t>sources. So Liberia intends to mobilize funds from the private sector, bilateral and multilateral</w:t>
      </w:r>
      <w:r w:rsidRPr="00AA487B">
        <w:rPr>
          <w:rFonts w:asciiTheme="minorHAnsi" w:eastAsia="Times New Roman" w:hAnsiTheme="minorHAnsi" w:cs="Times New Roman"/>
          <w:color w:val="515151"/>
          <w:sz w:val="20"/>
          <w:szCs w:val="20"/>
          <w14:cntxtAlts w14:val="0"/>
        </w:rPr>
        <w:br/>
        <w:t>sources and all other sources, mechanisms and instruments”. [17] p.3 ‘Means of</w:t>
      </w:r>
      <w:r w:rsidRPr="00AA487B">
        <w:rPr>
          <w:rFonts w:asciiTheme="minorHAnsi" w:eastAsia="Times New Roman" w:hAnsiTheme="minorHAnsi" w:cs="Times New Roman"/>
          <w:color w:val="515151"/>
          <w:sz w:val="20"/>
          <w:szCs w:val="20"/>
          <w14:cntxtAlts w14:val="0"/>
        </w:rPr>
        <w:br/>
        <w:t>implementation’. Thus, it’s indicated in the NDC that Liberia will count on the help of</w:t>
      </w:r>
      <w:r w:rsidRPr="00AA487B">
        <w:rPr>
          <w:rFonts w:asciiTheme="minorHAnsi" w:eastAsia="Times New Roman" w:hAnsiTheme="minorHAnsi" w:cs="Times New Roman"/>
          <w:color w:val="515151"/>
          <w:sz w:val="20"/>
          <w:szCs w:val="20"/>
          <w14:cntxtAlts w14:val="0"/>
        </w:rPr>
        <w:br/>
        <w:t>international community to achieve its goal.</w:t>
      </w:r>
      <w:r w:rsidRPr="00AA487B">
        <w:rPr>
          <w:rFonts w:asciiTheme="minorHAnsi" w:eastAsia="Times New Roman" w:hAnsiTheme="minorHAnsi" w:cs="Times New Roman"/>
          <w:color w:val="515151"/>
          <w:sz w:val="20"/>
          <w:szCs w:val="20"/>
          <w14:cntxtAlts w14:val="0"/>
        </w:rPr>
        <w:br/>
        <w:t>Moreover, the distribution and use of improved biomass cookstoves is planned and not</w:t>
      </w:r>
      <w:r w:rsidRPr="00AA487B">
        <w:rPr>
          <w:rFonts w:asciiTheme="minorHAnsi" w:eastAsia="Times New Roman" w:hAnsiTheme="minorHAnsi" w:cs="Times New Roman"/>
          <w:color w:val="515151"/>
          <w:sz w:val="20"/>
          <w:szCs w:val="20"/>
          <w14:cntxtAlts w14:val="0"/>
        </w:rPr>
        <w:br/>
        <w:t>enforced by any government law, policy or regulation. Hence there is no obligation for</w:t>
      </w:r>
      <w:r w:rsidRPr="00AA487B">
        <w:rPr>
          <w:rFonts w:asciiTheme="minorHAnsi" w:eastAsia="Times New Roman" w:hAnsiTheme="minorHAnsi" w:cs="Times New Roman"/>
          <w:color w:val="515151"/>
          <w:sz w:val="20"/>
          <w:szCs w:val="20"/>
          <w14:cntxtAlts w14:val="0"/>
        </w:rPr>
        <w:br/>
        <w:t>households to use improved cookstoves. Therefore, the PoA will help enable to voluntary</w:t>
      </w:r>
      <w:r w:rsidRPr="00AA487B">
        <w:rPr>
          <w:rFonts w:asciiTheme="minorHAnsi" w:eastAsia="Times New Roman" w:hAnsiTheme="minorHAnsi" w:cs="Times New Roman"/>
          <w:color w:val="515151"/>
          <w:sz w:val="20"/>
          <w:szCs w:val="20"/>
          <w14:cntxtAlts w14:val="0"/>
        </w:rPr>
        <w:br/>
        <w:t>targets to be achieved via international climate finance.</w:t>
      </w:r>
    </w:p>
    <w:p w14:paraId="22FBA55B" w14:textId="77777777" w:rsidR="005228B5" w:rsidRPr="00AA487B" w:rsidRDefault="005228B5" w:rsidP="005228B5">
      <w:pPr>
        <w:rPr>
          <w:rFonts w:asciiTheme="minorHAnsi" w:hAnsiTheme="minorHAnsi" w:cs="Arial"/>
          <w:szCs w:val="22"/>
        </w:rPr>
      </w:pPr>
    </w:p>
    <w:p w14:paraId="2B035506"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Sierra Leone</w:t>
      </w:r>
      <w:r w:rsidRPr="00AA487B">
        <w:rPr>
          <w:rFonts w:asciiTheme="minorHAnsi" w:eastAsia="Times New Roman" w:hAnsiTheme="minorHAnsi" w:cs="Times New Roman"/>
          <w:b/>
          <w:bCs/>
          <w:color w:val="515151"/>
          <w:sz w:val="20"/>
          <w:szCs w:val="20"/>
          <w14:cntxtAlts w14:val="0"/>
        </w:rPr>
        <w:br/>
      </w:r>
    </w:p>
    <w:p w14:paraId="39E18D2A" w14:textId="77777777" w:rsidR="005228B5" w:rsidRPr="00AA487B" w:rsidRDefault="005228B5" w:rsidP="005228B5">
      <w:pPr>
        <w:spacing w:after="0" w:line="240" w:lineRule="auto"/>
        <w:contextualSpacing w:val="0"/>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Water</w:t>
      </w:r>
    </w:p>
    <w:p w14:paraId="1CF150C3"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color w:val="515151"/>
          <w:sz w:val="20"/>
          <w:szCs w:val="20"/>
          <w14:cntxtAlts w14:val="0"/>
        </w:rPr>
        <w:t>The NDC mentions setting/developing water and quality standards and ensure regular</w:t>
      </w:r>
      <w:r w:rsidRPr="00AA487B">
        <w:rPr>
          <w:rFonts w:asciiTheme="minorHAnsi" w:eastAsia="Times New Roman" w:hAnsiTheme="minorHAnsi" w:cs="Times New Roman"/>
          <w:color w:val="515151"/>
          <w:sz w:val="20"/>
          <w:szCs w:val="20"/>
          <w14:cntxtAlts w14:val="0"/>
        </w:rPr>
        <w:br/>
        <w:t>assessments and monitoring through control programs. [99] p.6 However, there is neither</w:t>
      </w:r>
      <w:r w:rsidRPr="00AA487B">
        <w:rPr>
          <w:rFonts w:asciiTheme="minorHAnsi" w:eastAsia="Times New Roman" w:hAnsiTheme="minorHAnsi" w:cs="Times New Roman"/>
          <w:color w:val="515151"/>
          <w:sz w:val="20"/>
          <w:szCs w:val="20"/>
          <w14:cntxtAlts w14:val="0"/>
        </w:rPr>
        <w:br/>
        <w:t>specific target nor policy to improve the water supply and accessibility. Moreover, according</w:t>
      </w:r>
      <w:r w:rsidRPr="00AA487B">
        <w:rPr>
          <w:rFonts w:asciiTheme="minorHAnsi" w:eastAsia="Times New Roman" w:hAnsiTheme="minorHAnsi" w:cs="Times New Roman"/>
          <w:color w:val="515151"/>
          <w:sz w:val="20"/>
          <w:szCs w:val="20"/>
          <w14:cntxtAlts w14:val="0"/>
        </w:rPr>
        <w:br/>
        <w:t>to “the National system to support drinking water, sanitation and hygiene: Global status report</w:t>
      </w:r>
      <w:r w:rsidRPr="00AA487B">
        <w:rPr>
          <w:rFonts w:asciiTheme="minorHAnsi" w:eastAsia="Times New Roman" w:hAnsiTheme="minorHAnsi" w:cs="Times New Roman"/>
          <w:color w:val="515151"/>
          <w:sz w:val="20"/>
          <w:szCs w:val="20"/>
          <w14:cntxtAlts w14:val="0"/>
        </w:rPr>
        <w:br/>
        <w:t>2019”, [110] the country is deemed to have insufficient financial resources, then the PoA will</w:t>
      </w:r>
      <w:r w:rsidRPr="00AA487B">
        <w:rPr>
          <w:rFonts w:asciiTheme="minorHAnsi" w:eastAsia="Times New Roman" w:hAnsiTheme="minorHAnsi" w:cs="Times New Roman"/>
          <w:color w:val="515151"/>
          <w:sz w:val="20"/>
          <w:szCs w:val="20"/>
          <w14:cntxtAlts w14:val="0"/>
        </w:rPr>
        <w:br/>
        <w:t>lead to a greater level of adoption of an existing voluntary scheme to help fill the gap of this</w:t>
      </w:r>
      <w:r w:rsidRPr="00AA487B">
        <w:rPr>
          <w:rFonts w:asciiTheme="minorHAnsi" w:eastAsia="Times New Roman" w:hAnsiTheme="minorHAnsi" w:cs="Times New Roman"/>
          <w:color w:val="515151"/>
          <w:sz w:val="20"/>
          <w:szCs w:val="20"/>
          <w14:cntxtAlts w14:val="0"/>
        </w:rPr>
        <w:br/>
        <w:t>insufficient.</w:t>
      </w:r>
      <w:r w:rsidRPr="00AA487B">
        <w:rPr>
          <w:rFonts w:asciiTheme="minorHAnsi" w:eastAsia="Times New Roman" w:hAnsiTheme="minorHAnsi" w:cs="Times New Roman"/>
          <w:color w:val="515151"/>
          <w:sz w:val="20"/>
          <w:szCs w:val="20"/>
          <w14:cntxtAlts w14:val="0"/>
        </w:rPr>
        <w:br/>
      </w:r>
    </w:p>
    <w:p w14:paraId="70B40DC5"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Cookstove</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NDC of Sierra Leone indicates as a present GHG emission contribution the expansion of</w:t>
      </w:r>
      <w:r w:rsidRPr="00AA487B">
        <w:rPr>
          <w:rFonts w:asciiTheme="minorHAnsi" w:eastAsia="Times New Roman" w:hAnsiTheme="minorHAnsi" w:cs="Times New Roman"/>
          <w:color w:val="515151"/>
          <w:sz w:val="20"/>
          <w:szCs w:val="20"/>
          <w14:cntxtAlts w14:val="0"/>
        </w:rPr>
        <w:br/>
        <w:t>clean energy utilization like biomass stoves (e.g. solar, mini-hydroelectric power, LPG,</w:t>
      </w:r>
      <w:r w:rsidRPr="00AA487B">
        <w:rPr>
          <w:rFonts w:asciiTheme="minorHAnsi" w:eastAsia="Times New Roman" w:hAnsiTheme="minorHAnsi" w:cs="Times New Roman"/>
          <w:color w:val="515151"/>
          <w:sz w:val="20"/>
          <w:szCs w:val="20"/>
          <w14:cntxtAlts w14:val="0"/>
        </w:rPr>
        <w:br/>
        <w:t>biomass stoves etc.). [99] p.6 Moreover, UNDP further describes the capacities to translate</w:t>
      </w:r>
      <w:r w:rsidRPr="00AA487B">
        <w:rPr>
          <w:rFonts w:asciiTheme="minorHAnsi" w:eastAsia="Times New Roman" w:hAnsiTheme="minorHAnsi" w:cs="Times New Roman"/>
          <w:color w:val="515151"/>
          <w:sz w:val="20"/>
          <w:szCs w:val="20"/>
          <w14:cntxtAlts w14:val="0"/>
        </w:rPr>
        <w:br/>
        <w:t>the plans and strategies defined in the National Energy Plan and National Energy Strategy</w:t>
      </w:r>
      <w:r w:rsidRPr="00AA487B">
        <w:rPr>
          <w:rFonts w:asciiTheme="minorHAnsi" w:eastAsia="Times New Roman" w:hAnsiTheme="minorHAnsi" w:cs="Times New Roman"/>
          <w:color w:val="515151"/>
          <w:sz w:val="20"/>
          <w:szCs w:val="20"/>
          <w14:cntxtAlts w14:val="0"/>
        </w:rPr>
        <w:br/>
        <w:t>into pragmatic and business solutions as weak (UNDP). [100] However, the plan does not</w:t>
      </w:r>
      <w:r w:rsidRPr="00AA487B">
        <w:rPr>
          <w:rFonts w:asciiTheme="minorHAnsi" w:eastAsia="Times New Roman" w:hAnsiTheme="minorHAnsi" w:cs="Times New Roman"/>
          <w:color w:val="515151"/>
          <w:sz w:val="20"/>
          <w:szCs w:val="20"/>
          <w14:cntxtAlts w14:val="0"/>
        </w:rPr>
        <w:br/>
      </w:r>
      <w:r w:rsidRPr="00AA487B">
        <w:rPr>
          <w:rFonts w:asciiTheme="minorHAnsi" w:eastAsia="Times New Roman" w:hAnsiTheme="minorHAnsi" w:cs="Times New Roman"/>
          <w:color w:val="515151"/>
          <w:sz w:val="20"/>
          <w:szCs w:val="20"/>
          <w14:cntxtAlts w14:val="0"/>
        </w:rPr>
        <w:lastRenderedPageBreak/>
        <w:t>mention any quantitative targets in terms of cookstove distribution which means there is no</w:t>
      </w:r>
      <w:r w:rsidRPr="00AA487B">
        <w:rPr>
          <w:rFonts w:asciiTheme="minorHAnsi" w:eastAsia="Times New Roman" w:hAnsiTheme="minorHAnsi" w:cs="Times New Roman"/>
          <w:color w:val="515151"/>
          <w:sz w:val="20"/>
          <w:szCs w:val="20"/>
          <w14:cntxtAlts w14:val="0"/>
        </w:rPr>
        <w:br/>
        <w:t>legal obligation of the distribution of cookstove. Then, the PoA will help enable their</w:t>
      </w:r>
      <w:r w:rsidRPr="00AA487B">
        <w:rPr>
          <w:rFonts w:asciiTheme="minorHAnsi" w:eastAsia="Times New Roman" w:hAnsiTheme="minorHAnsi" w:cs="Times New Roman"/>
          <w:color w:val="515151"/>
          <w:sz w:val="20"/>
          <w:szCs w:val="20"/>
          <w14:cntxtAlts w14:val="0"/>
        </w:rPr>
        <w:br/>
        <w:t>expansion.</w:t>
      </w:r>
      <w:r w:rsidRPr="00AA487B">
        <w:rPr>
          <w:rFonts w:asciiTheme="minorHAnsi" w:eastAsia="Times New Roman" w:hAnsiTheme="minorHAnsi" w:cs="Times New Roman"/>
          <w:color w:val="515151"/>
          <w:sz w:val="20"/>
          <w:szCs w:val="20"/>
          <w14:cntxtAlts w14:val="0"/>
        </w:rPr>
        <w:br/>
      </w:r>
    </w:p>
    <w:p w14:paraId="468142F7" w14:textId="77777777" w:rsidR="005228B5" w:rsidRDefault="005228B5" w:rsidP="005228B5">
      <w:pPr>
        <w:spacing w:after="0" w:line="240" w:lineRule="auto"/>
        <w:contextualSpacing w:val="0"/>
        <w:jc w:val="both"/>
        <w:rPr>
          <w:ins w:id="66" w:author="NIHAR Kumar" w:date="2023-04-24T14:48:00Z"/>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Both</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NDC mentioned the realization of the bold ambitions and actions identified in the Sierra</w:t>
      </w:r>
      <w:r w:rsidRPr="00AA487B">
        <w:rPr>
          <w:rFonts w:asciiTheme="minorHAnsi" w:eastAsia="Times New Roman" w:hAnsiTheme="minorHAnsi" w:cs="Times New Roman"/>
          <w:color w:val="515151"/>
          <w:sz w:val="20"/>
          <w:szCs w:val="20"/>
          <w14:cntxtAlts w14:val="0"/>
        </w:rPr>
        <w:br/>
        <w:t>Leone INDC will require substantial financial resources, investment, technology development</w:t>
      </w:r>
      <w:r w:rsidRPr="00AA487B">
        <w:rPr>
          <w:rFonts w:asciiTheme="minorHAnsi" w:eastAsia="Times New Roman" w:hAnsiTheme="minorHAnsi" w:cs="Times New Roman"/>
          <w:color w:val="515151"/>
          <w:sz w:val="20"/>
          <w:szCs w:val="20"/>
          <w14:cntxtAlts w14:val="0"/>
        </w:rPr>
        <w:br/>
        <w:t>and transfer, and capacity-building to fully realize her intended contribution. To succeed in</w:t>
      </w:r>
      <w:r w:rsidRPr="00AA487B">
        <w:rPr>
          <w:rFonts w:asciiTheme="minorHAnsi" w:eastAsia="Times New Roman" w:hAnsiTheme="minorHAnsi" w:cs="Times New Roman"/>
          <w:color w:val="515151"/>
          <w:sz w:val="20"/>
          <w:szCs w:val="20"/>
          <w14:cntxtAlts w14:val="0"/>
        </w:rPr>
        <w:br/>
        <w:t>this ambitious intention, Sierra Leone will need to access both public and private sources</w:t>
      </w:r>
      <w:r w:rsidRPr="00AA487B">
        <w:rPr>
          <w:rFonts w:asciiTheme="minorHAnsi" w:eastAsia="Times New Roman" w:hAnsiTheme="minorHAnsi" w:cs="Times New Roman"/>
          <w:color w:val="515151"/>
          <w:sz w:val="20"/>
          <w:szCs w:val="20"/>
          <w14:cntxtAlts w14:val="0"/>
        </w:rPr>
        <w:br/>
        <w:t>[99] p.10</w:t>
      </w:r>
    </w:p>
    <w:p w14:paraId="783D573D" w14:textId="77777777" w:rsidR="00EA66CD" w:rsidRDefault="00EA66CD" w:rsidP="005228B5">
      <w:pPr>
        <w:spacing w:after="0" w:line="240" w:lineRule="auto"/>
        <w:contextualSpacing w:val="0"/>
        <w:jc w:val="both"/>
        <w:rPr>
          <w:ins w:id="67" w:author="NIHAR Kumar" w:date="2023-04-24T14:48:00Z"/>
          <w:rFonts w:asciiTheme="minorHAnsi" w:eastAsia="Times New Roman" w:hAnsiTheme="minorHAnsi" w:cs="Times New Roman"/>
          <w:color w:val="515151"/>
          <w:sz w:val="20"/>
          <w:szCs w:val="20"/>
          <w14:cntxtAlts w14:val="0"/>
        </w:rPr>
      </w:pPr>
    </w:p>
    <w:p w14:paraId="7834BE98" w14:textId="77777777" w:rsidR="00EA66CD" w:rsidRPr="00AA487B" w:rsidRDefault="00EA66CD" w:rsidP="005228B5">
      <w:pPr>
        <w:spacing w:after="0" w:line="240" w:lineRule="auto"/>
        <w:contextualSpacing w:val="0"/>
        <w:jc w:val="both"/>
        <w:rPr>
          <w:rFonts w:asciiTheme="minorHAnsi" w:eastAsia="Times New Roman" w:hAnsiTheme="minorHAnsi" w:cs="Times New Roman"/>
          <w:color w:val="auto"/>
          <w:sz w:val="24"/>
          <w14:cntxtAlts w14:val="0"/>
        </w:rPr>
      </w:pPr>
    </w:p>
    <w:p w14:paraId="67F2D612"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Senegal</w:t>
      </w:r>
      <w:r w:rsidRPr="00AA487B">
        <w:rPr>
          <w:rFonts w:asciiTheme="minorHAnsi" w:eastAsia="Times New Roman" w:hAnsiTheme="minorHAnsi" w:cs="Times New Roman"/>
          <w:b/>
          <w:bCs/>
          <w:color w:val="515151"/>
          <w:sz w:val="20"/>
          <w:szCs w:val="20"/>
          <w14:cntxtAlts w14:val="0"/>
        </w:rPr>
        <w:br/>
      </w:r>
    </w:p>
    <w:p w14:paraId="6A0B504C"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According to “the National system to support drinking water, sanitation and hygiene: Global</w:t>
      </w:r>
      <w:r w:rsidRPr="00AA487B">
        <w:rPr>
          <w:rFonts w:asciiTheme="minorHAnsi" w:eastAsia="Times New Roman" w:hAnsiTheme="minorHAnsi" w:cs="Times New Roman"/>
          <w:color w:val="515151"/>
          <w:sz w:val="20"/>
          <w:szCs w:val="20"/>
          <w14:cntxtAlts w14:val="0"/>
        </w:rPr>
        <w:br/>
        <w:t>status report 2019”, the objective is to give access to clean water to 90% of the population</w:t>
      </w:r>
      <w:r w:rsidRPr="00AA487B">
        <w:rPr>
          <w:rFonts w:asciiTheme="minorHAnsi" w:eastAsia="Times New Roman" w:hAnsiTheme="minorHAnsi" w:cs="Times New Roman"/>
          <w:color w:val="515151"/>
          <w:sz w:val="20"/>
          <w:szCs w:val="20"/>
          <w14:cntxtAlts w14:val="0"/>
        </w:rPr>
        <w:br/>
        <w:t>by 2021, but the country is deemed to have insufficient financial and human resources for</w:t>
      </w:r>
      <w:r w:rsidRPr="00AA487B">
        <w:rPr>
          <w:rFonts w:asciiTheme="minorHAnsi" w:eastAsia="Times New Roman" w:hAnsiTheme="minorHAnsi" w:cs="Times New Roman"/>
          <w:color w:val="515151"/>
          <w:sz w:val="20"/>
          <w:szCs w:val="20"/>
          <w14:cntxtAlts w14:val="0"/>
        </w:rPr>
        <w:br/>
        <w:t>these targets. [110] Therefore, the PoA will help enforce the existing regulation, to help fill</w:t>
      </w:r>
      <w:r w:rsidRPr="00AA487B">
        <w:rPr>
          <w:rFonts w:asciiTheme="minorHAnsi" w:eastAsia="Times New Roman" w:hAnsiTheme="minorHAnsi" w:cs="Times New Roman"/>
          <w:color w:val="515151"/>
          <w:sz w:val="20"/>
          <w:szCs w:val="20"/>
          <w14:cntxtAlts w14:val="0"/>
        </w:rPr>
        <w:br/>
        <w:t>the gap of the insufficient resources.</w:t>
      </w:r>
      <w:r w:rsidRPr="00AA487B">
        <w:rPr>
          <w:rFonts w:asciiTheme="minorHAnsi" w:eastAsia="Times New Roman" w:hAnsiTheme="minorHAnsi" w:cs="Times New Roman"/>
          <w:color w:val="515151"/>
          <w:sz w:val="20"/>
          <w:szCs w:val="20"/>
          <w14:cntxtAlts w14:val="0"/>
        </w:rPr>
        <w:br/>
      </w:r>
    </w:p>
    <w:p w14:paraId="4F1452B1"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According to the document ‘Energy policy of the Republic of Senegal’ (2018) [20] p.29,</w:t>
      </w:r>
      <w:r w:rsidRPr="00AA487B">
        <w:rPr>
          <w:rFonts w:asciiTheme="minorHAnsi" w:eastAsia="Times New Roman" w:hAnsiTheme="minorHAnsi" w:cs="Times New Roman"/>
          <w:color w:val="515151"/>
          <w:sz w:val="20"/>
          <w:szCs w:val="20"/>
          <w14:cntxtAlts w14:val="0"/>
        </w:rPr>
        <w:br/>
        <w:t>improved stoves, make a weak penetration in poor and rural households because of the high</w:t>
      </w:r>
      <w:r w:rsidRPr="00AA487B">
        <w:rPr>
          <w:rFonts w:asciiTheme="minorHAnsi" w:eastAsia="Times New Roman" w:hAnsiTheme="minorHAnsi" w:cs="Times New Roman"/>
          <w:color w:val="515151"/>
          <w:sz w:val="20"/>
          <w:szCs w:val="20"/>
          <w14:cntxtAlts w14:val="0"/>
        </w:rPr>
        <w:br/>
        <w:t>upfront prices and the lack of organization and financing mechanisms to make them affordable</w:t>
      </w:r>
      <w:r w:rsidRPr="00AA487B">
        <w:rPr>
          <w:rFonts w:asciiTheme="minorHAnsi" w:eastAsia="Times New Roman" w:hAnsiTheme="minorHAnsi" w:cs="Times New Roman"/>
          <w:color w:val="515151"/>
          <w:sz w:val="20"/>
          <w:szCs w:val="20"/>
          <w14:cntxtAlts w14:val="0"/>
        </w:rPr>
        <w:br/>
        <w:t>to all. It also mentions that access to LPG by poor has remained low because of various</w:t>
      </w:r>
      <w:r w:rsidRPr="00AA487B">
        <w:rPr>
          <w:rFonts w:asciiTheme="minorHAnsi" w:eastAsia="Times New Roman" w:hAnsiTheme="minorHAnsi" w:cs="Times New Roman"/>
          <w:color w:val="515151"/>
          <w:sz w:val="20"/>
          <w:szCs w:val="20"/>
          <w14:cntxtAlts w14:val="0"/>
        </w:rPr>
        <w:br/>
        <w:t>barriers such as financial capacities to purchase LPG devices and lack of distribution outlets at</w:t>
      </w:r>
    </w:p>
    <w:p w14:paraId="59B53D65"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t>decentralized level to meet the demand of the scattered habitat in rural areas. Thus, several</w:t>
      </w:r>
      <w:r w:rsidRPr="00AA487B">
        <w:rPr>
          <w:rFonts w:asciiTheme="minorHAnsi" w:eastAsia="Times New Roman" w:hAnsiTheme="minorHAnsi" w:cs="Times New Roman"/>
          <w:color w:val="515151"/>
          <w:sz w:val="20"/>
          <w:szCs w:val="20"/>
          <w14:cntxtAlts w14:val="0"/>
        </w:rPr>
        <w:br/>
        <w:t>initiatives were launched but their impacts have remained weak [20] p.29.</w:t>
      </w:r>
      <w:r w:rsidRPr="00AA487B">
        <w:rPr>
          <w:rFonts w:asciiTheme="minorHAnsi" w:eastAsia="Times New Roman" w:hAnsiTheme="minorHAnsi" w:cs="Times New Roman"/>
          <w:color w:val="515151"/>
          <w:sz w:val="20"/>
          <w:szCs w:val="20"/>
          <w14:cntxtAlts w14:val="0"/>
        </w:rPr>
        <w:br/>
        <w:t>The government wants to provide sustainable supply for all households (urban and rural)</w:t>
      </w:r>
      <w:r w:rsidRPr="00AA487B">
        <w:rPr>
          <w:rFonts w:asciiTheme="minorHAnsi" w:eastAsia="Times New Roman" w:hAnsiTheme="minorHAnsi" w:cs="Times New Roman"/>
          <w:color w:val="515151"/>
          <w:sz w:val="20"/>
          <w:szCs w:val="20"/>
          <w14:cntxtAlts w14:val="0"/>
        </w:rPr>
        <w:br/>
        <w:t>with cooking energy but no specific targets for the promotion/dissemination of improved</w:t>
      </w:r>
      <w:r w:rsidRPr="00AA487B">
        <w:rPr>
          <w:rFonts w:asciiTheme="minorHAnsi" w:eastAsia="Times New Roman" w:hAnsiTheme="minorHAnsi" w:cs="Times New Roman"/>
          <w:color w:val="515151"/>
          <w:sz w:val="20"/>
          <w:szCs w:val="20"/>
          <w14:cntxtAlts w14:val="0"/>
        </w:rPr>
        <w:br/>
        <w:t>cookstoves are mentioned so there is no obligation of cookstove distribution.</w:t>
      </w:r>
      <w:r w:rsidRPr="00AA487B">
        <w:rPr>
          <w:rFonts w:asciiTheme="minorHAnsi" w:eastAsia="Times New Roman" w:hAnsiTheme="minorHAnsi" w:cs="Times New Roman"/>
          <w:color w:val="515151"/>
          <w:sz w:val="20"/>
          <w:szCs w:val="20"/>
          <w14:cntxtAlts w14:val="0"/>
        </w:rPr>
        <w:br/>
        <w:t>Hence, the PoA will help enable to distribute them</w:t>
      </w:r>
    </w:p>
    <w:p w14:paraId="19013784" w14:textId="77777777" w:rsidR="005228B5" w:rsidRPr="00AA487B" w:rsidRDefault="005228B5" w:rsidP="005228B5">
      <w:pPr>
        <w:rPr>
          <w:rFonts w:asciiTheme="minorHAnsi" w:hAnsiTheme="minorHAnsi" w:cs="Arial"/>
          <w:szCs w:val="22"/>
        </w:rPr>
      </w:pPr>
    </w:p>
    <w:p w14:paraId="5EBB850A"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Nigeria</w:t>
      </w:r>
      <w:r w:rsidRPr="00AA487B">
        <w:rPr>
          <w:rFonts w:asciiTheme="minorHAnsi" w:eastAsia="Times New Roman" w:hAnsiTheme="minorHAnsi" w:cs="Times New Roman"/>
          <w:b/>
          <w:bCs/>
          <w:color w:val="515151"/>
          <w:sz w:val="20"/>
          <w:szCs w:val="20"/>
          <w14:cntxtAlts w14:val="0"/>
        </w:rPr>
        <w:br/>
      </w:r>
    </w:p>
    <w:p w14:paraId="5AEBB26A"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NDC of Nigeria mentions that one of a mitigation actions is to provide basic infrastructure,</w:t>
      </w:r>
      <w:r w:rsidRPr="00AA487B">
        <w:rPr>
          <w:rFonts w:asciiTheme="minorHAnsi" w:eastAsia="Times New Roman" w:hAnsiTheme="minorHAnsi" w:cs="Times New Roman"/>
          <w:color w:val="515151"/>
          <w:sz w:val="20"/>
          <w:szCs w:val="20"/>
          <w14:cntxtAlts w14:val="0"/>
        </w:rPr>
        <w:br/>
        <w:t>like potable water, puts a strain on government at all levels. The strategy for fresh water</w:t>
      </w:r>
      <w:r w:rsidRPr="00AA487B">
        <w:rPr>
          <w:rFonts w:asciiTheme="minorHAnsi" w:eastAsia="Times New Roman" w:hAnsiTheme="minorHAnsi" w:cs="Times New Roman"/>
          <w:color w:val="515151"/>
          <w:sz w:val="20"/>
          <w:szCs w:val="20"/>
          <w14:cntxtAlts w14:val="0"/>
        </w:rPr>
        <w:br/>
        <w:t>resource are to initiate a national program to integrate water resource management at the</w:t>
      </w:r>
      <w:r w:rsidRPr="00AA487B">
        <w:rPr>
          <w:rFonts w:asciiTheme="minorHAnsi" w:eastAsia="Times New Roman" w:hAnsiTheme="minorHAnsi" w:cs="Times New Roman"/>
          <w:color w:val="515151"/>
          <w:sz w:val="20"/>
          <w:szCs w:val="20"/>
          <w14:cntxtAlts w14:val="0"/>
        </w:rPr>
        <w:br/>
        <w:t>watershed level, intensify program to survey water quality and quantity for both ground and</w:t>
      </w:r>
      <w:r w:rsidRPr="00AA487B">
        <w:rPr>
          <w:rFonts w:asciiTheme="minorHAnsi" w:eastAsia="Times New Roman" w:hAnsiTheme="minorHAnsi" w:cs="Times New Roman"/>
          <w:color w:val="515151"/>
          <w:sz w:val="20"/>
          <w:szCs w:val="20"/>
          <w14:cntxtAlts w14:val="0"/>
        </w:rPr>
        <w:br/>
        <w:t>surface water and implement program to sustainably extend and improve water supply and</w:t>
      </w:r>
      <w:r w:rsidRPr="00AA487B">
        <w:rPr>
          <w:rFonts w:asciiTheme="minorHAnsi" w:eastAsia="Times New Roman" w:hAnsiTheme="minorHAnsi" w:cs="Times New Roman"/>
          <w:color w:val="515151"/>
          <w:sz w:val="20"/>
          <w:szCs w:val="20"/>
          <w14:cntxtAlts w14:val="0"/>
        </w:rPr>
        <w:br/>
        <w:t>water management infrastructure. [29] p.16 4.2.7. According to “the National system to</w:t>
      </w:r>
      <w:r w:rsidRPr="00AA487B">
        <w:rPr>
          <w:rFonts w:asciiTheme="minorHAnsi" w:eastAsia="Times New Roman" w:hAnsiTheme="minorHAnsi" w:cs="Times New Roman"/>
          <w:color w:val="515151"/>
          <w:sz w:val="20"/>
          <w:szCs w:val="20"/>
          <w14:cntxtAlts w14:val="0"/>
        </w:rPr>
        <w:br/>
        <w:t>support drinking water, sanitation and hygiene: Global status report 2019”, the country</w:t>
      </w:r>
      <w:r w:rsidRPr="00AA487B">
        <w:rPr>
          <w:rFonts w:asciiTheme="minorHAnsi" w:eastAsia="Times New Roman" w:hAnsiTheme="minorHAnsi" w:cs="Times New Roman"/>
          <w:color w:val="515151"/>
          <w:sz w:val="20"/>
          <w:szCs w:val="20"/>
          <w14:cntxtAlts w14:val="0"/>
        </w:rPr>
        <w:br/>
        <w:t>intends to give access to clean water to 80% by 2030. [110] Funding for the sub-sector is</w:t>
      </w:r>
      <w:r w:rsidRPr="00AA487B">
        <w:rPr>
          <w:rFonts w:asciiTheme="minorHAnsi" w:eastAsia="Times New Roman" w:hAnsiTheme="minorHAnsi" w:cs="Times New Roman"/>
          <w:color w:val="515151"/>
          <w:sz w:val="20"/>
          <w:szCs w:val="20"/>
          <w14:cntxtAlts w14:val="0"/>
        </w:rPr>
        <w:br/>
        <w:t>weak, and significant household contribution is needed [30][110] Therefore, the PoA will lead</w:t>
      </w:r>
      <w:r w:rsidRPr="00AA487B">
        <w:rPr>
          <w:rFonts w:asciiTheme="minorHAnsi" w:eastAsia="Times New Roman" w:hAnsiTheme="minorHAnsi" w:cs="Times New Roman"/>
          <w:color w:val="515151"/>
          <w:sz w:val="20"/>
          <w:szCs w:val="20"/>
          <w14:cntxtAlts w14:val="0"/>
        </w:rPr>
        <w:br/>
        <w:t>to a greater level of adoption of an existing voluntary scheme to help fill the gap of these</w:t>
      </w:r>
      <w:r w:rsidRPr="00AA487B">
        <w:rPr>
          <w:rFonts w:asciiTheme="minorHAnsi" w:eastAsia="Times New Roman" w:hAnsiTheme="minorHAnsi" w:cs="Times New Roman"/>
          <w:color w:val="515151"/>
          <w:sz w:val="20"/>
          <w:szCs w:val="20"/>
          <w14:cntxtAlts w14:val="0"/>
        </w:rPr>
        <w:br/>
        <w:t>insufficient resources.</w:t>
      </w:r>
      <w:r w:rsidRPr="00AA487B">
        <w:rPr>
          <w:rFonts w:asciiTheme="minorHAnsi" w:eastAsia="Times New Roman" w:hAnsiTheme="minorHAnsi" w:cs="Times New Roman"/>
          <w:color w:val="515151"/>
          <w:sz w:val="20"/>
          <w:szCs w:val="20"/>
          <w14:cntxtAlts w14:val="0"/>
        </w:rPr>
        <w:br/>
      </w:r>
    </w:p>
    <w:p w14:paraId="1F2867EC"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In the NDC from 2017, it is mentions that the use of fuel wood and charcoal for fuel is a major</w:t>
      </w:r>
      <w:r w:rsidRPr="00AA487B">
        <w:rPr>
          <w:rFonts w:asciiTheme="minorHAnsi" w:eastAsia="Times New Roman" w:hAnsiTheme="minorHAnsi" w:cs="Times New Roman"/>
          <w:color w:val="515151"/>
          <w:sz w:val="20"/>
          <w:szCs w:val="20"/>
          <w14:cntxtAlts w14:val="0"/>
        </w:rPr>
        <w:br/>
        <w:t>source of degradation of Nigeria’s forests. So, it indicates that efficient cookstoves are one</w:t>
      </w:r>
      <w:r w:rsidRPr="00AA487B">
        <w:rPr>
          <w:rFonts w:asciiTheme="minorHAnsi" w:eastAsia="Times New Roman" w:hAnsiTheme="minorHAnsi" w:cs="Times New Roman"/>
          <w:color w:val="515151"/>
          <w:sz w:val="20"/>
          <w:szCs w:val="20"/>
          <w14:cntxtAlts w14:val="0"/>
        </w:rPr>
        <w:br/>
        <w:t>way to reduce fuel demand, and alternative heating sources such as LPG could be provided.</w:t>
      </w:r>
      <w:r w:rsidRPr="00AA487B">
        <w:rPr>
          <w:rFonts w:asciiTheme="minorHAnsi" w:eastAsia="Times New Roman" w:hAnsiTheme="minorHAnsi" w:cs="Times New Roman"/>
          <w:color w:val="515151"/>
          <w:sz w:val="20"/>
          <w:szCs w:val="20"/>
          <w14:cntxtAlts w14:val="0"/>
        </w:rPr>
        <w:br/>
        <w:t>To what extent the use of LPG – a fossil fuel – delivers a genuine climate benefit, compared</w:t>
      </w:r>
      <w:r w:rsidRPr="00AA487B">
        <w:rPr>
          <w:rFonts w:asciiTheme="minorHAnsi" w:eastAsia="Times New Roman" w:hAnsiTheme="minorHAnsi" w:cs="Times New Roman"/>
          <w:color w:val="515151"/>
          <w:sz w:val="20"/>
          <w:szCs w:val="20"/>
          <w14:cntxtAlts w14:val="0"/>
        </w:rPr>
        <w:br/>
        <w:t>to wood-based charcoal, needs to be considered. [32] p.13 paragraph 3. And according to the</w:t>
      </w:r>
      <w:r w:rsidRPr="00AA487B">
        <w:rPr>
          <w:rFonts w:asciiTheme="minorHAnsi" w:eastAsia="Times New Roman" w:hAnsiTheme="minorHAnsi" w:cs="Times New Roman"/>
          <w:color w:val="515151"/>
          <w:sz w:val="20"/>
          <w:szCs w:val="20"/>
          <w14:cntxtAlts w14:val="0"/>
        </w:rPr>
        <w:br/>
        <w:t>national renewable energy and energy efficiency policy (2015), encouraging the production</w:t>
      </w:r>
      <w:r w:rsidRPr="00AA487B">
        <w:rPr>
          <w:rFonts w:asciiTheme="minorHAnsi" w:eastAsia="Times New Roman" w:hAnsiTheme="minorHAnsi" w:cs="Times New Roman"/>
          <w:color w:val="515151"/>
          <w:sz w:val="20"/>
          <w:szCs w:val="20"/>
          <w14:cntxtAlts w14:val="0"/>
        </w:rPr>
        <w:br/>
        <w:t>and use of improved and more-efficient cooking stoves is a key strategy [33] p.27, 3.1.3, l.14.</w:t>
      </w:r>
      <w:r w:rsidRPr="00AA487B">
        <w:rPr>
          <w:rFonts w:asciiTheme="minorHAnsi" w:eastAsia="Times New Roman" w:hAnsiTheme="minorHAnsi" w:cs="Times New Roman"/>
          <w:color w:val="515151"/>
          <w:sz w:val="20"/>
          <w:szCs w:val="20"/>
          <w14:cntxtAlts w14:val="0"/>
        </w:rPr>
        <w:br/>
      </w:r>
      <w:r w:rsidRPr="00AA487B">
        <w:rPr>
          <w:rFonts w:asciiTheme="minorHAnsi" w:eastAsia="Times New Roman" w:hAnsiTheme="minorHAnsi" w:cs="Times New Roman"/>
          <w:color w:val="515151"/>
          <w:sz w:val="20"/>
          <w:szCs w:val="20"/>
          <w14:cntxtAlts w14:val="0"/>
        </w:rPr>
        <w:lastRenderedPageBreak/>
        <w:t>In the NDC from 2017, there is no mention of any particular policy and evokes that further</w:t>
      </w:r>
      <w:r w:rsidRPr="00AA487B">
        <w:rPr>
          <w:rFonts w:asciiTheme="minorHAnsi" w:eastAsia="Times New Roman" w:hAnsiTheme="minorHAnsi" w:cs="Times New Roman"/>
          <w:color w:val="515151"/>
          <w:sz w:val="20"/>
          <w:szCs w:val="20"/>
          <w14:cntxtAlts w14:val="0"/>
        </w:rPr>
        <w:br/>
        <w:t>work is needed in this regard. [32] p.13 paragraph 3. Same in the national renewable energy</w:t>
      </w:r>
      <w:r w:rsidRPr="00AA487B">
        <w:rPr>
          <w:rFonts w:asciiTheme="minorHAnsi" w:eastAsia="Times New Roman" w:hAnsiTheme="minorHAnsi" w:cs="Times New Roman"/>
          <w:color w:val="515151"/>
          <w:sz w:val="20"/>
          <w:szCs w:val="20"/>
          <w14:cntxtAlts w14:val="0"/>
        </w:rPr>
        <w:br/>
        <w:t>and energy efficiency policy in which no quantitative targets are mentioned. [33] p.27, 3.1.3,</w:t>
      </w:r>
      <w:r w:rsidRPr="00AA487B">
        <w:rPr>
          <w:rFonts w:asciiTheme="minorHAnsi" w:eastAsia="Times New Roman" w:hAnsiTheme="minorHAnsi" w:cs="Times New Roman"/>
          <w:color w:val="515151"/>
          <w:sz w:val="20"/>
          <w:szCs w:val="20"/>
          <w14:cntxtAlts w14:val="0"/>
        </w:rPr>
        <w:br/>
        <w:t>l.14. Indeed, there is no legal obligation to provide improved cookstove so the PoA will help</w:t>
      </w:r>
      <w:r w:rsidRPr="00AA487B">
        <w:rPr>
          <w:rFonts w:asciiTheme="minorHAnsi" w:eastAsia="Times New Roman" w:hAnsiTheme="minorHAnsi" w:cs="Times New Roman"/>
          <w:color w:val="515151"/>
          <w:sz w:val="20"/>
          <w:szCs w:val="20"/>
          <w14:cntxtAlts w14:val="0"/>
        </w:rPr>
        <w:br/>
        <w:t>enable to this accessibility.</w:t>
      </w:r>
    </w:p>
    <w:p w14:paraId="6C279349" w14:textId="77777777" w:rsidR="005228B5" w:rsidRPr="00AA487B" w:rsidRDefault="005228B5" w:rsidP="005228B5">
      <w:pPr>
        <w:rPr>
          <w:rFonts w:asciiTheme="minorHAnsi" w:hAnsiTheme="minorHAnsi" w:cs="Arial"/>
          <w:szCs w:val="22"/>
        </w:rPr>
      </w:pPr>
    </w:p>
    <w:p w14:paraId="454A4D75"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Both</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Nigeria indicates it can make a significant additional contribution, but with the international</w:t>
      </w:r>
      <w:r w:rsidRPr="00AA487B">
        <w:rPr>
          <w:rFonts w:asciiTheme="minorHAnsi" w:eastAsia="Times New Roman" w:hAnsiTheme="minorHAnsi" w:cs="Times New Roman"/>
          <w:color w:val="515151"/>
          <w:sz w:val="20"/>
          <w:szCs w:val="20"/>
          <w14:cntxtAlts w14:val="0"/>
        </w:rPr>
        <w:br/>
        <w:t>support in the form of finance and investment, technology and capacity building. [32] p.9 3.4</w:t>
      </w:r>
    </w:p>
    <w:p w14:paraId="4E8A57BF" w14:textId="77777777" w:rsidR="005228B5" w:rsidRPr="00AA487B" w:rsidRDefault="005228B5" w:rsidP="005228B5">
      <w:pPr>
        <w:rPr>
          <w:rFonts w:asciiTheme="minorHAnsi" w:hAnsiTheme="minorHAnsi" w:cs="Arial"/>
          <w:szCs w:val="22"/>
        </w:rPr>
      </w:pPr>
    </w:p>
    <w:p w14:paraId="2C5516DA"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Kenya</w:t>
      </w:r>
      <w:r w:rsidRPr="00AA487B">
        <w:rPr>
          <w:rFonts w:asciiTheme="minorHAnsi" w:eastAsia="Times New Roman" w:hAnsiTheme="minorHAnsi" w:cs="Times New Roman"/>
          <w:b/>
          <w:bCs/>
          <w:color w:val="515151"/>
          <w:sz w:val="20"/>
          <w:szCs w:val="20"/>
          <w14:cntxtAlts w14:val="0"/>
        </w:rPr>
        <w:br/>
      </w:r>
    </w:p>
    <w:p w14:paraId="575A6237"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One of the priorities actions of the NDC is the mainstream of climate change adaptation in the</w:t>
      </w:r>
      <w:r w:rsidRPr="00AA487B">
        <w:rPr>
          <w:rFonts w:asciiTheme="minorHAnsi" w:eastAsia="Times New Roman" w:hAnsiTheme="minorHAnsi" w:cs="Times New Roman"/>
          <w:color w:val="515151"/>
          <w:sz w:val="20"/>
          <w:szCs w:val="20"/>
          <w14:cntxtAlts w14:val="0"/>
        </w:rPr>
        <w:br/>
        <w:t>water sector by implementing the National Water Master Plan (2014). [34] P 5, l.8. In line</w:t>
      </w:r>
      <w:r w:rsidRPr="00AA487B">
        <w:rPr>
          <w:rFonts w:asciiTheme="minorHAnsi" w:eastAsia="Times New Roman" w:hAnsiTheme="minorHAnsi" w:cs="Times New Roman"/>
          <w:color w:val="515151"/>
          <w:sz w:val="20"/>
          <w:szCs w:val="20"/>
          <w14:cntxtAlts w14:val="0"/>
        </w:rPr>
        <w:br/>
        <w:t>with the National Water Policy 1999 and targets of the Kenya Vision 2030, the specific</w:t>
      </w:r>
      <w:r w:rsidRPr="00AA487B">
        <w:rPr>
          <w:rFonts w:asciiTheme="minorHAnsi" w:eastAsia="Times New Roman" w:hAnsiTheme="minorHAnsi" w:cs="Times New Roman"/>
          <w:color w:val="515151"/>
          <w:sz w:val="20"/>
          <w:szCs w:val="20"/>
          <w14:cntxtAlts w14:val="0"/>
        </w:rPr>
        <w:br/>
        <w:t>objectives of water resources development and management in the NWMP 2030 are to ensure</w:t>
      </w:r>
      <w:r w:rsidRPr="00AA487B">
        <w:rPr>
          <w:rFonts w:asciiTheme="minorHAnsi" w:eastAsia="Times New Roman" w:hAnsiTheme="minorHAnsi" w:cs="Times New Roman"/>
          <w:color w:val="515151"/>
          <w:sz w:val="20"/>
          <w:szCs w:val="20"/>
          <w14:cntxtAlts w14:val="0"/>
        </w:rPr>
        <w:br/>
        <w:t>that improved water and sanitation are available and accessible to 78% by 2022 [110], and</w:t>
      </w:r>
      <w:r w:rsidRPr="00AA487B">
        <w:rPr>
          <w:rFonts w:asciiTheme="minorHAnsi" w:eastAsia="Times New Roman" w:hAnsiTheme="minorHAnsi" w:cs="Times New Roman"/>
          <w:color w:val="515151"/>
          <w:sz w:val="20"/>
          <w:szCs w:val="20"/>
          <w14:cntxtAlts w14:val="0"/>
        </w:rPr>
        <w:br/>
        <w:t>to all by 2030 and the domestic and industrial water supply is ensured for 10-year probable</w:t>
      </w:r>
      <w:r w:rsidRPr="00AA487B">
        <w:rPr>
          <w:rFonts w:asciiTheme="minorHAnsi" w:eastAsia="Times New Roman" w:hAnsiTheme="minorHAnsi" w:cs="Times New Roman"/>
          <w:color w:val="515151"/>
          <w:sz w:val="20"/>
          <w:szCs w:val="20"/>
          <w14:cntxtAlts w14:val="0"/>
        </w:rPr>
        <w:br/>
        <w:t>drought and irrigation water supply for 5-year probable drought. [35] P.13, l.2 &amp; l.8. However,</w:t>
      </w:r>
      <w:r w:rsidRPr="00AA487B">
        <w:rPr>
          <w:rFonts w:asciiTheme="minorHAnsi" w:eastAsia="Times New Roman" w:hAnsiTheme="minorHAnsi" w:cs="Times New Roman"/>
          <w:color w:val="515151"/>
          <w:sz w:val="20"/>
          <w:szCs w:val="20"/>
          <w14:cntxtAlts w14:val="0"/>
        </w:rPr>
        <w:br/>
        <w:t>according to “the National system to support drinking water, sanitation and hygiene: Global</w:t>
      </w:r>
      <w:r w:rsidRPr="00AA487B">
        <w:rPr>
          <w:rFonts w:asciiTheme="minorHAnsi" w:eastAsia="Times New Roman" w:hAnsiTheme="minorHAnsi" w:cs="Times New Roman"/>
          <w:color w:val="515151"/>
          <w:sz w:val="20"/>
          <w:szCs w:val="20"/>
          <w14:cntxtAlts w14:val="0"/>
        </w:rPr>
        <w:br/>
        <w:t>status report 2019”, the country is deemed to have insufficient financial resources for these</w:t>
      </w:r>
      <w:r w:rsidRPr="00AA487B">
        <w:rPr>
          <w:rFonts w:asciiTheme="minorHAnsi" w:eastAsia="Times New Roman" w:hAnsiTheme="minorHAnsi" w:cs="Times New Roman"/>
          <w:color w:val="515151"/>
          <w:sz w:val="20"/>
          <w:szCs w:val="20"/>
          <w14:cntxtAlts w14:val="0"/>
        </w:rPr>
        <w:br/>
        <w:t>targets, then the PoA will help the uptake and enforcement of the existing mandates on water.</w:t>
      </w:r>
      <w:r w:rsidRPr="00AA487B">
        <w:rPr>
          <w:rFonts w:asciiTheme="minorHAnsi" w:eastAsia="Times New Roman" w:hAnsiTheme="minorHAnsi" w:cs="Times New Roman"/>
          <w:color w:val="515151"/>
          <w:sz w:val="20"/>
          <w:szCs w:val="20"/>
          <w14:cntxtAlts w14:val="0"/>
        </w:rPr>
        <w:br/>
      </w:r>
    </w:p>
    <w:p w14:paraId="4176BA96"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Kenya’s national energy policy (National Energy Policy, 2018) mentions as one of the</w:t>
      </w:r>
      <w:r w:rsidRPr="00AA487B">
        <w:rPr>
          <w:rFonts w:asciiTheme="minorHAnsi" w:eastAsia="Times New Roman" w:hAnsiTheme="minorHAnsi" w:cs="Times New Roman"/>
          <w:color w:val="515151"/>
          <w:sz w:val="20"/>
          <w:szCs w:val="20"/>
          <w14:cntxtAlts w14:val="0"/>
        </w:rPr>
        <w:br/>
        <w:t>policies/strategies to promote alternative sources of energy and technologies such as LPG,</w:t>
      </w:r>
      <w:r w:rsidRPr="00AA487B">
        <w:rPr>
          <w:rFonts w:asciiTheme="minorHAnsi" w:eastAsia="Times New Roman" w:hAnsiTheme="minorHAnsi" w:cs="Times New Roman"/>
          <w:color w:val="515151"/>
          <w:sz w:val="20"/>
          <w:szCs w:val="20"/>
          <w14:cntxtAlts w14:val="0"/>
        </w:rPr>
        <w:br/>
        <w:t>biogas and solar as substitutes for biomass, [37] p.32, line 8. and to support and promote</w:t>
      </w:r>
      <w:r w:rsidRPr="00AA487B">
        <w:rPr>
          <w:rFonts w:asciiTheme="minorHAnsi" w:eastAsia="Times New Roman" w:hAnsiTheme="minorHAnsi" w:cs="Times New Roman"/>
          <w:color w:val="515151"/>
          <w:sz w:val="20"/>
          <w:szCs w:val="20"/>
          <w14:cntxtAlts w14:val="0"/>
        </w:rPr>
        <w:br/>
        <w:t>conversion of cook stoves to uptake modern and clean fuels in households and institutions.</w:t>
      </w:r>
      <w:r w:rsidRPr="00AA487B">
        <w:rPr>
          <w:rFonts w:asciiTheme="minorHAnsi" w:eastAsia="Times New Roman" w:hAnsiTheme="minorHAnsi" w:cs="Times New Roman"/>
          <w:color w:val="515151"/>
          <w:sz w:val="20"/>
          <w:szCs w:val="20"/>
          <w14:cntxtAlts w14:val="0"/>
        </w:rPr>
        <w:br/>
        <w:t>[37] p.77, 20. It indicates the need to move consumers from the consumption of kerosene to</w:t>
      </w:r>
      <w:r w:rsidRPr="00AA487B">
        <w:rPr>
          <w:rFonts w:asciiTheme="minorHAnsi" w:eastAsia="Times New Roman" w:hAnsiTheme="minorHAnsi" w:cs="Times New Roman"/>
          <w:color w:val="515151"/>
          <w:sz w:val="20"/>
          <w:szCs w:val="20"/>
          <w14:cntxtAlts w14:val="0"/>
        </w:rPr>
        <w:br/>
        <w:t>efficient renewable energy solutions like LPG or natural gas and electricity too. [37] p.72, 3.</w:t>
      </w:r>
      <w:r w:rsidRPr="00AA487B">
        <w:rPr>
          <w:rFonts w:asciiTheme="minorHAnsi" w:eastAsia="Times New Roman" w:hAnsiTheme="minorHAnsi" w:cs="Times New Roman"/>
          <w:color w:val="515151"/>
          <w:sz w:val="20"/>
          <w:szCs w:val="20"/>
          <w14:cntxtAlts w14:val="0"/>
        </w:rPr>
        <w:br/>
        <w:t>The prioritized mitigation actions are the development and distribution of 4 million improved</w:t>
      </w:r>
      <w:r w:rsidRPr="00AA487B">
        <w:rPr>
          <w:rFonts w:asciiTheme="minorHAnsi" w:eastAsia="Times New Roman" w:hAnsiTheme="minorHAnsi" w:cs="Times New Roman"/>
          <w:color w:val="515151"/>
          <w:sz w:val="20"/>
          <w:szCs w:val="20"/>
          <w14:cntxtAlts w14:val="0"/>
        </w:rPr>
        <w:br/>
        <w:t>biomass stoves by 2022, and the development and distribution of 1 million clean energy (LPG,</w:t>
      </w:r>
      <w:r w:rsidRPr="00AA487B">
        <w:rPr>
          <w:rFonts w:asciiTheme="minorHAnsi" w:eastAsia="Times New Roman" w:hAnsiTheme="minorHAnsi" w:cs="Times New Roman"/>
          <w:color w:val="515151"/>
          <w:sz w:val="20"/>
          <w:szCs w:val="20"/>
          <w14:cntxtAlts w14:val="0"/>
        </w:rPr>
        <w:br/>
        <w:t>biogas and ethanol) stoves by 2022 [37] p.73, table 6.2. The Kenya’s NDC integrates their</w:t>
      </w:r>
      <w:r w:rsidRPr="00AA487B">
        <w:rPr>
          <w:rFonts w:asciiTheme="minorHAnsi" w:eastAsia="Times New Roman" w:hAnsiTheme="minorHAnsi" w:cs="Times New Roman"/>
          <w:color w:val="515151"/>
          <w:sz w:val="20"/>
          <w:szCs w:val="20"/>
          <w14:cntxtAlts w14:val="0"/>
        </w:rPr>
        <w:br/>
        <w:t>will of clean energy technologies to reduce overreliance on wood fuels in the timeframe for</w:t>
      </w:r>
      <w:r w:rsidRPr="00AA487B">
        <w:rPr>
          <w:rFonts w:asciiTheme="minorHAnsi" w:eastAsia="Times New Roman" w:hAnsiTheme="minorHAnsi" w:cs="Times New Roman"/>
          <w:color w:val="515151"/>
          <w:sz w:val="20"/>
          <w:szCs w:val="20"/>
          <w14:cntxtAlts w14:val="0"/>
        </w:rPr>
        <w:br/>
        <w:t>implementation up to 2030. It's indicated in the Kenya’s National Climate Change Action Plan</w:t>
      </w:r>
      <w:r w:rsidRPr="00AA487B">
        <w:rPr>
          <w:rFonts w:asciiTheme="minorHAnsi" w:eastAsia="Times New Roman" w:hAnsiTheme="minorHAnsi" w:cs="Times New Roman"/>
          <w:color w:val="515151"/>
          <w:sz w:val="20"/>
          <w:szCs w:val="20"/>
          <w14:cntxtAlts w14:val="0"/>
        </w:rPr>
        <w:br/>
        <w:t>2018-2022 too that one of the priority areas will be the promotion of the transition to clean</w:t>
      </w:r>
      <w:r w:rsidRPr="00AA487B">
        <w:rPr>
          <w:rFonts w:asciiTheme="minorHAnsi" w:eastAsia="Times New Roman" w:hAnsiTheme="minorHAnsi" w:cs="Times New Roman"/>
          <w:color w:val="515151"/>
          <w:sz w:val="20"/>
          <w:szCs w:val="20"/>
          <w14:cntxtAlts w14:val="0"/>
        </w:rPr>
        <w:br/>
        <w:t>cooking with alternative clean fuels such as LPG in urban areas and clean biomass (charcoal</w:t>
      </w:r>
      <w:r w:rsidRPr="00AA487B">
        <w:rPr>
          <w:rFonts w:asciiTheme="minorHAnsi" w:eastAsia="Times New Roman" w:hAnsiTheme="minorHAnsi" w:cs="Times New Roman"/>
          <w:color w:val="515151"/>
          <w:sz w:val="20"/>
          <w:szCs w:val="20"/>
          <w14:cntxtAlts w14:val="0"/>
        </w:rPr>
        <w:br/>
        <w:t>and wood) cookstoves; and alternatives in rural areas. [38] p.3 ‘Energy and transport’.</w:t>
      </w:r>
      <w:r w:rsidRPr="00AA487B">
        <w:rPr>
          <w:rFonts w:asciiTheme="minorHAnsi" w:eastAsia="Times New Roman" w:hAnsiTheme="minorHAnsi" w:cs="Times New Roman"/>
          <w:color w:val="515151"/>
          <w:sz w:val="20"/>
          <w:szCs w:val="20"/>
          <w14:cntxtAlts w14:val="0"/>
        </w:rPr>
        <w:br/>
        <w:t>As per the National Climate Change Action Plan, the distribution and use of improved biomass</w:t>
      </w:r>
      <w:r w:rsidRPr="00AA487B">
        <w:rPr>
          <w:rFonts w:asciiTheme="minorHAnsi" w:eastAsia="Times New Roman" w:hAnsiTheme="minorHAnsi" w:cs="Times New Roman"/>
          <w:color w:val="515151"/>
          <w:sz w:val="20"/>
          <w:szCs w:val="20"/>
          <w14:cntxtAlts w14:val="0"/>
        </w:rPr>
        <w:br/>
        <w:t>cookstoves is not enforced by any government law, policy or regulation, hence there is no</w:t>
      </w:r>
      <w:r w:rsidRPr="00AA487B">
        <w:rPr>
          <w:rFonts w:asciiTheme="minorHAnsi" w:eastAsia="Times New Roman" w:hAnsiTheme="minorHAnsi" w:cs="Times New Roman"/>
          <w:color w:val="515151"/>
          <w:sz w:val="20"/>
          <w:szCs w:val="20"/>
          <w14:cntxtAlts w14:val="0"/>
        </w:rPr>
        <w:br/>
        <w:t>obligation for households to use improved cookstoves, and the distribution of 4 million</w:t>
      </w:r>
      <w:r w:rsidRPr="00AA487B">
        <w:rPr>
          <w:rFonts w:asciiTheme="minorHAnsi" w:eastAsia="Times New Roman" w:hAnsiTheme="minorHAnsi" w:cs="Times New Roman"/>
          <w:color w:val="515151"/>
          <w:sz w:val="20"/>
          <w:szCs w:val="20"/>
          <w14:cntxtAlts w14:val="0"/>
        </w:rPr>
        <w:br/>
        <w:t>improved biomass stoves is only an objective hardly reachable, so not guaranteed. [38]</w:t>
      </w:r>
      <w:r w:rsidRPr="00AA487B">
        <w:rPr>
          <w:rFonts w:asciiTheme="minorHAnsi" w:eastAsia="Times New Roman" w:hAnsiTheme="minorHAnsi" w:cs="Times New Roman"/>
          <w:color w:val="515151"/>
          <w:sz w:val="20"/>
          <w:szCs w:val="20"/>
          <w14:cntxtAlts w14:val="0"/>
        </w:rPr>
        <w:br/>
        <w:t>Kenya mentioned it does not rule out the use of international market-based mechanisms in</w:t>
      </w:r>
      <w:r w:rsidRPr="00AA487B">
        <w:rPr>
          <w:rFonts w:asciiTheme="minorHAnsi" w:eastAsia="Times New Roman" w:hAnsiTheme="minorHAnsi" w:cs="Times New Roman"/>
          <w:color w:val="515151"/>
          <w:sz w:val="20"/>
          <w:szCs w:val="20"/>
          <w14:cntxtAlts w14:val="0"/>
        </w:rPr>
        <w:br/>
        <w:t>line with agreed accounting rules” [34] p.3 Kenya’s contribution will be implemented with</w:t>
      </w:r>
      <w:r w:rsidRPr="00AA487B">
        <w:rPr>
          <w:rFonts w:asciiTheme="minorHAnsi" w:eastAsia="Times New Roman" w:hAnsiTheme="minorHAnsi" w:cs="Times New Roman"/>
          <w:color w:val="515151"/>
          <w:sz w:val="20"/>
          <w:szCs w:val="20"/>
          <w14:cntxtAlts w14:val="0"/>
        </w:rPr>
        <w:br/>
        <w:t>both domestic and international support. It is estimated that over USD 40 billion is required</w:t>
      </w:r>
      <w:r w:rsidRPr="00AA487B">
        <w:rPr>
          <w:rFonts w:asciiTheme="minorHAnsi" w:eastAsia="Times New Roman" w:hAnsiTheme="minorHAnsi" w:cs="Times New Roman"/>
          <w:color w:val="515151"/>
          <w:sz w:val="20"/>
          <w:szCs w:val="20"/>
          <w14:cntxtAlts w14:val="0"/>
        </w:rPr>
        <w:br/>
        <w:t>for mitigation and adaptation actions across sectors up to 2030. Thus, Kenya will require</w:t>
      </w:r>
      <w:r w:rsidRPr="00AA487B">
        <w:rPr>
          <w:rFonts w:asciiTheme="minorHAnsi" w:eastAsia="Times New Roman" w:hAnsiTheme="minorHAnsi" w:cs="Times New Roman"/>
          <w:color w:val="515151"/>
          <w:sz w:val="20"/>
          <w:szCs w:val="20"/>
          <w14:cntxtAlts w14:val="0"/>
        </w:rPr>
        <w:br/>
        <w:t>international support in form of finance, investment, technology development and transfer,</w:t>
      </w:r>
    </w:p>
    <w:p w14:paraId="02E0E7D5"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t>and capacity-building to fully realize her intended contribution.” [34] p.7. Then, the PoA will</w:t>
      </w:r>
      <w:r w:rsidRPr="00AA487B">
        <w:rPr>
          <w:rFonts w:asciiTheme="minorHAnsi" w:eastAsia="Times New Roman" w:hAnsiTheme="minorHAnsi" w:cs="Times New Roman"/>
          <w:color w:val="515151"/>
          <w:sz w:val="20"/>
          <w:szCs w:val="20"/>
          <w14:cntxtAlts w14:val="0"/>
        </w:rPr>
        <w:br/>
        <w:t>help enable to uptake of these targets</w:t>
      </w:r>
    </w:p>
    <w:p w14:paraId="092A99F8" w14:textId="77777777" w:rsidR="005228B5" w:rsidRPr="00AA487B" w:rsidRDefault="005228B5" w:rsidP="005228B5">
      <w:pPr>
        <w:rPr>
          <w:rFonts w:asciiTheme="minorHAnsi" w:hAnsiTheme="minorHAnsi" w:cs="Arial"/>
          <w:szCs w:val="22"/>
        </w:rPr>
      </w:pPr>
    </w:p>
    <w:p w14:paraId="2D76D63A" w14:textId="71CDC396" w:rsidR="005228B5" w:rsidRDefault="005228B5" w:rsidP="005228B5">
      <w:pPr>
        <w:spacing w:after="0" w:line="240" w:lineRule="auto"/>
        <w:contextualSpacing w:val="0"/>
        <w:jc w:val="both"/>
        <w:rPr>
          <w:rFonts w:asciiTheme="minorHAnsi" w:eastAsia="Times New Roman" w:hAnsiTheme="minorHAnsi" w:cs="Times New Roman"/>
          <w:b/>
          <w:bCs/>
          <w:color w:val="515151"/>
          <w:sz w:val="20"/>
          <w:szCs w:val="20"/>
          <w14:cntxtAlts w14:val="0"/>
        </w:rPr>
      </w:pPr>
      <w:r w:rsidRPr="00AA487B">
        <w:rPr>
          <w:rFonts w:asciiTheme="minorHAnsi" w:eastAsia="Times New Roman" w:hAnsiTheme="minorHAnsi" w:cs="Times New Roman"/>
          <w:b/>
          <w:bCs/>
          <w:color w:val="515151"/>
          <w:sz w:val="20"/>
          <w:szCs w:val="20"/>
          <w14:cntxtAlts w14:val="0"/>
        </w:rPr>
        <w:t>BOTH</w:t>
      </w:r>
      <w:r w:rsidRPr="00AA487B">
        <w:rPr>
          <w:rFonts w:asciiTheme="minorHAnsi" w:eastAsia="Times New Roman" w:hAnsiTheme="minorHAnsi" w:cs="Times New Roman"/>
          <w:b/>
          <w:bCs/>
          <w:color w:val="515151"/>
          <w:sz w:val="20"/>
          <w:szCs w:val="20"/>
          <w14:cntxtAlts w14:val="0"/>
        </w:rPr>
        <w:br/>
      </w:r>
      <w:r w:rsidRPr="00AA487B">
        <w:rPr>
          <w:rFonts w:asciiTheme="minorHAnsi" w:eastAsia="Times New Roman" w:hAnsiTheme="minorHAnsi" w:cs="Times New Roman"/>
          <w:color w:val="515151"/>
          <w:sz w:val="20"/>
          <w:szCs w:val="20"/>
          <w14:cntxtAlts w14:val="0"/>
        </w:rPr>
        <w:t>Kenya seeks to undertake an ambitious mitigation contribution towards the 2015 Agreement</w:t>
      </w:r>
      <w:r w:rsidRPr="00AA487B">
        <w:rPr>
          <w:rFonts w:asciiTheme="minorHAnsi" w:eastAsia="Times New Roman" w:hAnsiTheme="minorHAnsi" w:cs="Times New Roman"/>
          <w:color w:val="515151"/>
          <w:sz w:val="20"/>
          <w:szCs w:val="20"/>
          <w14:cntxtAlts w14:val="0"/>
        </w:rPr>
        <w:br/>
        <w:t>and is subject to international support in the form of finance, investment, technology</w:t>
      </w:r>
      <w:r w:rsidRPr="00AA487B">
        <w:rPr>
          <w:rFonts w:asciiTheme="minorHAnsi" w:eastAsia="Times New Roman" w:hAnsiTheme="minorHAnsi" w:cs="Times New Roman"/>
          <w:color w:val="515151"/>
          <w:sz w:val="20"/>
          <w:szCs w:val="20"/>
          <w14:cntxtAlts w14:val="0"/>
        </w:rPr>
        <w:br/>
        <w:t>development and transfer, and capacity building. [34] 2.1 “Mitigation” NDC Support Program</w:t>
      </w:r>
      <w:r w:rsidRPr="00AA487B">
        <w:rPr>
          <w:rFonts w:asciiTheme="minorHAnsi" w:eastAsia="Times New Roman" w:hAnsiTheme="minorHAnsi" w:cs="Times New Roman"/>
          <w:color w:val="515151"/>
          <w:sz w:val="20"/>
          <w:szCs w:val="20"/>
          <w14:cntxtAlts w14:val="0"/>
        </w:rPr>
        <w:br/>
        <w:t>in Kenya will be implemented jointly with the USAID-supported Low Emissions and Climate</w:t>
      </w:r>
      <w:r w:rsidRPr="00AA487B">
        <w:rPr>
          <w:rFonts w:asciiTheme="minorHAnsi" w:eastAsia="Times New Roman" w:hAnsiTheme="minorHAnsi" w:cs="Times New Roman"/>
          <w:color w:val="515151"/>
          <w:sz w:val="20"/>
          <w:szCs w:val="20"/>
          <w14:cntxtAlts w14:val="0"/>
        </w:rPr>
        <w:br/>
      </w:r>
      <w:r w:rsidRPr="00AA487B">
        <w:rPr>
          <w:rFonts w:asciiTheme="minorHAnsi" w:eastAsia="Times New Roman" w:hAnsiTheme="minorHAnsi" w:cs="Times New Roman"/>
          <w:color w:val="515151"/>
          <w:sz w:val="20"/>
          <w:szCs w:val="20"/>
          <w14:cntxtAlts w14:val="0"/>
        </w:rPr>
        <w:lastRenderedPageBreak/>
        <w:t>Resilient Development (LECRD) project with the overall goal to support the implementation of</w:t>
      </w:r>
      <w:r w:rsidRPr="00AA487B">
        <w:rPr>
          <w:rFonts w:asciiTheme="minorHAnsi" w:eastAsia="Times New Roman" w:hAnsiTheme="minorHAnsi" w:cs="Times New Roman"/>
          <w:color w:val="515151"/>
          <w:sz w:val="20"/>
          <w:szCs w:val="20"/>
          <w14:cntxtAlts w14:val="0"/>
        </w:rPr>
        <w:br/>
        <w:t>Kenya’s NDC. Existing strategic partnerships among various ministries, departments and</w:t>
      </w:r>
      <w:r w:rsidRPr="00AA487B">
        <w:rPr>
          <w:rFonts w:asciiTheme="minorHAnsi" w:eastAsia="Times New Roman" w:hAnsiTheme="minorHAnsi" w:cs="Times New Roman"/>
          <w:color w:val="515151"/>
          <w:sz w:val="20"/>
          <w:szCs w:val="20"/>
          <w14:cntxtAlts w14:val="0"/>
        </w:rPr>
        <w:br/>
        <w:t>agencies working with the UNDP and other stakeholders will be enhanced. At the global level,</w:t>
      </w:r>
      <w:r w:rsidRPr="00AA487B">
        <w:rPr>
          <w:rFonts w:asciiTheme="minorHAnsi" w:eastAsia="Times New Roman" w:hAnsiTheme="minorHAnsi" w:cs="Times New Roman"/>
          <w:color w:val="515151"/>
          <w:sz w:val="20"/>
          <w:szCs w:val="20"/>
          <w14:cntxtAlts w14:val="0"/>
        </w:rPr>
        <w:br/>
        <w:t>the Program is engaged in a range of strategic partnerships including the, the IKI NDC Support</w:t>
      </w:r>
      <w:r w:rsidRPr="00AA487B">
        <w:rPr>
          <w:rFonts w:asciiTheme="minorHAnsi" w:eastAsia="Times New Roman" w:hAnsiTheme="minorHAnsi" w:cs="Times New Roman"/>
          <w:color w:val="515151"/>
          <w:sz w:val="20"/>
          <w:szCs w:val="20"/>
          <w14:cntxtAlts w14:val="0"/>
        </w:rPr>
        <w:br/>
        <w:t>Cluster, and the NDC Partnership. [36] ‘Partner initiatives’.</w:t>
      </w:r>
    </w:p>
    <w:p w14:paraId="43053CFF" w14:textId="77777777" w:rsidR="005228B5" w:rsidRDefault="005228B5" w:rsidP="005228B5">
      <w:pPr>
        <w:spacing w:after="0" w:line="240" w:lineRule="auto"/>
        <w:contextualSpacing w:val="0"/>
        <w:jc w:val="both"/>
        <w:rPr>
          <w:rFonts w:asciiTheme="minorHAnsi" w:eastAsia="Times New Roman" w:hAnsiTheme="minorHAnsi" w:cs="Times New Roman"/>
          <w:b/>
          <w:bCs/>
          <w:color w:val="515151"/>
          <w:sz w:val="20"/>
          <w:szCs w:val="20"/>
          <w14:cntxtAlts w14:val="0"/>
        </w:rPr>
      </w:pPr>
    </w:p>
    <w:p w14:paraId="3B01D8E1"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Rwanda</w:t>
      </w:r>
      <w:r w:rsidRPr="00AA487B">
        <w:rPr>
          <w:rFonts w:asciiTheme="minorHAnsi" w:eastAsia="Times New Roman" w:hAnsiTheme="minorHAnsi" w:cs="Times New Roman"/>
          <w:b/>
          <w:bCs/>
          <w:color w:val="515151"/>
          <w:sz w:val="20"/>
          <w:szCs w:val="20"/>
          <w14:cntxtAlts w14:val="0"/>
        </w:rPr>
        <w:br/>
      </w:r>
    </w:p>
    <w:p w14:paraId="50EA0C33"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NDC mentions a national water security through water conservation practices, water</w:t>
      </w:r>
      <w:r w:rsidRPr="00AA487B">
        <w:rPr>
          <w:rFonts w:asciiTheme="minorHAnsi" w:eastAsia="Times New Roman" w:hAnsiTheme="minorHAnsi" w:cs="Times New Roman"/>
          <w:color w:val="515151"/>
          <w:sz w:val="20"/>
          <w:szCs w:val="20"/>
          <w14:cntxtAlts w14:val="0"/>
        </w:rPr>
        <w:br/>
        <w:t>storage and efficient water use. However, there is no specific target in terms of percentage of</w:t>
      </w:r>
      <w:r w:rsidRPr="00AA487B">
        <w:rPr>
          <w:rFonts w:asciiTheme="minorHAnsi" w:eastAsia="Times New Roman" w:hAnsiTheme="minorHAnsi" w:cs="Times New Roman"/>
          <w:color w:val="515151"/>
          <w:sz w:val="20"/>
          <w:szCs w:val="20"/>
          <w14:cntxtAlts w14:val="0"/>
        </w:rPr>
        <w:br/>
        <w:t>people who will get access to clean water by 2030. [39] p.4, table ES-1 &amp; p.56 table 6.2. and</w:t>
      </w:r>
      <w:r w:rsidRPr="00AA487B">
        <w:rPr>
          <w:rFonts w:asciiTheme="minorHAnsi" w:eastAsia="Times New Roman" w:hAnsiTheme="minorHAnsi" w:cs="Times New Roman"/>
          <w:color w:val="515151"/>
          <w:sz w:val="20"/>
          <w:szCs w:val="20"/>
          <w14:cntxtAlts w14:val="0"/>
        </w:rPr>
        <w:br/>
        <w:t>according to “the National system to support drinking water, sanitation and hygiene: Global</w:t>
      </w:r>
      <w:r w:rsidRPr="00AA487B">
        <w:rPr>
          <w:rFonts w:asciiTheme="minorHAnsi" w:eastAsia="Times New Roman" w:hAnsiTheme="minorHAnsi" w:cs="Times New Roman"/>
          <w:color w:val="515151"/>
          <w:sz w:val="20"/>
          <w:szCs w:val="20"/>
          <w14:cntxtAlts w14:val="0"/>
        </w:rPr>
        <w:br/>
        <w:t>status report 2019”, the country is deemed to have insufficient financial resources to</w:t>
      </w:r>
      <w:r w:rsidRPr="00AA487B">
        <w:rPr>
          <w:rFonts w:asciiTheme="minorHAnsi" w:eastAsia="Times New Roman" w:hAnsiTheme="minorHAnsi" w:cs="Times New Roman"/>
          <w:color w:val="515151"/>
          <w:sz w:val="20"/>
          <w:szCs w:val="20"/>
          <w14:cntxtAlts w14:val="0"/>
        </w:rPr>
        <w:br/>
        <w:t>implement any actions on water supply [110]. Indeed, UNICEF’s WASH program supports the</w:t>
      </w:r>
      <w:r w:rsidRPr="00AA487B">
        <w:rPr>
          <w:rFonts w:asciiTheme="minorHAnsi" w:eastAsia="Times New Roman" w:hAnsiTheme="minorHAnsi" w:cs="Times New Roman"/>
          <w:color w:val="515151"/>
          <w:sz w:val="20"/>
          <w:szCs w:val="20"/>
          <w14:cntxtAlts w14:val="0"/>
        </w:rPr>
        <w:br/>
        <w:t>Government of Rwanda to ensure that more households and communities use safe and</w:t>
      </w:r>
      <w:r w:rsidRPr="00AA487B">
        <w:rPr>
          <w:rFonts w:asciiTheme="minorHAnsi" w:eastAsia="Times New Roman" w:hAnsiTheme="minorHAnsi" w:cs="Times New Roman"/>
          <w:color w:val="515151"/>
          <w:sz w:val="20"/>
          <w:szCs w:val="20"/>
          <w14:cntxtAlts w14:val="0"/>
        </w:rPr>
        <w:br/>
        <w:t>sustainable water and sanitation services [40]. Therefore, the PoA will lead to a greater level</w:t>
      </w:r>
      <w:r w:rsidRPr="00AA487B">
        <w:rPr>
          <w:rFonts w:asciiTheme="minorHAnsi" w:eastAsia="Times New Roman" w:hAnsiTheme="minorHAnsi" w:cs="Times New Roman"/>
          <w:color w:val="515151"/>
          <w:sz w:val="20"/>
          <w:szCs w:val="20"/>
          <w14:cntxtAlts w14:val="0"/>
        </w:rPr>
        <w:br/>
        <w:t>of adoption of targets to help provide safe access to water.</w:t>
      </w:r>
    </w:p>
    <w:p w14:paraId="3DE2DFE9" w14:textId="77777777" w:rsidR="005228B5" w:rsidRPr="00AA487B" w:rsidRDefault="005228B5" w:rsidP="005228B5">
      <w:pPr>
        <w:rPr>
          <w:rFonts w:asciiTheme="minorHAnsi" w:hAnsiTheme="minorHAnsi" w:cs="Arial"/>
          <w:szCs w:val="22"/>
        </w:rPr>
      </w:pPr>
    </w:p>
    <w:p w14:paraId="43B4D040" w14:textId="77777777" w:rsidR="005228B5" w:rsidDel="00EA66CD" w:rsidRDefault="005228B5" w:rsidP="00EA66CD">
      <w:pPr>
        <w:spacing w:after="0" w:line="240" w:lineRule="auto"/>
        <w:contextualSpacing w:val="0"/>
        <w:jc w:val="both"/>
        <w:rPr>
          <w:del w:id="68" w:author="NIHAR Kumar" w:date="2023-04-24T14:48:00Z"/>
          <w:rFonts w:asciiTheme="minorHAnsi" w:hAnsiTheme="minorHAnsi" w:cs="Arial"/>
          <w:szCs w:val="22"/>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NDC of Rwanda mentions that increasing the use of sustainable biomass and charcoal is</w:t>
      </w:r>
      <w:r w:rsidRPr="00AA487B">
        <w:rPr>
          <w:rFonts w:asciiTheme="minorHAnsi" w:eastAsia="Times New Roman" w:hAnsiTheme="minorHAnsi" w:cs="Times New Roman"/>
          <w:color w:val="515151"/>
          <w:sz w:val="20"/>
          <w:szCs w:val="20"/>
          <w14:cntxtAlts w14:val="0"/>
        </w:rPr>
        <w:br/>
        <w:t>a key priority for Rwanda’s energy policy. [39] p.15, l.9 It indicates the estimated GHG</w:t>
      </w:r>
      <w:r w:rsidRPr="00AA487B">
        <w:rPr>
          <w:rFonts w:asciiTheme="minorHAnsi" w:eastAsia="Times New Roman" w:hAnsiTheme="minorHAnsi" w:cs="Times New Roman"/>
          <w:color w:val="515151"/>
          <w:sz w:val="20"/>
          <w:szCs w:val="20"/>
          <w14:cntxtAlts w14:val="0"/>
        </w:rPr>
        <w:br/>
        <w:t>mitigation potential in 2030 from mitigation measures is 13%, regarding to the cookstove</w:t>
      </w:r>
      <w:r w:rsidRPr="00AA487B">
        <w:rPr>
          <w:rFonts w:asciiTheme="minorHAnsi" w:eastAsia="Times New Roman" w:hAnsiTheme="minorHAnsi" w:cs="Times New Roman"/>
          <w:color w:val="515151"/>
          <w:sz w:val="20"/>
          <w:szCs w:val="20"/>
          <w14:cntxtAlts w14:val="0"/>
        </w:rPr>
        <w:br/>
        <w:t>sector. [39] p. 32, figure 5.4.</w:t>
      </w:r>
      <w:r w:rsidRPr="00AA487B">
        <w:rPr>
          <w:rFonts w:asciiTheme="minorHAnsi" w:eastAsia="Times New Roman" w:hAnsiTheme="minorHAnsi" w:cs="Times New Roman"/>
          <w:color w:val="515151"/>
          <w:sz w:val="20"/>
          <w:szCs w:val="20"/>
          <w14:cntxtAlts w14:val="0"/>
        </w:rPr>
        <w:br/>
        <w:t>The NDC also refers to the target of increase the diffusion of improved cook stoves and</w:t>
      </w:r>
      <w:r w:rsidRPr="00AA487B">
        <w:rPr>
          <w:rFonts w:asciiTheme="minorHAnsi" w:eastAsia="Times New Roman" w:hAnsiTheme="minorHAnsi" w:cs="Times New Roman"/>
          <w:color w:val="515151"/>
          <w:sz w:val="20"/>
          <w:szCs w:val="20"/>
          <w14:cntxtAlts w14:val="0"/>
        </w:rPr>
        <w:br/>
        <w:t>reach 100% of all households in needs 2030, however, this is arguably hardly reachable due</w:t>
      </w:r>
      <w:r w:rsidRPr="00AA487B">
        <w:rPr>
          <w:rFonts w:asciiTheme="minorHAnsi" w:eastAsia="Times New Roman" w:hAnsiTheme="minorHAnsi" w:cs="Times New Roman"/>
          <w:color w:val="515151"/>
          <w:sz w:val="20"/>
          <w:szCs w:val="20"/>
          <w14:cntxtAlts w14:val="0"/>
        </w:rPr>
        <w:br/>
        <w:t>to financial, technological and other barriers. These are targets which are not enforced by</w:t>
      </w:r>
      <w:r w:rsidRPr="00AA487B">
        <w:rPr>
          <w:rFonts w:asciiTheme="minorHAnsi" w:eastAsia="Times New Roman" w:hAnsiTheme="minorHAnsi" w:cs="Times New Roman"/>
          <w:color w:val="515151"/>
          <w:sz w:val="20"/>
          <w:szCs w:val="20"/>
          <w14:cntxtAlts w14:val="0"/>
        </w:rPr>
        <w:br/>
        <w:t>any law so there is no obligation to distribute Improve cookstoves. In this case, the PoA will</w:t>
      </w:r>
      <w:r w:rsidRPr="00AA487B">
        <w:rPr>
          <w:rFonts w:asciiTheme="minorHAnsi" w:eastAsia="Times New Roman" w:hAnsiTheme="minorHAnsi" w:cs="Times New Roman"/>
          <w:color w:val="515151"/>
          <w:sz w:val="20"/>
          <w:szCs w:val="20"/>
          <w14:cntxtAlts w14:val="0"/>
        </w:rPr>
        <w:br/>
        <w:t>help enable to uptake of these targets.</w:t>
      </w:r>
    </w:p>
    <w:p w14:paraId="5697EFF6" w14:textId="77777777" w:rsidR="00EA66CD" w:rsidRPr="00AA487B" w:rsidRDefault="00EA66CD" w:rsidP="005228B5">
      <w:pPr>
        <w:spacing w:after="0" w:line="240" w:lineRule="auto"/>
        <w:contextualSpacing w:val="0"/>
        <w:jc w:val="both"/>
        <w:rPr>
          <w:ins w:id="69" w:author="NIHAR Kumar" w:date="2023-04-24T14:48:00Z"/>
          <w:rFonts w:asciiTheme="minorHAnsi" w:eastAsia="Times New Roman" w:hAnsiTheme="minorHAnsi" w:cs="Times New Roman"/>
          <w:color w:val="auto"/>
          <w:sz w:val="24"/>
          <w14:cntxtAlts w14:val="0"/>
        </w:rPr>
      </w:pPr>
    </w:p>
    <w:p w14:paraId="0AA60297" w14:textId="77777777" w:rsidR="005228B5" w:rsidRPr="00AA487B" w:rsidRDefault="005228B5" w:rsidP="00FC76FB">
      <w:pPr>
        <w:spacing w:after="0" w:line="240" w:lineRule="auto"/>
        <w:contextualSpacing w:val="0"/>
        <w:jc w:val="both"/>
        <w:rPr>
          <w:rFonts w:asciiTheme="minorHAnsi" w:hAnsiTheme="minorHAnsi" w:cs="Arial"/>
          <w:szCs w:val="22"/>
        </w:rPr>
      </w:pPr>
    </w:p>
    <w:p w14:paraId="1DBE1E71"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color w:val="515151"/>
          <w:sz w:val="20"/>
          <w:szCs w:val="20"/>
          <w14:cntxtAlts w14:val="0"/>
        </w:rPr>
        <w:t>Burkina Faso</w:t>
      </w:r>
    </w:p>
    <w:p w14:paraId="21A2A8BF" w14:textId="77777777" w:rsidR="005228B5" w:rsidRDefault="005228B5" w:rsidP="005228B5">
      <w:pPr>
        <w:spacing w:after="0" w:line="240" w:lineRule="auto"/>
        <w:contextualSpacing w:val="0"/>
        <w:rPr>
          <w:rFonts w:asciiTheme="minorHAnsi" w:eastAsia="Times New Roman" w:hAnsiTheme="minorHAnsi" w:cs="Times New Roman"/>
          <w:b/>
          <w:bCs/>
          <w:i/>
          <w:iCs/>
          <w:color w:val="515151"/>
          <w:sz w:val="20"/>
          <w:szCs w:val="20"/>
          <w14:cntxtAlts w14:val="0"/>
        </w:rPr>
      </w:pPr>
    </w:p>
    <w:p w14:paraId="78307D1A"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adaptation measures of water sector is one of the priorities in the NDC (from 2015).</w:t>
      </w:r>
      <w:r w:rsidRPr="00AA487B">
        <w:rPr>
          <w:rFonts w:asciiTheme="minorHAnsi" w:eastAsia="Times New Roman" w:hAnsiTheme="minorHAnsi" w:cs="Times New Roman"/>
          <w:color w:val="515151"/>
          <w:sz w:val="20"/>
          <w:szCs w:val="20"/>
          <w14:cntxtAlts w14:val="0"/>
        </w:rPr>
        <w:br/>
        <w:t>They focus on the development of masters plans for water management and the</w:t>
      </w:r>
      <w:r w:rsidRPr="00AA487B">
        <w:rPr>
          <w:rFonts w:asciiTheme="minorHAnsi" w:eastAsia="Times New Roman" w:hAnsiTheme="minorHAnsi" w:cs="Times New Roman"/>
          <w:color w:val="515151"/>
          <w:sz w:val="20"/>
          <w:szCs w:val="20"/>
          <w14:cntxtAlts w14:val="0"/>
        </w:rPr>
        <w:br/>
        <w:t>construction of water reservoirs such as modern wells, high-flow boreholes, dams, ponds,</w:t>
      </w:r>
      <w:r w:rsidRPr="00AA487B">
        <w:rPr>
          <w:rFonts w:asciiTheme="minorHAnsi" w:eastAsia="Times New Roman" w:hAnsiTheme="minorHAnsi" w:cs="Times New Roman"/>
          <w:color w:val="515151"/>
          <w:sz w:val="20"/>
          <w:szCs w:val="20"/>
          <w14:cntxtAlts w14:val="0"/>
        </w:rPr>
        <w:br/>
        <w:t>stream diversion.</w:t>
      </w:r>
      <w:r w:rsidRPr="00AA487B">
        <w:rPr>
          <w:rFonts w:asciiTheme="minorHAnsi" w:eastAsia="Times New Roman" w:hAnsiTheme="minorHAnsi" w:cs="Times New Roman"/>
          <w:color w:val="515151"/>
          <w:sz w:val="20"/>
          <w:szCs w:val="20"/>
          <w14:cntxtAlts w14:val="0"/>
        </w:rPr>
        <w:br/>
        <w:t>The objectives of Rural water supply are to expand the management reform of rural water</w:t>
      </w:r>
      <w:r w:rsidRPr="00AA487B">
        <w:rPr>
          <w:rFonts w:asciiTheme="minorHAnsi" w:eastAsia="Times New Roman" w:hAnsiTheme="minorHAnsi" w:cs="Times New Roman"/>
          <w:color w:val="515151"/>
          <w:sz w:val="20"/>
          <w:szCs w:val="20"/>
          <w14:cntxtAlts w14:val="0"/>
        </w:rPr>
        <w:br/>
        <w:t>supply systems to all regions; to rapidly increase the human, financial, and material</w:t>
      </w:r>
      <w:r w:rsidRPr="00AA487B">
        <w:rPr>
          <w:rFonts w:asciiTheme="minorHAnsi" w:eastAsia="Times New Roman" w:hAnsiTheme="minorHAnsi" w:cs="Times New Roman"/>
          <w:color w:val="515151"/>
          <w:sz w:val="20"/>
          <w:szCs w:val="20"/>
          <w14:cntxtAlts w14:val="0"/>
        </w:rPr>
        <w:br/>
        <w:t>resources made available to communes and regional departments to enable them to</w:t>
      </w:r>
      <w:r w:rsidRPr="00AA487B">
        <w:rPr>
          <w:rFonts w:asciiTheme="minorHAnsi" w:eastAsia="Times New Roman" w:hAnsiTheme="minorHAnsi" w:cs="Times New Roman"/>
          <w:color w:val="515151"/>
          <w:sz w:val="20"/>
          <w:szCs w:val="20"/>
          <w14:cntxtAlts w14:val="0"/>
        </w:rPr>
        <w:br/>
        <w:t>undertake the new responsibilities entrusted to them as part of the decentralization process;</w:t>
      </w:r>
      <w:r w:rsidRPr="00AA487B">
        <w:rPr>
          <w:rFonts w:asciiTheme="minorHAnsi" w:eastAsia="Times New Roman" w:hAnsiTheme="minorHAnsi" w:cs="Times New Roman"/>
          <w:color w:val="515151"/>
          <w:sz w:val="20"/>
          <w:szCs w:val="20"/>
          <w14:cntxtAlts w14:val="0"/>
        </w:rPr>
        <w:br/>
        <w:t>and to reinforce the competencies water users’ associations and the private sector. [64] p.3</w:t>
      </w:r>
      <w:r w:rsidRPr="00AA487B">
        <w:rPr>
          <w:rFonts w:asciiTheme="minorHAnsi" w:eastAsia="Times New Roman" w:hAnsiTheme="minorHAnsi" w:cs="Times New Roman"/>
          <w:color w:val="515151"/>
          <w:sz w:val="20"/>
          <w:szCs w:val="20"/>
          <w14:cntxtAlts w14:val="0"/>
        </w:rPr>
        <w:br/>
        <w:t>‘Rural water supply’. According to “the National system to support drinking water, sanitation</w:t>
      </w:r>
      <w:r w:rsidRPr="00AA487B">
        <w:rPr>
          <w:rFonts w:asciiTheme="minorHAnsi" w:eastAsia="Times New Roman" w:hAnsiTheme="minorHAnsi" w:cs="Times New Roman"/>
          <w:color w:val="515151"/>
          <w:sz w:val="20"/>
          <w:szCs w:val="20"/>
          <w14:cntxtAlts w14:val="0"/>
        </w:rPr>
        <w:br/>
        <w:t>and hygiene: Global status report 2019”, [120] the country had the objective to provide</w:t>
      </w:r>
      <w:r w:rsidRPr="00AA487B">
        <w:rPr>
          <w:rFonts w:asciiTheme="minorHAnsi" w:eastAsia="Times New Roman" w:hAnsiTheme="minorHAnsi" w:cs="Times New Roman"/>
          <w:color w:val="515151"/>
          <w:sz w:val="20"/>
          <w:szCs w:val="20"/>
          <w14:cntxtAlts w14:val="0"/>
        </w:rPr>
        <w:br/>
        <w:t>clean water to 76% of the population by 2020.</w:t>
      </w:r>
    </w:p>
    <w:p w14:paraId="773C46DA"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br/>
        <w:t>However, local governments responsible for water and sanitation services do not have the</w:t>
      </w:r>
      <w:r w:rsidRPr="00AA487B">
        <w:rPr>
          <w:rFonts w:asciiTheme="minorHAnsi" w:eastAsia="Times New Roman" w:hAnsiTheme="minorHAnsi" w:cs="Times New Roman"/>
          <w:color w:val="515151"/>
          <w:sz w:val="20"/>
          <w:szCs w:val="20"/>
          <w14:cntxtAlts w14:val="0"/>
        </w:rPr>
        <w:br/>
        <w:t>funding or skills to reach this target [66][120].This means that the PoA will help enforce the</w:t>
      </w:r>
      <w:r w:rsidRPr="00AA487B">
        <w:rPr>
          <w:rFonts w:asciiTheme="minorHAnsi" w:eastAsia="Times New Roman" w:hAnsiTheme="minorHAnsi" w:cs="Times New Roman"/>
          <w:color w:val="515151"/>
          <w:sz w:val="20"/>
          <w:szCs w:val="20"/>
          <w14:cntxtAlts w14:val="0"/>
        </w:rPr>
        <w:br/>
        <w:t>existing regulation, to help fill the gap of this insufficiency.</w:t>
      </w:r>
    </w:p>
    <w:p w14:paraId="5E771580" w14:textId="77777777" w:rsidR="005228B5" w:rsidRDefault="005228B5" w:rsidP="005228B5">
      <w:pPr>
        <w:spacing w:after="0" w:line="240" w:lineRule="auto"/>
        <w:contextualSpacing w:val="0"/>
        <w:rPr>
          <w:rFonts w:asciiTheme="minorHAnsi" w:eastAsia="Times New Roman" w:hAnsiTheme="minorHAnsi" w:cs="Times New Roman"/>
          <w:b/>
          <w:bCs/>
          <w:i/>
          <w:iCs/>
          <w:color w:val="515151"/>
          <w:sz w:val="20"/>
          <w:szCs w:val="20"/>
          <w14:cntxtAlts w14:val="0"/>
        </w:rPr>
      </w:pPr>
    </w:p>
    <w:p w14:paraId="1980B687"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NDC mentions that the government will, as one of the adaptation actions, produce and</w:t>
      </w:r>
      <w:r w:rsidRPr="00AA487B">
        <w:rPr>
          <w:rFonts w:asciiTheme="minorHAnsi" w:eastAsia="Times New Roman" w:hAnsiTheme="minorHAnsi" w:cs="Times New Roman"/>
          <w:color w:val="515151"/>
          <w:sz w:val="20"/>
          <w:szCs w:val="20"/>
          <w14:cntxtAlts w14:val="0"/>
        </w:rPr>
        <w:br/>
        <w:t>distribute 540,000 improved cookstoves, at least 50% in urban and semi-urban areas. [67]</w:t>
      </w:r>
      <w:r w:rsidRPr="00AA487B">
        <w:rPr>
          <w:rFonts w:asciiTheme="minorHAnsi" w:eastAsia="Times New Roman" w:hAnsiTheme="minorHAnsi" w:cs="Times New Roman"/>
          <w:color w:val="515151"/>
          <w:sz w:val="20"/>
          <w:szCs w:val="20"/>
          <w14:cntxtAlts w14:val="0"/>
        </w:rPr>
        <w:br/>
        <w:t>p.16 However, the distribution and use of improved biomass cookstoves is not enforced by</w:t>
      </w:r>
      <w:r w:rsidRPr="00AA487B">
        <w:rPr>
          <w:rFonts w:asciiTheme="minorHAnsi" w:eastAsia="Times New Roman" w:hAnsiTheme="minorHAnsi" w:cs="Times New Roman"/>
          <w:color w:val="515151"/>
          <w:sz w:val="20"/>
          <w:szCs w:val="20"/>
          <w14:cntxtAlts w14:val="0"/>
        </w:rPr>
        <w:br/>
        <w:t>any government law, policy or regulation, hence there is no obligation for households to use</w:t>
      </w:r>
      <w:r w:rsidRPr="00AA487B">
        <w:rPr>
          <w:rFonts w:asciiTheme="minorHAnsi" w:eastAsia="Times New Roman" w:hAnsiTheme="minorHAnsi" w:cs="Times New Roman"/>
          <w:color w:val="515151"/>
          <w:sz w:val="20"/>
          <w:szCs w:val="20"/>
          <w14:cntxtAlts w14:val="0"/>
        </w:rPr>
        <w:br/>
        <w:t>improved cookstoves.</w:t>
      </w:r>
    </w:p>
    <w:p w14:paraId="79E72983"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lastRenderedPageBreak/>
        <w:br/>
        <w:t>Therefore, though a government objective has been defined to foster the use of improved</w:t>
      </w:r>
      <w:r w:rsidRPr="00AA487B">
        <w:rPr>
          <w:rFonts w:asciiTheme="minorHAnsi" w:eastAsia="Times New Roman" w:hAnsiTheme="minorHAnsi" w:cs="Times New Roman"/>
          <w:color w:val="515151"/>
          <w:sz w:val="20"/>
          <w:szCs w:val="20"/>
          <w14:cntxtAlts w14:val="0"/>
        </w:rPr>
        <w:br/>
        <w:t>cookstoves, it is not guaranteed whether this objective will be achieved in reality and if so, to</w:t>
      </w:r>
      <w:r w:rsidRPr="00AA487B">
        <w:rPr>
          <w:rFonts w:asciiTheme="minorHAnsi" w:eastAsia="Times New Roman" w:hAnsiTheme="minorHAnsi" w:cs="Times New Roman"/>
          <w:color w:val="515151"/>
          <w:sz w:val="20"/>
          <w:szCs w:val="20"/>
          <w14:cntxtAlts w14:val="0"/>
        </w:rPr>
        <w:br/>
        <w:t>what extent. [67]. Nonetheless, the PoA will help enable to uptake of these targets.</w:t>
      </w:r>
    </w:p>
    <w:p w14:paraId="343089F1" w14:textId="77777777" w:rsidR="005228B5" w:rsidRPr="00AA487B" w:rsidRDefault="005228B5" w:rsidP="005228B5">
      <w:pPr>
        <w:rPr>
          <w:rFonts w:asciiTheme="minorHAnsi" w:hAnsiTheme="minorHAnsi" w:cs="Arial"/>
          <w:szCs w:val="22"/>
        </w:rPr>
      </w:pPr>
    </w:p>
    <w:p w14:paraId="4528A610"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Uganda</w:t>
      </w:r>
      <w:r w:rsidRPr="00AA487B">
        <w:rPr>
          <w:rFonts w:asciiTheme="minorHAnsi" w:eastAsia="Times New Roman" w:hAnsiTheme="minorHAnsi" w:cs="Times New Roman"/>
          <w:b/>
          <w:bCs/>
          <w:color w:val="515151"/>
          <w:sz w:val="20"/>
          <w:szCs w:val="20"/>
          <w14:cntxtAlts w14:val="0"/>
        </w:rPr>
        <w:br/>
      </w:r>
    </w:p>
    <w:p w14:paraId="4377808A"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NDC of Uganda will work on improving water efficiency and ensuring water supply to key</w:t>
      </w:r>
      <w:r w:rsidRPr="00AA487B">
        <w:rPr>
          <w:rFonts w:asciiTheme="minorHAnsi" w:eastAsia="Times New Roman" w:hAnsiTheme="minorHAnsi" w:cs="Times New Roman"/>
          <w:color w:val="515151"/>
          <w:sz w:val="20"/>
          <w:szCs w:val="20"/>
          <w14:cntxtAlts w14:val="0"/>
        </w:rPr>
        <w:br/>
        <w:t>economic sectors, especially domestic use. The NDC mentions the establishment of an</w:t>
      </w:r>
      <w:r w:rsidRPr="00AA487B">
        <w:rPr>
          <w:rFonts w:asciiTheme="minorHAnsi" w:eastAsia="Times New Roman" w:hAnsiTheme="minorHAnsi" w:cs="Times New Roman"/>
          <w:color w:val="515151"/>
          <w:sz w:val="20"/>
          <w:szCs w:val="20"/>
          <w14:cntxtAlts w14:val="0"/>
        </w:rPr>
        <w:br/>
        <w:t>Integrated Water Resources Management system, provision for a safe water chain and</w:t>
      </w:r>
      <w:r w:rsidRPr="00AA487B">
        <w:rPr>
          <w:rFonts w:asciiTheme="minorHAnsi" w:eastAsia="Times New Roman" w:hAnsiTheme="minorHAnsi" w:cs="Times New Roman"/>
          <w:color w:val="515151"/>
          <w:sz w:val="20"/>
          <w:szCs w:val="20"/>
          <w14:cntxtAlts w14:val="0"/>
        </w:rPr>
        <w:br/>
        <w:t>sanitation facilities to limit outbreaks of water-borne diseases. [68] p6</w:t>
      </w:r>
    </w:p>
    <w:p w14:paraId="5A8B07F8"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color w:val="515151"/>
          <w:sz w:val="20"/>
          <w:szCs w:val="20"/>
          <w14:cntxtAlts w14:val="0"/>
        </w:rPr>
        <w:br/>
        <w:t>The objective of the policy of 1999 [70] was to manage, and develop the water, resources of</w:t>
      </w:r>
      <w:r w:rsidRPr="00AA487B">
        <w:rPr>
          <w:rFonts w:asciiTheme="minorHAnsi" w:eastAsia="Times New Roman" w:hAnsiTheme="minorHAnsi" w:cs="Times New Roman"/>
          <w:color w:val="515151"/>
          <w:sz w:val="20"/>
          <w:szCs w:val="20"/>
          <w14:cntxtAlts w14:val="0"/>
        </w:rPr>
        <w:br/>
        <w:t>Uganda, in an integrated and sustainable manner, so as to secure and provide water of</w:t>
      </w:r>
      <w:r w:rsidRPr="00AA487B">
        <w:rPr>
          <w:rFonts w:asciiTheme="minorHAnsi" w:eastAsia="Times New Roman" w:hAnsiTheme="minorHAnsi" w:cs="Times New Roman"/>
          <w:color w:val="515151"/>
          <w:sz w:val="20"/>
          <w:szCs w:val="20"/>
          <w14:cntxtAlts w14:val="0"/>
        </w:rPr>
        <w:br/>
        <w:t>adequate quantity and quality for all social and economic needs with the full participation of</w:t>
      </w:r>
      <w:r w:rsidRPr="00AA487B">
        <w:rPr>
          <w:rFonts w:asciiTheme="minorHAnsi" w:eastAsia="Times New Roman" w:hAnsiTheme="minorHAnsi" w:cs="Times New Roman"/>
          <w:color w:val="515151"/>
          <w:sz w:val="20"/>
          <w:szCs w:val="20"/>
          <w14:cntxtAlts w14:val="0"/>
        </w:rPr>
        <w:br/>
        <w:t>all stakeholders and establish a Water Action Plan. [70] P.8</w:t>
      </w:r>
    </w:p>
    <w:p w14:paraId="22BDAD22"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br/>
        <w:t>According to “the National system to support drinking water, sanitation and hygiene: Global</w:t>
      </w:r>
      <w:r w:rsidRPr="00AA487B">
        <w:rPr>
          <w:rFonts w:asciiTheme="minorHAnsi" w:eastAsia="Times New Roman" w:hAnsiTheme="minorHAnsi" w:cs="Times New Roman"/>
          <w:color w:val="515151"/>
          <w:sz w:val="20"/>
          <w:szCs w:val="20"/>
          <w14:cntxtAlts w14:val="0"/>
        </w:rPr>
        <w:br/>
        <w:t>status report 2019”, the country had the target to provide clean water to 79% of the</w:t>
      </w:r>
    </w:p>
    <w:p w14:paraId="61A7A460"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color w:val="515151"/>
          <w:sz w:val="20"/>
          <w:szCs w:val="20"/>
          <w14:cntxtAlts w14:val="0"/>
        </w:rPr>
        <w:t>population by 2020.Water access is a human right water in Uganda, which makes the</w:t>
      </w:r>
      <w:r w:rsidRPr="00AA487B">
        <w:rPr>
          <w:rFonts w:asciiTheme="minorHAnsi" w:eastAsia="Times New Roman" w:hAnsiTheme="minorHAnsi" w:cs="Times New Roman"/>
          <w:color w:val="515151"/>
          <w:sz w:val="20"/>
          <w:szCs w:val="20"/>
          <w14:cntxtAlts w14:val="0"/>
        </w:rPr>
        <w:br/>
        <w:t>objectives mandatory. [121]</w:t>
      </w:r>
    </w:p>
    <w:p w14:paraId="7759EB76"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br/>
        <w:t>However, the policy has not enabled to give water access to 100 % of the population as still</w:t>
      </w:r>
      <w:r w:rsidRPr="00AA487B">
        <w:rPr>
          <w:rFonts w:asciiTheme="minorHAnsi" w:eastAsia="Times New Roman" w:hAnsiTheme="minorHAnsi" w:cs="Times New Roman"/>
          <w:color w:val="515151"/>
          <w:sz w:val="20"/>
          <w:szCs w:val="20"/>
          <w14:cntxtAlts w14:val="0"/>
        </w:rPr>
        <w:br/>
        <w:t>22 million of people lack access to safe water [71]. This is explained by a gap in financing</w:t>
      </w:r>
      <w:r w:rsidRPr="00AA487B">
        <w:rPr>
          <w:rFonts w:asciiTheme="minorHAnsi" w:eastAsia="Times New Roman" w:hAnsiTheme="minorHAnsi" w:cs="Times New Roman"/>
          <w:color w:val="515151"/>
          <w:sz w:val="20"/>
          <w:szCs w:val="20"/>
          <w14:cntxtAlts w14:val="0"/>
        </w:rPr>
        <w:br/>
        <w:t>such actions and a lack of human resources needed. [110], as confirmed by the GLAAS</w:t>
      </w:r>
      <w:r w:rsidRPr="00AA487B">
        <w:rPr>
          <w:rFonts w:asciiTheme="minorHAnsi" w:eastAsia="Times New Roman" w:hAnsiTheme="minorHAnsi" w:cs="Times New Roman"/>
          <w:color w:val="515151"/>
          <w:sz w:val="20"/>
          <w:szCs w:val="20"/>
          <w14:cntxtAlts w14:val="0"/>
        </w:rPr>
        <w:br/>
        <w:t>survey. This demonstrates that the PoA will lead to a greater level of enforcement of the</w:t>
      </w:r>
      <w:r w:rsidRPr="00AA487B">
        <w:rPr>
          <w:rFonts w:asciiTheme="minorHAnsi" w:eastAsia="Times New Roman" w:hAnsiTheme="minorHAnsi" w:cs="Times New Roman"/>
          <w:color w:val="515151"/>
          <w:sz w:val="20"/>
          <w:szCs w:val="20"/>
          <w14:cntxtAlts w14:val="0"/>
        </w:rPr>
        <w:br/>
        <w:t>existing mandatory policy/regulation to help fill the gap of this insufficient.</w:t>
      </w:r>
    </w:p>
    <w:p w14:paraId="4FAAFFFB" w14:textId="77777777" w:rsidR="005228B5" w:rsidRPr="00AA487B" w:rsidRDefault="005228B5" w:rsidP="005228B5">
      <w:pPr>
        <w:rPr>
          <w:rFonts w:asciiTheme="minorHAnsi" w:hAnsiTheme="minorHAnsi" w:cs="Arial"/>
          <w:szCs w:val="22"/>
        </w:rPr>
      </w:pPr>
    </w:p>
    <w:p w14:paraId="6E2B3299"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NDC of Uganda refers as one of the mitigation ambitions, to build on existing Clean</w:t>
      </w:r>
      <w:r w:rsidRPr="00AA487B">
        <w:rPr>
          <w:rFonts w:asciiTheme="minorHAnsi" w:eastAsia="Times New Roman" w:hAnsiTheme="minorHAnsi" w:cs="Times New Roman"/>
          <w:color w:val="515151"/>
          <w:sz w:val="20"/>
          <w:szCs w:val="20"/>
          <w14:cntxtAlts w14:val="0"/>
        </w:rPr>
        <w:br/>
        <w:t>Development Mechanism (CDM) projects and Programmes of Activities pipeline, such as</w:t>
      </w:r>
      <w:r w:rsidRPr="00AA487B">
        <w:rPr>
          <w:rFonts w:asciiTheme="minorHAnsi" w:eastAsia="Times New Roman" w:hAnsiTheme="minorHAnsi" w:cs="Times New Roman"/>
          <w:color w:val="515151"/>
          <w:sz w:val="20"/>
          <w:szCs w:val="20"/>
          <w14:cntxtAlts w14:val="0"/>
        </w:rPr>
        <w:br/>
        <w:t>Bujagali Hydropower Project and Improved Cook Stove for East Africa. It promotes and</w:t>
      </w:r>
      <w:r w:rsidRPr="00AA487B">
        <w:rPr>
          <w:rFonts w:asciiTheme="minorHAnsi" w:eastAsia="Times New Roman" w:hAnsiTheme="minorHAnsi" w:cs="Times New Roman"/>
          <w:color w:val="515151"/>
          <w:sz w:val="20"/>
          <w:szCs w:val="20"/>
          <w14:cntxtAlts w14:val="0"/>
        </w:rPr>
        <w:br/>
        <w:t>wider uptakes of energy efficient cooking stoves or induction cookers. [68] p.8-9</w:t>
      </w:r>
      <w:r w:rsidRPr="00AA487B">
        <w:rPr>
          <w:rFonts w:asciiTheme="minorHAnsi" w:eastAsia="Times New Roman" w:hAnsiTheme="minorHAnsi" w:cs="Times New Roman"/>
          <w:color w:val="515151"/>
          <w:sz w:val="20"/>
          <w:szCs w:val="20"/>
          <w14:cntxtAlts w14:val="0"/>
        </w:rPr>
        <w:br/>
        <w:t>However, there is no mention in regard to any target related to the distribution/promotion of</w:t>
      </w:r>
      <w:r w:rsidRPr="00AA487B">
        <w:rPr>
          <w:rFonts w:asciiTheme="minorHAnsi" w:eastAsia="Times New Roman" w:hAnsiTheme="minorHAnsi" w:cs="Times New Roman"/>
          <w:color w:val="515151"/>
          <w:sz w:val="20"/>
          <w:szCs w:val="20"/>
          <w14:cntxtAlts w14:val="0"/>
        </w:rPr>
        <w:br/>
        <w:t>efficient cookstoves and the NDC mentions that the implementation of the mitigation</w:t>
      </w:r>
      <w:r w:rsidRPr="00AA487B">
        <w:rPr>
          <w:rFonts w:asciiTheme="minorHAnsi" w:eastAsia="Times New Roman" w:hAnsiTheme="minorHAnsi" w:cs="Times New Roman"/>
          <w:color w:val="515151"/>
          <w:sz w:val="20"/>
          <w:szCs w:val="20"/>
          <w14:cntxtAlts w14:val="0"/>
        </w:rPr>
        <w:br/>
        <w:t>measure is contingent upon receipt of sufficient international support, provided in the form</w:t>
      </w:r>
      <w:r w:rsidRPr="00AA487B">
        <w:rPr>
          <w:rFonts w:asciiTheme="minorHAnsi" w:eastAsia="Times New Roman" w:hAnsiTheme="minorHAnsi" w:cs="Times New Roman"/>
          <w:color w:val="515151"/>
          <w:sz w:val="20"/>
          <w:szCs w:val="20"/>
          <w14:cntxtAlts w14:val="0"/>
        </w:rPr>
        <w:br/>
        <w:t>of finance, technology and capacity building. [68] p.9, Hence there is no Obligation to</w:t>
      </w:r>
      <w:r w:rsidRPr="00AA487B">
        <w:rPr>
          <w:rFonts w:asciiTheme="minorHAnsi" w:eastAsia="Times New Roman" w:hAnsiTheme="minorHAnsi" w:cs="Times New Roman"/>
          <w:color w:val="515151"/>
          <w:sz w:val="20"/>
          <w:szCs w:val="20"/>
          <w14:cntxtAlts w14:val="0"/>
        </w:rPr>
        <w:br/>
        <w:t>distribute such cookstoves. The PoA will then help enable to uptake of the implementation of</w:t>
      </w:r>
      <w:r w:rsidRPr="00AA487B">
        <w:rPr>
          <w:rFonts w:asciiTheme="minorHAnsi" w:eastAsia="Times New Roman" w:hAnsiTheme="minorHAnsi" w:cs="Times New Roman"/>
          <w:color w:val="515151"/>
          <w:sz w:val="20"/>
          <w:szCs w:val="20"/>
          <w14:cntxtAlts w14:val="0"/>
        </w:rPr>
        <w:br/>
        <w:t>CDM projects and programs.</w:t>
      </w:r>
    </w:p>
    <w:p w14:paraId="0A40FF70"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p>
    <w:p w14:paraId="7A9415DE"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Ethiopia</w:t>
      </w:r>
      <w:r w:rsidRPr="00AA487B">
        <w:rPr>
          <w:rFonts w:asciiTheme="minorHAnsi" w:eastAsia="Times New Roman" w:hAnsiTheme="minorHAnsi" w:cs="Times New Roman"/>
          <w:b/>
          <w:bCs/>
          <w:color w:val="515151"/>
          <w:sz w:val="20"/>
          <w:szCs w:val="20"/>
          <w14:cntxtAlts w14:val="0"/>
        </w:rPr>
        <w:br/>
      </w:r>
    </w:p>
    <w:p w14:paraId="1E17EFF8"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NDC (2017) mentions the intention to provide water by diverting stream, digging wells,</w:t>
      </w:r>
      <w:r w:rsidRPr="00AA487B">
        <w:rPr>
          <w:rFonts w:asciiTheme="minorHAnsi" w:eastAsia="Times New Roman" w:hAnsiTheme="minorHAnsi" w:cs="Times New Roman"/>
          <w:color w:val="515151"/>
          <w:sz w:val="20"/>
          <w:szCs w:val="20"/>
          <w14:cntxtAlts w14:val="0"/>
        </w:rPr>
        <w:br/>
        <w:t>enhancing water harvesting techniques and irrigation systems, thereby making available</w:t>
      </w:r>
      <w:r w:rsidRPr="00AA487B">
        <w:rPr>
          <w:rFonts w:asciiTheme="minorHAnsi" w:eastAsia="Times New Roman" w:hAnsiTheme="minorHAnsi" w:cs="Times New Roman"/>
          <w:color w:val="515151"/>
          <w:sz w:val="20"/>
          <w:szCs w:val="20"/>
          <w14:cntxtAlts w14:val="0"/>
        </w:rPr>
        <w:br/>
        <w:t>dependable watering points in all rural woredas (districts). [73] P.5</w:t>
      </w:r>
    </w:p>
    <w:p w14:paraId="175DBC90"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br/>
        <w:t>According to “the National system to support drinking water, sanitation and hygiene: Global</w:t>
      </w:r>
      <w:r w:rsidRPr="00AA487B">
        <w:rPr>
          <w:rFonts w:asciiTheme="minorHAnsi" w:eastAsia="Times New Roman" w:hAnsiTheme="minorHAnsi" w:cs="Times New Roman"/>
          <w:color w:val="515151"/>
          <w:sz w:val="20"/>
          <w:szCs w:val="20"/>
          <w14:cntxtAlts w14:val="0"/>
        </w:rPr>
        <w:br/>
        <w:t>status report 2019”, [110] the country had the objective to provide access to clean water to</w:t>
      </w:r>
      <w:r w:rsidRPr="00AA487B">
        <w:rPr>
          <w:rFonts w:asciiTheme="minorHAnsi" w:eastAsia="Times New Roman" w:hAnsiTheme="minorHAnsi" w:cs="Times New Roman"/>
          <w:color w:val="515151"/>
          <w:sz w:val="20"/>
          <w:szCs w:val="20"/>
          <w14:cntxtAlts w14:val="0"/>
        </w:rPr>
        <w:br/>
        <w:t>80% by 2020. Nevertheless, there is a gap in financing and capacity barriers to achieve this</w:t>
      </w:r>
      <w:r w:rsidRPr="00AA487B">
        <w:rPr>
          <w:rFonts w:asciiTheme="minorHAnsi" w:eastAsia="Times New Roman" w:hAnsiTheme="minorHAnsi" w:cs="Times New Roman"/>
          <w:color w:val="515151"/>
          <w:sz w:val="20"/>
          <w:szCs w:val="20"/>
          <w14:cntxtAlts w14:val="0"/>
        </w:rPr>
        <w:br/>
        <w:t>target, as explained by the GLAAS 2019 report, whereby only between 50 and 75% of</w:t>
      </w:r>
      <w:r w:rsidRPr="00AA487B">
        <w:rPr>
          <w:rFonts w:asciiTheme="minorHAnsi" w:eastAsia="Times New Roman" w:hAnsiTheme="minorHAnsi" w:cs="Times New Roman"/>
          <w:color w:val="515151"/>
          <w:sz w:val="20"/>
          <w:szCs w:val="20"/>
          <w14:cntxtAlts w14:val="0"/>
        </w:rPr>
        <w:br/>
        <w:t>resources are provided [110]. Indeed, the policy mentions to promote external support</w:t>
      </w:r>
      <w:r w:rsidRPr="00AA487B">
        <w:rPr>
          <w:rFonts w:asciiTheme="minorHAnsi" w:eastAsia="Times New Roman" w:hAnsiTheme="minorHAnsi" w:cs="Times New Roman"/>
          <w:color w:val="515151"/>
          <w:sz w:val="20"/>
          <w:szCs w:val="20"/>
          <w14:cntxtAlts w14:val="0"/>
        </w:rPr>
        <w:br/>
        <w:t>agencies and the private sector in sustainable sanitation programs. It intends to develop a</w:t>
      </w:r>
      <w:r w:rsidRPr="00AA487B">
        <w:rPr>
          <w:rFonts w:asciiTheme="minorHAnsi" w:eastAsia="Times New Roman" w:hAnsiTheme="minorHAnsi" w:cs="Times New Roman"/>
          <w:color w:val="515151"/>
          <w:sz w:val="20"/>
          <w:szCs w:val="20"/>
          <w14:cntxtAlts w14:val="0"/>
        </w:rPr>
        <w:br/>
        <w:t>framework for Community-Government-Private sector-External Support Agencies</w:t>
      </w:r>
      <w:r w:rsidRPr="00AA487B">
        <w:rPr>
          <w:rFonts w:asciiTheme="minorHAnsi" w:eastAsia="Times New Roman" w:hAnsiTheme="minorHAnsi" w:cs="Times New Roman"/>
          <w:color w:val="515151"/>
          <w:sz w:val="20"/>
          <w:szCs w:val="20"/>
          <w14:cntxtAlts w14:val="0"/>
        </w:rPr>
        <w:br/>
        <w:t>Partnership as well as the involvement of Government at different levels and NGOs, in the</w:t>
      </w:r>
      <w:r w:rsidRPr="00AA487B">
        <w:rPr>
          <w:rFonts w:asciiTheme="minorHAnsi" w:eastAsia="Times New Roman" w:hAnsiTheme="minorHAnsi" w:cs="Times New Roman"/>
          <w:color w:val="515151"/>
          <w:sz w:val="20"/>
          <w:szCs w:val="20"/>
          <w14:cntxtAlts w14:val="0"/>
        </w:rPr>
        <w:br/>
        <w:t>provision of support for bulk water storage and transfer schemes and other relevant</w:t>
      </w:r>
      <w:r w:rsidRPr="00AA487B">
        <w:rPr>
          <w:rFonts w:asciiTheme="minorHAnsi" w:eastAsia="Times New Roman" w:hAnsiTheme="minorHAnsi" w:cs="Times New Roman"/>
          <w:color w:val="515151"/>
          <w:sz w:val="20"/>
          <w:szCs w:val="20"/>
          <w14:cntxtAlts w14:val="0"/>
        </w:rPr>
        <w:br/>
      </w:r>
      <w:r w:rsidRPr="00AA487B">
        <w:rPr>
          <w:rFonts w:asciiTheme="minorHAnsi" w:eastAsia="Times New Roman" w:hAnsiTheme="minorHAnsi" w:cs="Times New Roman"/>
          <w:color w:val="515151"/>
          <w:sz w:val="20"/>
          <w:szCs w:val="20"/>
          <w14:cntxtAlts w14:val="0"/>
        </w:rPr>
        <w:lastRenderedPageBreak/>
        <w:t>structures [74] (for example, WaterAid Ethiopia are already working with the Ministry of</w:t>
      </w:r>
      <w:r w:rsidRPr="00AA487B">
        <w:rPr>
          <w:rFonts w:asciiTheme="minorHAnsi" w:eastAsia="Times New Roman" w:hAnsiTheme="minorHAnsi" w:cs="Times New Roman"/>
          <w:color w:val="515151"/>
          <w:sz w:val="20"/>
          <w:szCs w:val="20"/>
          <w14:cntxtAlts w14:val="0"/>
        </w:rPr>
        <w:br/>
        <w:t>Health to coordinate an emergency response) [75]. Then, the PoA will lead to a greater level</w:t>
      </w:r>
      <w:r w:rsidRPr="00AA487B">
        <w:rPr>
          <w:rFonts w:asciiTheme="minorHAnsi" w:eastAsia="Times New Roman" w:hAnsiTheme="minorHAnsi" w:cs="Times New Roman"/>
          <w:color w:val="515151"/>
          <w:sz w:val="20"/>
          <w:szCs w:val="20"/>
          <w14:cntxtAlts w14:val="0"/>
        </w:rPr>
        <w:br/>
        <w:t>of enforcement of the existing mandatory policy/regulation to help fill the gap of this</w:t>
      </w:r>
      <w:r w:rsidRPr="00AA487B">
        <w:rPr>
          <w:rFonts w:asciiTheme="minorHAnsi" w:eastAsia="Times New Roman" w:hAnsiTheme="minorHAnsi" w:cs="Times New Roman"/>
          <w:color w:val="515151"/>
          <w:sz w:val="20"/>
          <w:szCs w:val="20"/>
          <w14:cntxtAlts w14:val="0"/>
        </w:rPr>
        <w:br/>
        <w:t>insufficient.</w:t>
      </w:r>
    </w:p>
    <w:p w14:paraId="02178E06" w14:textId="77777777" w:rsidR="005228B5" w:rsidRPr="00AA487B" w:rsidRDefault="005228B5" w:rsidP="005228B5">
      <w:pPr>
        <w:rPr>
          <w:rFonts w:asciiTheme="minorHAnsi" w:hAnsiTheme="minorHAnsi" w:cs="Arial"/>
          <w:szCs w:val="22"/>
        </w:rPr>
      </w:pPr>
    </w:p>
    <w:p w14:paraId="5CB02803"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According to the Ethiopia’s NDC from 2017, one of the priority initiatives under the CRGE</w:t>
      </w:r>
      <w:r w:rsidRPr="00AA487B">
        <w:rPr>
          <w:rFonts w:asciiTheme="minorHAnsi" w:eastAsia="Times New Roman" w:hAnsiTheme="minorHAnsi" w:cs="Times New Roman"/>
          <w:color w:val="515151"/>
          <w:sz w:val="20"/>
          <w:szCs w:val="20"/>
          <w14:cntxtAlts w14:val="0"/>
        </w:rPr>
        <w:br/>
        <w:t>(Climate Resilient Green Economy Strategy issued by the Federal Democratic Republic of</w:t>
      </w:r>
      <w:r w:rsidRPr="00AA487B">
        <w:rPr>
          <w:rFonts w:asciiTheme="minorHAnsi" w:eastAsia="Times New Roman" w:hAnsiTheme="minorHAnsi" w:cs="Times New Roman"/>
          <w:color w:val="515151"/>
          <w:sz w:val="20"/>
          <w:szCs w:val="20"/>
          <w14:cntxtAlts w14:val="0"/>
        </w:rPr>
        <w:br/>
        <w:t>Ethiopia in 2011) is the use of more efficient stoves, amounting to an emissions reduction rate</w:t>
      </w:r>
      <w:r w:rsidRPr="00AA487B">
        <w:rPr>
          <w:rFonts w:asciiTheme="minorHAnsi" w:eastAsia="Times New Roman" w:hAnsiTheme="minorHAnsi" w:cs="Times New Roman"/>
          <w:color w:val="515151"/>
          <w:sz w:val="20"/>
          <w:szCs w:val="20"/>
          <w14:cntxtAlts w14:val="0"/>
        </w:rPr>
        <w:br/>
        <w:t>of 50 MtCO2e per year by 2030. However no quantitative targets or legislations are indicated.</w:t>
      </w:r>
      <w:r w:rsidRPr="00AA487B">
        <w:rPr>
          <w:rFonts w:asciiTheme="minorHAnsi" w:eastAsia="Times New Roman" w:hAnsiTheme="minorHAnsi" w:cs="Times New Roman"/>
          <w:color w:val="515151"/>
          <w:sz w:val="20"/>
          <w:szCs w:val="20"/>
          <w14:cntxtAlts w14:val="0"/>
        </w:rPr>
        <w:br/>
        <w:t>[76] p.8 which means that the use of efficient stoves is not mandatory.</w:t>
      </w:r>
    </w:p>
    <w:p w14:paraId="6CFBDEE5"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br/>
        <w:t>On the other hand, according to the ‘Financing Climate Futures’ (2019) [77] slide 11, the clean</w:t>
      </w:r>
      <w:r w:rsidRPr="00AA487B">
        <w:rPr>
          <w:rFonts w:asciiTheme="minorHAnsi" w:eastAsia="Times New Roman" w:hAnsiTheme="minorHAnsi" w:cs="Times New Roman"/>
          <w:color w:val="515151"/>
          <w:sz w:val="20"/>
          <w:szCs w:val="20"/>
          <w14:cntxtAlts w14:val="0"/>
        </w:rPr>
        <w:br/>
        <w:t>cooking policy of Ethiopia focuses on improved biomass cookstove technology with the goal of</w:t>
      </w:r>
      <w:r w:rsidRPr="00AA487B">
        <w:rPr>
          <w:rFonts w:asciiTheme="minorHAnsi" w:eastAsia="Times New Roman" w:hAnsiTheme="minorHAnsi" w:cs="Times New Roman"/>
          <w:color w:val="515151"/>
          <w:sz w:val="20"/>
          <w:szCs w:val="20"/>
          <w14:cntxtAlts w14:val="0"/>
        </w:rPr>
        <w:br/>
        <w:t>having distributed an additional 11.45 million improved cookstoves during the 2016-2020</w:t>
      </w:r>
      <w:r w:rsidRPr="00AA487B">
        <w:rPr>
          <w:rFonts w:asciiTheme="minorHAnsi" w:eastAsia="Times New Roman" w:hAnsiTheme="minorHAnsi" w:cs="Times New Roman"/>
          <w:color w:val="515151"/>
          <w:sz w:val="20"/>
          <w:szCs w:val="20"/>
          <w14:cntxtAlts w14:val="0"/>
        </w:rPr>
        <w:br/>
        <w:t>period. However, the ‘Financing Climate Futures’ (2019) [77] slide 11 also mentions many</w:t>
      </w:r>
      <w:r w:rsidRPr="00AA487B">
        <w:rPr>
          <w:rFonts w:asciiTheme="minorHAnsi" w:eastAsia="Times New Roman" w:hAnsiTheme="minorHAnsi" w:cs="Times New Roman"/>
          <w:color w:val="515151"/>
          <w:sz w:val="20"/>
          <w:szCs w:val="20"/>
          <w14:cntxtAlts w14:val="0"/>
        </w:rPr>
        <w:br/>
        <w:t>barriers for such cookstove programs in Ethiopia, such as the high dependence on public</w:t>
      </w:r>
      <w:r w:rsidRPr="00AA487B">
        <w:rPr>
          <w:rFonts w:asciiTheme="minorHAnsi" w:eastAsia="Times New Roman" w:hAnsiTheme="minorHAnsi" w:cs="Times New Roman"/>
          <w:color w:val="515151"/>
          <w:sz w:val="20"/>
          <w:szCs w:val="20"/>
          <w14:cntxtAlts w14:val="0"/>
        </w:rPr>
        <w:br/>
        <w:t>subsidies and incentives to decrease the cost as well as the lack of availability of cookstoves.</w:t>
      </w:r>
      <w:r w:rsidRPr="00AA487B">
        <w:rPr>
          <w:rFonts w:asciiTheme="minorHAnsi" w:eastAsia="Times New Roman" w:hAnsiTheme="minorHAnsi" w:cs="Times New Roman"/>
          <w:color w:val="515151"/>
          <w:sz w:val="20"/>
          <w:szCs w:val="20"/>
          <w14:cntxtAlts w14:val="0"/>
        </w:rPr>
        <w:br/>
        <w:t>Thus, the full implementation of Ethiopia’s INDC requires predictable, sustainable and reliable</w:t>
      </w:r>
      <w:r w:rsidRPr="00AA487B">
        <w:rPr>
          <w:rFonts w:asciiTheme="minorHAnsi" w:eastAsia="Times New Roman" w:hAnsiTheme="minorHAnsi" w:cs="Times New Roman"/>
          <w:color w:val="515151"/>
          <w:sz w:val="20"/>
          <w:szCs w:val="20"/>
          <w14:cntxtAlts w14:val="0"/>
        </w:rPr>
        <w:br/>
        <w:t>support in the form of finance, capacity building and technology transfer [76] p.9 Ethiopia also</w:t>
      </w:r>
      <w:r w:rsidRPr="00AA487B">
        <w:rPr>
          <w:rFonts w:asciiTheme="minorHAnsi" w:eastAsia="Times New Roman" w:hAnsiTheme="minorHAnsi" w:cs="Times New Roman"/>
          <w:color w:val="515151"/>
          <w:sz w:val="20"/>
          <w:szCs w:val="20"/>
          <w14:cntxtAlts w14:val="0"/>
        </w:rPr>
        <w:br/>
        <w:t>welcomes the continued support of bilateral and multilateral development partners, as well as</w:t>
      </w:r>
      <w:r w:rsidRPr="00AA487B">
        <w:rPr>
          <w:rFonts w:asciiTheme="minorHAnsi" w:eastAsia="Times New Roman" w:hAnsiTheme="minorHAnsi" w:cs="Times New Roman"/>
          <w:color w:val="515151"/>
          <w:sz w:val="20"/>
          <w:szCs w:val="20"/>
          <w14:cntxtAlts w14:val="0"/>
        </w:rPr>
        <w:br/>
        <w:t>the engagement of the private sector in achieving its ambitious goals set under the EINDC. In</w:t>
      </w:r>
      <w:r w:rsidRPr="00AA487B">
        <w:rPr>
          <w:rFonts w:asciiTheme="minorHAnsi" w:eastAsia="Times New Roman" w:hAnsiTheme="minorHAnsi" w:cs="Times New Roman"/>
          <w:color w:val="515151"/>
          <w:sz w:val="20"/>
          <w:szCs w:val="20"/>
          <w14:cntxtAlts w14:val="0"/>
        </w:rPr>
        <w:br/>
        <w:t>this context, Ethiopia has already put in place a national fund, the Climate Resilient Green</w:t>
      </w:r>
      <w:r w:rsidRPr="00AA487B">
        <w:rPr>
          <w:rFonts w:asciiTheme="minorHAnsi" w:eastAsia="Times New Roman" w:hAnsiTheme="minorHAnsi" w:cs="Times New Roman"/>
          <w:color w:val="515151"/>
          <w:sz w:val="20"/>
          <w:szCs w:val="20"/>
          <w14:cntxtAlts w14:val="0"/>
        </w:rPr>
        <w:br/>
        <w:t>Economy Facility (CRGE Facility), as a mechanism to mobilize finance from various sources,</w:t>
      </w:r>
      <w:r w:rsidRPr="00AA487B">
        <w:rPr>
          <w:rFonts w:asciiTheme="minorHAnsi" w:eastAsia="Times New Roman" w:hAnsiTheme="minorHAnsi" w:cs="Times New Roman"/>
          <w:color w:val="515151"/>
          <w:sz w:val="20"/>
          <w:szCs w:val="20"/>
          <w14:cntxtAlts w14:val="0"/>
        </w:rPr>
        <w:br/>
        <w:t>and drive investments to build resilience and for green growth. [76] p.13. Hence, the PoA will</w:t>
      </w:r>
      <w:r w:rsidRPr="00AA487B">
        <w:rPr>
          <w:rFonts w:asciiTheme="minorHAnsi" w:eastAsia="Times New Roman" w:hAnsiTheme="minorHAnsi" w:cs="Times New Roman"/>
          <w:color w:val="515151"/>
          <w:sz w:val="20"/>
          <w:szCs w:val="20"/>
          <w14:cntxtAlts w14:val="0"/>
        </w:rPr>
        <w:br/>
        <w:t>help enable to uptake of these targets as it provides climate financing and investments needed</w:t>
      </w:r>
      <w:r w:rsidRPr="00AA487B">
        <w:rPr>
          <w:rFonts w:asciiTheme="minorHAnsi" w:eastAsia="Times New Roman" w:hAnsiTheme="minorHAnsi" w:cs="Times New Roman"/>
          <w:color w:val="515151"/>
          <w:sz w:val="20"/>
          <w:szCs w:val="20"/>
          <w14:cntxtAlts w14:val="0"/>
        </w:rPr>
        <w:br/>
        <w:t>to achieve these ambitious targets and to overcome various barriers.</w:t>
      </w:r>
    </w:p>
    <w:p w14:paraId="15A2E5F0" w14:textId="77777777" w:rsidR="005228B5" w:rsidRPr="00AA487B" w:rsidRDefault="005228B5" w:rsidP="005228B5">
      <w:pPr>
        <w:rPr>
          <w:rFonts w:asciiTheme="minorHAnsi" w:hAnsiTheme="minorHAnsi" w:cs="Arial"/>
          <w:szCs w:val="22"/>
        </w:rPr>
      </w:pPr>
    </w:p>
    <w:p w14:paraId="255BEDA6"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Zambia</w:t>
      </w:r>
      <w:r w:rsidRPr="00AA487B">
        <w:rPr>
          <w:rFonts w:asciiTheme="minorHAnsi" w:eastAsia="Times New Roman" w:hAnsiTheme="minorHAnsi" w:cs="Times New Roman"/>
          <w:b/>
          <w:bCs/>
          <w:color w:val="515151"/>
          <w:sz w:val="20"/>
          <w:szCs w:val="20"/>
          <w14:cntxtAlts w14:val="0"/>
        </w:rPr>
        <w:br/>
      </w:r>
    </w:p>
    <w:p w14:paraId="52B8BB64"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adaptation measures mentioned in the NDC concern enhanced investment in water</w:t>
      </w:r>
      <w:r w:rsidRPr="00AA487B">
        <w:rPr>
          <w:rFonts w:asciiTheme="minorHAnsi" w:eastAsia="Times New Roman" w:hAnsiTheme="minorHAnsi" w:cs="Times New Roman"/>
          <w:color w:val="515151"/>
          <w:sz w:val="20"/>
          <w:szCs w:val="20"/>
          <w14:cntxtAlts w14:val="0"/>
        </w:rPr>
        <w:br/>
        <w:t>capture, storage and transfer, the implementation of water technologies for savings,</w:t>
      </w:r>
      <w:r w:rsidRPr="00AA487B">
        <w:rPr>
          <w:rFonts w:asciiTheme="minorHAnsi" w:eastAsia="Times New Roman" w:hAnsiTheme="minorHAnsi" w:cs="Times New Roman"/>
          <w:color w:val="515151"/>
          <w:sz w:val="20"/>
          <w:szCs w:val="20"/>
          <w14:cntxtAlts w14:val="0"/>
        </w:rPr>
        <w:br/>
        <w:t>recycling, irrigation and sustainable management to improve health impacts from clean</w:t>
      </w:r>
      <w:r w:rsidRPr="00AA487B">
        <w:rPr>
          <w:rFonts w:asciiTheme="minorHAnsi" w:eastAsia="Times New Roman" w:hAnsiTheme="minorHAnsi" w:cs="Times New Roman"/>
          <w:color w:val="515151"/>
          <w:sz w:val="20"/>
          <w:szCs w:val="20"/>
          <w14:cntxtAlts w14:val="0"/>
        </w:rPr>
        <w:br/>
        <w:t>water, easy access and sanitation. [79] p 8- 10</w:t>
      </w:r>
      <w:r w:rsidRPr="00AA487B">
        <w:rPr>
          <w:rFonts w:asciiTheme="minorHAnsi" w:eastAsia="Times New Roman" w:hAnsiTheme="minorHAnsi" w:cs="Times New Roman"/>
          <w:color w:val="515151"/>
          <w:sz w:val="20"/>
          <w:szCs w:val="20"/>
          <w14:cntxtAlts w14:val="0"/>
        </w:rPr>
        <w:br/>
        <w:t>According to “the National system to support drinking water, sanitation and hygiene: Global</w:t>
      </w:r>
      <w:r w:rsidRPr="00AA487B">
        <w:rPr>
          <w:rFonts w:asciiTheme="minorHAnsi" w:eastAsia="Times New Roman" w:hAnsiTheme="minorHAnsi" w:cs="Times New Roman"/>
          <w:color w:val="515151"/>
          <w:sz w:val="20"/>
          <w:szCs w:val="20"/>
          <w14:cntxtAlts w14:val="0"/>
        </w:rPr>
        <w:br/>
        <w:t>status report 2019”, [110] the country has the objective to provide water to 100% of the</w:t>
      </w:r>
      <w:r w:rsidRPr="00AA487B">
        <w:rPr>
          <w:rFonts w:asciiTheme="minorHAnsi" w:eastAsia="Times New Roman" w:hAnsiTheme="minorHAnsi" w:cs="Times New Roman"/>
          <w:color w:val="515151"/>
          <w:sz w:val="20"/>
          <w:szCs w:val="20"/>
          <w14:cntxtAlts w14:val="0"/>
        </w:rPr>
        <w:br/>
        <w:t>population by 2030. Nevertheless, the targets are not enforced by any laws and there is a</w:t>
      </w:r>
      <w:r w:rsidRPr="00AA487B">
        <w:rPr>
          <w:rFonts w:asciiTheme="minorHAnsi" w:eastAsia="Times New Roman" w:hAnsiTheme="minorHAnsi" w:cs="Times New Roman"/>
          <w:color w:val="515151"/>
          <w:sz w:val="20"/>
          <w:szCs w:val="20"/>
          <w14:cntxtAlts w14:val="0"/>
        </w:rPr>
        <w:br/>
        <w:t>lack of financial resource and capacity barriers as laid out in the report [110]. Thus, the PoA</w:t>
      </w:r>
      <w:r w:rsidRPr="00AA487B">
        <w:rPr>
          <w:rFonts w:asciiTheme="minorHAnsi" w:eastAsia="Times New Roman" w:hAnsiTheme="minorHAnsi" w:cs="Times New Roman"/>
          <w:color w:val="515151"/>
          <w:sz w:val="20"/>
          <w:szCs w:val="20"/>
          <w14:cntxtAlts w14:val="0"/>
        </w:rPr>
        <w:br/>
        <w:t>will lead to a greater level of adoption of an existing voluntary scheme.</w:t>
      </w:r>
    </w:p>
    <w:p w14:paraId="13F9CD1D" w14:textId="77777777" w:rsidR="005228B5" w:rsidRPr="00AA487B" w:rsidRDefault="005228B5" w:rsidP="005228B5">
      <w:pPr>
        <w:rPr>
          <w:rFonts w:asciiTheme="minorHAnsi" w:hAnsiTheme="minorHAnsi" w:cs="Arial"/>
          <w:szCs w:val="22"/>
        </w:rPr>
      </w:pPr>
    </w:p>
    <w:p w14:paraId="713E8695"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Cookstove</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NDC of Republic of Zambia mentions the involvement of improved biomass cooking</w:t>
      </w:r>
      <w:r w:rsidRPr="00AA487B">
        <w:rPr>
          <w:rFonts w:asciiTheme="minorHAnsi" w:eastAsia="Times New Roman" w:hAnsiTheme="minorHAnsi" w:cs="Times New Roman"/>
          <w:color w:val="515151"/>
          <w:sz w:val="20"/>
          <w:szCs w:val="20"/>
          <w14:cntxtAlts w14:val="0"/>
        </w:rPr>
        <w:br/>
        <w:t>stoves as part of the Zambia’s Programs Contribution to its National Mitigation Goal. And</w:t>
      </w:r>
    </w:p>
    <w:p w14:paraId="06BDF30D"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color w:val="515151"/>
          <w:sz w:val="20"/>
          <w:szCs w:val="20"/>
          <w14:cntxtAlts w14:val="0"/>
        </w:rPr>
        <w:t>also includes the involvement of the use of ethanol and LPG stoves, and switch to electric</w:t>
      </w:r>
      <w:r w:rsidRPr="00AA487B">
        <w:rPr>
          <w:rFonts w:asciiTheme="minorHAnsi" w:eastAsia="Times New Roman" w:hAnsiTheme="minorHAnsi" w:cs="Times New Roman"/>
          <w:color w:val="515151"/>
          <w:sz w:val="20"/>
          <w:szCs w:val="20"/>
          <w14:cntxtAlts w14:val="0"/>
        </w:rPr>
        <w:br/>
        <w:t>stoves. [84] p. 3</w:t>
      </w:r>
    </w:p>
    <w:p w14:paraId="4021E302"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br/>
        <w:t>The National Energy Policy (2007) [85] p. 6 evokes the Improved biomass stove as an</w:t>
      </w:r>
      <w:r w:rsidRPr="00AA487B">
        <w:rPr>
          <w:rFonts w:asciiTheme="minorHAnsi" w:eastAsia="Times New Roman" w:hAnsiTheme="minorHAnsi" w:cs="Times New Roman"/>
          <w:color w:val="515151"/>
          <w:sz w:val="20"/>
          <w:szCs w:val="20"/>
          <w14:cntxtAlts w14:val="0"/>
        </w:rPr>
        <w:br/>
        <w:t>opportunity but does not mention any national targets for the implementation of improved</w:t>
      </w:r>
      <w:r w:rsidRPr="00AA487B">
        <w:rPr>
          <w:rFonts w:asciiTheme="minorHAnsi" w:eastAsia="Times New Roman" w:hAnsiTheme="minorHAnsi" w:cs="Times New Roman"/>
          <w:color w:val="515151"/>
          <w:sz w:val="20"/>
          <w:szCs w:val="20"/>
          <w14:cntxtAlts w14:val="0"/>
        </w:rPr>
        <w:br/>
        <w:t>cookstoves either. In the revision of the National Energy Policy of 1994 (revised in 2007),</w:t>
      </w:r>
      <w:r w:rsidRPr="00AA487B">
        <w:rPr>
          <w:rFonts w:asciiTheme="minorHAnsi" w:eastAsia="Times New Roman" w:hAnsiTheme="minorHAnsi" w:cs="Times New Roman"/>
          <w:color w:val="515151"/>
          <w:sz w:val="20"/>
          <w:szCs w:val="20"/>
          <w14:cntxtAlts w14:val="0"/>
        </w:rPr>
        <w:br/>
        <w:t>the government is promoting alternative energy sources such as gel fuel, biofuels and LPG,</w:t>
      </w:r>
      <w:r w:rsidRPr="00AA487B">
        <w:rPr>
          <w:rFonts w:asciiTheme="minorHAnsi" w:eastAsia="Times New Roman" w:hAnsiTheme="minorHAnsi" w:cs="Times New Roman"/>
          <w:color w:val="515151"/>
          <w:sz w:val="20"/>
          <w:szCs w:val="20"/>
          <w14:cntxtAlts w14:val="0"/>
        </w:rPr>
        <w:br/>
        <w:t>and encouraging its use as substitute to charcoal, but doesn’t mention any national targets</w:t>
      </w:r>
      <w:r w:rsidRPr="00AA487B">
        <w:rPr>
          <w:rFonts w:asciiTheme="minorHAnsi" w:eastAsia="Times New Roman" w:hAnsiTheme="minorHAnsi" w:cs="Times New Roman"/>
          <w:color w:val="515151"/>
          <w:sz w:val="20"/>
          <w:szCs w:val="20"/>
          <w14:cntxtAlts w14:val="0"/>
        </w:rPr>
        <w:br/>
        <w:t>neither. [85] p.10. Despite the objectives of the NDC, the government does mention any</w:t>
      </w:r>
      <w:r w:rsidRPr="00AA487B">
        <w:rPr>
          <w:rFonts w:asciiTheme="minorHAnsi" w:eastAsia="Times New Roman" w:hAnsiTheme="minorHAnsi" w:cs="Times New Roman"/>
          <w:color w:val="515151"/>
          <w:sz w:val="20"/>
          <w:szCs w:val="20"/>
          <w14:cntxtAlts w14:val="0"/>
        </w:rPr>
        <w:br/>
        <w:t>specific objectives in regard to improved cookstoves, just as the National Energy Policy</w:t>
      </w:r>
      <w:r w:rsidRPr="00AA487B">
        <w:rPr>
          <w:rFonts w:asciiTheme="minorHAnsi" w:eastAsia="Times New Roman" w:hAnsiTheme="minorHAnsi" w:cs="Times New Roman"/>
          <w:color w:val="515151"/>
          <w:sz w:val="20"/>
          <w:szCs w:val="20"/>
          <w14:cntxtAlts w14:val="0"/>
        </w:rPr>
        <w:br/>
        <w:t>(2019). [84] p. 3. There is no legal obligation concerning the distribution of improved</w:t>
      </w:r>
      <w:r w:rsidRPr="00AA487B">
        <w:rPr>
          <w:rFonts w:asciiTheme="minorHAnsi" w:eastAsia="Times New Roman" w:hAnsiTheme="minorHAnsi" w:cs="Times New Roman"/>
          <w:color w:val="515151"/>
          <w:sz w:val="20"/>
          <w:szCs w:val="20"/>
          <w14:cntxtAlts w14:val="0"/>
        </w:rPr>
        <w:br/>
      </w:r>
      <w:r w:rsidRPr="00AA487B">
        <w:rPr>
          <w:rFonts w:asciiTheme="minorHAnsi" w:eastAsia="Times New Roman" w:hAnsiTheme="minorHAnsi" w:cs="Times New Roman"/>
          <w:color w:val="515151"/>
          <w:sz w:val="20"/>
          <w:szCs w:val="20"/>
          <w14:cntxtAlts w14:val="0"/>
        </w:rPr>
        <w:lastRenderedPageBreak/>
        <w:t>cookstoves nor obligation for households to use them, which means that the PoA will help</w:t>
      </w:r>
      <w:r w:rsidRPr="00AA487B">
        <w:rPr>
          <w:rFonts w:asciiTheme="minorHAnsi" w:eastAsia="Times New Roman" w:hAnsiTheme="minorHAnsi" w:cs="Times New Roman"/>
          <w:color w:val="515151"/>
          <w:sz w:val="20"/>
          <w:szCs w:val="20"/>
          <w14:cntxtAlts w14:val="0"/>
        </w:rPr>
        <w:br/>
        <w:t>enable to voluntary targets to be achieved via international climate finance.</w:t>
      </w:r>
    </w:p>
    <w:p w14:paraId="1F3B2FCA" w14:textId="77777777" w:rsidR="005228B5" w:rsidRPr="00AA487B" w:rsidRDefault="005228B5" w:rsidP="005228B5">
      <w:pPr>
        <w:rPr>
          <w:rFonts w:asciiTheme="minorHAnsi" w:hAnsiTheme="minorHAnsi" w:cs="Arial"/>
          <w:szCs w:val="22"/>
        </w:rPr>
      </w:pPr>
    </w:p>
    <w:p w14:paraId="3CA51A18"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Malawi</w:t>
      </w:r>
      <w:r w:rsidRPr="00AA487B">
        <w:rPr>
          <w:rFonts w:asciiTheme="minorHAnsi" w:eastAsia="Times New Roman" w:hAnsiTheme="minorHAnsi" w:cs="Times New Roman"/>
          <w:b/>
          <w:bCs/>
          <w:color w:val="515151"/>
          <w:sz w:val="20"/>
          <w:szCs w:val="20"/>
          <w14:cntxtAlts w14:val="0"/>
        </w:rPr>
        <w:br/>
      </w:r>
    </w:p>
    <w:p w14:paraId="24E6F006"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Malawi has a target to provide 100% basic services to rural areas by 2030 [110]. Water</w:t>
      </w:r>
      <w:r w:rsidRPr="00AA487B">
        <w:rPr>
          <w:rFonts w:asciiTheme="minorHAnsi" w:eastAsia="Times New Roman" w:hAnsiTheme="minorHAnsi" w:cs="Times New Roman"/>
          <w:color w:val="515151"/>
          <w:sz w:val="20"/>
          <w:szCs w:val="20"/>
          <w14:cntxtAlts w14:val="0"/>
        </w:rPr>
        <w:br/>
        <w:t>resources is one of the NDC priorities Malawi. The government is implementing construction</w:t>
      </w:r>
      <w:r w:rsidRPr="00AA487B">
        <w:rPr>
          <w:rFonts w:asciiTheme="minorHAnsi" w:eastAsia="Times New Roman" w:hAnsiTheme="minorHAnsi" w:cs="Times New Roman"/>
          <w:color w:val="515151"/>
          <w:sz w:val="20"/>
          <w:szCs w:val="20"/>
          <w14:cntxtAlts w14:val="0"/>
        </w:rPr>
        <w:br/>
        <w:t>of multipurpose dams, implementation of water harvesting technologies, capacity building in</w:t>
      </w:r>
      <w:r w:rsidRPr="00AA487B">
        <w:rPr>
          <w:rFonts w:asciiTheme="minorHAnsi" w:eastAsia="Times New Roman" w:hAnsiTheme="minorHAnsi" w:cs="Times New Roman"/>
          <w:color w:val="515151"/>
          <w:sz w:val="20"/>
          <w:szCs w:val="20"/>
          <w14:cntxtAlts w14:val="0"/>
        </w:rPr>
        <w:br/>
        <w:t>integrated water resources management (IWRM), catchment management and water supply</w:t>
      </w:r>
      <w:r w:rsidRPr="00AA487B">
        <w:rPr>
          <w:rFonts w:asciiTheme="minorHAnsi" w:eastAsia="Times New Roman" w:hAnsiTheme="minorHAnsi" w:cs="Times New Roman"/>
          <w:color w:val="515151"/>
          <w:sz w:val="20"/>
          <w:szCs w:val="20"/>
          <w14:cntxtAlts w14:val="0"/>
        </w:rPr>
        <w:br/>
        <w:t>development for domestic and livestock use. The adaptation for this sector is to support the</w:t>
      </w:r>
      <w:r w:rsidRPr="00AA487B">
        <w:rPr>
          <w:rFonts w:asciiTheme="minorHAnsi" w:eastAsia="Times New Roman" w:hAnsiTheme="minorHAnsi" w:cs="Times New Roman"/>
          <w:color w:val="515151"/>
          <w:sz w:val="20"/>
          <w:szCs w:val="20"/>
          <w14:cntxtAlts w14:val="0"/>
        </w:rPr>
        <w:br/>
        <w:t>revision of water related policies and strategies (Inc. water-SWAP) and enhance public</w:t>
      </w:r>
      <w:r w:rsidRPr="00AA487B">
        <w:rPr>
          <w:rFonts w:asciiTheme="minorHAnsi" w:eastAsia="Times New Roman" w:hAnsiTheme="minorHAnsi" w:cs="Times New Roman"/>
          <w:color w:val="515151"/>
          <w:sz w:val="20"/>
          <w:szCs w:val="20"/>
          <w14:cntxtAlts w14:val="0"/>
        </w:rPr>
        <w:br/>
        <w:t>awareness about water, sanitation and hygiene practices; and enhance health surveillance.</w:t>
      </w:r>
      <w:r w:rsidRPr="00AA487B">
        <w:rPr>
          <w:rFonts w:asciiTheme="minorHAnsi" w:eastAsia="Times New Roman" w:hAnsiTheme="minorHAnsi" w:cs="Times New Roman"/>
          <w:color w:val="515151"/>
          <w:sz w:val="20"/>
          <w:szCs w:val="20"/>
          <w14:cntxtAlts w14:val="0"/>
        </w:rPr>
        <w:br/>
        <w:t>However the country does not have sufficient financial or human resources to implement the</w:t>
      </w:r>
      <w:r w:rsidRPr="00AA487B">
        <w:rPr>
          <w:rFonts w:asciiTheme="minorHAnsi" w:eastAsia="Times New Roman" w:hAnsiTheme="minorHAnsi" w:cs="Times New Roman"/>
          <w:color w:val="515151"/>
          <w:sz w:val="20"/>
          <w:szCs w:val="20"/>
          <w14:cntxtAlts w14:val="0"/>
        </w:rPr>
        <w:br/>
        <w:t>plans as reported by GLAAS 2019 to enforce or uptake these targets [110]. International</w:t>
      </w:r>
      <w:r w:rsidRPr="00AA487B">
        <w:rPr>
          <w:rFonts w:asciiTheme="minorHAnsi" w:eastAsia="Times New Roman" w:hAnsiTheme="minorHAnsi" w:cs="Times New Roman"/>
          <w:color w:val="515151"/>
          <w:sz w:val="20"/>
          <w:szCs w:val="20"/>
          <w14:cntxtAlts w14:val="0"/>
        </w:rPr>
        <w:br/>
        <w:t>finance mechanisms like carbon credits will enable the uptake of these targets, such as the</w:t>
      </w:r>
      <w:r w:rsidRPr="00AA487B">
        <w:rPr>
          <w:rFonts w:asciiTheme="minorHAnsi" w:eastAsia="Times New Roman" w:hAnsiTheme="minorHAnsi" w:cs="Times New Roman"/>
          <w:color w:val="515151"/>
          <w:sz w:val="20"/>
          <w:szCs w:val="20"/>
          <w14:cntxtAlts w14:val="0"/>
        </w:rPr>
        <w:br/>
        <w:t>PoA.</w:t>
      </w:r>
    </w:p>
    <w:p w14:paraId="4A92DFD5" w14:textId="77777777" w:rsidR="005228B5" w:rsidRDefault="005228B5" w:rsidP="005228B5">
      <w:pPr>
        <w:spacing w:after="0" w:line="240" w:lineRule="auto"/>
        <w:contextualSpacing w:val="0"/>
        <w:rPr>
          <w:rFonts w:asciiTheme="minorHAnsi" w:eastAsia="Times New Roman" w:hAnsiTheme="minorHAnsi" w:cs="Times New Roman"/>
          <w:b/>
          <w:bCs/>
          <w:i/>
          <w:iCs/>
          <w:color w:val="515151"/>
          <w:sz w:val="20"/>
          <w:szCs w:val="20"/>
          <w14:cntxtAlts w14:val="0"/>
        </w:rPr>
      </w:pPr>
    </w:p>
    <w:p w14:paraId="7FA1DD6B" w14:textId="77777777" w:rsidR="005228B5" w:rsidRPr="009F11B0"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In 2013 following the presidential initiative for improved cookstoves, the national government</w:t>
      </w:r>
      <w:r w:rsidRPr="00AA487B">
        <w:rPr>
          <w:rFonts w:asciiTheme="minorHAnsi" w:eastAsia="Times New Roman" w:hAnsiTheme="minorHAnsi" w:cs="Times New Roman"/>
          <w:color w:val="515151"/>
          <w:sz w:val="20"/>
          <w:szCs w:val="20"/>
          <w14:cntxtAlts w14:val="0"/>
        </w:rPr>
        <w:br/>
        <w:t>led Improved Cookstove Task Force was formed and assigned the following broad functions:</w:t>
      </w:r>
      <w:r w:rsidRPr="00AA487B">
        <w:rPr>
          <w:rFonts w:asciiTheme="minorHAnsi" w:eastAsia="Times New Roman" w:hAnsiTheme="minorHAnsi" w:cs="Times New Roman"/>
          <w:color w:val="515151"/>
          <w:sz w:val="20"/>
          <w:szCs w:val="20"/>
          <w14:cntxtAlts w14:val="0"/>
        </w:rPr>
        <w:br/>
        <w:t>to develop a National Cookstove Adoption Strategy and strengthen Government’s capacity to</w:t>
      </w:r>
      <w:r w:rsidRPr="00AA487B">
        <w:rPr>
          <w:rFonts w:asciiTheme="minorHAnsi" w:eastAsia="Times New Roman" w:hAnsiTheme="minorHAnsi" w:cs="Times New Roman"/>
          <w:color w:val="515151"/>
          <w:sz w:val="20"/>
          <w:szCs w:val="20"/>
          <w14:cntxtAlts w14:val="0"/>
        </w:rPr>
        <w:br/>
        <w:t>implement it, to establish support for the production and commercialization of energy saving</w:t>
      </w:r>
      <w:r w:rsidRPr="00AA487B">
        <w:rPr>
          <w:rFonts w:asciiTheme="minorHAnsi" w:eastAsia="Times New Roman" w:hAnsiTheme="minorHAnsi" w:cs="Times New Roman"/>
          <w:color w:val="515151"/>
          <w:sz w:val="20"/>
          <w:szCs w:val="20"/>
          <w14:cntxtAlts w14:val="0"/>
        </w:rPr>
        <w:br/>
        <w:t>stoves whilst promoting research and innovations that will drive improved cookstove adoption</w:t>
      </w:r>
      <w:r w:rsidRPr="00AA487B">
        <w:rPr>
          <w:rFonts w:asciiTheme="minorHAnsi" w:eastAsia="Times New Roman" w:hAnsiTheme="minorHAnsi" w:cs="Times New Roman"/>
          <w:color w:val="515151"/>
          <w:sz w:val="20"/>
          <w:szCs w:val="20"/>
          <w14:cntxtAlts w14:val="0"/>
        </w:rPr>
        <w:br/>
        <w:t>and usage, and to scale-up current cookstove and carbon credit activities. The newly formed</w:t>
      </w:r>
      <w:r w:rsidRPr="00AA487B">
        <w:rPr>
          <w:rFonts w:asciiTheme="minorHAnsi" w:eastAsia="Times New Roman" w:hAnsiTheme="minorHAnsi" w:cs="Times New Roman"/>
          <w:color w:val="515151"/>
          <w:sz w:val="20"/>
          <w:szCs w:val="20"/>
          <w14:cntxtAlts w14:val="0"/>
        </w:rPr>
        <w:br/>
        <w:t>Ministry of Environment and Climate Change Management supports the initiative to promote</w:t>
      </w:r>
      <w:r w:rsidRPr="00AA487B">
        <w:rPr>
          <w:rFonts w:asciiTheme="minorHAnsi" w:eastAsia="Times New Roman" w:hAnsiTheme="minorHAnsi" w:cs="Times New Roman"/>
          <w:color w:val="515151"/>
          <w:sz w:val="20"/>
          <w:szCs w:val="20"/>
          <w14:cntxtAlts w14:val="0"/>
        </w:rPr>
        <w:br/>
        <w:t>energy efficient biomass appliances like cookstoves to reduce the quantity of solid biomass</w:t>
      </w:r>
      <w:r w:rsidRPr="00AA487B">
        <w:rPr>
          <w:rFonts w:asciiTheme="minorHAnsi" w:eastAsia="Times New Roman" w:hAnsiTheme="minorHAnsi" w:cs="Times New Roman"/>
          <w:color w:val="515151"/>
          <w:sz w:val="20"/>
          <w:szCs w:val="20"/>
          <w14:cntxtAlts w14:val="0"/>
        </w:rPr>
        <w:br/>
        <w:t>required for preparing a meal. [25] l.19 from “Energy situation” - 2020.</w:t>
      </w:r>
    </w:p>
    <w:p w14:paraId="7FB8596A"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t>The Malawi mentions in its NDC from 2017, as planned mitigation actions to ‘Distribute energy</w:t>
      </w:r>
      <w:r w:rsidRPr="00AA487B">
        <w:rPr>
          <w:rFonts w:asciiTheme="minorHAnsi" w:eastAsia="Times New Roman" w:hAnsiTheme="minorHAnsi" w:cs="Times New Roman"/>
          <w:color w:val="515151"/>
          <w:sz w:val="20"/>
          <w:szCs w:val="20"/>
          <w14:cntxtAlts w14:val="0"/>
        </w:rPr>
        <w:br/>
        <w:t>saving cook stoves to 400 000 households’ unconditionally.</w:t>
      </w:r>
      <w:r w:rsidRPr="00AA487B">
        <w:rPr>
          <w:rFonts w:asciiTheme="minorHAnsi" w:eastAsia="Times New Roman" w:hAnsiTheme="minorHAnsi" w:cs="Times New Roman"/>
          <w:color w:val="515151"/>
          <w:sz w:val="20"/>
          <w:szCs w:val="20"/>
          <w14:cntxtAlts w14:val="0"/>
        </w:rPr>
        <w:br/>
        <w:t>In contrary, they express their will to increase the number of households adopting energy</w:t>
      </w:r>
      <w:r w:rsidRPr="00AA487B">
        <w:rPr>
          <w:rFonts w:asciiTheme="minorHAnsi" w:eastAsia="Times New Roman" w:hAnsiTheme="minorHAnsi" w:cs="Times New Roman"/>
          <w:color w:val="515151"/>
          <w:sz w:val="20"/>
          <w:szCs w:val="20"/>
          <w14:cntxtAlts w14:val="0"/>
        </w:rPr>
        <w:br/>
        <w:t>saving stoves (clean and improved) to 2,000,000 by 2030, but capacity requirements,</w:t>
      </w:r>
      <w:r w:rsidRPr="00AA487B">
        <w:rPr>
          <w:rFonts w:asciiTheme="minorHAnsi" w:eastAsia="Times New Roman" w:hAnsiTheme="minorHAnsi" w:cs="Times New Roman"/>
          <w:color w:val="515151"/>
          <w:sz w:val="20"/>
          <w:szCs w:val="20"/>
          <w14:cntxtAlts w14:val="0"/>
        </w:rPr>
        <w:br/>
        <w:t>technology requirements and finance requirements will be needed. [26] l.13-14 p.8 &amp; [27] l.1</w:t>
      </w:r>
      <w:r w:rsidRPr="00AA487B">
        <w:rPr>
          <w:rFonts w:asciiTheme="minorHAnsi" w:eastAsia="Times New Roman" w:hAnsiTheme="minorHAnsi" w:cs="Times New Roman"/>
          <w:color w:val="515151"/>
          <w:sz w:val="20"/>
          <w:szCs w:val="20"/>
          <w14:cntxtAlts w14:val="0"/>
        </w:rPr>
        <w:br/>
        <w:t>“Policy Framework, Laws and regulations”. The timeframe for implementations is from 2015</w:t>
      </w:r>
      <w:r w:rsidRPr="00AA487B">
        <w:rPr>
          <w:rFonts w:asciiTheme="minorHAnsi" w:eastAsia="Times New Roman" w:hAnsiTheme="minorHAnsi" w:cs="Times New Roman"/>
          <w:color w:val="515151"/>
          <w:sz w:val="20"/>
          <w:szCs w:val="20"/>
          <w14:cntxtAlts w14:val="0"/>
        </w:rPr>
        <w:br/>
        <w:t>to 2040. [26] l.1 p.12. There are no mandatory laws requiring households to use cookstoves.</w:t>
      </w:r>
      <w:r w:rsidRPr="00AA487B">
        <w:rPr>
          <w:rFonts w:asciiTheme="minorHAnsi" w:eastAsia="Times New Roman" w:hAnsiTheme="minorHAnsi" w:cs="Times New Roman"/>
          <w:color w:val="515151"/>
          <w:sz w:val="20"/>
          <w:szCs w:val="20"/>
          <w14:cntxtAlts w14:val="0"/>
        </w:rPr>
        <w:br/>
        <w:t>The PoA would provide international climate finance to uptake these targets, nonetheless.</w:t>
      </w:r>
    </w:p>
    <w:p w14:paraId="5E4B27F9" w14:textId="77777777" w:rsidR="005228B5" w:rsidRDefault="005228B5" w:rsidP="005228B5">
      <w:pPr>
        <w:spacing w:after="0" w:line="240" w:lineRule="auto"/>
        <w:contextualSpacing w:val="0"/>
        <w:rPr>
          <w:rFonts w:asciiTheme="minorHAnsi" w:eastAsia="Times New Roman" w:hAnsiTheme="minorHAnsi" w:cs="Times New Roman"/>
          <w:b/>
          <w:bCs/>
          <w:color w:val="515151"/>
          <w:sz w:val="20"/>
          <w:szCs w:val="20"/>
          <w14:cntxtAlts w14:val="0"/>
        </w:rPr>
      </w:pPr>
    </w:p>
    <w:p w14:paraId="04496E07"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Zimbabwe</w:t>
      </w:r>
      <w:r w:rsidRPr="00AA487B">
        <w:rPr>
          <w:rFonts w:asciiTheme="minorHAnsi" w:eastAsia="Times New Roman" w:hAnsiTheme="minorHAnsi" w:cs="Times New Roman"/>
          <w:b/>
          <w:bCs/>
          <w:color w:val="515151"/>
          <w:sz w:val="20"/>
          <w:szCs w:val="20"/>
          <w14:cntxtAlts w14:val="0"/>
        </w:rPr>
        <w:br/>
      </w:r>
    </w:p>
    <w:p w14:paraId="100EAB9B"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Zimbabwe has a target to provide limited drinking water services to 85% of the rural</w:t>
      </w:r>
      <w:r w:rsidRPr="00AA487B">
        <w:rPr>
          <w:rFonts w:asciiTheme="minorHAnsi" w:eastAsia="Times New Roman" w:hAnsiTheme="minorHAnsi" w:cs="Times New Roman"/>
          <w:color w:val="515151"/>
          <w:sz w:val="20"/>
          <w:szCs w:val="20"/>
          <w14:cntxtAlts w14:val="0"/>
        </w:rPr>
        <w:br/>
        <w:t>population by 2030. However, no implementation plans have been created for rural drinking</w:t>
      </w:r>
      <w:r w:rsidRPr="00AA487B">
        <w:rPr>
          <w:rFonts w:asciiTheme="minorHAnsi" w:eastAsia="Times New Roman" w:hAnsiTheme="minorHAnsi" w:cs="Times New Roman"/>
          <w:color w:val="515151"/>
          <w:sz w:val="20"/>
          <w:szCs w:val="20"/>
          <w14:cntxtAlts w14:val="0"/>
        </w:rPr>
        <w:br/>
        <w:t>water [110] In 2011 the country had a target to have 100% drinking water in rural areas by</w:t>
      </w:r>
      <w:r w:rsidRPr="00AA487B">
        <w:rPr>
          <w:rFonts w:asciiTheme="minorHAnsi" w:eastAsia="Times New Roman" w:hAnsiTheme="minorHAnsi" w:cs="Times New Roman"/>
          <w:color w:val="515151"/>
          <w:sz w:val="20"/>
          <w:szCs w:val="20"/>
          <w14:cntxtAlts w14:val="0"/>
        </w:rPr>
        <w:br/>
        <w:t>2015, but had not reached the target, as evident in there are 74% with access to water</w:t>
      </w:r>
      <w:r w:rsidRPr="00AA487B">
        <w:rPr>
          <w:rFonts w:asciiTheme="minorHAnsi" w:eastAsia="Times New Roman" w:hAnsiTheme="minorHAnsi" w:cs="Times New Roman"/>
          <w:color w:val="515151"/>
          <w:sz w:val="20"/>
          <w:szCs w:val="20"/>
          <w14:cntxtAlts w14:val="0"/>
        </w:rPr>
        <w:br/>
        <w:t>[122]. Indeed, the country does not have sufficient financial or human resources to</w:t>
      </w:r>
      <w:r w:rsidRPr="00AA487B">
        <w:rPr>
          <w:rFonts w:asciiTheme="minorHAnsi" w:eastAsia="Times New Roman" w:hAnsiTheme="minorHAnsi" w:cs="Times New Roman"/>
          <w:color w:val="515151"/>
          <w:sz w:val="20"/>
          <w:szCs w:val="20"/>
          <w14:cntxtAlts w14:val="0"/>
        </w:rPr>
        <w:br/>
        <w:t>implement the plans as reported by GLAAS 2019 to enforce or uptake these targets [110].</w:t>
      </w:r>
      <w:r w:rsidRPr="00AA487B">
        <w:rPr>
          <w:rFonts w:asciiTheme="minorHAnsi" w:eastAsia="Times New Roman" w:hAnsiTheme="minorHAnsi" w:cs="Times New Roman"/>
          <w:color w:val="515151"/>
          <w:sz w:val="20"/>
          <w:szCs w:val="20"/>
          <w14:cntxtAlts w14:val="0"/>
        </w:rPr>
        <w:br/>
        <w:t>Therefore, International finance mechanisms like carbon credits will enable the uptake of</w:t>
      </w:r>
      <w:r w:rsidRPr="00AA487B">
        <w:rPr>
          <w:rFonts w:asciiTheme="minorHAnsi" w:eastAsia="Times New Roman" w:hAnsiTheme="minorHAnsi" w:cs="Times New Roman"/>
          <w:color w:val="515151"/>
          <w:sz w:val="20"/>
          <w:szCs w:val="20"/>
          <w14:cntxtAlts w14:val="0"/>
        </w:rPr>
        <w:br/>
        <w:t>these targets, such as the PoA.</w:t>
      </w:r>
      <w:r w:rsidRPr="00AA487B">
        <w:rPr>
          <w:rFonts w:asciiTheme="minorHAnsi" w:eastAsia="Times New Roman" w:hAnsiTheme="minorHAnsi" w:cs="Times New Roman"/>
          <w:color w:val="515151"/>
          <w:sz w:val="20"/>
          <w:szCs w:val="20"/>
          <w14:cntxtAlts w14:val="0"/>
        </w:rPr>
        <w:br/>
      </w:r>
    </w:p>
    <w:p w14:paraId="1DDA2178" w14:textId="77777777" w:rsidR="005228B5" w:rsidRPr="009F11B0"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Zimbabwe has indicated in their Energy Policy on the importance for the “government to</w:t>
      </w:r>
      <w:r w:rsidRPr="00AA487B">
        <w:rPr>
          <w:rFonts w:asciiTheme="minorHAnsi" w:eastAsia="Times New Roman" w:hAnsiTheme="minorHAnsi" w:cs="Times New Roman"/>
          <w:color w:val="515151"/>
          <w:sz w:val="20"/>
          <w:szCs w:val="20"/>
          <w14:cntxtAlts w14:val="0"/>
        </w:rPr>
        <w:br/>
        <w:t>establish an institutional and funding framework for developing and implementing strategies</w:t>
      </w:r>
      <w:r w:rsidRPr="00AA487B">
        <w:rPr>
          <w:rFonts w:asciiTheme="minorHAnsi" w:eastAsia="Times New Roman" w:hAnsiTheme="minorHAnsi" w:cs="Times New Roman"/>
          <w:color w:val="515151"/>
          <w:sz w:val="20"/>
          <w:szCs w:val="20"/>
          <w14:cntxtAlts w14:val="0"/>
        </w:rPr>
        <w:br/>
        <w:t>to deal with the wood fuel crisis” [122]. Zimbabwe government previous improved</w:t>
      </w:r>
      <w:r w:rsidRPr="00AA487B">
        <w:rPr>
          <w:rFonts w:asciiTheme="minorHAnsi" w:eastAsia="Times New Roman" w:hAnsiTheme="minorHAnsi" w:cs="Times New Roman"/>
          <w:color w:val="515151"/>
          <w:sz w:val="20"/>
          <w:szCs w:val="20"/>
          <w14:cntxtAlts w14:val="0"/>
        </w:rPr>
        <w:br/>
        <w:t>cookstove programmes successes have been few and far between [124]. There are no</w:t>
      </w:r>
      <w:r w:rsidRPr="00AA487B">
        <w:rPr>
          <w:rFonts w:asciiTheme="minorHAnsi" w:eastAsia="Times New Roman" w:hAnsiTheme="minorHAnsi" w:cs="Times New Roman"/>
          <w:color w:val="515151"/>
          <w:sz w:val="20"/>
          <w:szCs w:val="20"/>
          <w14:cntxtAlts w14:val="0"/>
        </w:rPr>
        <w:br/>
        <w:t>indications concerning the position of Zimbabwe on the implementation of improved</w:t>
      </w:r>
      <w:r w:rsidRPr="00AA487B">
        <w:rPr>
          <w:rFonts w:asciiTheme="minorHAnsi" w:eastAsia="Times New Roman" w:hAnsiTheme="minorHAnsi" w:cs="Times New Roman"/>
          <w:color w:val="515151"/>
          <w:sz w:val="20"/>
          <w:szCs w:val="20"/>
          <w14:cntxtAlts w14:val="0"/>
        </w:rPr>
        <w:br/>
        <w:t>cookstoves in the future [43].</w:t>
      </w:r>
      <w:r w:rsidRPr="00AA487B">
        <w:rPr>
          <w:rFonts w:asciiTheme="minorHAnsi" w:eastAsia="Times New Roman" w:hAnsiTheme="minorHAnsi" w:cs="Times New Roman"/>
          <w:color w:val="515151"/>
          <w:sz w:val="20"/>
          <w:szCs w:val="20"/>
          <w14:cntxtAlts w14:val="0"/>
        </w:rPr>
        <w:br/>
        <w:t>However, Zimbabwe ‘s Government is promoting the use of liquefied petroleum gas (LPG) as</w:t>
      </w:r>
      <w:r w:rsidRPr="00AA487B">
        <w:rPr>
          <w:rFonts w:asciiTheme="minorHAnsi" w:eastAsia="Times New Roman" w:hAnsiTheme="minorHAnsi" w:cs="Times New Roman"/>
          <w:color w:val="515151"/>
          <w:sz w:val="20"/>
          <w:szCs w:val="20"/>
          <w14:cntxtAlts w14:val="0"/>
        </w:rPr>
        <w:br/>
      </w:r>
      <w:r w:rsidRPr="00AA487B">
        <w:rPr>
          <w:rFonts w:asciiTheme="minorHAnsi" w:eastAsia="Times New Roman" w:hAnsiTheme="minorHAnsi" w:cs="Times New Roman"/>
          <w:color w:val="515151"/>
          <w:sz w:val="20"/>
          <w:szCs w:val="20"/>
          <w14:cntxtAlts w14:val="0"/>
        </w:rPr>
        <w:lastRenderedPageBreak/>
        <w:t>the substitute for or alternative to grid electricity. Nonetheless, there is currently no</w:t>
      </w:r>
      <w:r w:rsidRPr="00AA487B">
        <w:rPr>
          <w:rFonts w:asciiTheme="minorHAnsi" w:eastAsia="Times New Roman" w:hAnsiTheme="minorHAnsi" w:cs="Times New Roman"/>
          <w:color w:val="515151"/>
          <w:sz w:val="20"/>
          <w:szCs w:val="20"/>
          <w14:cntxtAlts w14:val="0"/>
        </w:rPr>
        <w:br/>
        <w:t>mandatory law in place obliging households to use improved or LPG stoves. The PoA will</w:t>
      </w:r>
      <w:r w:rsidRPr="00AA487B">
        <w:rPr>
          <w:rFonts w:asciiTheme="minorHAnsi" w:eastAsia="Times New Roman" w:hAnsiTheme="minorHAnsi" w:cs="Times New Roman"/>
          <w:color w:val="515151"/>
          <w:sz w:val="20"/>
          <w:szCs w:val="20"/>
          <w14:cntxtAlts w14:val="0"/>
        </w:rPr>
        <w:br/>
        <w:t>nonetheless help enable to uptake of these targets.</w:t>
      </w:r>
      <w:r w:rsidRPr="00AA487B">
        <w:rPr>
          <w:rFonts w:asciiTheme="minorHAnsi" w:eastAsia="Times New Roman" w:hAnsiTheme="minorHAnsi" w:cs="Times New Roman"/>
          <w:color w:val="515151"/>
          <w:sz w:val="20"/>
          <w:szCs w:val="20"/>
          <w14:cntxtAlts w14:val="0"/>
        </w:rPr>
        <w:br/>
      </w:r>
    </w:p>
    <w:p w14:paraId="5442A8FF"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Both</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It is indicated that conditional actions will be implemented subject to availability of</w:t>
      </w:r>
      <w:r w:rsidRPr="00AA487B">
        <w:rPr>
          <w:rFonts w:asciiTheme="minorHAnsi" w:eastAsia="Times New Roman" w:hAnsiTheme="minorHAnsi" w:cs="Times New Roman"/>
          <w:color w:val="515151"/>
          <w:sz w:val="20"/>
          <w:szCs w:val="20"/>
          <w14:cntxtAlts w14:val="0"/>
        </w:rPr>
        <w:br/>
        <w:t>affordable international financial support, investment, ability to leverage on the government</w:t>
      </w:r>
      <w:r w:rsidRPr="00AA487B">
        <w:rPr>
          <w:rFonts w:asciiTheme="minorHAnsi" w:eastAsia="Times New Roman" w:hAnsiTheme="minorHAnsi" w:cs="Times New Roman"/>
          <w:color w:val="515151"/>
          <w:sz w:val="20"/>
          <w:szCs w:val="20"/>
          <w14:cntxtAlts w14:val="0"/>
        </w:rPr>
        <w:br/>
        <w:t>resources, technology development and transfer and capacity development as well as</w:t>
      </w:r>
      <w:r w:rsidRPr="00AA487B">
        <w:rPr>
          <w:rFonts w:asciiTheme="minorHAnsi" w:eastAsia="Times New Roman" w:hAnsiTheme="minorHAnsi" w:cs="Times New Roman"/>
          <w:color w:val="515151"/>
          <w:sz w:val="20"/>
          <w:szCs w:val="20"/>
          <w14:cntxtAlts w14:val="0"/>
        </w:rPr>
        <w:br/>
        <w:t>continued improvement in their national circumstances and creation of enabling</w:t>
      </w:r>
      <w:r w:rsidRPr="00AA487B">
        <w:rPr>
          <w:rFonts w:asciiTheme="minorHAnsi" w:eastAsia="Times New Roman" w:hAnsiTheme="minorHAnsi" w:cs="Times New Roman"/>
          <w:color w:val="515151"/>
          <w:sz w:val="20"/>
          <w:szCs w:val="20"/>
          <w14:cntxtAlts w14:val="0"/>
        </w:rPr>
        <w:br/>
        <w:t>environment. The various funding, technology and capacity mechanisms related to the</w:t>
      </w:r>
      <w:r w:rsidRPr="00AA487B">
        <w:rPr>
          <w:rFonts w:asciiTheme="minorHAnsi" w:eastAsia="Times New Roman" w:hAnsiTheme="minorHAnsi" w:cs="Times New Roman"/>
          <w:color w:val="515151"/>
          <w:sz w:val="20"/>
          <w:szCs w:val="20"/>
          <w14:cntxtAlts w14:val="0"/>
        </w:rPr>
        <w:br/>
        <w:t>Convention such as the Green Climate Fund (GCF), Climate Technology Centre and Network</w:t>
      </w:r>
    </w:p>
    <w:p w14:paraId="1C5A2584"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t>(CTCN), Adaptation Fund, Global Environmental Facility (GEF) and continued investment by</w:t>
      </w:r>
      <w:r w:rsidRPr="00AA487B">
        <w:rPr>
          <w:rFonts w:asciiTheme="minorHAnsi" w:eastAsia="Times New Roman" w:hAnsiTheme="minorHAnsi" w:cs="Times New Roman"/>
          <w:color w:val="515151"/>
          <w:sz w:val="20"/>
          <w:szCs w:val="20"/>
          <w14:cntxtAlts w14:val="0"/>
        </w:rPr>
        <w:br/>
        <w:t>developmental partners in the national climate change discourse will be critical. [43],Point 9,</w:t>
      </w:r>
      <w:r w:rsidRPr="00AA487B">
        <w:rPr>
          <w:rFonts w:asciiTheme="minorHAnsi" w:eastAsia="Times New Roman" w:hAnsiTheme="minorHAnsi" w:cs="Times New Roman"/>
          <w:color w:val="515151"/>
          <w:sz w:val="20"/>
          <w:szCs w:val="20"/>
          <w14:cntxtAlts w14:val="0"/>
        </w:rPr>
        <w:br/>
        <w:t>1</w:t>
      </w:r>
      <w:r w:rsidRPr="00AA487B">
        <w:rPr>
          <w:rFonts w:asciiTheme="minorHAnsi" w:eastAsia="Times New Roman" w:hAnsiTheme="minorHAnsi" w:cs="Times New Roman"/>
          <w:color w:val="515151"/>
          <w:sz w:val="14"/>
          <w:szCs w:val="14"/>
          <w14:cntxtAlts w14:val="0"/>
        </w:rPr>
        <w:t xml:space="preserve">st </w:t>
      </w:r>
      <w:r w:rsidRPr="00AA487B">
        <w:rPr>
          <w:rFonts w:asciiTheme="minorHAnsi" w:eastAsia="Times New Roman" w:hAnsiTheme="minorHAnsi" w:cs="Times New Roman"/>
          <w:color w:val="515151"/>
          <w:sz w:val="20"/>
          <w:szCs w:val="20"/>
          <w14:cntxtAlts w14:val="0"/>
        </w:rPr>
        <w:t>paragraph.</w:t>
      </w:r>
    </w:p>
    <w:p w14:paraId="495DFB7D" w14:textId="77777777" w:rsidR="005228B5" w:rsidRPr="00AA487B" w:rsidRDefault="005228B5" w:rsidP="005228B5">
      <w:pPr>
        <w:rPr>
          <w:rFonts w:asciiTheme="minorHAnsi" w:hAnsiTheme="minorHAnsi" w:cs="Arial"/>
          <w:szCs w:val="22"/>
        </w:rPr>
      </w:pPr>
    </w:p>
    <w:p w14:paraId="3585CFA4"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Namibia</w:t>
      </w:r>
      <w:r w:rsidRPr="00AA487B">
        <w:rPr>
          <w:rFonts w:asciiTheme="minorHAnsi" w:eastAsia="Times New Roman" w:hAnsiTheme="minorHAnsi" w:cs="Times New Roman"/>
          <w:b/>
          <w:bCs/>
          <w:color w:val="515151"/>
          <w:sz w:val="20"/>
          <w:szCs w:val="20"/>
          <w14:cntxtAlts w14:val="0"/>
        </w:rPr>
        <w:br/>
      </w:r>
    </w:p>
    <w:p w14:paraId="697B8943"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According to GLAAS [110], Namibia has the target to give access to clean water to 100% of</w:t>
      </w:r>
      <w:r w:rsidRPr="00AA487B">
        <w:rPr>
          <w:rFonts w:asciiTheme="minorHAnsi" w:eastAsia="Times New Roman" w:hAnsiTheme="minorHAnsi" w:cs="Times New Roman"/>
          <w:color w:val="515151"/>
          <w:sz w:val="20"/>
          <w:szCs w:val="20"/>
          <w14:cntxtAlts w14:val="0"/>
        </w:rPr>
        <w:br/>
        <w:t>the population by 2022. It is also mentioned in the NDC of Namibia as goals and targets to</w:t>
      </w:r>
      <w:r w:rsidRPr="00AA487B">
        <w:rPr>
          <w:rFonts w:asciiTheme="minorHAnsi" w:eastAsia="Times New Roman" w:hAnsiTheme="minorHAnsi" w:cs="Times New Roman"/>
          <w:color w:val="515151"/>
          <w:sz w:val="20"/>
          <w:szCs w:val="20"/>
          <w14:cntxtAlts w14:val="0"/>
        </w:rPr>
        <w:br/>
        <w:t>implement soil and water conservation policies and practices. [44] p.14 One of the major</w:t>
      </w:r>
      <w:r w:rsidRPr="00AA487B">
        <w:rPr>
          <w:rFonts w:asciiTheme="minorHAnsi" w:eastAsia="Times New Roman" w:hAnsiTheme="minorHAnsi" w:cs="Times New Roman"/>
          <w:color w:val="515151"/>
          <w:sz w:val="20"/>
          <w:szCs w:val="20"/>
          <w14:cntxtAlts w14:val="0"/>
        </w:rPr>
        <w:br/>
        <w:t>adaptation actions under way is the improvement of rural water supply, the rationalization of</w:t>
      </w:r>
      <w:r w:rsidRPr="00AA487B">
        <w:rPr>
          <w:rFonts w:asciiTheme="minorHAnsi" w:eastAsia="Times New Roman" w:hAnsiTheme="minorHAnsi" w:cs="Times New Roman"/>
          <w:color w:val="515151"/>
          <w:sz w:val="20"/>
          <w:szCs w:val="20"/>
          <w14:cntxtAlts w14:val="0"/>
        </w:rPr>
        <w:br/>
        <w:t>the use of water resources for different economic sectors, the recycling of Windhoek’s</w:t>
      </w:r>
      <w:r w:rsidRPr="00AA487B">
        <w:rPr>
          <w:rFonts w:asciiTheme="minorHAnsi" w:eastAsia="Times New Roman" w:hAnsiTheme="minorHAnsi" w:cs="Times New Roman"/>
          <w:color w:val="515151"/>
          <w:sz w:val="20"/>
          <w:szCs w:val="20"/>
          <w14:cntxtAlts w14:val="0"/>
        </w:rPr>
        <w:br/>
        <w:t>wastewater into potable water, and the artificial recharge of aquifers – ‘banking water’. [44]</w:t>
      </w:r>
      <w:r w:rsidRPr="00AA487B">
        <w:rPr>
          <w:rFonts w:asciiTheme="minorHAnsi" w:eastAsia="Times New Roman" w:hAnsiTheme="minorHAnsi" w:cs="Times New Roman"/>
          <w:color w:val="515151"/>
          <w:sz w:val="20"/>
          <w:szCs w:val="20"/>
          <w14:cntxtAlts w14:val="0"/>
        </w:rPr>
        <w:br/>
        <w:t>p.15 However, the country does not have sufficient financial or human resources to implement</w:t>
      </w:r>
      <w:r w:rsidRPr="00AA487B">
        <w:rPr>
          <w:rFonts w:asciiTheme="minorHAnsi" w:eastAsia="Times New Roman" w:hAnsiTheme="minorHAnsi" w:cs="Times New Roman"/>
          <w:color w:val="515151"/>
          <w:sz w:val="20"/>
          <w:szCs w:val="20"/>
          <w14:cntxtAlts w14:val="0"/>
        </w:rPr>
        <w:br/>
        <w:t>the plans as reported by GLAAS 2019 to enforce or uptake these targets [110]. International</w:t>
      </w:r>
      <w:r w:rsidRPr="00AA487B">
        <w:rPr>
          <w:rFonts w:asciiTheme="minorHAnsi" w:eastAsia="Times New Roman" w:hAnsiTheme="minorHAnsi" w:cs="Times New Roman"/>
          <w:color w:val="515151"/>
          <w:sz w:val="20"/>
          <w:szCs w:val="20"/>
          <w14:cntxtAlts w14:val="0"/>
        </w:rPr>
        <w:br/>
        <w:t>finance mechanisms like carbon credits will enable the uptake of these targets, such as the</w:t>
      </w:r>
      <w:r w:rsidRPr="00AA487B">
        <w:rPr>
          <w:rFonts w:asciiTheme="minorHAnsi" w:eastAsia="Times New Roman" w:hAnsiTheme="minorHAnsi" w:cs="Times New Roman"/>
          <w:color w:val="515151"/>
          <w:sz w:val="20"/>
          <w:szCs w:val="20"/>
          <w14:cntxtAlts w14:val="0"/>
        </w:rPr>
        <w:br/>
        <w:t>PoA.</w:t>
      </w:r>
      <w:r w:rsidRPr="00AA487B">
        <w:rPr>
          <w:rFonts w:asciiTheme="minorHAnsi" w:eastAsia="Times New Roman" w:hAnsiTheme="minorHAnsi" w:cs="Times New Roman"/>
          <w:color w:val="515151"/>
          <w:sz w:val="20"/>
          <w:szCs w:val="20"/>
          <w14:cntxtAlts w14:val="0"/>
        </w:rPr>
        <w:br/>
      </w:r>
    </w:p>
    <w:p w14:paraId="434DC281"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Namibia’s development is guided by its long-term National Policy Framework, Vision 2030,</w:t>
      </w:r>
      <w:r w:rsidRPr="00AA487B">
        <w:rPr>
          <w:rFonts w:asciiTheme="minorHAnsi" w:eastAsia="Times New Roman" w:hAnsiTheme="minorHAnsi" w:cs="Times New Roman"/>
          <w:color w:val="515151"/>
          <w:sz w:val="20"/>
          <w:szCs w:val="20"/>
          <w14:cntxtAlts w14:val="0"/>
        </w:rPr>
        <w:br/>
        <w:t>which transcribes into National Development Plans for 5 years periods. The country is currently</w:t>
      </w:r>
      <w:r w:rsidRPr="00AA487B">
        <w:rPr>
          <w:rFonts w:asciiTheme="minorHAnsi" w:eastAsia="Times New Roman" w:hAnsiTheme="minorHAnsi" w:cs="Times New Roman"/>
          <w:color w:val="515151"/>
          <w:sz w:val="20"/>
          <w:szCs w:val="20"/>
          <w14:cntxtAlts w14:val="0"/>
        </w:rPr>
        <w:br/>
        <w:t>in its fifth NDP that privileges sustainability within the economic development agenda and</w:t>
      </w:r>
      <w:r w:rsidRPr="00AA487B">
        <w:rPr>
          <w:rFonts w:asciiTheme="minorHAnsi" w:eastAsia="Times New Roman" w:hAnsiTheme="minorHAnsi" w:cs="Times New Roman"/>
          <w:color w:val="515151"/>
          <w:sz w:val="20"/>
          <w:szCs w:val="20"/>
          <w14:cntxtAlts w14:val="0"/>
        </w:rPr>
        <w:br/>
        <w:t>aims at a low carbon economy [44], l.5, p.5. There are no specifications concerning the energy</w:t>
      </w:r>
      <w:r w:rsidRPr="00AA487B">
        <w:rPr>
          <w:rFonts w:asciiTheme="minorHAnsi" w:eastAsia="Times New Roman" w:hAnsiTheme="minorHAnsi" w:cs="Times New Roman"/>
          <w:color w:val="515151"/>
          <w:sz w:val="20"/>
          <w:szCs w:val="20"/>
          <w14:cntxtAlts w14:val="0"/>
        </w:rPr>
        <w:br/>
        <w:t>ambitions of Namibia in terms of cookstoves for either improved or clean stoves [125] and</w:t>
      </w:r>
      <w:r w:rsidRPr="00AA487B">
        <w:rPr>
          <w:rFonts w:asciiTheme="minorHAnsi" w:eastAsia="Times New Roman" w:hAnsiTheme="minorHAnsi" w:cs="Times New Roman"/>
          <w:color w:val="515151"/>
          <w:sz w:val="20"/>
          <w:szCs w:val="20"/>
          <w14:cntxtAlts w14:val="0"/>
        </w:rPr>
        <w:br/>
        <w:t>therefore are no mandatory laws requiring households to use cookstoves. Then, the PoA would</w:t>
      </w:r>
      <w:r w:rsidRPr="00AA487B">
        <w:rPr>
          <w:rFonts w:asciiTheme="minorHAnsi" w:eastAsia="Times New Roman" w:hAnsiTheme="minorHAnsi" w:cs="Times New Roman"/>
          <w:color w:val="515151"/>
          <w:sz w:val="20"/>
          <w:szCs w:val="20"/>
          <w14:cntxtAlts w14:val="0"/>
        </w:rPr>
        <w:br/>
        <w:t>provide international climate finance to uptake these targets.</w:t>
      </w:r>
    </w:p>
    <w:p w14:paraId="192BAFAC"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br/>
      </w:r>
      <w:r w:rsidRPr="00AA487B">
        <w:rPr>
          <w:rFonts w:asciiTheme="minorHAnsi" w:eastAsia="Times New Roman" w:hAnsiTheme="minorHAnsi" w:cs="Times New Roman"/>
          <w:b/>
          <w:bCs/>
          <w:i/>
          <w:iCs/>
          <w:color w:val="515151"/>
          <w:sz w:val="20"/>
          <w:szCs w:val="20"/>
          <w14:cntxtAlts w14:val="0"/>
        </w:rPr>
        <w:t>Both</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Namibia will need the support of the international community to overcome existing barriers,</w:t>
      </w:r>
      <w:r w:rsidRPr="00AA487B">
        <w:rPr>
          <w:rFonts w:asciiTheme="minorHAnsi" w:eastAsia="Times New Roman" w:hAnsiTheme="minorHAnsi" w:cs="Times New Roman"/>
          <w:color w:val="515151"/>
          <w:sz w:val="20"/>
          <w:szCs w:val="20"/>
          <w14:cntxtAlts w14:val="0"/>
        </w:rPr>
        <w:br/>
        <w:t>for the appropriation of technologies for both mitigation and adaptation, a sustained capacity</w:t>
      </w:r>
      <w:r w:rsidRPr="00AA487B">
        <w:rPr>
          <w:rFonts w:asciiTheme="minorHAnsi" w:eastAsia="Times New Roman" w:hAnsiTheme="minorHAnsi" w:cs="Times New Roman"/>
          <w:color w:val="515151"/>
          <w:sz w:val="20"/>
          <w:szCs w:val="20"/>
          <w14:cntxtAlts w14:val="0"/>
        </w:rPr>
        <w:br/>
        <w:t>building program in the prioritized areas, technical support and funding to the tune of some</w:t>
      </w:r>
      <w:r w:rsidRPr="00AA487B">
        <w:rPr>
          <w:rFonts w:asciiTheme="minorHAnsi" w:eastAsia="Times New Roman" w:hAnsiTheme="minorHAnsi" w:cs="Times New Roman"/>
          <w:color w:val="515151"/>
          <w:sz w:val="20"/>
          <w:szCs w:val="20"/>
          <w14:cntxtAlts w14:val="0"/>
        </w:rPr>
        <w:br/>
        <w:t>33 billion US$ [44], l.9, p.7 (from 2015). International support will be required to top up on</w:t>
      </w:r>
      <w:r w:rsidRPr="00AA487B">
        <w:rPr>
          <w:rFonts w:asciiTheme="minorHAnsi" w:eastAsia="Times New Roman" w:hAnsiTheme="minorHAnsi" w:cs="Times New Roman"/>
          <w:color w:val="515151"/>
          <w:sz w:val="20"/>
          <w:szCs w:val="20"/>
          <w14:cntxtAlts w14:val="0"/>
        </w:rPr>
        <w:br/>
        <w:t>the country’s efforts and initiatives to meet the differential between the unconditional and</w:t>
      </w:r>
      <w:r w:rsidRPr="00AA487B">
        <w:rPr>
          <w:rFonts w:asciiTheme="minorHAnsi" w:eastAsia="Times New Roman" w:hAnsiTheme="minorHAnsi" w:cs="Times New Roman"/>
          <w:color w:val="515151"/>
          <w:sz w:val="20"/>
          <w:szCs w:val="20"/>
          <w14:cntxtAlts w14:val="0"/>
        </w:rPr>
        <w:br/>
        <w:t>conditional targets fixed in the INDC. [44], l.6, p.6.</w:t>
      </w:r>
    </w:p>
    <w:p w14:paraId="3BFF2709" w14:textId="77777777" w:rsidR="005228B5" w:rsidRPr="00AA487B" w:rsidRDefault="005228B5" w:rsidP="005228B5">
      <w:pPr>
        <w:rPr>
          <w:rFonts w:asciiTheme="minorHAnsi" w:hAnsiTheme="minorHAnsi" w:cs="Arial"/>
          <w:szCs w:val="22"/>
        </w:rPr>
      </w:pPr>
    </w:p>
    <w:p w14:paraId="46895E09"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Cameroun</w:t>
      </w:r>
      <w:r w:rsidRPr="00AA487B">
        <w:rPr>
          <w:rFonts w:asciiTheme="minorHAnsi" w:eastAsia="Times New Roman" w:hAnsiTheme="minorHAnsi" w:cs="Times New Roman"/>
          <w:b/>
          <w:bCs/>
          <w:color w:val="515151"/>
          <w:sz w:val="20"/>
          <w:szCs w:val="20"/>
          <w14:cntxtAlts w14:val="0"/>
        </w:rPr>
        <w:br/>
      </w:r>
    </w:p>
    <w:p w14:paraId="1EE949FA"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country had the intention to provide clean water to 75% of population. The Program 20</w:t>
      </w:r>
      <w:r w:rsidRPr="00AA487B">
        <w:rPr>
          <w:rFonts w:asciiTheme="minorHAnsi" w:eastAsia="Times New Roman" w:hAnsiTheme="minorHAnsi" w:cs="Times New Roman"/>
          <w:color w:val="515151"/>
          <w:sz w:val="20"/>
          <w:szCs w:val="20"/>
          <w14:cntxtAlts w14:val="0"/>
        </w:rPr>
        <w:br/>
        <w:t>of the NDC includes the development of water industries and the Program 13 includes</w:t>
      </w:r>
      <w:r w:rsidRPr="00AA487B">
        <w:rPr>
          <w:rFonts w:asciiTheme="minorHAnsi" w:eastAsia="Times New Roman" w:hAnsiTheme="minorHAnsi" w:cs="Times New Roman"/>
          <w:color w:val="515151"/>
          <w:sz w:val="20"/>
          <w:szCs w:val="20"/>
          <w14:cntxtAlts w14:val="0"/>
        </w:rPr>
        <w:br/>
        <w:t>strengthening and securing access to water and sanitation services. [86] p.12 The priorities</w:t>
      </w:r>
    </w:p>
    <w:p w14:paraId="76C7B2F7"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t>actions are to develop technical capacities (particularly for the construction of small piped</w:t>
      </w:r>
      <w:r w:rsidRPr="00AA487B">
        <w:rPr>
          <w:rFonts w:asciiTheme="minorHAnsi" w:eastAsia="Times New Roman" w:hAnsiTheme="minorHAnsi" w:cs="Times New Roman"/>
          <w:color w:val="515151"/>
          <w:sz w:val="20"/>
          <w:szCs w:val="20"/>
          <w14:cntxtAlts w14:val="0"/>
        </w:rPr>
        <w:br/>
        <w:t>systems) by mobilizing the private sector, accelerate the transfer of contracting authority</w:t>
      </w:r>
      <w:r w:rsidRPr="00AA487B">
        <w:rPr>
          <w:rFonts w:asciiTheme="minorHAnsi" w:eastAsia="Times New Roman" w:hAnsiTheme="minorHAnsi" w:cs="Times New Roman"/>
          <w:color w:val="515151"/>
          <w:sz w:val="20"/>
          <w:szCs w:val="20"/>
          <w14:cntxtAlts w14:val="0"/>
        </w:rPr>
        <w:br/>
        <w:t>responsibilities to the communes and increase staffing levels within the Ministry of Energy</w:t>
      </w:r>
      <w:r w:rsidRPr="00AA487B">
        <w:rPr>
          <w:rFonts w:asciiTheme="minorHAnsi" w:eastAsia="Times New Roman" w:hAnsiTheme="minorHAnsi" w:cs="Times New Roman"/>
          <w:color w:val="515151"/>
          <w:sz w:val="20"/>
          <w:szCs w:val="20"/>
          <w14:cntxtAlts w14:val="0"/>
        </w:rPr>
        <w:br/>
        <w:t>and Water (MINÉE) (support to stakeholders, programmatic approach).. Despite the building</w:t>
      </w:r>
      <w:r w:rsidRPr="00AA487B">
        <w:rPr>
          <w:rFonts w:asciiTheme="minorHAnsi" w:eastAsia="Times New Roman" w:hAnsiTheme="minorHAnsi" w:cs="Times New Roman"/>
          <w:color w:val="515151"/>
          <w:sz w:val="20"/>
          <w:szCs w:val="20"/>
          <w14:cntxtAlts w14:val="0"/>
        </w:rPr>
        <w:br/>
      </w:r>
      <w:r w:rsidRPr="00AA487B">
        <w:rPr>
          <w:rFonts w:asciiTheme="minorHAnsi" w:eastAsia="Times New Roman" w:hAnsiTheme="minorHAnsi" w:cs="Times New Roman"/>
          <w:color w:val="515151"/>
          <w:sz w:val="20"/>
          <w:szCs w:val="20"/>
          <w14:cntxtAlts w14:val="0"/>
        </w:rPr>
        <w:lastRenderedPageBreak/>
        <w:t>blocks required for the institutional framework of the sector being in place, there is still no</w:t>
      </w:r>
      <w:r w:rsidRPr="00AA487B">
        <w:rPr>
          <w:rFonts w:asciiTheme="minorHAnsi" w:eastAsia="Times New Roman" w:hAnsiTheme="minorHAnsi" w:cs="Times New Roman"/>
          <w:color w:val="515151"/>
          <w:sz w:val="20"/>
          <w:szCs w:val="20"/>
          <w14:cntxtAlts w14:val="0"/>
        </w:rPr>
        <w:br/>
        <w:t>operational programmatic approach. The fact that the sector still does not have appropriate</w:t>
      </w:r>
      <w:r w:rsidRPr="00AA487B">
        <w:rPr>
          <w:rFonts w:asciiTheme="minorHAnsi" w:eastAsia="Times New Roman" w:hAnsiTheme="minorHAnsi" w:cs="Times New Roman"/>
          <w:color w:val="515151"/>
          <w:sz w:val="20"/>
          <w:szCs w:val="20"/>
          <w14:cntxtAlts w14:val="0"/>
        </w:rPr>
        <w:br/>
        <w:t>budget planning tools is cause for concern. Whilst there has been a national MTEF (Medium</w:t>
      </w:r>
      <w:r w:rsidRPr="00AA487B">
        <w:rPr>
          <w:rFonts w:asciiTheme="minorHAnsi" w:eastAsia="Times New Roman" w:hAnsiTheme="minorHAnsi" w:cs="Times New Roman"/>
          <w:color w:val="515151"/>
          <w:sz w:val="20"/>
          <w:szCs w:val="20"/>
          <w14:cntxtAlts w14:val="0"/>
        </w:rPr>
        <w:br/>
        <w:t>Term Expenditure Framework) in place since 2006, there is neither an MTEF nor a</w:t>
      </w:r>
      <w:r w:rsidRPr="00AA487B">
        <w:rPr>
          <w:rFonts w:asciiTheme="minorHAnsi" w:eastAsia="Times New Roman" w:hAnsiTheme="minorHAnsi" w:cs="Times New Roman"/>
          <w:color w:val="515151"/>
          <w:sz w:val="20"/>
          <w:szCs w:val="20"/>
          <w14:cntxtAlts w14:val="0"/>
        </w:rPr>
        <w:br/>
        <w:t>performance budget at ministerial or sector level. [87] P.3 &amp; p.14 &amp; p.16 et [88]</w:t>
      </w:r>
      <w:r w:rsidRPr="00AA487B">
        <w:rPr>
          <w:rFonts w:asciiTheme="minorHAnsi" w:eastAsia="Times New Roman" w:hAnsiTheme="minorHAnsi" w:cs="Times New Roman"/>
          <w:color w:val="515151"/>
          <w:sz w:val="20"/>
          <w:szCs w:val="20"/>
          <w14:cntxtAlts w14:val="0"/>
        </w:rPr>
        <w:br/>
        <w:t>Since the beginning of 2016, GWP Cameroon has been supporting UNICEF Cameroon and</w:t>
      </w:r>
      <w:r w:rsidRPr="00AA487B">
        <w:rPr>
          <w:rFonts w:asciiTheme="minorHAnsi" w:eastAsia="Times New Roman" w:hAnsiTheme="minorHAnsi" w:cs="Times New Roman"/>
          <w:color w:val="515151"/>
          <w:sz w:val="20"/>
          <w:szCs w:val="20"/>
          <w14:cntxtAlts w14:val="0"/>
        </w:rPr>
        <w:br/>
        <w:t>the Ministry of Water Resources and Energy (MINEE) in the process of conceptualizing the</w:t>
      </w:r>
      <w:r w:rsidRPr="00AA487B">
        <w:rPr>
          <w:rFonts w:asciiTheme="minorHAnsi" w:eastAsia="Times New Roman" w:hAnsiTheme="minorHAnsi" w:cs="Times New Roman"/>
          <w:color w:val="515151"/>
          <w:sz w:val="20"/>
          <w:szCs w:val="20"/>
          <w14:cntxtAlts w14:val="0"/>
        </w:rPr>
        <w:br/>
        <w:t>National Water Policy elaboration process in Cameroon. [89]. Therefore, the PoA will lead to</w:t>
      </w:r>
      <w:r w:rsidRPr="00AA487B">
        <w:rPr>
          <w:rFonts w:asciiTheme="minorHAnsi" w:eastAsia="Times New Roman" w:hAnsiTheme="minorHAnsi" w:cs="Times New Roman"/>
          <w:color w:val="515151"/>
          <w:sz w:val="20"/>
          <w:szCs w:val="20"/>
          <w14:cntxtAlts w14:val="0"/>
        </w:rPr>
        <w:br/>
        <w:t>a greater level of adoption of an existing policies in place to help fill the gap of insufficient</w:t>
      </w:r>
      <w:r w:rsidRPr="00AA487B">
        <w:rPr>
          <w:rFonts w:asciiTheme="minorHAnsi" w:eastAsia="Times New Roman" w:hAnsiTheme="minorHAnsi" w:cs="Times New Roman"/>
          <w:color w:val="515151"/>
          <w:sz w:val="20"/>
          <w:szCs w:val="20"/>
          <w14:cntxtAlts w14:val="0"/>
        </w:rPr>
        <w:br/>
        <w:t>resources .</w:t>
      </w:r>
    </w:p>
    <w:p w14:paraId="6629A1F1" w14:textId="77777777" w:rsidR="005228B5" w:rsidRPr="00AA487B" w:rsidRDefault="005228B5" w:rsidP="005228B5">
      <w:pPr>
        <w:rPr>
          <w:rFonts w:asciiTheme="minorHAnsi" w:hAnsiTheme="minorHAnsi" w:cs="Arial"/>
          <w:szCs w:val="22"/>
        </w:rPr>
      </w:pPr>
    </w:p>
    <w:p w14:paraId="66369043"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Cookstove</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Cameroon’s objectives are to decrease the GHG. To achieve its goal, Cameroun will do</w:t>
      </w:r>
      <w:r w:rsidRPr="00AA487B">
        <w:rPr>
          <w:rFonts w:asciiTheme="minorHAnsi" w:eastAsia="Times New Roman" w:hAnsiTheme="minorHAnsi" w:cs="Times New Roman"/>
          <w:color w:val="515151"/>
          <w:sz w:val="20"/>
          <w:szCs w:val="20"/>
          <w14:cntxtAlts w14:val="0"/>
        </w:rPr>
        <w:br/>
        <w:t>mitigations measures concerning energy, such as reducing the unsustainable consumption of</w:t>
      </w:r>
      <w:r w:rsidRPr="00AA487B">
        <w:rPr>
          <w:rFonts w:asciiTheme="minorHAnsi" w:eastAsia="Times New Roman" w:hAnsiTheme="minorHAnsi" w:cs="Times New Roman"/>
          <w:color w:val="515151"/>
          <w:sz w:val="20"/>
          <w:szCs w:val="20"/>
          <w14:cntxtAlts w14:val="0"/>
        </w:rPr>
        <w:br/>
        <w:t>firewood e.g. through sustainable wood energy management; clean energy; improved</w:t>
      </w:r>
      <w:r w:rsidRPr="00AA487B">
        <w:rPr>
          <w:rFonts w:asciiTheme="minorHAnsi" w:eastAsia="Times New Roman" w:hAnsiTheme="minorHAnsi" w:cs="Times New Roman"/>
          <w:color w:val="515151"/>
          <w:sz w:val="20"/>
          <w:szCs w:val="20"/>
          <w14:cntxtAlts w14:val="0"/>
        </w:rPr>
        <w:br/>
        <w:t>stoves, and the promotion of methanisation and/or butanisation in rural areas. l.16 p.5 [90]</w:t>
      </w:r>
      <w:r w:rsidRPr="00AA487B">
        <w:rPr>
          <w:rFonts w:asciiTheme="minorHAnsi" w:eastAsia="Times New Roman" w:hAnsiTheme="minorHAnsi" w:cs="Times New Roman"/>
          <w:color w:val="515151"/>
          <w:sz w:val="20"/>
          <w:szCs w:val="20"/>
          <w14:cntxtAlts w14:val="0"/>
        </w:rPr>
        <w:br/>
        <w:t>Moreover, capacity building in several areas are planned for the Government of Cameroon,</w:t>
      </w:r>
      <w:r w:rsidRPr="00AA487B">
        <w:rPr>
          <w:rFonts w:asciiTheme="minorHAnsi" w:eastAsia="Times New Roman" w:hAnsiTheme="minorHAnsi" w:cs="Times New Roman"/>
          <w:color w:val="515151"/>
          <w:sz w:val="20"/>
          <w:szCs w:val="20"/>
          <w14:cntxtAlts w14:val="0"/>
        </w:rPr>
        <w:br/>
        <w:t>particularly in the dissemination and use of improved cookstoves and stoves. l.52 p. 14 [90].</w:t>
      </w:r>
      <w:r w:rsidRPr="00AA487B">
        <w:rPr>
          <w:rFonts w:asciiTheme="minorHAnsi" w:eastAsia="Times New Roman" w:hAnsiTheme="minorHAnsi" w:cs="Times New Roman"/>
          <w:color w:val="515151"/>
          <w:sz w:val="20"/>
          <w:szCs w:val="20"/>
          <w14:cntxtAlts w14:val="0"/>
        </w:rPr>
        <w:br/>
        <w:t>It is also integrated in the means implemented by Cameroon, the development of</w:t>
      </w:r>
      <w:r w:rsidRPr="00AA487B">
        <w:rPr>
          <w:rFonts w:asciiTheme="minorHAnsi" w:eastAsia="Times New Roman" w:hAnsiTheme="minorHAnsi" w:cs="Times New Roman"/>
          <w:color w:val="515151"/>
          <w:sz w:val="20"/>
          <w:szCs w:val="20"/>
          <w14:cntxtAlts w14:val="0"/>
        </w:rPr>
        <w:br/>
        <w:t>partnerships between companies and research centers on the development of low-carbon</w:t>
      </w:r>
      <w:r w:rsidRPr="00AA487B">
        <w:rPr>
          <w:rFonts w:asciiTheme="minorHAnsi" w:eastAsia="Times New Roman" w:hAnsiTheme="minorHAnsi" w:cs="Times New Roman"/>
          <w:color w:val="515151"/>
          <w:sz w:val="20"/>
          <w:szCs w:val="20"/>
          <w14:cntxtAlts w14:val="0"/>
        </w:rPr>
        <w:br/>
        <w:t>solutions concerning technology transfer and R&amp;D. [90]. However, there is no specific</w:t>
      </w:r>
      <w:r w:rsidRPr="00AA487B">
        <w:rPr>
          <w:rFonts w:asciiTheme="minorHAnsi" w:eastAsia="Times New Roman" w:hAnsiTheme="minorHAnsi" w:cs="Times New Roman"/>
          <w:color w:val="515151"/>
          <w:sz w:val="20"/>
          <w:szCs w:val="20"/>
          <w14:cntxtAlts w14:val="0"/>
        </w:rPr>
        <w:br/>
        <w:t>objective regarding the quantity of stoves to be distributed and there is no legal obligation</w:t>
      </w:r>
      <w:r w:rsidRPr="00AA487B">
        <w:rPr>
          <w:rFonts w:asciiTheme="minorHAnsi" w:eastAsia="Times New Roman" w:hAnsiTheme="minorHAnsi" w:cs="Times New Roman"/>
          <w:color w:val="515151"/>
          <w:sz w:val="20"/>
          <w:szCs w:val="20"/>
          <w14:cntxtAlts w14:val="0"/>
        </w:rPr>
        <w:br/>
        <w:t>for government to distribute those stoves or for households to use them. Therefore, the PoA</w:t>
      </w:r>
      <w:r w:rsidRPr="00AA487B">
        <w:rPr>
          <w:rFonts w:asciiTheme="minorHAnsi" w:eastAsia="Times New Roman" w:hAnsiTheme="minorHAnsi" w:cs="Times New Roman"/>
          <w:color w:val="515151"/>
          <w:sz w:val="20"/>
          <w:szCs w:val="20"/>
          <w14:cntxtAlts w14:val="0"/>
        </w:rPr>
        <w:br/>
        <w:t>will help enable to uptake of these targets.</w:t>
      </w:r>
    </w:p>
    <w:p w14:paraId="564941E4" w14:textId="77777777" w:rsidR="005228B5" w:rsidRDefault="005228B5" w:rsidP="005228B5">
      <w:pPr>
        <w:spacing w:after="0" w:line="240" w:lineRule="auto"/>
        <w:contextualSpacing w:val="0"/>
        <w:rPr>
          <w:rFonts w:asciiTheme="minorHAnsi" w:eastAsia="Times New Roman" w:hAnsiTheme="minorHAnsi" w:cs="Times New Roman"/>
          <w:b/>
          <w:bCs/>
          <w:color w:val="515151"/>
          <w:sz w:val="20"/>
          <w:szCs w:val="20"/>
          <w14:cntxtAlts w14:val="0"/>
        </w:rPr>
      </w:pPr>
    </w:p>
    <w:p w14:paraId="5371A2B7"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Eritrea</w:t>
      </w:r>
      <w:r w:rsidRPr="00AA487B">
        <w:rPr>
          <w:rFonts w:asciiTheme="minorHAnsi" w:eastAsia="Times New Roman" w:hAnsiTheme="minorHAnsi" w:cs="Times New Roman"/>
          <w:b/>
          <w:bCs/>
          <w:color w:val="515151"/>
          <w:sz w:val="20"/>
          <w:szCs w:val="20"/>
          <w14:cntxtAlts w14:val="0"/>
        </w:rPr>
        <w:br/>
      </w:r>
    </w:p>
    <w:p w14:paraId="497C2CFB"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NDC of 2018 mentions that Eritrea has already planned to undertake effective and</w:t>
      </w:r>
      <w:r w:rsidRPr="00AA487B">
        <w:rPr>
          <w:rFonts w:asciiTheme="minorHAnsi" w:eastAsia="Times New Roman" w:hAnsiTheme="minorHAnsi" w:cs="Times New Roman"/>
          <w:color w:val="515151"/>
          <w:sz w:val="20"/>
          <w:szCs w:val="20"/>
          <w14:cntxtAlts w14:val="0"/>
        </w:rPr>
        <w:br/>
        <w:t>efficient water resources assessment mechanisms through an action plan to enable an</w:t>
      </w:r>
      <w:r w:rsidRPr="00AA487B">
        <w:rPr>
          <w:rFonts w:asciiTheme="minorHAnsi" w:eastAsia="Times New Roman" w:hAnsiTheme="minorHAnsi" w:cs="Times New Roman"/>
          <w:color w:val="515151"/>
          <w:sz w:val="20"/>
          <w:szCs w:val="20"/>
          <w14:cntxtAlts w14:val="0"/>
        </w:rPr>
        <w:br/>
        <w:t>equity, efficiency and environmentally sustainable management of the water resources.</w:t>
      </w:r>
      <w:r w:rsidRPr="00AA487B">
        <w:rPr>
          <w:rFonts w:asciiTheme="minorHAnsi" w:eastAsia="Times New Roman" w:hAnsiTheme="minorHAnsi" w:cs="Times New Roman"/>
          <w:color w:val="515151"/>
          <w:sz w:val="20"/>
          <w:szCs w:val="20"/>
          <w14:cntxtAlts w14:val="0"/>
        </w:rPr>
        <w:br/>
        <w:t>[94] p.4 &amp;p.24&amp; p.50&amp;p. 63</w:t>
      </w:r>
    </w:p>
    <w:p w14:paraId="3BD6859B"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color w:val="515151"/>
          <w:sz w:val="20"/>
          <w:szCs w:val="20"/>
          <w14:cntxtAlts w14:val="0"/>
        </w:rPr>
        <w:br/>
        <w:t>The planned adaptation goals for 2030 are to increase from 75% to 100% safe drinking</w:t>
      </w:r>
      <w:r w:rsidRPr="00AA487B">
        <w:rPr>
          <w:rFonts w:asciiTheme="minorHAnsi" w:eastAsia="Times New Roman" w:hAnsiTheme="minorHAnsi" w:cs="Times New Roman"/>
          <w:color w:val="515151"/>
          <w:sz w:val="20"/>
          <w:szCs w:val="20"/>
          <w14:cntxtAlts w14:val="0"/>
        </w:rPr>
        <w:br/>
        <w:t>water. [93] p13-21-22</w:t>
      </w:r>
    </w:p>
    <w:p w14:paraId="2FD05EC8"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p>
    <w:p w14:paraId="67D0DF78"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color w:val="515151"/>
          <w:sz w:val="20"/>
          <w:szCs w:val="20"/>
          <w14:cntxtAlts w14:val="0"/>
        </w:rPr>
        <w:t>However, the country strategy for IWRM recognizes that this target cannot be reached without</w:t>
      </w:r>
      <w:r w:rsidRPr="00AA487B">
        <w:rPr>
          <w:rFonts w:asciiTheme="minorHAnsi" w:eastAsia="Times New Roman" w:hAnsiTheme="minorHAnsi" w:cs="Times New Roman"/>
          <w:color w:val="515151"/>
          <w:sz w:val="20"/>
          <w:szCs w:val="20"/>
          <w14:cntxtAlts w14:val="0"/>
        </w:rPr>
        <w:br/>
        <w:t>partners as at present, water resource isn’t managed properly. Indeed, the absence of enacted</w:t>
      </w:r>
      <w:r w:rsidRPr="00AA487B">
        <w:rPr>
          <w:rFonts w:asciiTheme="minorHAnsi" w:eastAsia="Times New Roman" w:hAnsiTheme="minorHAnsi" w:cs="Times New Roman"/>
          <w:color w:val="515151"/>
          <w:sz w:val="20"/>
          <w:szCs w:val="20"/>
          <w14:cntxtAlts w14:val="0"/>
        </w:rPr>
        <w:br/>
        <w:t>water policy and law, unclear entitlement and responsibilities of users and water suppliers,</w:t>
      </w:r>
      <w:r w:rsidRPr="00AA487B">
        <w:rPr>
          <w:rFonts w:asciiTheme="minorHAnsi" w:eastAsia="Times New Roman" w:hAnsiTheme="minorHAnsi" w:cs="Times New Roman"/>
          <w:color w:val="515151"/>
          <w:sz w:val="20"/>
          <w:szCs w:val="20"/>
          <w14:cntxtAlts w14:val="0"/>
        </w:rPr>
        <w:br/>
        <w:t>unclear regulatory norms and inadequate powers of enforcement for effective use of water</w:t>
      </w:r>
      <w:r w:rsidRPr="00AA487B">
        <w:rPr>
          <w:rFonts w:asciiTheme="minorHAnsi" w:eastAsia="Times New Roman" w:hAnsiTheme="minorHAnsi" w:cs="Times New Roman"/>
          <w:color w:val="515151"/>
          <w:sz w:val="20"/>
          <w:szCs w:val="20"/>
          <w14:cntxtAlts w14:val="0"/>
        </w:rPr>
        <w:br/>
        <w:t>resource has become the main problems. [94] p.4 &amp;p.24&amp; p.50&amp;p. 63. Moreover, according</w:t>
      </w:r>
      <w:r w:rsidRPr="00AA487B">
        <w:rPr>
          <w:rFonts w:asciiTheme="minorHAnsi" w:eastAsia="Times New Roman" w:hAnsiTheme="minorHAnsi" w:cs="Times New Roman"/>
          <w:color w:val="515151"/>
          <w:sz w:val="20"/>
          <w:szCs w:val="20"/>
          <w14:cntxtAlts w14:val="0"/>
        </w:rPr>
        <w:br/>
        <w:t>to GLAAS, the country does not have sufficient financial or human resources to implement the</w:t>
      </w:r>
      <w:r w:rsidRPr="00AA487B">
        <w:rPr>
          <w:rFonts w:asciiTheme="minorHAnsi" w:eastAsia="Times New Roman" w:hAnsiTheme="minorHAnsi" w:cs="Times New Roman"/>
          <w:color w:val="515151"/>
          <w:sz w:val="20"/>
          <w:szCs w:val="20"/>
          <w14:cntxtAlts w14:val="0"/>
        </w:rPr>
        <w:br/>
        <w:t>plans to enforce or uptake these targets [110].</w:t>
      </w:r>
    </w:p>
    <w:p w14:paraId="5319DD01"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color w:val="515151"/>
          <w:sz w:val="20"/>
          <w:szCs w:val="20"/>
          <w14:cntxtAlts w14:val="0"/>
        </w:rPr>
        <w:br/>
        <w:t>International finance mechanisms like carbon credits will enable the uptake of these targets,</w:t>
      </w:r>
      <w:r w:rsidRPr="00AA487B">
        <w:rPr>
          <w:rFonts w:asciiTheme="minorHAnsi" w:eastAsia="Times New Roman" w:hAnsiTheme="minorHAnsi" w:cs="Times New Roman"/>
          <w:color w:val="515151"/>
          <w:sz w:val="20"/>
          <w:szCs w:val="20"/>
          <w14:cntxtAlts w14:val="0"/>
        </w:rPr>
        <w:br/>
        <w:t>such as the PoA.</w:t>
      </w:r>
    </w:p>
    <w:p w14:paraId="2240441C" w14:textId="77777777" w:rsidR="005228B5" w:rsidRPr="00AA487B" w:rsidRDefault="005228B5" w:rsidP="005228B5">
      <w:pPr>
        <w:spacing w:after="0" w:line="240" w:lineRule="auto"/>
        <w:contextualSpacing w:val="0"/>
        <w:rPr>
          <w:rFonts w:asciiTheme="minorHAnsi" w:eastAsia="Times New Roman" w:hAnsiTheme="minorHAnsi" w:cs="Times New Roman"/>
          <w:color w:val="auto"/>
          <w:sz w:val="24"/>
          <w14:cntxtAlts w14:val="0"/>
        </w:rPr>
      </w:pPr>
    </w:p>
    <w:p w14:paraId="1681AA5C"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Cookstove</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In the NDC of Eritrea, climate change mitigation actions focus mainly on five sectors,</w:t>
      </w:r>
      <w:r w:rsidRPr="00AA487B">
        <w:rPr>
          <w:rFonts w:asciiTheme="minorHAnsi" w:eastAsia="Times New Roman" w:hAnsiTheme="minorHAnsi" w:cs="Times New Roman"/>
          <w:color w:val="515151"/>
          <w:sz w:val="20"/>
          <w:szCs w:val="20"/>
          <w14:cntxtAlts w14:val="0"/>
        </w:rPr>
        <w:br/>
        <w:t>including the sector of energy. Eritrea’s Conditional GHG mitigation options proposed in the</w:t>
      </w:r>
      <w:r w:rsidRPr="00AA487B">
        <w:rPr>
          <w:rFonts w:asciiTheme="minorHAnsi" w:eastAsia="Times New Roman" w:hAnsiTheme="minorHAnsi" w:cs="Times New Roman"/>
          <w:color w:val="515151"/>
          <w:sz w:val="20"/>
          <w:szCs w:val="20"/>
          <w14:cntxtAlts w14:val="0"/>
        </w:rPr>
        <w:br/>
        <w:t>sector of energy is to integrate in the country “Efficient wood stoves”, and to replace wood</w:t>
      </w:r>
      <w:r w:rsidRPr="00AA487B">
        <w:rPr>
          <w:rFonts w:asciiTheme="minorHAnsi" w:eastAsia="Times New Roman" w:hAnsiTheme="minorHAnsi" w:cs="Times New Roman"/>
          <w:color w:val="515151"/>
          <w:sz w:val="20"/>
          <w:szCs w:val="20"/>
          <w14:cntxtAlts w14:val="0"/>
        </w:rPr>
        <w:br/>
        <w:t>stoves by LPG stoves. [93] p.16 l.15&amp;l.16 of the table sheet.</w:t>
      </w:r>
      <w:r w:rsidRPr="00AA487B">
        <w:rPr>
          <w:rFonts w:asciiTheme="minorHAnsi" w:eastAsia="Times New Roman" w:hAnsiTheme="minorHAnsi" w:cs="Times New Roman"/>
          <w:color w:val="515151"/>
          <w:sz w:val="20"/>
          <w:szCs w:val="20"/>
          <w14:cntxtAlts w14:val="0"/>
        </w:rPr>
        <w:br/>
        <w:t>As adaptation strategy, the government of Eritrea has already taken concrete measures to</w:t>
      </w:r>
      <w:r w:rsidRPr="00AA487B">
        <w:rPr>
          <w:rFonts w:asciiTheme="minorHAnsi" w:eastAsia="Times New Roman" w:hAnsiTheme="minorHAnsi" w:cs="Times New Roman"/>
          <w:color w:val="515151"/>
          <w:sz w:val="20"/>
          <w:szCs w:val="20"/>
          <w14:cntxtAlts w14:val="0"/>
        </w:rPr>
        <w:br/>
        <w:t>introduce energy saving cooking stoves for rural households which have an efficiency about</w:t>
      </w:r>
      <w:r w:rsidRPr="00AA487B">
        <w:rPr>
          <w:rFonts w:asciiTheme="minorHAnsi" w:eastAsia="Times New Roman" w:hAnsiTheme="minorHAnsi" w:cs="Times New Roman"/>
          <w:color w:val="515151"/>
          <w:sz w:val="20"/>
          <w:szCs w:val="20"/>
          <w14:cntxtAlts w14:val="0"/>
        </w:rPr>
        <w:br/>
        <w:t>26% compared to the traditional ones around 10%. This calls for further research and</w:t>
      </w:r>
      <w:r w:rsidRPr="00AA487B">
        <w:rPr>
          <w:rFonts w:asciiTheme="minorHAnsi" w:eastAsia="Times New Roman" w:hAnsiTheme="minorHAnsi" w:cs="Times New Roman"/>
          <w:color w:val="515151"/>
          <w:sz w:val="20"/>
          <w:szCs w:val="20"/>
          <w14:cntxtAlts w14:val="0"/>
        </w:rPr>
        <w:br/>
        <w:t>development to improve its efficiency. [93] p.21 l.4 It’s also indicated in the NDC as</w:t>
      </w:r>
      <w:r w:rsidRPr="00AA487B">
        <w:rPr>
          <w:rFonts w:asciiTheme="minorHAnsi" w:eastAsia="Times New Roman" w:hAnsiTheme="minorHAnsi" w:cs="Times New Roman"/>
          <w:color w:val="515151"/>
          <w:sz w:val="20"/>
          <w:szCs w:val="20"/>
          <w14:cntxtAlts w14:val="0"/>
        </w:rPr>
        <w:br/>
        <w:t>measure options for reduction the dissemination of 60,000 Efficient wood stoves (at the</w:t>
      </w:r>
      <w:r w:rsidRPr="00AA487B">
        <w:rPr>
          <w:rFonts w:asciiTheme="minorHAnsi" w:eastAsia="Times New Roman" w:hAnsiTheme="minorHAnsi" w:cs="Times New Roman"/>
          <w:color w:val="515151"/>
          <w:sz w:val="20"/>
          <w:szCs w:val="20"/>
          <w14:cntxtAlts w14:val="0"/>
        </w:rPr>
        <w:br/>
        <w:t>condition that the investment needed is collected). [93] p.30. However, the distribution of</w:t>
      </w:r>
      <w:r w:rsidRPr="00AA487B">
        <w:rPr>
          <w:rFonts w:asciiTheme="minorHAnsi" w:eastAsia="Times New Roman" w:hAnsiTheme="minorHAnsi" w:cs="Times New Roman"/>
          <w:color w:val="515151"/>
          <w:sz w:val="20"/>
          <w:szCs w:val="20"/>
          <w14:cntxtAlts w14:val="0"/>
        </w:rPr>
        <w:br/>
      </w:r>
      <w:r w:rsidRPr="00AA487B">
        <w:rPr>
          <w:rFonts w:asciiTheme="minorHAnsi" w:eastAsia="Times New Roman" w:hAnsiTheme="minorHAnsi" w:cs="Times New Roman"/>
          <w:color w:val="515151"/>
          <w:sz w:val="20"/>
          <w:szCs w:val="20"/>
          <w14:cntxtAlts w14:val="0"/>
        </w:rPr>
        <w:lastRenderedPageBreak/>
        <w:t>this cookstoves is not enforced by any laws or regulation and those targets are not</w:t>
      </w:r>
      <w:r w:rsidRPr="00AA487B">
        <w:rPr>
          <w:rFonts w:asciiTheme="minorHAnsi" w:eastAsia="Times New Roman" w:hAnsiTheme="minorHAnsi" w:cs="Times New Roman"/>
          <w:color w:val="515151"/>
          <w:sz w:val="20"/>
          <w:szCs w:val="20"/>
          <w14:cntxtAlts w14:val="0"/>
        </w:rPr>
        <w:br/>
        <w:t>mandatory, and households have no obligation to use them. The PoA will help enable to</w:t>
      </w:r>
      <w:r w:rsidRPr="00AA487B">
        <w:rPr>
          <w:rFonts w:asciiTheme="minorHAnsi" w:eastAsia="Times New Roman" w:hAnsiTheme="minorHAnsi" w:cs="Times New Roman"/>
          <w:color w:val="515151"/>
          <w:sz w:val="20"/>
          <w:szCs w:val="20"/>
          <w14:cntxtAlts w14:val="0"/>
        </w:rPr>
        <w:br/>
        <w:t>uptake of these targets, nonetheless.</w:t>
      </w:r>
      <w:r w:rsidRPr="00AA487B">
        <w:rPr>
          <w:rFonts w:asciiTheme="minorHAnsi" w:eastAsia="Times New Roman" w:hAnsiTheme="minorHAnsi" w:cs="Times New Roman"/>
          <w:color w:val="515151"/>
          <w:sz w:val="20"/>
          <w:szCs w:val="20"/>
          <w14:cntxtAlts w14:val="0"/>
        </w:rPr>
        <w:br/>
      </w:r>
    </w:p>
    <w:p w14:paraId="07714A24"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Both</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government of Eritrea underlined in the NDC that they are committed to reduce the CO2</w:t>
      </w:r>
      <w:r w:rsidRPr="00AA487B">
        <w:rPr>
          <w:rFonts w:asciiTheme="minorHAnsi" w:eastAsia="Times New Roman" w:hAnsiTheme="minorHAnsi" w:cs="Times New Roman"/>
          <w:color w:val="515151"/>
          <w:sz w:val="20"/>
          <w:szCs w:val="20"/>
          <w14:cntxtAlts w14:val="0"/>
        </w:rPr>
        <w:br/>
        <w:t>emissions from fossil fuels by 4.2% in 2020, 6.2% by 2025 and 12.0% by 2030 compared to</w:t>
      </w:r>
      <w:r w:rsidRPr="00AA487B">
        <w:rPr>
          <w:rFonts w:asciiTheme="minorHAnsi" w:eastAsia="Times New Roman" w:hAnsiTheme="minorHAnsi" w:cs="Times New Roman"/>
          <w:color w:val="515151"/>
          <w:sz w:val="20"/>
          <w:szCs w:val="20"/>
          <w14:cntxtAlts w14:val="0"/>
        </w:rPr>
        <w:br/>
        <w:t>the projected Business As Usual of the reference year of 2010; and that if additional support</w:t>
      </w:r>
      <w:r w:rsidRPr="00AA487B">
        <w:rPr>
          <w:rFonts w:asciiTheme="minorHAnsi" w:eastAsia="Times New Roman" w:hAnsiTheme="minorHAnsi" w:cs="Times New Roman"/>
          <w:color w:val="515151"/>
          <w:sz w:val="20"/>
          <w:szCs w:val="20"/>
          <w14:cntxtAlts w14:val="0"/>
        </w:rPr>
        <w:br/>
        <w:t>was availed, it can further be reduced by 12.6% in 2020, 24.9% by 2025 and 38.5 by the</w:t>
      </w:r>
      <w:r w:rsidRPr="00AA487B">
        <w:rPr>
          <w:rFonts w:asciiTheme="minorHAnsi" w:eastAsia="Times New Roman" w:hAnsiTheme="minorHAnsi" w:cs="Times New Roman"/>
          <w:color w:val="515151"/>
          <w:sz w:val="20"/>
          <w:szCs w:val="20"/>
          <w14:cntxtAlts w14:val="0"/>
        </w:rPr>
        <w:br/>
        <w:t>year 2030. Thus, the government indicates that execution of Eritrea’s NDCs requires</w:t>
      </w:r>
      <w:r w:rsidRPr="00AA487B">
        <w:rPr>
          <w:rFonts w:asciiTheme="minorHAnsi" w:eastAsia="Times New Roman" w:hAnsiTheme="minorHAnsi" w:cs="Times New Roman"/>
          <w:color w:val="515151"/>
          <w:sz w:val="20"/>
          <w:szCs w:val="20"/>
          <w14:cntxtAlts w14:val="0"/>
        </w:rPr>
        <w:br/>
        <w:t>sustainable and reliable supports. The NDC presents capacity building, technology transfer,</w:t>
      </w:r>
      <w:r w:rsidRPr="00AA487B">
        <w:rPr>
          <w:rFonts w:asciiTheme="minorHAnsi" w:eastAsia="Times New Roman" w:hAnsiTheme="minorHAnsi" w:cs="Times New Roman"/>
          <w:color w:val="515151"/>
          <w:sz w:val="20"/>
          <w:szCs w:val="20"/>
          <w14:cntxtAlts w14:val="0"/>
        </w:rPr>
        <w:br/>
        <w:t>financial support and partnership with regional and international agencies involved in climate</w:t>
      </w:r>
      <w:r w:rsidRPr="00AA487B">
        <w:rPr>
          <w:rFonts w:asciiTheme="minorHAnsi" w:eastAsia="Times New Roman" w:hAnsiTheme="minorHAnsi" w:cs="Times New Roman"/>
          <w:color w:val="515151"/>
          <w:sz w:val="20"/>
          <w:szCs w:val="20"/>
          <w14:cntxtAlts w14:val="0"/>
        </w:rPr>
        <w:br/>
        <w:t>change as concrete measures and steps that need to be taken in the implementation of the</w:t>
      </w:r>
      <w:r w:rsidRPr="00AA487B">
        <w:rPr>
          <w:rFonts w:asciiTheme="minorHAnsi" w:eastAsia="Times New Roman" w:hAnsiTheme="minorHAnsi" w:cs="Times New Roman"/>
          <w:color w:val="515151"/>
          <w:sz w:val="20"/>
          <w:szCs w:val="20"/>
          <w14:cntxtAlts w14:val="0"/>
        </w:rPr>
        <w:br/>
        <w:t>projects and programs. Such supports include finance, human and institutional capacity</w:t>
      </w:r>
      <w:r w:rsidRPr="00AA487B">
        <w:rPr>
          <w:rFonts w:asciiTheme="minorHAnsi" w:eastAsia="Times New Roman" w:hAnsiTheme="minorHAnsi" w:cs="Times New Roman"/>
          <w:color w:val="515151"/>
          <w:sz w:val="20"/>
          <w:szCs w:val="20"/>
          <w14:cntxtAlts w14:val="0"/>
        </w:rPr>
        <w:br/>
        <w:t>building, and technology transfer. Technology transfers in this sense include skills,</w:t>
      </w:r>
      <w:r w:rsidRPr="00AA487B">
        <w:rPr>
          <w:rFonts w:asciiTheme="minorHAnsi" w:eastAsia="Times New Roman" w:hAnsiTheme="minorHAnsi" w:cs="Times New Roman"/>
          <w:color w:val="515151"/>
          <w:sz w:val="20"/>
          <w:szCs w:val="20"/>
          <w14:cntxtAlts w14:val="0"/>
        </w:rPr>
        <w:br/>
        <w:t>knowledge, expertise, know-how, equipment, machinery and tools needed to successfully</w:t>
      </w:r>
      <w:r w:rsidRPr="00AA487B">
        <w:rPr>
          <w:rFonts w:asciiTheme="minorHAnsi" w:eastAsia="Times New Roman" w:hAnsiTheme="minorHAnsi" w:cs="Times New Roman"/>
          <w:color w:val="515151"/>
          <w:sz w:val="20"/>
          <w:szCs w:val="20"/>
          <w14:cntxtAlts w14:val="0"/>
        </w:rPr>
        <w:br/>
        <w:t>implement the planned set of activities. [93] p.7; p.18 ; p.23, 5.1.2</w:t>
      </w:r>
    </w:p>
    <w:p w14:paraId="2035FBD4" w14:textId="77777777" w:rsidR="005228B5" w:rsidRPr="00AA487B" w:rsidRDefault="005228B5" w:rsidP="005228B5">
      <w:pPr>
        <w:rPr>
          <w:rFonts w:asciiTheme="minorHAnsi" w:hAnsiTheme="minorHAnsi" w:cs="Arial"/>
          <w:szCs w:val="22"/>
        </w:rPr>
      </w:pPr>
    </w:p>
    <w:p w14:paraId="520AC90F"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Sudan</w:t>
      </w:r>
      <w:r w:rsidRPr="00AA487B">
        <w:rPr>
          <w:rFonts w:asciiTheme="minorHAnsi" w:eastAsia="Times New Roman" w:hAnsiTheme="minorHAnsi" w:cs="Times New Roman"/>
          <w:b/>
          <w:bCs/>
          <w:color w:val="515151"/>
          <w:sz w:val="20"/>
          <w:szCs w:val="20"/>
          <w14:cntxtAlts w14:val="0"/>
        </w:rPr>
        <w:br/>
      </w:r>
    </w:p>
    <w:p w14:paraId="02D02483"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NDC in Sudan (2017) intends to integrate Management of the water resources to meet</w:t>
      </w:r>
      <w:r w:rsidRPr="00AA487B">
        <w:rPr>
          <w:rFonts w:asciiTheme="minorHAnsi" w:eastAsia="Times New Roman" w:hAnsiTheme="minorHAnsi" w:cs="Times New Roman"/>
          <w:color w:val="515151"/>
          <w:sz w:val="20"/>
          <w:szCs w:val="20"/>
          <w14:cntxtAlts w14:val="0"/>
        </w:rPr>
        <w:br/>
        <w:t>the current and future challenges/needs, which is one of the priorities in regard to</w:t>
      </w:r>
      <w:r w:rsidRPr="00AA487B">
        <w:rPr>
          <w:rFonts w:asciiTheme="minorHAnsi" w:eastAsia="Times New Roman" w:hAnsiTheme="minorHAnsi" w:cs="Times New Roman"/>
          <w:color w:val="515151"/>
          <w:sz w:val="20"/>
          <w:szCs w:val="20"/>
          <w14:cntxtAlts w14:val="0"/>
        </w:rPr>
        <w:br/>
        <w:t>technology for adaptation. [95] p14. The objectives are to establish and rehabilitate hand</w:t>
      </w:r>
      <w:r w:rsidRPr="00AA487B">
        <w:rPr>
          <w:rFonts w:asciiTheme="minorHAnsi" w:eastAsia="Times New Roman" w:hAnsiTheme="minorHAnsi" w:cs="Times New Roman"/>
          <w:color w:val="515151"/>
          <w:sz w:val="20"/>
          <w:szCs w:val="20"/>
          <w14:cntxtAlts w14:val="0"/>
        </w:rPr>
        <w:br/>
        <w:t>pumps, construct water-networks in rural areas for provisions of drinking-water and achieve</w:t>
      </w:r>
      <w:r w:rsidRPr="00AA487B">
        <w:rPr>
          <w:rFonts w:asciiTheme="minorHAnsi" w:eastAsia="Times New Roman" w:hAnsiTheme="minorHAnsi" w:cs="Times New Roman"/>
          <w:color w:val="515151"/>
          <w:sz w:val="20"/>
          <w:szCs w:val="20"/>
          <w14:cntxtAlts w14:val="0"/>
        </w:rPr>
        <w:br/>
        <w:t>water security in order to discourage communities’ migration from vulnerable areas. The</w:t>
      </w:r>
      <w:r w:rsidRPr="00AA487B">
        <w:rPr>
          <w:rFonts w:asciiTheme="minorHAnsi" w:eastAsia="Times New Roman" w:hAnsiTheme="minorHAnsi" w:cs="Times New Roman"/>
          <w:color w:val="515151"/>
          <w:sz w:val="20"/>
          <w:szCs w:val="20"/>
          <w14:cntxtAlts w14:val="0"/>
        </w:rPr>
        <w:br/>
        <w:t>NDC also integrate advance research related to climate change impacts on water sector and</w:t>
      </w:r>
      <w:r w:rsidRPr="00AA487B">
        <w:rPr>
          <w:rFonts w:asciiTheme="minorHAnsi" w:eastAsia="Times New Roman" w:hAnsiTheme="minorHAnsi" w:cs="Times New Roman"/>
          <w:color w:val="515151"/>
          <w:sz w:val="20"/>
          <w:szCs w:val="20"/>
          <w14:cntxtAlts w14:val="0"/>
        </w:rPr>
        <w:br/>
        <w:t>introduce micro-credit fund to support implementation of small water harvesting projects.</w:t>
      </w:r>
      <w:r w:rsidRPr="00AA487B">
        <w:rPr>
          <w:rFonts w:asciiTheme="minorHAnsi" w:eastAsia="Times New Roman" w:hAnsiTheme="minorHAnsi" w:cs="Times New Roman"/>
          <w:color w:val="515151"/>
          <w:sz w:val="20"/>
          <w:szCs w:val="20"/>
          <w14:cntxtAlts w14:val="0"/>
        </w:rPr>
        <w:br/>
        <w:t>Even within the water sector, there are poor linkages between federal and state water</w:t>
      </w:r>
      <w:r w:rsidRPr="00AA487B">
        <w:rPr>
          <w:rFonts w:asciiTheme="minorHAnsi" w:eastAsia="Times New Roman" w:hAnsiTheme="minorHAnsi" w:cs="Times New Roman"/>
          <w:color w:val="515151"/>
          <w:sz w:val="20"/>
          <w:szCs w:val="20"/>
          <w14:cntxtAlts w14:val="0"/>
        </w:rPr>
        <w:br/>
        <w:t>corporations and the roles are not clearly defined. This might prevent the government from</w:t>
      </w:r>
      <w:r w:rsidRPr="00AA487B">
        <w:rPr>
          <w:rFonts w:asciiTheme="minorHAnsi" w:eastAsia="Times New Roman" w:hAnsiTheme="minorHAnsi" w:cs="Times New Roman"/>
          <w:color w:val="515151"/>
          <w:sz w:val="20"/>
          <w:szCs w:val="20"/>
          <w14:cntxtAlts w14:val="0"/>
        </w:rPr>
        <w:br/>
        <w:t>reaching its targets. Hence, UNICEF collaborates with government, civil society organizations</w:t>
      </w:r>
      <w:r w:rsidRPr="00AA487B">
        <w:rPr>
          <w:rFonts w:asciiTheme="minorHAnsi" w:eastAsia="Times New Roman" w:hAnsiTheme="minorHAnsi" w:cs="Times New Roman"/>
          <w:color w:val="515151"/>
          <w:sz w:val="20"/>
          <w:szCs w:val="20"/>
          <w14:cntxtAlts w14:val="0"/>
        </w:rPr>
        <w:br/>
        <w:t>and development partners in its relentless pursuit to accelerate access to basic water,</w:t>
      </w:r>
      <w:r w:rsidRPr="00AA487B">
        <w:rPr>
          <w:rFonts w:asciiTheme="minorHAnsi" w:eastAsia="Times New Roman" w:hAnsiTheme="minorHAnsi" w:cs="Times New Roman"/>
          <w:color w:val="515151"/>
          <w:sz w:val="20"/>
          <w:szCs w:val="20"/>
          <w14:cntxtAlts w14:val="0"/>
        </w:rPr>
        <w:br/>
        <w:t>sanitation, and hygiene services in Sudan. [96]. GLASS [110] reported that the country</w:t>
      </w:r>
      <w:r w:rsidRPr="00AA487B">
        <w:rPr>
          <w:rFonts w:asciiTheme="minorHAnsi" w:eastAsia="Times New Roman" w:hAnsiTheme="minorHAnsi" w:cs="Times New Roman"/>
          <w:color w:val="515151"/>
          <w:sz w:val="20"/>
          <w:szCs w:val="20"/>
          <w14:cntxtAlts w14:val="0"/>
        </w:rPr>
        <w:br/>
        <w:t>intends to provide clean water to 50% of the rural population by 2021 but it stipulates that</w:t>
      </w:r>
      <w:r w:rsidRPr="00AA487B">
        <w:rPr>
          <w:rFonts w:asciiTheme="minorHAnsi" w:eastAsia="Times New Roman" w:hAnsiTheme="minorHAnsi" w:cs="Times New Roman"/>
          <w:color w:val="515151"/>
          <w:sz w:val="20"/>
          <w:szCs w:val="20"/>
          <w14:cntxtAlts w14:val="0"/>
        </w:rPr>
        <w:br/>
        <w:t>there is a gap in financing activities. This means that the PoA will lead to a greater level of</w:t>
      </w:r>
      <w:r w:rsidRPr="00AA487B">
        <w:rPr>
          <w:rFonts w:asciiTheme="minorHAnsi" w:eastAsia="Times New Roman" w:hAnsiTheme="minorHAnsi" w:cs="Times New Roman"/>
          <w:color w:val="515151"/>
          <w:sz w:val="20"/>
          <w:szCs w:val="20"/>
          <w14:cntxtAlts w14:val="0"/>
        </w:rPr>
        <w:br/>
        <w:t>adoption of the existing targets.</w:t>
      </w:r>
    </w:p>
    <w:p w14:paraId="061563D3" w14:textId="77777777" w:rsidR="005228B5" w:rsidRPr="00AA487B" w:rsidRDefault="005228B5" w:rsidP="005228B5">
      <w:pPr>
        <w:rPr>
          <w:rFonts w:asciiTheme="minorHAnsi" w:hAnsiTheme="minorHAnsi" w:cs="Arial"/>
          <w:szCs w:val="22"/>
        </w:rPr>
      </w:pPr>
    </w:p>
    <w:p w14:paraId="7DA34BE6"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Cookstove</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sector of energy is part of Sudan’s Intended mitigation contributions, but there is no</w:t>
      </w:r>
      <w:r w:rsidRPr="00AA487B">
        <w:rPr>
          <w:rFonts w:asciiTheme="minorHAnsi" w:eastAsia="Times New Roman" w:hAnsiTheme="minorHAnsi" w:cs="Times New Roman"/>
          <w:color w:val="515151"/>
          <w:sz w:val="20"/>
          <w:szCs w:val="20"/>
          <w14:cntxtAlts w14:val="0"/>
        </w:rPr>
        <w:br/>
        <w:t>information concerning improved cooking stoves or LPG stoves. [95] p.4-p.5. Therefore, the</w:t>
      </w:r>
      <w:r w:rsidRPr="00AA487B">
        <w:rPr>
          <w:rFonts w:asciiTheme="minorHAnsi" w:eastAsia="Times New Roman" w:hAnsiTheme="minorHAnsi" w:cs="Times New Roman"/>
          <w:color w:val="515151"/>
          <w:sz w:val="20"/>
          <w:szCs w:val="20"/>
          <w14:cntxtAlts w14:val="0"/>
        </w:rPr>
        <w:br/>
        <w:t>PoA will enable to implement and distribute such stoves in rural areas.</w:t>
      </w:r>
      <w:r w:rsidRPr="00AA487B">
        <w:rPr>
          <w:rFonts w:asciiTheme="minorHAnsi" w:eastAsia="Times New Roman" w:hAnsiTheme="minorHAnsi" w:cs="Times New Roman"/>
          <w:color w:val="515151"/>
          <w:sz w:val="20"/>
          <w:szCs w:val="20"/>
          <w14:cntxtAlts w14:val="0"/>
        </w:rPr>
        <w:br/>
      </w:r>
    </w:p>
    <w:p w14:paraId="7CA3BADE"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Both</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international support required to implement the intended contribution in terms of</w:t>
      </w:r>
      <w:r w:rsidRPr="00AA487B">
        <w:rPr>
          <w:rFonts w:asciiTheme="minorHAnsi" w:eastAsia="Times New Roman" w:hAnsiTheme="minorHAnsi" w:cs="Times New Roman"/>
          <w:color w:val="515151"/>
          <w:sz w:val="20"/>
          <w:szCs w:val="20"/>
          <w14:cntxtAlts w14:val="0"/>
        </w:rPr>
        <w:br/>
        <w:t>finance, technology and capacity building, over a cycle of contributions of 5-10 years,</w:t>
      </w:r>
      <w:r w:rsidRPr="00AA487B">
        <w:rPr>
          <w:rFonts w:asciiTheme="minorHAnsi" w:eastAsia="Times New Roman" w:hAnsiTheme="minorHAnsi" w:cs="Times New Roman"/>
          <w:color w:val="515151"/>
          <w:sz w:val="20"/>
          <w:szCs w:val="20"/>
          <w14:cntxtAlts w14:val="0"/>
        </w:rPr>
        <w:br/>
        <w:t>amount to a total of 12.88 USD billions, of which 1.2 billion USD$ for adaptation and 11.68</w:t>
      </w:r>
      <w:r w:rsidRPr="00AA487B">
        <w:rPr>
          <w:rFonts w:asciiTheme="minorHAnsi" w:eastAsia="Times New Roman" w:hAnsiTheme="minorHAnsi" w:cs="Times New Roman"/>
          <w:color w:val="515151"/>
          <w:sz w:val="20"/>
          <w:szCs w:val="20"/>
          <w14:cntxtAlts w14:val="0"/>
        </w:rPr>
        <w:br/>
        <w:t>billion for mitigation. This amount is required to be met from all possible and accessible</w:t>
      </w:r>
      <w:r w:rsidRPr="00AA487B">
        <w:rPr>
          <w:rFonts w:asciiTheme="minorHAnsi" w:eastAsia="Times New Roman" w:hAnsiTheme="minorHAnsi" w:cs="Times New Roman"/>
          <w:color w:val="515151"/>
          <w:sz w:val="20"/>
          <w:szCs w:val="20"/>
          <w14:cntxtAlts w14:val="0"/>
        </w:rPr>
        <w:br/>
        <w:t>international climate finance sources. [95] p.16</w:t>
      </w:r>
    </w:p>
    <w:p w14:paraId="3044BF2D" w14:textId="77777777" w:rsidR="005228B5" w:rsidRPr="00AA487B" w:rsidRDefault="005228B5" w:rsidP="005228B5">
      <w:pPr>
        <w:rPr>
          <w:rFonts w:asciiTheme="minorHAnsi" w:hAnsiTheme="minorHAnsi" w:cs="Arial"/>
          <w:szCs w:val="22"/>
        </w:rPr>
      </w:pPr>
    </w:p>
    <w:p w14:paraId="5866E3CF"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Congo Republic</w:t>
      </w:r>
      <w:r w:rsidRPr="00AA487B">
        <w:rPr>
          <w:rFonts w:asciiTheme="minorHAnsi" w:eastAsia="Times New Roman" w:hAnsiTheme="minorHAnsi" w:cs="Times New Roman"/>
          <w:b/>
          <w:bCs/>
          <w:color w:val="515151"/>
          <w:sz w:val="20"/>
          <w:szCs w:val="20"/>
          <w14:cntxtAlts w14:val="0"/>
        </w:rPr>
        <w:br/>
      </w:r>
    </w:p>
    <w:p w14:paraId="7E3E5A75"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GLAAS [110] indicates that the country had the intention to provide 95% of clean water by</w:t>
      </w:r>
      <w:r w:rsidRPr="00AA487B">
        <w:rPr>
          <w:rFonts w:asciiTheme="minorHAnsi" w:eastAsia="Times New Roman" w:hAnsiTheme="minorHAnsi" w:cs="Times New Roman"/>
          <w:color w:val="515151"/>
          <w:sz w:val="20"/>
          <w:szCs w:val="20"/>
          <w14:cntxtAlts w14:val="0"/>
        </w:rPr>
        <w:br/>
        <w:t>2020 in all rural areas. However, the same source indicates that the country does not have</w:t>
      </w:r>
      <w:r w:rsidRPr="00AA487B">
        <w:rPr>
          <w:rFonts w:asciiTheme="minorHAnsi" w:eastAsia="Times New Roman" w:hAnsiTheme="minorHAnsi" w:cs="Times New Roman"/>
          <w:color w:val="515151"/>
          <w:sz w:val="20"/>
          <w:szCs w:val="20"/>
          <w14:cntxtAlts w14:val="0"/>
        </w:rPr>
        <w:br/>
        <w:t>the financial and human resource to reach this goal, as evidenced by only 46% of the rural</w:t>
      </w:r>
      <w:r w:rsidRPr="00AA487B">
        <w:rPr>
          <w:rFonts w:asciiTheme="minorHAnsi" w:eastAsia="Times New Roman" w:hAnsiTheme="minorHAnsi" w:cs="Times New Roman"/>
          <w:color w:val="515151"/>
          <w:sz w:val="20"/>
          <w:szCs w:val="20"/>
          <w14:cntxtAlts w14:val="0"/>
        </w:rPr>
        <w:br/>
      </w:r>
      <w:r w:rsidRPr="00AA487B">
        <w:rPr>
          <w:rFonts w:asciiTheme="minorHAnsi" w:eastAsia="Times New Roman" w:hAnsiTheme="minorHAnsi" w:cs="Times New Roman"/>
          <w:color w:val="515151"/>
          <w:sz w:val="20"/>
          <w:szCs w:val="20"/>
          <w14:cntxtAlts w14:val="0"/>
        </w:rPr>
        <w:lastRenderedPageBreak/>
        <w:t>population having access to basic water services in rural areas. The PoA will help enforce</w:t>
      </w:r>
      <w:r w:rsidRPr="00AA487B">
        <w:rPr>
          <w:rFonts w:asciiTheme="minorHAnsi" w:eastAsia="Times New Roman" w:hAnsiTheme="minorHAnsi" w:cs="Times New Roman"/>
          <w:color w:val="515151"/>
          <w:sz w:val="20"/>
          <w:szCs w:val="20"/>
          <w14:cntxtAlts w14:val="0"/>
        </w:rPr>
        <w:br/>
        <w:t>existing regulation, to help fill the gap of this insufficiency.</w:t>
      </w:r>
    </w:p>
    <w:p w14:paraId="392127AD" w14:textId="77777777" w:rsidR="005228B5" w:rsidRPr="00AA487B" w:rsidRDefault="005228B5" w:rsidP="005228B5">
      <w:pPr>
        <w:rPr>
          <w:rFonts w:asciiTheme="minorHAnsi" w:hAnsiTheme="minorHAnsi" w:cs="Arial"/>
          <w:szCs w:val="22"/>
        </w:rPr>
      </w:pPr>
    </w:p>
    <w:p w14:paraId="47FBE459"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From a conditional low-carbon perspective of the Congo Republic, the NDC (2017) proposed</w:t>
      </w:r>
      <w:r w:rsidRPr="00AA487B">
        <w:rPr>
          <w:rFonts w:asciiTheme="minorHAnsi" w:eastAsia="Times New Roman" w:hAnsiTheme="minorHAnsi" w:cs="Times New Roman"/>
          <w:color w:val="515151"/>
          <w:sz w:val="20"/>
          <w:szCs w:val="20"/>
          <w14:cntxtAlts w14:val="0"/>
        </w:rPr>
        <w:br/>
        <w:t>to generalize the use of improved stoves (20% in 2025 and 50% in 2035). l.27 p.7 [102] It</w:t>
      </w:r>
      <w:r w:rsidRPr="00AA487B">
        <w:rPr>
          <w:rFonts w:asciiTheme="minorHAnsi" w:eastAsia="Times New Roman" w:hAnsiTheme="minorHAnsi" w:cs="Times New Roman"/>
          <w:color w:val="515151"/>
          <w:sz w:val="20"/>
          <w:szCs w:val="20"/>
          <w14:cntxtAlts w14:val="0"/>
        </w:rPr>
        <w:br/>
        <w:t>is also planned to extend the use of improved charcoal-burning stoves, as well as the</w:t>
      </w:r>
      <w:r w:rsidRPr="00AA487B">
        <w:rPr>
          <w:rFonts w:asciiTheme="minorHAnsi" w:eastAsia="Times New Roman" w:hAnsiTheme="minorHAnsi" w:cs="Times New Roman"/>
          <w:color w:val="515151"/>
          <w:sz w:val="20"/>
          <w:szCs w:val="20"/>
          <w14:cntxtAlts w14:val="0"/>
        </w:rPr>
        <w:br/>
        <w:t>production of improved grindstones by the charcoal makers should make it possible to</w:t>
      </w:r>
      <w:r w:rsidRPr="00AA487B">
        <w:rPr>
          <w:rFonts w:asciiTheme="minorHAnsi" w:eastAsia="Times New Roman" w:hAnsiTheme="minorHAnsi" w:cs="Times New Roman"/>
          <w:color w:val="515151"/>
          <w:sz w:val="20"/>
          <w:szCs w:val="20"/>
          <w14:cntxtAlts w14:val="0"/>
        </w:rPr>
        <w:br/>
        <w:t>significantly reduce energy consumption. l.11 p.10 [102] However, no legislations or specific</w:t>
      </w:r>
      <w:r w:rsidRPr="00AA487B">
        <w:rPr>
          <w:rFonts w:asciiTheme="minorHAnsi" w:eastAsia="Times New Roman" w:hAnsiTheme="minorHAnsi" w:cs="Times New Roman"/>
          <w:color w:val="515151"/>
          <w:sz w:val="20"/>
          <w:szCs w:val="20"/>
          <w14:cntxtAlts w14:val="0"/>
        </w:rPr>
        <w:br/>
        <w:t>targets are mentioned for improved cooking stoves or LPG. Therefore, the PoA will help enable</w:t>
      </w:r>
      <w:r w:rsidRPr="00AA487B">
        <w:rPr>
          <w:rFonts w:asciiTheme="minorHAnsi" w:eastAsia="Times New Roman" w:hAnsiTheme="minorHAnsi" w:cs="Times New Roman"/>
          <w:color w:val="515151"/>
          <w:sz w:val="20"/>
          <w:szCs w:val="20"/>
          <w14:cntxtAlts w14:val="0"/>
        </w:rPr>
        <w:br/>
        <w:t>to implement these improved stoves.</w:t>
      </w:r>
      <w:r w:rsidRPr="00AA487B">
        <w:rPr>
          <w:rFonts w:asciiTheme="minorHAnsi" w:eastAsia="Times New Roman" w:hAnsiTheme="minorHAnsi" w:cs="Times New Roman"/>
          <w:color w:val="515151"/>
          <w:sz w:val="20"/>
          <w:szCs w:val="20"/>
          <w14:cntxtAlts w14:val="0"/>
        </w:rPr>
        <w:br/>
      </w:r>
    </w:p>
    <w:p w14:paraId="257415A2"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t>Both</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country's self-financing could only reach 20%, or €1.03 billion, (or CFAF 656 billion). So,</w:t>
      </w:r>
      <w:r w:rsidRPr="00AA487B">
        <w:rPr>
          <w:rFonts w:asciiTheme="minorHAnsi" w:eastAsia="Times New Roman" w:hAnsiTheme="minorHAnsi" w:cs="Times New Roman"/>
          <w:color w:val="515151"/>
          <w:sz w:val="20"/>
          <w:szCs w:val="20"/>
          <w14:cntxtAlts w14:val="0"/>
        </w:rPr>
        <w:br/>
        <w:t>the international community would be called upon to provide 5.14 billion euros for the period</w:t>
      </w:r>
      <w:r w:rsidRPr="00AA487B">
        <w:rPr>
          <w:rFonts w:asciiTheme="minorHAnsi" w:eastAsia="Times New Roman" w:hAnsiTheme="minorHAnsi" w:cs="Times New Roman"/>
          <w:color w:val="515151"/>
          <w:sz w:val="20"/>
          <w:szCs w:val="20"/>
          <w14:cntxtAlts w14:val="0"/>
        </w:rPr>
        <w:br/>
        <w:t>2015-2025 for its NDC contribution. l.5 p.14 [102]</w:t>
      </w:r>
    </w:p>
    <w:p w14:paraId="716E9F85" w14:textId="77777777" w:rsidR="005228B5" w:rsidRPr="00AA487B" w:rsidRDefault="005228B5" w:rsidP="005228B5">
      <w:pPr>
        <w:rPr>
          <w:rFonts w:asciiTheme="minorHAnsi" w:hAnsiTheme="minorHAnsi" w:cs="Arial"/>
          <w:szCs w:val="22"/>
        </w:rPr>
      </w:pPr>
    </w:p>
    <w:p w14:paraId="3BEAAFF2"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Guinea</w:t>
      </w:r>
      <w:r w:rsidRPr="00AA487B">
        <w:rPr>
          <w:rFonts w:asciiTheme="minorHAnsi" w:eastAsia="Times New Roman" w:hAnsiTheme="minorHAnsi" w:cs="Times New Roman"/>
          <w:b/>
          <w:bCs/>
          <w:color w:val="515151"/>
          <w:sz w:val="20"/>
          <w:szCs w:val="20"/>
          <w14:cntxtAlts w14:val="0"/>
        </w:rPr>
        <w:br/>
      </w:r>
    </w:p>
    <w:p w14:paraId="356CAFDB" w14:textId="77777777" w:rsidR="005228B5" w:rsidRDefault="005228B5" w:rsidP="005228B5">
      <w:pPr>
        <w:spacing w:after="0" w:line="240" w:lineRule="auto"/>
        <w:contextualSpacing w:val="0"/>
        <w:jc w:val="both"/>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Water</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Guinea indicates in its NDC (2016) its ambition to preserve and enhance its water resources.</w:t>
      </w:r>
      <w:r w:rsidRPr="00AA487B">
        <w:rPr>
          <w:rFonts w:asciiTheme="minorHAnsi" w:eastAsia="Times New Roman" w:hAnsiTheme="minorHAnsi" w:cs="Times New Roman"/>
          <w:color w:val="515151"/>
          <w:sz w:val="20"/>
          <w:szCs w:val="20"/>
          <w14:cntxtAlts w14:val="0"/>
        </w:rPr>
        <w:br/>
        <w:t>Its commitment is to preserve the quality and quantity of water resources. P.5 l.9 [103]. The</w:t>
      </w:r>
      <w:r w:rsidRPr="00AA487B">
        <w:rPr>
          <w:rFonts w:asciiTheme="minorHAnsi" w:eastAsia="Times New Roman" w:hAnsiTheme="minorHAnsi" w:cs="Times New Roman"/>
          <w:color w:val="515151"/>
          <w:sz w:val="20"/>
          <w:szCs w:val="20"/>
          <w14:cntxtAlts w14:val="0"/>
        </w:rPr>
        <w:br/>
        <w:t>GLASS report does not mention any target for the following years. [110].</w:t>
      </w:r>
      <w:r w:rsidRPr="00AA487B">
        <w:rPr>
          <w:rFonts w:asciiTheme="minorHAnsi" w:eastAsia="Times New Roman" w:hAnsiTheme="minorHAnsi" w:cs="Times New Roman"/>
          <w:color w:val="515151"/>
          <w:sz w:val="20"/>
          <w:szCs w:val="20"/>
          <w14:cntxtAlts w14:val="0"/>
        </w:rPr>
        <w:br/>
        <w:t>The GEF funds several projects to combat climate change in Guinea; it is assisted by UNDP.</w:t>
      </w:r>
      <w:r w:rsidRPr="00AA487B">
        <w:rPr>
          <w:rFonts w:asciiTheme="minorHAnsi" w:eastAsia="Times New Roman" w:hAnsiTheme="minorHAnsi" w:cs="Times New Roman"/>
          <w:color w:val="515151"/>
          <w:sz w:val="20"/>
          <w:szCs w:val="20"/>
          <w14:cntxtAlts w14:val="0"/>
        </w:rPr>
        <w:br/>
        <w:t>For example, there is a project to conserve the ecosystems of the Mano River Union and to</w:t>
      </w:r>
      <w:r w:rsidRPr="00AA487B">
        <w:rPr>
          <w:rFonts w:asciiTheme="minorHAnsi" w:eastAsia="Times New Roman" w:hAnsiTheme="minorHAnsi" w:cs="Times New Roman"/>
          <w:color w:val="515151"/>
          <w:sz w:val="20"/>
          <w:szCs w:val="20"/>
          <w14:cntxtAlts w14:val="0"/>
        </w:rPr>
        <w:br/>
        <w:t>manage international water resources that is co-funded by the GEF. It is also hoped that this</w:t>
      </w:r>
      <w:r w:rsidRPr="00AA487B">
        <w:rPr>
          <w:rFonts w:asciiTheme="minorHAnsi" w:eastAsia="Times New Roman" w:hAnsiTheme="minorHAnsi" w:cs="Times New Roman"/>
          <w:color w:val="515151"/>
          <w:sz w:val="20"/>
          <w:szCs w:val="20"/>
          <w14:cntxtAlts w14:val="0"/>
        </w:rPr>
        <w:br/>
        <w:t>support will be continued and enhanced. P.14 ‘International donors’ [103] Therefore, the</w:t>
      </w:r>
      <w:r w:rsidRPr="00AA487B">
        <w:rPr>
          <w:rFonts w:asciiTheme="minorHAnsi" w:eastAsia="Times New Roman" w:hAnsiTheme="minorHAnsi" w:cs="Times New Roman"/>
          <w:color w:val="515151"/>
          <w:sz w:val="20"/>
          <w:szCs w:val="20"/>
          <w14:cntxtAlts w14:val="0"/>
        </w:rPr>
        <w:br/>
        <w:t>PoA will lead to a greater level of adoption of any targets and schemes to help fill the gap of</w:t>
      </w:r>
      <w:r w:rsidRPr="00AA487B">
        <w:rPr>
          <w:rFonts w:asciiTheme="minorHAnsi" w:eastAsia="Times New Roman" w:hAnsiTheme="minorHAnsi" w:cs="Times New Roman"/>
          <w:color w:val="515151"/>
          <w:sz w:val="20"/>
          <w:szCs w:val="20"/>
          <w14:cntxtAlts w14:val="0"/>
        </w:rPr>
        <w:br/>
        <w:t>this insufficient.</w:t>
      </w:r>
      <w:r w:rsidRPr="00AA487B">
        <w:rPr>
          <w:rFonts w:asciiTheme="minorHAnsi" w:eastAsia="Times New Roman" w:hAnsiTheme="minorHAnsi" w:cs="Times New Roman"/>
          <w:color w:val="515151"/>
          <w:sz w:val="20"/>
          <w:szCs w:val="20"/>
          <w14:cntxtAlts w14:val="0"/>
        </w:rPr>
        <w:br/>
      </w:r>
    </w:p>
    <w:p w14:paraId="25A32F57"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Cookstoves</w:t>
      </w: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The NDC mentions past activities in regard to dissemination of improved cookstoves since</w:t>
      </w:r>
      <w:r w:rsidRPr="00AA487B">
        <w:rPr>
          <w:rFonts w:asciiTheme="minorHAnsi" w:eastAsia="Times New Roman" w:hAnsiTheme="minorHAnsi" w:cs="Times New Roman"/>
          <w:color w:val="515151"/>
          <w:sz w:val="20"/>
          <w:szCs w:val="20"/>
          <w14:cntxtAlts w14:val="0"/>
        </w:rPr>
        <w:br/>
        <w:t>1985, and that 'another program aims to develop efficient wood-fired stoves for rural areas'.</w:t>
      </w:r>
      <w:r w:rsidRPr="00AA487B">
        <w:rPr>
          <w:rFonts w:asciiTheme="minorHAnsi" w:eastAsia="Times New Roman" w:hAnsiTheme="minorHAnsi" w:cs="Times New Roman"/>
          <w:color w:val="515151"/>
          <w:sz w:val="20"/>
          <w:szCs w:val="20"/>
          <w14:cntxtAlts w14:val="0"/>
        </w:rPr>
        <w:br/>
        <w:t>The Integrated Programme of Access to Modern Energy Services (PRONIASE) planned to</w:t>
      </w:r>
      <w:r w:rsidRPr="00AA487B">
        <w:rPr>
          <w:rFonts w:asciiTheme="minorHAnsi" w:eastAsia="Times New Roman" w:hAnsiTheme="minorHAnsi" w:cs="Times New Roman"/>
          <w:color w:val="515151"/>
          <w:sz w:val="20"/>
          <w:szCs w:val="20"/>
          <w14:cntxtAlts w14:val="0"/>
        </w:rPr>
        <w:br/>
        <w:t>disseminate 10,000 improved wood- and charcoal-fired stoves and 2000 improved charcoal</w:t>
      </w:r>
      <w:r w:rsidRPr="00AA487B">
        <w:rPr>
          <w:rFonts w:asciiTheme="minorHAnsi" w:eastAsia="Times New Roman" w:hAnsiTheme="minorHAnsi" w:cs="Times New Roman"/>
          <w:color w:val="515151"/>
          <w:sz w:val="20"/>
          <w:szCs w:val="20"/>
          <w14:cntxtAlts w14:val="0"/>
        </w:rPr>
        <w:br/>
        <w:t>production kilns in 2015. It is indicated too in the NDC as objective, the organization of local</w:t>
      </w:r>
      <w:r w:rsidRPr="00AA487B">
        <w:rPr>
          <w:rFonts w:asciiTheme="minorHAnsi" w:eastAsia="Times New Roman" w:hAnsiTheme="minorHAnsi" w:cs="Times New Roman"/>
          <w:color w:val="515151"/>
          <w:sz w:val="20"/>
          <w:szCs w:val="20"/>
          <w14:cntxtAlts w14:val="0"/>
        </w:rPr>
        <w:br/>
        <w:t>industrial supply chains to enable the introduction of at least one million improved stoves.</w:t>
      </w:r>
      <w:r w:rsidRPr="00AA487B">
        <w:rPr>
          <w:rFonts w:asciiTheme="minorHAnsi" w:eastAsia="Times New Roman" w:hAnsiTheme="minorHAnsi" w:cs="Times New Roman"/>
          <w:color w:val="515151"/>
          <w:sz w:val="20"/>
          <w:szCs w:val="20"/>
          <w14:cntxtAlts w14:val="0"/>
        </w:rPr>
        <w:br/>
        <w:t>P.11 [103]</w:t>
      </w:r>
    </w:p>
    <w:p w14:paraId="005BDABA" w14:textId="77777777" w:rsidR="005228B5" w:rsidRDefault="005228B5" w:rsidP="005228B5">
      <w:pPr>
        <w:spacing w:after="0" w:line="240" w:lineRule="auto"/>
        <w:contextualSpacing w:val="0"/>
        <w:jc w:val="both"/>
        <w:rPr>
          <w:rFonts w:asciiTheme="minorHAnsi" w:eastAsia="Times New Roman" w:hAnsiTheme="minorHAnsi" w:cs="Times New Roman"/>
          <w:color w:val="515151"/>
          <w:sz w:val="20"/>
          <w:szCs w:val="20"/>
          <w14:cntxtAlts w14:val="0"/>
        </w:rPr>
      </w:pPr>
      <w:r w:rsidRPr="00AA487B">
        <w:rPr>
          <w:rFonts w:asciiTheme="minorHAnsi" w:eastAsia="Times New Roman" w:hAnsiTheme="minorHAnsi" w:cs="Times New Roman"/>
          <w:color w:val="515151"/>
          <w:sz w:val="20"/>
          <w:szCs w:val="20"/>
          <w14:cntxtAlts w14:val="0"/>
        </w:rPr>
        <w:br/>
        <w:t>However, no targets for the dissemination of improved cookstoves for the future are indicated</w:t>
      </w:r>
      <w:r w:rsidRPr="00AA487B">
        <w:rPr>
          <w:rFonts w:asciiTheme="minorHAnsi" w:eastAsia="Times New Roman" w:hAnsiTheme="minorHAnsi" w:cs="Times New Roman"/>
          <w:color w:val="515151"/>
          <w:sz w:val="20"/>
          <w:szCs w:val="20"/>
          <w14:cntxtAlts w14:val="0"/>
        </w:rPr>
        <w:br/>
        <w:t>in the NDC which means that the PoA will enable to provide such improved cookstove through</w:t>
      </w:r>
      <w:r w:rsidRPr="00AA487B">
        <w:rPr>
          <w:rFonts w:asciiTheme="minorHAnsi" w:eastAsia="Times New Roman" w:hAnsiTheme="minorHAnsi" w:cs="Times New Roman"/>
          <w:color w:val="515151"/>
          <w:sz w:val="20"/>
          <w:szCs w:val="20"/>
          <w14:cntxtAlts w14:val="0"/>
        </w:rPr>
        <w:br/>
        <w:t>rural areas.</w:t>
      </w:r>
    </w:p>
    <w:p w14:paraId="5EE2B4EF"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color w:val="515151"/>
          <w:sz w:val="20"/>
          <w:szCs w:val="20"/>
          <w14:cntxtAlts w14:val="0"/>
        </w:rPr>
        <w:br/>
      </w:r>
      <w:r w:rsidRPr="00AA487B">
        <w:rPr>
          <w:rFonts w:asciiTheme="minorHAnsi" w:eastAsia="Times New Roman" w:hAnsiTheme="minorHAnsi" w:cs="Times New Roman"/>
          <w:b/>
          <w:bCs/>
          <w:i/>
          <w:iCs/>
          <w:color w:val="515151"/>
          <w:sz w:val="20"/>
          <w:szCs w:val="20"/>
          <w14:cntxtAlts w14:val="0"/>
        </w:rPr>
        <w:t>Both</w:t>
      </w:r>
    </w:p>
    <w:p w14:paraId="3A442AD7" w14:textId="77777777" w:rsidR="005228B5" w:rsidRPr="00AA487B" w:rsidRDefault="005228B5" w:rsidP="005228B5">
      <w:pPr>
        <w:spacing w:after="0" w:line="240" w:lineRule="auto"/>
        <w:contextualSpacing w:val="0"/>
        <w:jc w:val="both"/>
        <w:rPr>
          <w:rFonts w:asciiTheme="minorHAnsi" w:eastAsia="Times New Roman" w:hAnsiTheme="minorHAnsi" w:cs="Times New Roman"/>
          <w:b/>
          <w:bCs/>
          <w:color w:val="515151"/>
          <w:sz w:val="20"/>
          <w:szCs w:val="20"/>
          <w14:cntxtAlts w14:val="0"/>
        </w:rPr>
      </w:pPr>
      <w:r w:rsidRPr="00AA487B">
        <w:rPr>
          <w:rFonts w:asciiTheme="minorHAnsi" w:eastAsia="Times New Roman" w:hAnsiTheme="minorHAnsi" w:cs="Times New Roman"/>
          <w:color w:val="515151"/>
          <w:sz w:val="20"/>
          <w:szCs w:val="20"/>
          <w14:cntxtAlts w14:val="0"/>
        </w:rPr>
        <w:t>It is underlined that as an LDC, Guinea needs strong support from the Green Fund particularly</w:t>
      </w:r>
      <w:r w:rsidRPr="00AA487B">
        <w:rPr>
          <w:rFonts w:asciiTheme="minorHAnsi" w:eastAsia="Times New Roman" w:hAnsiTheme="minorHAnsi" w:cs="Times New Roman"/>
          <w:color w:val="515151"/>
          <w:sz w:val="20"/>
          <w:szCs w:val="20"/>
          <w14:cntxtAlts w14:val="0"/>
        </w:rPr>
        <w:br/>
        <w:t>for programmes relating to food security and energy efficiency. P.15 l.9 [103] Especially, the</w:t>
      </w:r>
      <w:r w:rsidRPr="00AA487B">
        <w:rPr>
          <w:rFonts w:asciiTheme="minorHAnsi" w:eastAsia="Times New Roman" w:hAnsiTheme="minorHAnsi" w:cs="Times New Roman"/>
          <w:color w:val="515151"/>
          <w:sz w:val="20"/>
          <w:szCs w:val="20"/>
          <w14:cntxtAlts w14:val="0"/>
        </w:rPr>
        <w:br/>
        <w:t>Republic of Guinea is particularly short of resources to meet the investment needs of its</w:t>
      </w:r>
      <w:r w:rsidRPr="00AA487B">
        <w:rPr>
          <w:rFonts w:asciiTheme="minorHAnsi" w:eastAsia="Times New Roman" w:hAnsiTheme="minorHAnsi" w:cs="Times New Roman"/>
          <w:color w:val="515151"/>
          <w:sz w:val="20"/>
          <w:szCs w:val="20"/>
          <w14:cntxtAlts w14:val="0"/>
        </w:rPr>
        <w:br/>
        <w:t>national budget. Increased resort to private finance could, in this connection, help to step up</w:t>
      </w:r>
      <w:r w:rsidRPr="00AA487B">
        <w:rPr>
          <w:rFonts w:asciiTheme="minorHAnsi" w:eastAsia="Times New Roman" w:hAnsiTheme="minorHAnsi" w:cs="Times New Roman"/>
          <w:color w:val="515151"/>
          <w:sz w:val="20"/>
          <w:szCs w:val="20"/>
          <w14:cntxtAlts w14:val="0"/>
        </w:rPr>
        <w:br/>
        <w:t>fulfilment of the commitments. P.15 ‘Private funding’ [103]</w:t>
      </w:r>
      <w:r w:rsidRPr="00AA487B">
        <w:rPr>
          <w:rFonts w:asciiTheme="minorHAnsi" w:eastAsia="Times New Roman" w:hAnsiTheme="minorHAnsi" w:cs="Times New Roman"/>
          <w:color w:val="515151"/>
          <w:sz w:val="20"/>
          <w:szCs w:val="20"/>
          <w14:cntxtAlts w14:val="0"/>
        </w:rPr>
        <w:br/>
      </w:r>
    </w:p>
    <w:p w14:paraId="642C3F30" w14:textId="77777777" w:rsidR="005228B5" w:rsidRPr="00AA487B" w:rsidRDefault="005228B5" w:rsidP="00515BA1">
      <w:pPr>
        <w:pStyle w:val="Paragraphedeliste"/>
        <w:numPr>
          <w:ilvl w:val="0"/>
          <w:numId w:val="19"/>
        </w:num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color w:val="515151"/>
          <w:sz w:val="20"/>
          <w:szCs w:val="20"/>
          <w14:cntxtAlts w14:val="0"/>
        </w:rPr>
        <w:t>South Africa</w:t>
      </w:r>
      <w:r w:rsidRPr="00AA487B">
        <w:rPr>
          <w:rFonts w:asciiTheme="minorHAnsi" w:eastAsia="Times New Roman" w:hAnsiTheme="minorHAnsi" w:cs="Times New Roman"/>
          <w:b/>
          <w:bCs/>
          <w:color w:val="515151"/>
          <w:sz w:val="20"/>
          <w:szCs w:val="20"/>
          <w14:cntxtAlts w14:val="0"/>
        </w:rPr>
        <w:br/>
      </w:r>
    </w:p>
    <w:p w14:paraId="1081006A" w14:textId="77777777" w:rsidR="005228B5" w:rsidRDefault="005228B5" w:rsidP="005228B5">
      <w:pPr>
        <w:spacing w:after="0" w:line="240" w:lineRule="auto"/>
        <w:contextualSpacing w:val="0"/>
        <w:rPr>
          <w:rFonts w:asciiTheme="minorHAnsi" w:eastAsia="Times New Roman" w:hAnsiTheme="minorHAnsi" w:cs="Times New Roman"/>
          <w:b/>
          <w:bCs/>
          <w:i/>
          <w:iCs/>
          <w:color w:val="515151"/>
          <w:sz w:val="20"/>
          <w:szCs w:val="20"/>
          <w14:cntxtAlts w14:val="0"/>
        </w:rPr>
      </w:pPr>
      <w:r w:rsidRPr="00AA487B">
        <w:rPr>
          <w:rFonts w:asciiTheme="minorHAnsi" w:eastAsia="Times New Roman" w:hAnsiTheme="minorHAnsi" w:cs="Times New Roman"/>
          <w:b/>
          <w:bCs/>
          <w:i/>
          <w:iCs/>
          <w:color w:val="515151"/>
          <w:sz w:val="20"/>
          <w:szCs w:val="20"/>
          <w14:cntxtAlts w14:val="0"/>
        </w:rPr>
        <w:t>Both water and cookstoves</w:t>
      </w:r>
    </w:p>
    <w:p w14:paraId="3FF98C2B" w14:textId="77777777" w:rsidR="005228B5" w:rsidRPr="00AA487B" w:rsidRDefault="005228B5" w:rsidP="005228B5">
      <w:pPr>
        <w:spacing w:after="0" w:line="240" w:lineRule="auto"/>
        <w:contextualSpacing w:val="0"/>
        <w:jc w:val="both"/>
        <w:rPr>
          <w:rFonts w:asciiTheme="minorHAnsi" w:eastAsia="Times New Roman" w:hAnsiTheme="minorHAnsi" w:cs="Times New Roman"/>
          <w:color w:val="auto"/>
          <w:sz w:val="24"/>
          <w14:cntxtAlts w14:val="0"/>
        </w:rPr>
      </w:pPr>
      <w:r w:rsidRPr="00AA487B">
        <w:rPr>
          <w:rFonts w:asciiTheme="minorHAnsi" w:eastAsia="Times New Roman" w:hAnsiTheme="minorHAnsi" w:cs="Times New Roman"/>
          <w:b/>
          <w:bCs/>
          <w:i/>
          <w:iCs/>
          <w:color w:val="515151"/>
          <w:sz w:val="20"/>
          <w:szCs w:val="20"/>
          <w14:cntxtAlts w14:val="0"/>
        </w:rPr>
        <w:br/>
      </w:r>
      <w:r w:rsidRPr="00AA487B">
        <w:rPr>
          <w:rFonts w:asciiTheme="minorHAnsi" w:eastAsia="Times New Roman" w:hAnsiTheme="minorHAnsi" w:cs="Times New Roman"/>
          <w:color w:val="515151"/>
          <w:sz w:val="20"/>
          <w:szCs w:val="20"/>
          <w14:cntxtAlts w14:val="0"/>
        </w:rPr>
        <w:t>According to the NDC of South Africa, the energy and water sectors will be covered into the</w:t>
      </w:r>
      <w:r w:rsidRPr="00AA487B">
        <w:rPr>
          <w:rFonts w:asciiTheme="minorHAnsi" w:eastAsia="Times New Roman" w:hAnsiTheme="minorHAnsi" w:cs="Times New Roman"/>
          <w:color w:val="515151"/>
          <w:sz w:val="20"/>
          <w:szCs w:val="20"/>
          <w14:cntxtAlts w14:val="0"/>
        </w:rPr>
        <w:br/>
        <w:t>National Development Plan Vision 2030. However, no targets for the dissemination of</w:t>
      </w:r>
      <w:r w:rsidRPr="00AA487B">
        <w:rPr>
          <w:rFonts w:asciiTheme="minorHAnsi" w:eastAsia="Times New Roman" w:hAnsiTheme="minorHAnsi" w:cs="Times New Roman"/>
          <w:color w:val="515151"/>
          <w:sz w:val="20"/>
          <w:szCs w:val="20"/>
          <w14:cntxtAlts w14:val="0"/>
        </w:rPr>
        <w:br/>
        <w:t>improved cookstoves for the future or for the water sector are indicated in the NDC [105]. No</w:t>
      </w:r>
      <w:r w:rsidRPr="00AA487B">
        <w:rPr>
          <w:rFonts w:asciiTheme="minorHAnsi" w:eastAsia="Times New Roman" w:hAnsiTheme="minorHAnsi" w:cs="Times New Roman"/>
          <w:color w:val="515151"/>
          <w:sz w:val="20"/>
          <w:szCs w:val="20"/>
          <w14:cntxtAlts w14:val="0"/>
        </w:rPr>
        <w:br/>
      </w:r>
      <w:r w:rsidRPr="00AA487B">
        <w:rPr>
          <w:rFonts w:asciiTheme="minorHAnsi" w:eastAsia="Times New Roman" w:hAnsiTheme="minorHAnsi" w:cs="Times New Roman"/>
          <w:color w:val="515151"/>
          <w:sz w:val="20"/>
          <w:szCs w:val="20"/>
          <w14:cntxtAlts w14:val="0"/>
        </w:rPr>
        <w:lastRenderedPageBreak/>
        <w:t>objective are target in the GLAAS document neither. [110]</w:t>
      </w:r>
      <w:r w:rsidRPr="00AA487B">
        <w:rPr>
          <w:rFonts w:asciiTheme="minorHAnsi" w:eastAsia="Times New Roman" w:hAnsiTheme="minorHAnsi" w:cs="Times New Roman"/>
          <w:color w:val="515151"/>
          <w:sz w:val="20"/>
          <w:szCs w:val="20"/>
          <w14:cntxtAlts w14:val="0"/>
        </w:rPr>
        <w:br/>
        <w:t>Therefore, The PoA would provide international climate finance to provide both clean water</w:t>
      </w:r>
      <w:r w:rsidRPr="00AA487B">
        <w:rPr>
          <w:rFonts w:asciiTheme="minorHAnsi" w:eastAsia="Times New Roman" w:hAnsiTheme="minorHAnsi" w:cs="Times New Roman"/>
          <w:color w:val="515151"/>
          <w:sz w:val="20"/>
          <w:szCs w:val="20"/>
          <w14:cntxtAlts w14:val="0"/>
        </w:rPr>
        <w:br/>
        <w:t>and improved cookstove in rural areas.</w:t>
      </w:r>
    </w:p>
    <w:p w14:paraId="63832729" w14:textId="77777777" w:rsidR="005228B5" w:rsidRDefault="005228B5" w:rsidP="005228B5">
      <w:pPr>
        <w:rPr>
          <w:ins w:id="70" w:author="NIHAR Kumar" w:date="2023-04-25T17:12:00Z"/>
          <w:rFonts w:asciiTheme="majorHAnsi" w:hAnsiTheme="majorHAnsi" w:cs="Arial"/>
          <w:szCs w:val="22"/>
        </w:rPr>
      </w:pPr>
    </w:p>
    <w:p w14:paraId="7F3E52C9" w14:textId="77777777" w:rsidR="0088366B" w:rsidRDefault="0088366B" w:rsidP="005228B5">
      <w:pPr>
        <w:rPr>
          <w:ins w:id="71" w:author="NIHAR Kumar" w:date="2023-04-25T17:12:00Z"/>
          <w:rFonts w:asciiTheme="majorHAnsi" w:hAnsiTheme="majorHAnsi" w:cs="Arial"/>
          <w:szCs w:val="22"/>
        </w:rPr>
      </w:pPr>
    </w:p>
    <w:p w14:paraId="3A65A6B4" w14:textId="67E4FE28" w:rsidR="0088366B" w:rsidRPr="00710D18" w:rsidRDefault="0088366B" w:rsidP="00710D18">
      <w:pPr>
        <w:pStyle w:val="Paragraphedeliste"/>
        <w:numPr>
          <w:ilvl w:val="0"/>
          <w:numId w:val="19"/>
        </w:numPr>
        <w:spacing w:after="0" w:line="240" w:lineRule="auto"/>
        <w:jc w:val="both"/>
        <w:rPr>
          <w:ins w:id="72" w:author="NIHAR Kumar" w:date="2023-04-25T17:12:00Z"/>
          <w:rFonts w:asciiTheme="minorHAnsi" w:hAnsiTheme="minorHAnsi" w:cstheme="minorHAnsi"/>
          <w:b/>
          <w:bCs/>
          <w:sz w:val="20"/>
          <w:szCs w:val="20"/>
        </w:rPr>
      </w:pPr>
      <w:ins w:id="73" w:author="NIHAR Kumar" w:date="2023-04-25T17:12:00Z">
        <w:r w:rsidRPr="00710D18">
          <w:rPr>
            <w:rFonts w:asciiTheme="minorHAnsi" w:hAnsiTheme="minorHAnsi" w:cstheme="minorHAnsi"/>
            <w:b/>
            <w:bCs/>
            <w:sz w:val="20"/>
            <w:szCs w:val="20"/>
          </w:rPr>
          <w:t>Burundi</w:t>
        </w:r>
      </w:ins>
    </w:p>
    <w:p w14:paraId="68B92473" w14:textId="77777777" w:rsidR="0088366B" w:rsidRPr="00710D18" w:rsidRDefault="0088366B" w:rsidP="0088366B">
      <w:pPr>
        <w:rPr>
          <w:ins w:id="74" w:author="NIHAR Kumar" w:date="2023-04-25T17:12:00Z"/>
          <w:rFonts w:asciiTheme="majorHAnsi" w:hAnsiTheme="majorHAnsi" w:cs="Arial"/>
          <w:sz w:val="20"/>
          <w:szCs w:val="20"/>
        </w:rPr>
      </w:pPr>
    </w:p>
    <w:p w14:paraId="21B8408C" w14:textId="77777777" w:rsidR="0088366B" w:rsidRPr="00710D18" w:rsidRDefault="0088366B" w:rsidP="0088366B">
      <w:pPr>
        <w:rPr>
          <w:ins w:id="75" w:author="NIHAR Kumar" w:date="2023-04-25T17:12:00Z"/>
          <w:rFonts w:asciiTheme="majorHAnsi" w:hAnsiTheme="majorHAnsi" w:cs="Arial"/>
          <w:b/>
          <w:bCs/>
          <w:sz w:val="20"/>
          <w:szCs w:val="20"/>
        </w:rPr>
      </w:pPr>
      <w:ins w:id="76" w:author="NIHAR Kumar" w:date="2023-04-25T17:12:00Z">
        <w:r w:rsidRPr="00710D18">
          <w:rPr>
            <w:rFonts w:asciiTheme="majorHAnsi" w:hAnsiTheme="majorHAnsi" w:cs="Arial"/>
            <w:b/>
            <w:bCs/>
            <w:sz w:val="20"/>
            <w:szCs w:val="20"/>
          </w:rPr>
          <w:t>Water</w:t>
        </w:r>
      </w:ins>
    </w:p>
    <w:p w14:paraId="3490FC7F" w14:textId="66C7ACA2" w:rsidR="0088366B" w:rsidRPr="00710D18" w:rsidRDefault="0088366B" w:rsidP="00710D18">
      <w:pPr>
        <w:jc w:val="both"/>
        <w:rPr>
          <w:ins w:id="77" w:author="NIHAR Kumar" w:date="2023-04-25T17:12:00Z"/>
          <w:rFonts w:asciiTheme="majorHAnsi" w:hAnsiTheme="majorHAnsi" w:cs="Arial"/>
          <w:sz w:val="20"/>
          <w:szCs w:val="20"/>
        </w:rPr>
      </w:pPr>
      <w:ins w:id="78" w:author="NIHAR Kumar" w:date="2023-04-25T17:12:00Z">
        <w:r w:rsidRPr="00710D18">
          <w:rPr>
            <w:rFonts w:asciiTheme="majorHAnsi" w:hAnsiTheme="majorHAnsi" w:cs="Arial"/>
            <w:sz w:val="20"/>
            <w:szCs w:val="20"/>
          </w:rPr>
          <w:t xml:space="preserve">The NDC (2015) of Burundi mentions that it has priorities of  (i) Water control with a view to increasing agricultural and livestock production and (ii) Human resources capacity-building in the field of water. </w:t>
        </w:r>
      </w:ins>
      <w:ins w:id="79" w:author="NIHAR Kumar" w:date="2023-04-25T17:14:00Z">
        <w:r w:rsidR="00F00496">
          <w:rPr>
            <w:rFonts w:asciiTheme="majorHAnsi" w:hAnsiTheme="majorHAnsi" w:cs="Arial"/>
            <w:sz w:val="20"/>
            <w:szCs w:val="20"/>
          </w:rPr>
          <w:t>However, the</w:t>
        </w:r>
      </w:ins>
      <w:ins w:id="80" w:author="NIHAR Kumar" w:date="2023-04-25T17:12:00Z">
        <w:r w:rsidRPr="00710D18">
          <w:rPr>
            <w:rFonts w:asciiTheme="majorHAnsi" w:hAnsiTheme="majorHAnsi" w:cs="Arial"/>
            <w:sz w:val="20"/>
            <w:szCs w:val="20"/>
          </w:rPr>
          <w:t xml:space="preserve"> NDC does not </w:t>
        </w:r>
      </w:ins>
      <w:ins w:id="81" w:author="NIHAR Kumar" w:date="2023-04-25T17:14:00Z">
        <w:r w:rsidR="000B03E3">
          <w:rPr>
            <w:rFonts w:asciiTheme="majorHAnsi" w:hAnsiTheme="majorHAnsi" w:cs="Arial"/>
            <w:sz w:val="20"/>
            <w:szCs w:val="20"/>
          </w:rPr>
          <w:t>have</w:t>
        </w:r>
      </w:ins>
      <w:ins w:id="82" w:author="NIHAR Kumar" w:date="2023-04-25T17:12:00Z">
        <w:r w:rsidRPr="00710D18">
          <w:rPr>
            <w:rFonts w:asciiTheme="majorHAnsi" w:hAnsiTheme="majorHAnsi" w:cs="Arial"/>
            <w:sz w:val="20"/>
            <w:szCs w:val="20"/>
          </w:rPr>
          <w:t xml:space="preserve"> anything related to provide </w:t>
        </w:r>
      </w:ins>
      <w:ins w:id="83" w:author="NIHAR Kumar" w:date="2023-04-25T17:13:00Z">
        <w:r w:rsidRPr="00710D18">
          <w:rPr>
            <w:rFonts w:asciiTheme="majorHAnsi" w:hAnsiTheme="majorHAnsi" w:cs="Arial"/>
            <w:sz w:val="20"/>
            <w:szCs w:val="20"/>
          </w:rPr>
          <w:t>safe</w:t>
        </w:r>
      </w:ins>
      <w:ins w:id="84" w:author="NIHAR Kumar" w:date="2023-04-25T17:12:00Z">
        <w:r w:rsidRPr="00710D18">
          <w:rPr>
            <w:rFonts w:asciiTheme="majorHAnsi" w:hAnsiTheme="majorHAnsi" w:cs="Arial"/>
            <w:sz w:val="20"/>
            <w:szCs w:val="20"/>
          </w:rPr>
          <w:t xml:space="preserve"> drinking water to households, communities &amp; institutional. </w:t>
        </w:r>
      </w:ins>
    </w:p>
    <w:p w14:paraId="39337279" w14:textId="77777777" w:rsidR="0088366B" w:rsidRPr="00710D18" w:rsidRDefault="0088366B" w:rsidP="0088366B">
      <w:pPr>
        <w:rPr>
          <w:ins w:id="85" w:author="NIHAR Kumar" w:date="2023-04-25T17:12:00Z"/>
          <w:rFonts w:asciiTheme="majorHAnsi" w:hAnsiTheme="majorHAnsi" w:cs="Arial"/>
          <w:b/>
          <w:bCs/>
          <w:sz w:val="20"/>
          <w:szCs w:val="20"/>
        </w:rPr>
      </w:pPr>
    </w:p>
    <w:p w14:paraId="05BB59BD" w14:textId="77777777" w:rsidR="0088366B" w:rsidRPr="00710D18" w:rsidRDefault="0088366B" w:rsidP="0088366B">
      <w:pPr>
        <w:rPr>
          <w:ins w:id="86" w:author="NIHAR Kumar" w:date="2023-04-25T17:12:00Z"/>
          <w:rFonts w:asciiTheme="majorHAnsi" w:hAnsiTheme="majorHAnsi" w:cs="Arial"/>
          <w:b/>
          <w:bCs/>
          <w:sz w:val="20"/>
          <w:szCs w:val="20"/>
        </w:rPr>
      </w:pPr>
      <w:ins w:id="87" w:author="NIHAR Kumar" w:date="2023-04-25T17:12:00Z">
        <w:r w:rsidRPr="00710D18">
          <w:rPr>
            <w:rFonts w:asciiTheme="majorHAnsi" w:hAnsiTheme="majorHAnsi" w:cs="Arial"/>
            <w:b/>
            <w:bCs/>
            <w:sz w:val="20"/>
            <w:szCs w:val="20"/>
          </w:rPr>
          <w:t>Cookstoves</w:t>
        </w:r>
      </w:ins>
    </w:p>
    <w:p w14:paraId="7F6E4999" w14:textId="77777777" w:rsidR="0088366B" w:rsidRPr="00710D18" w:rsidRDefault="0088366B" w:rsidP="0088366B">
      <w:pPr>
        <w:spacing w:line="276" w:lineRule="auto"/>
        <w:jc w:val="both"/>
        <w:rPr>
          <w:ins w:id="88" w:author="NIHAR Kumar" w:date="2023-04-25T17:12:00Z"/>
          <w:rFonts w:asciiTheme="minorHAnsi" w:hAnsiTheme="minorHAnsi"/>
          <w:sz w:val="20"/>
          <w:szCs w:val="20"/>
        </w:rPr>
      </w:pPr>
      <w:ins w:id="89" w:author="NIHAR Kumar" w:date="2023-04-25T17:12:00Z">
        <w:r w:rsidRPr="00710D18">
          <w:rPr>
            <w:rFonts w:asciiTheme="minorHAnsi" w:hAnsiTheme="minorHAnsi"/>
            <w:sz w:val="20"/>
            <w:szCs w:val="20"/>
          </w:rPr>
          <w:t>Burundi’s NDC</w:t>
        </w:r>
        <w:r w:rsidRPr="00710D18">
          <w:rPr>
            <w:rStyle w:val="Appelnotedebasdep"/>
            <w:rFonts w:asciiTheme="minorHAnsi" w:hAnsiTheme="minorHAnsi"/>
            <w:sz w:val="20"/>
            <w:szCs w:val="20"/>
          </w:rPr>
          <w:footnoteReference w:id="8"/>
        </w:r>
        <w:r w:rsidRPr="00710D18">
          <w:rPr>
            <w:rFonts w:asciiTheme="minorHAnsi" w:hAnsiTheme="minorHAnsi"/>
            <w:sz w:val="20"/>
            <w:szCs w:val="20"/>
          </w:rPr>
          <w:t xml:space="preserve"> has an objective of reducing GHG emissions by 23% in 2030, based on business-as-usual (BAU). 3% are unconditional and 20% conditional to international support in any form. Adaptation policies are in place for water, energy, forestry, and agriculture such as the National Forestry Policy of Burundi (2012) . As part of its nationally determined contribution (NDC), within the conditional objective, the target is to reforest 8 000 ha/yr and replace 100% of traditional charcoal kilns and traditional home ovens by 2030. This target therefore addresses the need to improve cooking</w:t>
        </w:r>
        <w:r w:rsidRPr="00710D18">
          <w:rPr>
            <w:rStyle w:val="Appelnotedebasdep"/>
            <w:rFonts w:asciiTheme="minorHAnsi" w:hAnsiTheme="minorHAnsi"/>
            <w:sz w:val="20"/>
            <w:szCs w:val="20"/>
          </w:rPr>
          <w:footnoteReference w:id="9"/>
        </w:r>
        <w:r w:rsidRPr="00710D18">
          <w:rPr>
            <w:rFonts w:asciiTheme="minorHAnsi" w:hAnsiTheme="minorHAnsi"/>
            <w:sz w:val="20"/>
            <w:szCs w:val="20"/>
            <w:vertAlign w:val="superscript"/>
          </w:rPr>
          <w:t xml:space="preserve"> </w:t>
        </w:r>
        <w:r w:rsidRPr="00710D18">
          <w:rPr>
            <w:rFonts w:asciiTheme="minorHAnsi" w:hAnsiTheme="minorHAnsi"/>
            <w:sz w:val="20"/>
            <w:szCs w:val="20"/>
          </w:rPr>
          <w:t>however focused on ovens rather than cookstoves.</w:t>
        </w:r>
      </w:ins>
    </w:p>
    <w:p w14:paraId="450A7DA6" w14:textId="77777777" w:rsidR="0088366B" w:rsidRPr="00710D18" w:rsidRDefault="0088366B" w:rsidP="0088366B">
      <w:pPr>
        <w:spacing w:line="276" w:lineRule="auto"/>
        <w:jc w:val="both"/>
        <w:rPr>
          <w:ins w:id="94" w:author="NIHAR Kumar" w:date="2023-04-25T17:12:00Z"/>
          <w:rFonts w:asciiTheme="minorHAnsi" w:hAnsiTheme="minorHAnsi"/>
          <w:sz w:val="20"/>
          <w:szCs w:val="20"/>
        </w:rPr>
      </w:pPr>
    </w:p>
    <w:p w14:paraId="3E8327F1" w14:textId="77777777" w:rsidR="0088366B" w:rsidRPr="00710D18" w:rsidRDefault="0088366B" w:rsidP="0088366B">
      <w:pPr>
        <w:spacing w:line="276" w:lineRule="auto"/>
        <w:jc w:val="both"/>
        <w:rPr>
          <w:ins w:id="95" w:author="NIHAR Kumar" w:date="2023-04-25T17:12:00Z"/>
          <w:rFonts w:asciiTheme="minorHAnsi" w:hAnsiTheme="minorHAnsi"/>
          <w:sz w:val="20"/>
          <w:szCs w:val="20"/>
        </w:rPr>
      </w:pPr>
      <w:ins w:id="96" w:author="NIHAR Kumar" w:date="2023-04-25T17:12:00Z">
        <w:r w:rsidRPr="00710D18">
          <w:rPr>
            <w:rFonts w:asciiTheme="minorHAnsi" w:hAnsiTheme="minorHAnsi"/>
            <w:sz w:val="20"/>
            <w:szCs w:val="20"/>
          </w:rPr>
          <w:t>However, the 2019 report by the Burundi Ministry of Environment, Agriculture and Livestock states, large-scale promotion of improved wood-fuel and charcoal stoves as one main climate change mitigation measure in the energy sector</w:t>
        </w:r>
        <w:r w:rsidRPr="00710D18">
          <w:rPr>
            <w:rStyle w:val="Appelnotedebasdep"/>
            <w:rFonts w:asciiTheme="minorHAnsi" w:hAnsiTheme="minorHAnsi"/>
            <w:sz w:val="20"/>
            <w:szCs w:val="20"/>
          </w:rPr>
          <w:footnoteReference w:id="10"/>
        </w:r>
        <w:r w:rsidRPr="00710D18">
          <w:rPr>
            <w:rFonts w:asciiTheme="minorHAnsi" w:hAnsiTheme="minorHAnsi"/>
            <w:sz w:val="20"/>
            <w:szCs w:val="20"/>
          </w:rPr>
          <w:t>.</w:t>
        </w:r>
      </w:ins>
    </w:p>
    <w:p w14:paraId="48A00BD6" w14:textId="77777777" w:rsidR="0088366B" w:rsidRPr="00710D18" w:rsidRDefault="0088366B" w:rsidP="0088366B">
      <w:pPr>
        <w:spacing w:line="276" w:lineRule="auto"/>
        <w:jc w:val="both"/>
        <w:rPr>
          <w:ins w:id="99" w:author="NIHAR Kumar" w:date="2023-04-25T17:12:00Z"/>
          <w:rFonts w:asciiTheme="minorHAnsi" w:hAnsiTheme="minorHAnsi"/>
          <w:sz w:val="20"/>
          <w:szCs w:val="20"/>
        </w:rPr>
      </w:pPr>
    </w:p>
    <w:p w14:paraId="3EF2EEED" w14:textId="77777777" w:rsidR="0088366B" w:rsidRPr="00710D18" w:rsidRDefault="0088366B" w:rsidP="0088366B">
      <w:pPr>
        <w:jc w:val="both"/>
        <w:rPr>
          <w:ins w:id="100" w:author="NIHAR Kumar" w:date="2023-04-25T17:12:00Z"/>
          <w:rFonts w:asciiTheme="minorHAnsi" w:hAnsiTheme="minorHAnsi"/>
          <w:sz w:val="20"/>
          <w:szCs w:val="20"/>
        </w:rPr>
      </w:pPr>
      <w:ins w:id="101" w:author="NIHAR Kumar" w:date="2023-04-25T17:12:00Z">
        <w:r w:rsidRPr="00710D18">
          <w:rPr>
            <w:rFonts w:asciiTheme="minorHAnsi" w:hAnsiTheme="minorHAnsi"/>
            <w:sz w:val="20"/>
            <w:szCs w:val="20"/>
          </w:rPr>
          <w:t>Therefore, it is clear that Burundi is pushing the clean cooking agenda however it is reliant on international support. Penetration of improved cookstoves is less than 2% of the population</w:t>
        </w:r>
        <w:r w:rsidRPr="00710D18">
          <w:rPr>
            <w:rStyle w:val="Appelnotedebasdep"/>
            <w:rFonts w:asciiTheme="minorHAnsi" w:hAnsiTheme="minorHAnsi"/>
            <w:sz w:val="20"/>
            <w:szCs w:val="20"/>
          </w:rPr>
          <w:footnoteReference w:id="11"/>
        </w:r>
        <w:r w:rsidRPr="00710D18">
          <w:rPr>
            <w:rFonts w:asciiTheme="minorHAnsi" w:hAnsiTheme="minorHAnsi"/>
            <w:sz w:val="20"/>
            <w:szCs w:val="20"/>
          </w:rPr>
          <w:t xml:space="preserve"> and there is no specific target or implementation plan for improved cookstoves.</w:t>
        </w:r>
      </w:ins>
    </w:p>
    <w:p w14:paraId="40790F62" w14:textId="77777777" w:rsidR="0088366B" w:rsidRDefault="0088366B" w:rsidP="005228B5">
      <w:pPr>
        <w:rPr>
          <w:rFonts w:asciiTheme="majorHAnsi" w:hAnsiTheme="majorHAnsi" w:cs="Arial"/>
          <w:szCs w:val="22"/>
        </w:rPr>
      </w:pPr>
    </w:p>
    <w:p w14:paraId="39822C0F" w14:textId="77777777" w:rsidR="005228B5" w:rsidRDefault="005228B5" w:rsidP="005228B5">
      <w:pPr>
        <w:spacing w:after="0" w:line="240" w:lineRule="auto"/>
        <w:jc w:val="both"/>
        <w:rPr>
          <w:ins w:id="104" w:author="NIHAR Kumar" w:date="2023-04-25T16:44:00Z"/>
          <w:rFonts w:asciiTheme="minorHAnsi" w:hAnsiTheme="minorHAnsi"/>
        </w:rPr>
      </w:pPr>
      <w:r w:rsidRPr="004749CF">
        <w:rPr>
          <w:rFonts w:asciiTheme="minorHAnsi" w:hAnsiTheme="minorHAnsi" w:cstheme="minorHAnsi"/>
          <w:szCs w:val="22"/>
        </w:rPr>
        <w:t xml:space="preserve">The PoA therefore promotes the aforesaid policies by distribution of </w:t>
      </w:r>
      <w:r>
        <w:rPr>
          <w:rFonts w:asciiTheme="minorHAnsi" w:hAnsiTheme="minorHAnsi" w:cstheme="minorHAnsi"/>
          <w:szCs w:val="22"/>
        </w:rPr>
        <w:t xml:space="preserve">ICS / </w:t>
      </w:r>
      <w:r w:rsidRPr="004749CF">
        <w:rPr>
          <w:rFonts w:asciiTheme="minorHAnsi" w:hAnsiTheme="minorHAnsi" w:cstheme="minorHAnsi"/>
          <w:szCs w:val="22"/>
        </w:rPr>
        <w:t>WPS in</w:t>
      </w:r>
      <w:r>
        <w:rPr>
          <w:rFonts w:asciiTheme="minorHAnsi" w:hAnsiTheme="minorHAnsi" w:cstheme="minorHAnsi"/>
          <w:szCs w:val="22"/>
        </w:rPr>
        <w:t xml:space="preserve"> aforesaid host countries</w:t>
      </w:r>
      <w:r w:rsidRPr="004749CF">
        <w:rPr>
          <w:rFonts w:asciiTheme="minorHAnsi" w:hAnsiTheme="minorHAnsi" w:cstheme="minorHAnsi"/>
          <w:szCs w:val="22"/>
        </w:rPr>
        <w:t xml:space="preserve">. </w:t>
      </w:r>
      <w:r w:rsidRPr="00E057CC">
        <w:rPr>
          <w:rFonts w:asciiTheme="minorHAnsi" w:hAnsiTheme="minorHAnsi" w:cstheme="minorHAnsi"/>
          <w:szCs w:val="22"/>
        </w:rPr>
        <w:t xml:space="preserve">It is worth noting that none of the policies / laws or regulations in place mandate the technology / measures distributed by the PoA. Hence </w:t>
      </w:r>
      <w:r w:rsidRPr="004749CF">
        <w:rPr>
          <w:rFonts w:asciiTheme="minorHAnsi" w:hAnsiTheme="minorHAnsi" w:cstheme="minorHAnsi"/>
          <w:szCs w:val="22"/>
        </w:rPr>
        <w:t>the</w:t>
      </w:r>
      <w:r w:rsidRPr="003717E1">
        <w:rPr>
          <w:rFonts w:asciiTheme="minorHAnsi" w:hAnsiTheme="minorHAnsi"/>
        </w:rPr>
        <w:t xml:space="preserve"> implementation of the PoA is a voluntary action by the CME.</w:t>
      </w:r>
    </w:p>
    <w:p w14:paraId="55588F27" w14:textId="77777777" w:rsidR="007F586A" w:rsidRDefault="007F586A" w:rsidP="005228B5">
      <w:pPr>
        <w:spacing w:after="0" w:line="240" w:lineRule="auto"/>
        <w:jc w:val="both"/>
        <w:rPr>
          <w:ins w:id="105" w:author="NIHAR Kumar" w:date="2023-04-25T16:44:00Z"/>
          <w:rFonts w:asciiTheme="minorHAnsi" w:hAnsiTheme="minorHAnsi"/>
        </w:rPr>
      </w:pPr>
    </w:p>
    <w:p w14:paraId="4C8FED33" w14:textId="49E45B6B" w:rsidR="007F586A" w:rsidRPr="00710D18" w:rsidDel="0088366B" w:rsidRDefault="007F586A" w:rsidP="00FC76FB">
      <w:pPr>
        <w:pStyle w:val="Paragraphedeliste"/>
        <w:numPr>
          <w:ilvl w:val="0"/>
          <w:numId w:val="19"/>
        </w:numPr>
        <w:spacing w:after="0" w:line="240" w:lineRule="auto"/>
        <w:jc w:val="both"/>
        <w:rPr>
          <w:del w:id="106" w:author="NIHAR Kumar" w:date="2023-04-25T17:12:00Z"/>
          <w:rFonts w:asciiTheme="minorHAnsi" w:hAnsiTheme="minorHAnsi" w:cstheme="minorHAnsi"/>
          <w:b/>
          <w:bCs/>
          <w:szCs w:val="22"/>
        </w:rPr>
      </w:pPr>
    </w:p>
    <w:p w14:paraId="7731E631" w14:textId="77777777" w:rsidR="00ED1349" w:rsidRPr="00FC76FB" w:rsidRDefault="00ED1349" w:rsidP="00F860FE">
      <w:pPr>
        <w:jc w:val="both"/>
        <w:rPr>
          <w:rFonts w:asciiTheme="minorHAnsi" w:hAnsiTheme="minorHAnsi" w:cs="Arial"/>
          <w:szCs w:val="22"/>
        </w:rPr>
      </w:pPr>
    </w:p>
    <w:p w14:paraId="3FA1F018" w14:textId="77777777" w:rsidR="005228B5" w:rsidRPr="001E5331" w:rsidRDefault="005228B5" w:rsidP="005228B5">
      <w:pPr>
        <w:spacing w:line="240" w:lineRule="auto"/>
        <w:jc w:val="both"/>
        <w:rPr>
          <w:b/>
          <w:bCs/>
        </w:rPr>
      </w:pPr>
      <w:r w:rsidRPr="001E5331">
        <w:rPr>
          <w:b/>
          <w:bCs/>
        </w:rPr>
        <w:t xml:space="preserve">Confirmation that </w:t>
      </w:r>
      <w:r>
        <w:rPr>
          <w:b/>
          <w:bCs/>
        </w:rPr>
        <w:t>PoA</w:t>
      </w:r>
      <w:r w:rsidRPr="001E5331">
        <w:rPr>
          <w:b/>
          <w:bCs/>
        </w:rPr>
        <w:t xml:space="preserve"> is voluntary:</w:t>
      </w:r>
    </w:p>
    <w:p w14:paraId="6D36CAFA" w14:textId="4284A28F" w:rsidR="005228B5" w:rsidRPr="000C5DE6" w:rsidRDefault="005228B5" w:rsidP="005228B5">
      <w:pPr>
        <w:rPr>
          <w:lang w:eastAsia="de-DE"/>
        </w:rPr>
      </w:pPr>
      <w:r w:rsidRPr="001E5331">
        <w:rPr>
          <w:rFonts w:asciiTheme="majorHAnsi" w:hAnsiTheme="majorHAnsi"/>
        </w:rPr>
        <w:t>The implementation of the PoA is a voluntary action by the CME</w:t>
      </w:r>
      <w:r>
        <w:rPr>
          <w:rFonts w:asciiTheme="majorHAnsi" w:hAnsiTheme="majorHAnsi"/>
        </w:rPr>
        <w:t xml:space="preserve"> (EcoAct SAS)</w:t>
      </w:r>
      <w:r w:rsidRPr="001E5331">
        <w:rPr>
          <w:rFonts w:asciiTheme="majorHAnsi" w:hAnsiTheme="majorHAnsi"/>
        </w:rPr>
        <w:t>. There are no laws or regulations in place, which require the measures or goals of the PoA.</w:t>
      </w:r>
    </w:p>
    <w:p w14:paraId="7B906275" w14:textId="13949D56" w:rsidR="004473A5" w:rsidRPr="004D06CA" w:rsidRDefault="004473A5" w:rsidP="004473A5">
      <w:pPr>
        <w:pStyle w:val="SectionList"/>
      </w:pPr>
      <w:r w:rsidRPr="004D06CA">
        <w:t>Physical/ Geographical boundary of the PoA</w:t>
      </w:r>
    </w:p>
    <w:p w14:paraId="6D1E0C13" w14:textId="77777777" w:rsidR="004473A5" w:rsidRDefault="004473A5" w:rsidP="004473A5">
      <w:pPr>
        <w:rPr>
          <w:lang w:eastAsia="de-DE"/>
        </w:rPr>
      </w:pPr>
      <w:r w:rsidRPr="000C5DE6">
        <w:rPr>
          <w:lang w:eastAsia="de-DE"/>
        </w:rPr>
        <w:t>&gt;&gt;</w:t>
      </w:r>
      <w:r>
        <w:rPr>
          <w:lang w:eastAsia="de-DE"/>
        </w:rPr>
        <w:t xml:space="preserve"> </w:t>
      </w:r>
    </w:p>
    <w:p w14:paraId="3C9575A3" w14:textId="77777777" w:rsidR="00C7565C" w:rsidRPr="008712BA" w:rsidRDefault="00C7565C" w:rsidP="00C7565C">
      <w:pPr>
        <w:rPr>
          <w:rFonts w:asciiTheme="majorHAnsi" w:hAnsiTheme="majorHAnsi"/>
          <w:iCs/>
        </w:rPr>
      </w:pPr>
      <w:r w:rsidRPr="008712BA">
        <w:rPr>
          <w:rFonts w:asciiTheme="majorHAnsi" w:hAnsiTheme="majorHAnsi"/>
          <w:iCs/>
        </w:rPr>
        <w:t>All voluntary project activities (VPAs) included in the PoA will be implemented within the geographic country borders</w:t>
      </w:r>
      <w:r>
        <w:rPr>
          <w:rFonts w:asciiTheme="majorHAnsi" w:hAnsiTheme="majorHAnsi"/>
          <w:iCs/>
        </w:rPr>
        <w:t xml:space="preserve"> of</w:t>
      </w:r>
      <w:r w:rsidRPr="008712BA">
        <w:rPr>
          <w:rFonts w:asciiTheme="majorHAnsi" w:hAnsiTheme="majorHAnsi"/>
          <w:iCs/>
        </w:rPr>
        <w:t>:</w:t>
      </w:r>
    </w:p>
    <w:tbl>
      <w:tblPr>
        <w:tblStyle w:val="GridTable4-Accent41"/>
        <w:tblpPr w:leftFromText="180" w:rightFromText="180" w:vertAnchor="text" w:horzAnchor="margin" w:tblpY="5"/>
        <w:tblW w:w="9442" w:type="dxa"/>
        <w:tblLook w:val="0680" w:firstRow="0" w:lastRow="0" w:firstColumn="1" w:lastColumn="0" w:noHBand="1" w:noVBand="1"/>
      </w:tblPr>
      <w:tblGrid>
        <w:gridCol w:w="9622"/>
      </w:tblGrid>
      <w:tr w:rsidR="00C7565C" w:rsidRPr="008712BA" w14:paraId="54FDD1E4" w14:textId="77777777" w:rsidTr="0052099C">
        <w:tc>
          <w:tcPr>
            <w:cnfStyle w:val="001000000000" w:firstRow="0" w:lastRow="0" w:firstColumn="1" w:lastColumn="0" w:oddVBand="0" w:evenVBand="0" w:oddHBand="0" w:evenHBand="0" w:firstRowFirstColumn="0" w:firstRowLastColumn="0" w:lastRowFirstColumn="0" w:lastRowLastColumn="0"/>
            <w:tcW w:w="5052" w:type="dxa"/>
            <w:shd w:val="clear" w:color="auto" w:fill="FFFFFF" w:themeFill="background1"/>
          </w:tcPr>
          <w:p w14:paraId="4CCEC462" w14:textId="77777777" w:rsidR="00C7565C" w:rsidRPr="0059599C" w:rsidRDefault="00C7565C" w:rsidP="0052099C">
            <w:pPr>
              <w:pStyle w:val="Titre3"/>
              <w:spacing w:line="276" w:lineRule="auto"/>
              <w:rPr>
                <w:rFonts w:ascii="Calibri" w:hAnsi="Calibri"/>
                <w:b/>
                <w:color w:val="515151" w:themeColor="text1"/>
                <w:sz w:val="22"/>
                <w:szCs w:val="22"/>
              </w:rPr>
            </w:pPr>
            <w:r w:rsidRPr="0059599C">
              <w:rPr>
                <w:rFonts w:ascii="Calibri" w:hAnsi="Calibri"/>
                <w:bCs w:val="0"/>
                <w:color w:val="515151" w:themeColor="text1"/>
                <w:sz w:val="22"/>
                <w:szCs w:val="22"/>
              </w:rPr>
              <w:t>Batch</w:t>
            </w:r>
            <w:r>
              <w:rPr>
                <w:rFonts w:ascii="Calibri" w:hAnsi="Calibri"/>
                <w:bCs w:val="0"/>
                <w:color w:val="515151" w:themeColor="text1"/>
                <w:sz w:val="22"/>
                <w:szCs w:val="22"/>
              </w:rPr>
              <w:t xml:space="preserve"> </w:t>
            </w:r>
            <w:r w:rsidRPr="0059599C">
              <w:rPr>
                <w:rFonts w:ascii="Calibri" w:hAnsi="Calibri"/>
                <w:bCs w:val="0"/>
                <w:color w:val="515151" w:themeColor="text1"/>
                <w:sz w:val="22"/>
                <w:szCs w:val="22"/>
              </w:rPr>
              <w:t>1</w:t>
            </w:r>
            <w:r w:rsidRPr="0059599C">
              <w:rPr>
                <w:rFonts w:ascii="Calibri" w:hAnsi="Calibri"/>
                <w:b/>
                <w:color w:val="515151" w:themeColor="text1"/>
                <w:sz w:val="22"/>
                <w:szCs w:val="22"/>
              </w:rPr>
              <w:t xml:space="preserve">: </w:t>
            </w:r>
          </w:p>
          <w:p w14:paraId="3350B919" w14:textId="77777777" w:rsidR="00C7565C" w:rsidRPr="0059599C" w:rsidRDefault="00C7565C" w:rsidP="0052099C">
            <w:pPr>
              <w:pStyle w:val="Titre3"/>
              <w:spacing w:line="276" w:lineRule="auto"/>
              <w:rPr>
                <w:rFonts w:ascii="Calibri" w:hAnsi="Calibri"/>
                <w:b/>
                <w:color w:val="515151" w:themeColor="text1"/>
                <w:sz w:val="22"/>
                <w:szCs w:val="22"/>
                <w:lang w:eastAsia="en-GB"/>
              </w:rPr>
            </w:pPr>
            <w:r w:rsidRPr="0059599C">
              <w:rPr>
                <w:rFonts w:ascii="Calibri" w:hAnsi="Calibri"/>
                <w:b/>
                <w:color w:val="515151" w:themeColor="text1"/>
                <w:sz w:val="22"/>
                <w:szCs w:val="22"/>
              </w:rPr>
              <w:t>Burkina Faso, DRC (Democratic Republic of Congo), Eritrea, Ethiopia, Guinea, Kenya, Madagascar, Mozambique, Sierra Leone, Tanzania, Togo, Uganda, Zambia, Zimbabwe</w:t>
            </w:r>
          </w:p>
          <w:p w14:paraId="3AD9B139" w14:textId="77777777" w:rsidR="00C7565C" w:rsidRPr="00794D42" w:rsidRDefault="00C7565C" w:rsidP="0052099C">
            <w:pPr>
              <w:pStyle w:val="Titre3"/>
              <w:spacing w:line="276" w:lineRule="auto"/>
              <w:rPr>
                <w:rFonts w:ascii="Calibri" w:hAnsi="Calibri"/>
                <w:bCs w:val="0"/>
                <w:color w:val="515151" w:themeColor="text1"/>
                <w:sz w:val="22"/>
                <w:szCs w:val="22"/>
                <w:lang w:val="es-ES"/>
              </w:rPr>
            </w:pPr>
            <w:r w:rsidRPr="00794D42">
              <w:rPr>
                <w:rFonts w:ascii="Calibri" w:hAnsi="Calibri"/>
                <w:color w:val="515151" w:themeColor="text1"/>
                <w:sz w:val="22"/>
                <w:szCs w:val="22"/>
                <w:lang w:val="es-ES"/>
              </w:rPr>
              <w:t>Batch 2:</w:t>
            </w:r>
          </w:p>
          <w:p w14:paraId="4C70B9F0" w14:textId="77777777" w:rsidR="00C7565C" w:rsidRPr="00794D42" w:rsidRDefault="00C7565C" w:rsidP="0052099C">
            <w:pPr>
              <w:pStyle w:val="Titre3"/>
              <w:spacing w:line="276" w:lineRule="auto"/>
              <w:rPr>
                <w:rFonts w:ascii="Calibri" w:hAnsi="Calibri"/>
                <w:color w:val="515151" w:themeColor="text1"/>
                <w:sz w:val="22"/>
                <w:szCs w:val="22"/>
                <w:lang w:val="es-ES" w:eastAsia="en-GB"/>
              </w:rPr>
            </w:pPr>
            <w:r w:rsidRPr="00794D42">
              <w:rPr>
                <w:rFonts w:ascii="Calibri" w:hAnsi="Calibri"/>
                <w:color w:val="515151" w:themeColor="text1"/>
                <w:sz w:val="22"/>
                <w:szCs w:val="22"/>
                <w:lang w:val="es-ES"/>
              </w:rPr>
              <w:t>Burundi, Ghana, Liberia, Nigeria, Rwanda, Sudan</w:t>
            </w:r>
          </w:p>
          <w:p w14:paraId="1B9A0B0D" w14:textId="77777777" w:rsidR="00C7565C" w:rsidRPr="0059599C" w:rsidRDefault="00C7565C" w:rsidP="0052099C">
            <w:pPr>
              <w:pStyle w:val="Titre3"/>
              <w:spacing w:line="276" w:lineRule="auto"/>
              <w:rPr>
                <w:rFonts w:ascii="Calibri" w:hAnsi="Calibri"/>
                <w:b/>
                <w:color w:val="515151" w:themeColor="text1"/>
                <w:sz w:val="22"/>
                <w:szCs w:val="22"/>
              </w:rPr>
            </w:pPr>
            <w:r w:rsidRPr="0059599C">
              <w:rPr>
                <w:rFonts w:ascii="Calibri" w:hAnsi="Calibri"/>
                <w:bCs w:val="0"/>
                <w:color w:val="515151" w:themeColor="text1"/>
                <w:sz w:val="22"/>
                <w:szCs w:val="22"/>
              </w:rPr>
              <w:t>Batch 3:</w:t>
            </w:r>
            <w:r w:rsidRPr="0059599C">
              <w:rPr>
                <w:rFonts w:ascii="Calibri" w:hAnsi="Calibri"/>
                <w:b/>
                <w:color w:val="515151" w:themeColor="text1"/>
                <w:sz w:val="22"/>
                <w:szCs w:val="22"/>
              </w:rPr>
              <w:t xml:space="preserve"> Cote d’Ivoire, Malawi, Namibia</w:t>
            </w:r>
          </w:p>
          <w:p w14:paraId="7FA6A38C" w14:textId="77777777" w:rsidR="00C7565C" w:rsidRPr="0059599C" w:rsidRDefault="00C7565C" w:rsidP="0052099C">
            <w:pPr>
              <w:pStyle w:val="Titre3"/>
              <w:spacing w:line="276" w:lineRule="auto"/>
              <w:rPr>
                <w:rFonts w:ascii="Calibri" w:hAnsi="Calibri"/>
                <w:b/>
                <w:color w:val="515151" w:themeColor="text1"/>
                <w:sz w:val="22"/>
                <w:szCs w:val="22"/>
              </w:rPr>
            </w:pPr>
            <w:r w:rsidRPr="0059599C">
              <w:rPr>
                <w:rFonts w:ascii="Calibri" w:hAnsi="Calibri"/>
                <w:bCs w:val="0"/>
                <w:color w:val="515151" w:themeColor="text1"/>
                <w:sz w:val="22"/>
                <w:szCs w:val="22"/>
              </w:rPr>
              <w:t>Batch 4:</w:t>
            </w:r>
            <w:r w:rsidRPr="0059599C">
              <w:rPr>
                <w:rFonts w:ascii="Calibri" w:hAnsi="Calibri"/>
                <w:b/>
                <w:color w:val="515151" w:themeColor="text1"/>
                <w:sz w:val="22"/>
                <w:szCs w:val="22"/>
              </w:rPr>
              <w:t xml:space="preserve"> Camero</w:t>
            </w:r>
            <w:r>
              <w:rPr>
                <w:rFonts w:ascii="Calibri" w:hAnsi="Calibri"/>
                <w:b/>
                <w:color w:val="515151" w:themeColor="text1"/>
                <w:sz w:val="22"/>
                <w:szCs w:val="22"/>
              </w:rPr>
              <w:t>O</w:t>
            </w:r>
            <w:r w:rsidRPr="0059599C">
              <w:rPr>
                <w:rFonts w:ascii="Calibri" w:hAnsi="Calibri"/>
                <w:b/>
                <w:color w:val="515151" w:themeColor="text1"/>
                <w:sz w:val="22"/>
                <w:szCs w:val="22"/>
              </w:rPr>
              <w:t>n, Congo Republic</w:t>
            </w:r>
          </w:p>
          <w:p w14:paraId="36DD2A0C" w14:textId="77777777" w:rsidR="00C7565C" w:rsidRPr="0059599C" w:rsidRDefault="00C7565C" w:rsidP="0052099C">
            <w:pPr>
              <w:pStyle w:val="Titre3"/>
              <w:spacing w:line="276" w:lineRule="auto"/>
              <w:rPr>
                <w:rFonts w:ascii="Calibri" w:hAnsi="Calibri"/>
                <w:b/>
                <w:color w:val="515151" w:themeColor="text1"/>
                <w:sz w:val="22"/>
                <w:szCs w:val="22"/>
              </w:rPr>
            </w:pPr>
            <w:r w:rsidRPr="0059599C">
              <w:rPr>
                <w:rFonts w:ascii="Calibri" w:hAnsi="Calibri"/>
                <w:bCs w:val="0"/>
                <w:color w:val="515151" w:themeColor="text1"/>
                <w:sz w:val="22"/>
                <w:szCs w:val="22"/>
              </w:rPr>
              <w:t>Batch 5:</w:t>
            </w:r>
            <w:r w:rsidRPr="0059599C">
              <w:rPr>
                <w:rFonts w:ascii="Calibri" w:hAnsi="Calibri"/>
                <w:b/>
                <w:color w:val="515151" w:themeColor="text1"/>
                <w:sz w:val="22"/>
                <w:szCs w:val="22"/>
              </w:rPr>
              <w:t xml:space="preserve"> Senegal</w:t>
            </w:r>
          </w:p>
          <w:p w14:paraId="5DA2CF52" w14:textId="77777777" w:rsidR="00C7565C" w:rsidRPr="0059599C" w:rsidRDefault="00C7565C" w:rsidP="0052099C">
            <w:pPr>
              <w:pStyle w:val="Titre3"/>
              <w:spacing w:line="276" w:lineRule="auto"/>
              <w:rPr>
                <w:rFonts w:ascii="Calibri" w:hAnsi="Calibri"/>
                <w:b/>
                <w:color w:val="515151" w:themeColor="text1"/>
                <w:sz w:val="22"/>
                <w:szCs w:val="22"/>
              </w:rPr>
            </w:pPr>
            <w:r w:rsidRPr="0059599C">
              <w:rPr>
                <w:rFonts w:ascii="Calibri" w:hAnsi="Calibri"/>
                <w:bCs w:val="0"/>
                <w:color w:val="515151" w:themeColor="text1"/>
                <w:sz w:val="22"/>
                <w:szCs w:val="22"/>
              </w:rPr>
              <w:t>Batch 6:</w:t>
            </w:r>
            <w:r w:rsidRPr="0059599C">
              <w:rPr>
                <w:rFonts w:ascii="Calibri" w:hAnsi="Calibri"/>
                <w:b/>
                <w:color w:val="515151" w:themeColor="text1"/>
                <w:sz w:val="22"/>
                <w:szCs w:val="22"/>
              </w:rPr>
              <w:t xml:space="preserve"> Benin</w:t>
            </w:r>
          </w:p>
          <w:p w14:paraId="49F86923" w14:textId="77777777" w:rsidR="00C7565C" w:rsidRDefault="00C7565C" w:rsidP="0052099C">
            <w:pPr>
              <w:pStyle w:val="Titre3"/>
              <w:spacing w:line="276" w:lineRule="auto"/>
              <w:rPr>
                <w:rFonts w:ascii="Calibri" w:hAnsi="Calibri"/>
                <w:bCs w:val="0"/>
                <w:color w:val="515151" w:themeColor="text1"/>
                <w:sz w:val="22"/>
                <w:szCs w:val="22"/>
              </w:rPr>
            </w:pPr>
            <w:r w:rsidRPr="0059599C">
              <w:rPr>
                <w:rFonts w:ascii="Calibri" w:hAnsi="Calibri"/>
                <w:bCs w:val="0"/>
                <w:color w:val="515151" w:themeColor="text1"/>
                <w:sz w:val="22"/>
                <w:szCs w:val="22"/>
              </w:rPr>
              <w:t>Batch 7:</w:t>
            </w:r>
            <w:r w:rsidRPr="0059599C">
              <w:rPr>
                <w:rFonts w:ascii="Calibri" w:hAnsi="Calibri"/>
                <w:b/>
                <w:color w:val="515151" w:themeColor="text1"/>
                <w:sz w:val="22"/>
                <w:szCs w:val="22"/>
              </w:rPr>
              <w:t xml:space="preserve"> South Africa</w:t>
            </w:r>
          </w:p>
          <w:p w14:paraId="59E63037" w14:textId="77777777" w:rsidR="00C7565C" w:rsidRPr="00BB7BEE" w:rsidRDefault="00C7565C" w:rsidP="0052099C"/>
          <w:p w14:paraId="6ED49946" w14:textId="77777777" w:rsidR="00C7565C" w:rsidRDefault="00C7565C" w:rsidP="0052099C">
            <w:pPr>
              <w:keepNext/>
              <w:tabs>
                <w:tab w:val="left" w:pos="3536"/>
              </w:tabs>
              <w:rPr>
                <w:b w:val="0"/>
                <w:bCs w:val="0"/>
              </w:rPr>
            </w:pPr>
            <w:r w:rsidRPr="007119B8">
              <w:rPr>
                <w:rFonts w:asciiTheme="majorHAnsi" w:hAnsiTheme="majorHAnsi" w:cs="Arial"/>
                <w:noProof/>
                <w:szCs w:val="22"/>
                <w:lang w:val="en-IN" w:eastAsia="en-IN" w:bidi="ta-IN"/>
              </w:rPr>
              <mc:AlternateContent>
                <mc:Choice Requires="cx4">
                  <w:drawing>
                    <wp:inline distT="0" distB="0" distL="0" distR="0" wp14:anchorId="6E911DBB" wp14:editId="502E8EFC">
                      <wp:extent cx="6007100" cy="3912235"/>
                      <wp:effectExtent l="0" t="0" r="12700" b="12065"/>
                      <wp:docPr id="4" name="Graphique 4">
                        <a:extLst xmlns:a="http://schemas.openxmlformats.org/drawingml/2006/main">
                          <a:ext uri="{FF2B5EF4-FFF2-40B4-BE49-F238E27FC236}">
                            <a16:creationId xmlns:a16="http://schemas.microsoft.com/office/drawing/2014/main" id="{B1D77F43-ADA1-4C1D-AC81-3F8560C994A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8"/>
                        </a:graphicData>
                      </a:graphic>
                    </wp:inline>
                  </w:drawing>
                </mc:Choice>
                <mc:Fallback>
                  <w:drawing>
                    <wp:inline distT="0" distB="0" distL="0" distR="0" wp14:anchorId="6E911DBB" wp14:editId="502E8EFC">
                      <wp:extent cx="6007100" cy="3912235"/>
                      <wp:effectExtent l="0" t="0" r="12700" b="12065"/>
                      <wp:docPr id="4" name="Graphique 4">
                        <a:extLst xmlns:a="http://schemas.openxmlformats.org/drawingml/2006/main">
                          <a:ext uri="{FF2B5EF4-FFF2-40B4-BE49-F238E27FC236}">
                            <a16:creationId xmlns:a16="http://schemas.microsoft.com/office/drawing/2014/main" id="{B1D77F43-ADA1-4C1D-AC81-3F8560C994A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 name="Graphique 4">
                                <a:extLst>
                                  <a:ext uri="{FF2B5EF4-FFF2-40B4-BE49-F238E27FC236}">
                                    <a16:creationId xmlns:a16="http://schemas.microsoft.com/office/drawing/2014/main" id="{B1D77F43-ADA1-4C1D-AC81-3F8560C994A4}"/>
                                  </a:ext>
                                </a:extLst>
                              </pic:cNvPr>
                              <pic:cNvPicPr>
                                <a:picLocks noGrp="1" noRot="1" noChangeAspect="1" noMove="1" noResize="1" noEditPoints="1" noAdjustHandles="1" noChangeArrowheads="1" noChangeShapeType="1"/>
                              </pic:cNvPicPr>
                            </pic:nvPicPr>
                            <pic:blipFill>
                              <a:blip r:embed="rId23"/>
                              <a:stretch>
                                <a:fillRect/>
                              </a:stretch>
                            </pic:blipFill>
                            <pic:spPr>
                              <a:xfrm>
                                <a:off x="0" y="0"/>
                                <a:ext cx="6007100" cy="3912235"/>
                              </a:xfrm>
                              <a:prstGeom prst="rect">
                                <a:avLst/>
                              </a:prstGeom>
                            </pic:spPr>
                          </pic:pic>
                        </a:graphicData>
                      </a:graphic>
                    </wp:inline>
                  </w:drawing>
                </mc:Fallback>
              </mc:AlternateContent>
            </w:r>
          </w:p>
          <w:p w14:paraId="6D0916D3" w14:textId="7CF6EE12" w:rsidR="00C7565C" w:rsidRPr="00D136AD" w:rsidRDefault="00C7565C" w:rsidP="0052099C">
            <w:pPr>
              <w:pStyle w:val="Lgende"/>
              <w:jc w:val="center"/>
              <w:rPr>
                <w:b w:val="0"/>
                <w:bCs w:val="0"/>
              </w:rPr>
            </w:pPr>
            <w:r w:rsidRPr="0083133B">
              <w:lastRenderedPageBreak/>
              <w:t xml:space="preserve">Figure </w:t>
            </w:r>
            <w:fldSimple w:instr=" SEQ Figure \* ARABIC ">
              <w:r w:rsidR="0001567B">
                <w:rPr>
                  <w:noProof/>
                </w:rPr>
                <w:t>1</w:t>
              </w:r>
            </w:fldSimple>
            <w:r w:rsidRPr="0083133B">
              <w:t xml:space="preserve"> Map of EcoAct POA´s proposed countries.</w:t>
            </w:r>
          </w:p>
          <w:p w14:paraId="10BD9B5C" w14:textId="77777777" w:rsidR="00C7565C" w:rsidRPr="008712BA" w:rsidRDefault="00C7565C" w:rsidP="0052099C">
            <w:pPr>
              <w:pStyle w:val="Lgende"/>
              <w:jc w:val="center"/>
              <w:rPr>
                <w:rFonts w:asciiTheme="majorHAnsi" w:hAnsiTheme="majorHAnsi" w:cs="Arial"/>
                <w:szCs w:val="22"/>
              </w:rPr>
            </w:pPr>
          </w:p>
        </w:tc>
      </w:tr>
    </w:tbl>
    <w:tbl>
      <w:tblPr>
        <w:tblStyle w:val="Grilledutableau"/>
        <w:tblW w:w="10376" w:type="dxa"/>
        <w:tblLook w:val="04A0" w:firstRow="1" w:lastRow="0" w:firstColumn="1" w:lastColumn="0" w:noHBand="0" w:noVBand="1"/>
      </w:tblPr>
      <w:tblGrid>
        <w:gridCol w:w="1980"/>
        <w:gridCol w:w="8396"/>
      </w:tblGrid>
      <w:tr w:rsidR="00C7565C" w14:paraId="7E6FEE73" w14:textId="77777777" w:rsidTr="0052099C">
        <w:trPr>
          <w:trHeight w:val="4266"/>
        </w:trPr>
        <w:tc>
          <w:tcPr>
            <w:tcW w:w="1980" w:type="dxa"/>
          </w:tcPr>
          <w:p w14:paraId="2869FDE2" w14:textId="77777777" w:rsidR="00C7565C" w:rsidRDefault="00C7565C" w:rsidP="0052099C">
            <w:pPr>
              <w:jc w:val="both"/>
              <w:rPr>
                <w:rFonts w:asciiTheme="majorHAnsi" w:hAnsiTheme="majorHAnsi"/>
                <w:iCs/>
              </w:rPr>
            </w:pPr>
            <w:r>
              <w:rPr>
                <w:rFonts w:asciiTheme="majorHAnsi" w:hAnsiTheme="majorHAnsi"/>
                <w:iCs/>
              </w:rPr>
              <w:lastRenderedPageBreak/>
              <w:t>Host Countries</w:t>
            </w:r>
          </w:p>
        </w:tc>
        <w:tc>
          <w:tcPr>
            <w:tcW w:w="8396" w:type="dxa"/>
          </w:tcPr>
          <w:tbl>
            <w:tblPr>
              <w:tblStyle w:val="Grilledutableau"/>
              <w:tblpPr w:leftFromText="180" w:rightFromText="180" w:vertAnchor="text" w:horzAnchor="margin" w:tblpY="64"/>
              <w:tblOverlap w:val="never"/>
              <w:tblW w:w="0" w:type="auto"/>
              <w:tblLook w:val="04A0" w:firstRow="1" w:lastRow="0" w:firstColumn="1" w:lastColumn="0" w:noHBand="0" w:noVBand="1"/>
            </w:tblPr>
            <w:tblGrid>
              <w:gridCol w:w="1827"/>
              <w:gridCol w:w="2137"/>
              <w:gridCol w:w="1405"/>
              <w:gridCol w:w="2603"/>
            </w:tblGrid>
            <w:tr w:rsidR="00C7565C" w:rsidRPr="00A73058" w14:paraId="5B40DE10" w14:textId="77777777" w:rsidTr="0052099C">
              <w:trPr>
                <w:trHeight w:val="316"/>
              </w:trPr>
              <w:tc>
                <w:tcPr>
                  <w:tcW w:w="1827" w:type="dxa"/>
                </w:tcPr>
                <w:p w14:paraId="053D89B7" w14:textId="77777777" w:rsidR="00C7565C" w:rsidRPr="008906EE" w:rsidRDefault="00C7565C" w:rsidP="0052099C">
                  <w:pPr>
                    <w:jc w:val="both"/>
                    <w:rPr>
                      <w:rFonts w:asciiTheme="majorHAnsi" w:hAnsiTheme="majorHAnsi"/>
                      <w:iCs/>
                    </w:rPr>
                  </w:pPr>
                  <w:r w:rsidRPr="008906EE">
                    <w:rPr>
                      <w:rFonts w:asciiTheme="majorHAnsi" w:hAnsiTheme="majorHAnsi"/>
                      <w:iCs/>
                    </w:rPr>
                    <w:t xml:space="preserve">Burkina Faso, </w:t>
                  </w:r>
                </w:p>
              </w:tc>
              <w:tc>
                <w:tcPr>
                  <w:tcW w:w="2137" w:type="dxa"/>
                </w:tcPr>
                <w:p w14:paraId="24D8F751" w14:textId="77777777" w:rsidR="00C7565C" w:rsidRPr="008906EE" w:rsidRDefault="00C7565C" w:rsidP="0052099C">
                  <w:pPr>
                    <w:jc w:val="both"/>
                    <w:rPr>
                      <w:rFonts w:asciiTheme="majorHAnsi" w:hAnsiTheme="majorHAnsi"/>
                      <w:iCs/>
                    </w:rPr>
                  </w:pPr>
                  <w:r w:rsidRPr="008906EE">
                    <w:rPr>
                      <w:rFonts w:asciiTheme="majorHAnsi" w:hAnsiTheme="majorHAnsi"/>
                      <w:iCs/>
                    </w:rPr>
                    <w:t xml:space="preserve">Mozambique, </w:t>
                  </w:r>
                </w:p>
              </w:tc>
              <w:tc>
                <w:tcPr>
                  <w:tcW w:w="1405" w:type="dxa"/>
                </w:tcPr>
                <w:p w14:paraId="32949CFE" w14:textId="77777777" w:rsidR="00C7565C" w:rsidRPr="008906EE" w:rsidRDefault="00C7565C" w:rsidP="0052099C">
                  <w:pPr>
                    <w:jc w:val="both"/>
                    <w:rPr>
                      <w:rFonts w:asciiTheme="majorHAnsi" w:hAnsiTheme="majorHAnsi"/>
                      <w:iCs/>
                    </w:rPr>
                  </w:pPr>
                  <w:r w:rsidRPr="008906EE">
                    <w:rPr>
                      <w:rFonts w:asciiTheme="majorHAnsi" w:hAnsiTheme="majorHAnsi"/>
                      <w:iCs/>
                    </w:rPr>
                    <w:t>Zimbabwe</w:t>
                  </w:r>
                </w:p>
              </w:tc>
              <w:tc>
                <w:tcPr>
                  <w:tcW w:w="2603" w:type="dxa"/>
                </w:tcPr>
                <w:p w14:paraId="0A578974" w14:textId="77777777" w:rsidR="00C7565C" w:rsidRPr="008906EE" w:rsidRDefault="00C7565C" w:rsidP="0052099C">
                  <w:pPr>
                    <w:ind w:right="864"/>
                    <w:jc w:val="both"/>
                    <w:rPr>
                      <w:rFonts w:asciiTheme="majorHAnsi" w:hAnsiTheme="majorHAnsi"/>
                      <w:iCs/>
                    </w:rPr>
                  </w:pPr>
                  <w:r w:rsidRPr="008906EE">
                    <w:rPr>
                      <w:rFonts w:asciiTheme="majorHAnsi" w:hAnsiTheme="majorHAnsi"/>
                      <w:iCs/>
                    </w:rPr>
                    <w:t xml:space="preserve">Rwanda, </w:t>
                  </w:r>
                </w:p>
              </w:tc>
            </w:tr>
            <w:tr w:rsidR="00C7565C" w:rsidRPr="00A73058" w14:paraId="30B6670D" w14:textId="77777777" w:rsidTr="0052099C">
              <w:trPr>
                <w:trHeight w:val="639"/>
              </w:trPr>
              <w:tc>
                <w:tcPr>
                  <w:tcW w:w="1827" w:type="dxa"/>
                </w:tcPr>
                <w:p w14:paraId="6293EB1F" w14:textId="77777777" w:rsidR="00C7565C" w:rsidRPr="008906EE" w:rsidRDefault="00C7565C" w:rsidP="0052099C">
                  <w:pPr>
                    <w:jc w:val="both"/>
                    <w:rPr>
                      <w:rFonts w:asciiTheme="majorHAnsi" w:hAnsiTheme="majorHAnsi"/>
                      <w:iCs/>
                    </w:rPr>
                  </w:pPr>
                  <w:r w:rsidRPr="008906EE">
                    <w:rPr>
                      <w:rFonts w:asciiTheme="majorHAnsi" w:hAnsiTheme="majorHAnsi"/>
                      <w:iCs/>
                    </w:rPr>
                    <w:t xml:space="preserve">DRC (Democratic Republic of Congo), </w:t>
                  </w:r>
                </w:p>
              </w:tc>
              <w:tc>
                <w:tcPr>
                  <w:tcW w:w="2137" w:type="dxa"/>
                </w:tcPr>
                <w:p w14:paraId="5FAFDFE6" w14:textId="77777777" w:rsidR="00C7565C" w:rsidRPr="008906EE" w:rsidRDefault="00C7565C" w:rsidP="0052099C">
                  <w:pPr>
                    <w:jc w:val="both"/>
                    <w:rPr>
                      <w:rFonts w:asciiTheme="majorHAnsi" w:hAnsiTheme="majorHAnsi"/>
                      <w:iCs/>
                    </w:rPr>
                  </w:pPr>
                  <w:r w:rsidRPr="008906EE">
                    <w:rPr>
                      <w:rFonts w:asciiTheme="majorHAnsi" w:hAnsiTheme="majorHAnsi"/>
                      <w:iCs/>
                    </w:rPr>
                    <w:t xml:space="preserve">Sierra Leone, </w:t>
                  </w:r>
                </w:p>
              </w:tc>
              <w:tc>
                <w:tcPr>
                  <w:tcW w:w="1405" w:type="dxa"/>
                </w:tcPr>
                <w:p w14:paraId="792D5A03" w14:textId="77777777" w:rsidR="00C7565C" w:rsidRPr="008906EE" w:rsidRDefault="00C7565C" w:rsidP="0052099C">
                  <w:pPr>
                    <w:jc w:val="both"/>
                    <w:rPr>
                      <w:rFonts w:asciiTheme="majorHAnsi" w:hAnsiTheme="majorHAnsi"/>
                      <w:iCs/>
                    </w:rPr>
                  </w:pPr>
                  <w:r w:rsidRPr="008906EE">
                    <w:rPr>
                      <w:rFonts w:asciiTheme="majorHAnsi" w:hAnsiTheme="majorHAnsi"/>
                      <w:iCs/>
                    </w:rPr>
                    <w:t xml:space="preserve">Burundi, </w:t>
                  </w:r>
                </w:p>
              </w:tc>
              <w:tc>
                <w:tcPr>
                  <w:tcW w:w="2603" w:type="dxa"/>
                </w:tcPr>
                <w:p w14:paraId="5BE30EAA" w14:textId="77777777" w:rsidR="00C7565C" w:rsidRPr="008906EE" w:rsidRDefault="00C7565C" w:rsidP="0052099C">
                  <w:pPr>
                    <w:ind w:right="864"/>
                    <w:jc w:val="both"/>
                    <w:rPr>
                      <w:rFonts w:asciiTheme="majorHAnsi" w:hAnsiTheme="majorHAnsi"/>
                      <w:iCs/>
                    </w:rPr>
                  </w:pPr>
                  <w:r w:rsidRPr="008906EE">
                    <w:rPr>
                      <w:rFonts w:asciiTheme="majorHAnsi" w:hAnsiTheme="majorHAnsi"/>
                      <w:iCs/>
                    </w:rPr>
                    <w:t>Sudan</w:t>
                  </w:r>
                </w:p>
              </w:tc>
            </w:tr>
            <w:tr w:rsidR="00C7565C" w:rsidRPr="00A73058" w14:paraId="6D3130D4" w14:textId="77777777" w:rsidTr="0052099C">
              <w:trPr>
                <w:trHeight w:val="316"/>
              </w:trPr>
              <w:tc>
                <w:tcPr>
                  <w:tcW w:w="1827" w:type="dxa"/>
                </w:tcPr>
                <w:p w14:paraId="609C28A6" w14:textId="77777777" w:rsidR="00C7565C" w:rsidRPr="008906EE" w:rsidRDefault="00C7565C" w:rsidP="0052099C">
                  <w:pPr>
                    <w:jc w:val="both"/>
                    <w:rPr>
                      <w:rFonts w:asciiTheme="majorHAnsi" w:hAnsiTheme="majorHAnsi"/>
                      <w:iCs/>
                    </w:rPr>
                  </w:pPr>
                  <w:r w:rsidRPr="008906EE">
                    <w:rPr>
                      <w:rFonts w:asciiTheme="majorHAnsi" w:hAnsiTheme="majorHAnsi"/>
                      <w:iCs/>
                    </w:rPr>
                    <w:t xml:space="preserve">Eritrea, </w:t>
                  </w:r>
                </w:p>
              </w:tc>
              <w:tc>
                <w:tcPr>
                  <w:tcW w:w="2137" w:type="dxa"/>
                </w:tcPr>
                <w:p w14:paraId="61D05AB8" w14:textId="77777777" w:rsidR="00C7565C" w:rsidRPr="008906EE" w:rsidRDefault="00C7565C" w:rsidP="0052099C">
                  <w:pPr>
                    <w:jc w:val="both"/>
                    <w:rPr>
                      <w:rFonts w:asciiTheme="majorHAnsi" w:hAnsiTheme="majorHAnsi"/>
                      <w:iCs/>
                    </w:rPr>
                  </w:pPr>
                  <w:r w:rsidRPr="008906EE">
                    <w:rPr>
                      <w:rFonts w:asciiTheme="majorHAnsi" w:hAnsiTheme="majorHAnsi"/>
                      <w:iCs/>
                    </w:rPr>
                    <w:t xml:space="preserve">Tanzania, </w:t>
                  </w:r>
                </w:p>
              </w:tc>
              <w:tc>
                <w:tcPr>
                  <w:tcW w:w="1405" w:type="dxa"/>
                </w:tcPr>
                <w:p w14:paraId="11352CB3" w14:textId="77777777" w:rsidR="00C7565C" w:rsidRPr="008906EE" w:rsidRDefault="00C7565C" w:rsidP="0052099C">
                  <w:pPr>
                    <w:jc w:val="both"/>
                    <w:rPr>
                      <w:rFonts w:asciiTheme="majorHAnsi" w:hAnsiTheme="majorHAnsi"/>
                      <w:iCs/>
                    </w:rPr>
                  </w:pPr>
                  <w:r w:rsidRPr="008906EE">
                    <w:rPr>
                      <w:rFonts w:asciiTheme="majorHAnsi" w:hAnsiTheme="majorHAnsi"/>
                      <w:iCs/>
                    </w:rPr>
                    <w:t xml:space="preserve">Ghana, </w:t>
                  </w:r>
                </w:p>
              </w:tc>
              <w:tc>
                <w:tcPr>
                  <w:tcW w:w="2603" w:type="dxa"/>
                </w:tcPr>
                <w:p w14:paraId="40007910" w14:textId="77777777" w:rsidR="00C7565C" w:rsidRPr="008906EE" w:rsidRDefault="00C7565C" w:rsidP="0052099C">
                  <w:pPr>
                    <w:ind w:right="864"/>
                    <w:jc w:val="both"/>
                    <w:rPr>
                      <w:rFonts w:asciiTheme="majorHAnsi" w:hAnsiTheme="majorHAnsi"/>
                      <w:iCs/>
                    </w:rPr>
                  </w:pPr>
                  <w:r w:rsidRPr="008906EE">
                    <w:rPr>
                      <w:rFonts w:asciiTheme="majorHAnsi" w:hAnsiTheme="majorHAnsi"/>
                      <w:iCs/>
                    </w:rPr>
                    <w:t xml:space="preserve">Cote d’Ivoire, </w:t>
                  </w:r>
                </w:p>
              </w:tc>
            </w:tr>
            <w:tr w:rsidR="00C7565C" w:rsidRPr="00A73058" w14:paraId="5E091366" w14:textId="77777777" w:rsidTr="0052099C">
              <w:trPr>
                <w:trHeight w:val="155"/>
              </w:trPr>
              <w:tc>
                <w:tcPr>
                  <w:tcW w:w="1827" w:type="dxa"/>
                </w:tcPr>
                <w:p w14:paraId="132B22F0" w14:textId="77777777" w:rsidR="00C7565C" w:rsidRPr="008906EE" w:rsidRDefault="00C7565C" w:rsidP="0052099C">
                  <w:pPr>
                    <w:jc w:val="both"/>
                    <w:rPr>
                      <w:rFonts w:asciiTheme="majorHAnsi" w:hAnsiTheme="majorHAnsi"/>
                      <w:iCs/>
                    </w:rPr>
                  </w:pPr>
                  <w:r w:rsidRPr="008906EE">
                    <w:rPr>
                      <w:rFonts w:asciiTheme="majorHAnsi" w:hAnsiTheme="majorHAnsi"/>
                      <w:iCs/>
                    </w:rPr>
                    <w:t xml:space="preserve">Ethiopia, </w:t>
                  </w:r>
                </w:p>
              </w:tc>
              <w:tc>
                <w:tcPr>
                  <w:tcW w:w="2137" w:type="dxa"/>
                </w:tcPr>
                <w:p w14:paraId="78E816A5" w14:textId="77777777" w:rsidR="00C7565C" w:rsidRPr="008906EE" w:rsidRDefault="00C7565C" w:rsidP="0052099C">
                  <w:pPr>
                    <w:jc w:val="both"/>
                    <w:rPr>
                      <w:rFonts w:asciiTheme="majorHAnsi" w:hAnsiTheme="majorHAnsi"/>
                      <w:iCs/>
                    </w:rPr>
                  </w:pPr>
                  <w:r w:rsidRPr="008906EE">
                    <w:rPr>
                      <w:rFonts w:asciiTheme="majorHAnsi" w:hAnsiTheme="majorHAnsi"/>
                      <w:iCs/>
                    </w:rPr>
                    <w:t xml:space="preserve">Togo, </w:t>
                  </w:r>
                </w:p>
              </w:tc>
              <w:tc>
                <w:tcPr>
                  <w:tcW w:w="1405" w:type="dxa"/>
                </w:tcPr>
                <w:p w14:paraId="7AB9A063" w14:textId="77777777" w:rsidR="00C7565C" w:rsidRPr="008906EE" w:rsidRDefault="00C7565C" w:rsidP="0052099C">
                  <w:pPr>
                    <w:jc w:val="both"/>
                    <w:rPr>
                      <w:rFonts w:asciiTheme="majorHAnsi" w:hAnsiTheme="majorHAnsi"/>
                      <w:iCs/>
                    </w:rPr>
                  </w:pPr>
                  <w:r w:rsidRPr="008906EE">
                    <w:rPr>
                      <w:rFonts w:asciiTheme="majorHAnsi" w:hAnsiTheme="majorHAnsi"/>
                      <w:iCs/>
                    </w:rPr>
                    <w:t xml:space="preserve">Liberia, </w:t>
                  </w:r>
                </w:p>
              </w:tc>
              <w:tc>
                <w:tcPr>
                  <w:tcW w:w="2603" w:type="dxa"/>
                </w:tcPr>
                <w:p w14:paraId="3E4AFE43" w14:textId="77777777" w:rsidR="00C7565C" w:rsidRPr="008906EE" w:rsidRDefault="00C7565C" w:rsidP="0052099C">
                  <w:pPr>
                    <w:ind w:right="864"/>
                    <w:jc w:val="both"/>
                    <w:rPr>
                      <w:rFonts w:asciiTheme="majorHAnsi" w:hAnsiTheme="majorHAnsi"/>
                      <w:iCs/>
                    </w:rPr>
                  </w:pPr>
                  <w:r w:rsidRPr="008906EE">
                    <w:rPr>
                      <w:rFonts w:asciiTheme="majorHAnsi" w:hAnsiTheme="majorHAnsi"/>
                      <w:iCs/>
                    </w:rPr>
                    <w:t xml:space="preserve">Malawi, </w:t>
                  </w:r>
                </w:p>
              </w:tc>
            </w:tr>
            <w:tr w:rsidR="00C7565C" w:rsidRPr="00A73058" w14:paraId="363F57C9" w14:textId="77777777" w:rsidTr="0052099C">
              <w:trPr>
                <w:trHeight w:val="316"/>
              </w:trPr>
              <w:tc>
                <w:tcPr>
                  <w:tcW w:w="1827" w:type="dxa"/>
                </w:tcPr>
                <w:p w14:paraId="1D3A1FB3" w14:textId="77777777" w:rsidR="00C7565C" w:rsidRPr="008906EE" w:rsidRDefault="00C7565C" w:rsidP="0052099C">
                  <w:pPr>
                    <w:jc w:val="both"/>
                    <w:rPr>
                      <w:rFonts w:asciiTheme="majorHAnsi" w:hAnsiTheme="majorHAnsi"/>
                      <w:iCs/>
                    </w:rPr>
                  </w:pPr>
                  <w:r w:rsidRPr="008906EE">
                    <w:rPr>
                      <w:rFonts w:asciiTheme="majorHAnsi" w:hAnsiTheme="majorHAnsi"/>
                      <w:iCs/>
                    </w:rPr>
                    <w:t xml:space="preserve">Guinea, </w:t>
                  </w:r>
                </w:p>
              </w:tc>
              <w:tc>
                <w:tcPr>
                  <w:tcW w:w="2137" w:type="dxa"/>
                </w:tcPr>
                <w:p w14:paraId="59DEE23A" w14:textId="77777777" w:rsidR="00C7565C" w:rsidRPr="008906EE" w:rsidRDefault="00C7565C" w:rsidP="0052099C">
                  <w:pPr>
                    <w:jc w:val="both"/>
                    <w:rPr>
                      <w:rFonts w:asciiTheme="majorHAnsi" w:hAnsiTheme="majorHAnsi"/>
                      <w:iCs/>
                    </w:rPr>
                  </w:pPr>
                  <w:r w:rsidRPr="008906EE">
                    <w:rPr>
                      <w:rFonts w:asciiTheme="majorHAnsi" w:hAnsiTheme="majorHAnsi"/>
                      <w:iCs/>
                    </w:rPr>
                    <w:t xml:space="preserve">Zambia, </w:t>
                  </w:r>
                </w:p>
                <w:p w14:paraId="5699C0DB" w14:textId="77777777" w:rsidR="00C7565C" w:rsidRPr="008906EE" w:rsidRDefault="00C7565C" w:rsidP="0052099C">
                  <w:pPr>
                    <w:pStyle w:val="Paragraphedeliste"/>
                    <w:spacing w:after="200"/>
                    <w:ind w:left="0"/>
                    <w:jc w:val="both"/>
                    <w:rPr>
                      <w:rFonts w:asciiTheme="majorHAnsi" w:hAnsiTheme="majorHAnsi"/>
                      <w:iCs/>
                    </w:rPr>
                  </w:pPr>
                </w:p>
              </w:tc>
              <w:tc>
                <w:tcPr>
                  <w:tcW w:w="1405" w:type="dxa"/>
                </w:tcPr>
                <w:p w14:paraId="63888013" w14:textId="77777777" w:rsidR="00C7565C" w:rsidRPr="008906EE" w:rsidRDefault="00C7565C" w:rsidP="0052099C">
                  <w:pPr>
                    <w:jc w:val="both"/>
                    <w:rPr>
                      <w:rFonts w:asciiTheme="majorHAnsi" w:hAnsiTheme="majorHAnsi"/>
                      <w:iCs/>
                    </w:rPr>
                  </w:pPr>
                  <w:r w:rsidRPr="008906EE">
                    <w:rPr>
                      <w:rFonts w:asciiTheme="majorHAnsi" w:hAnsiTheme="majorHAnsi"/>
                      <w:iCs/>
                    </w:rPr>
                    <w:t>Nigeria,</w:t>
                  </w:r>
                </w:p>
              </w:tc>
              <w:tc>
                <w:tcPr>
                  <w:tcW w:w="2603" w:type="dxa"/>
                </w:tcPr>
                <w:p w14:paraId="06A65609" w14:textId="77777777" w:rsidR="00C7565C" w:rsidRPr="008906EE" w:rsidRDefault="00C7565C" w:rsidP="0052099C">
                  <w:pPr>
                    <w:ind w:right="864"/>
                    <w:jc w:val="both"/>
                    <w:rPr>
                      <w:rFonts w:asciiTheme="majorHAnsi" w:hAnsiTheme="majorHAnsi"/>
                      <w:iCs/>
                    </w:rPr>
                  </w:pPr>
                  <w:r w:rsidRPr="008906EE">
                    <w:rPr>
                      <w:rFonts w:asciiTheme="majorHAnsi" w:hAnsiTheme="majorHAnsi"/>
                      <w:iCs/>
                    </w:rPr>
                    <w:t>Namibia</w:t>
                  </w:r>
                </w:p>
              </w:tc>
            </w:tr>
            <w:tr w:rsidR="00C7565C" w:rsidRPr="00A73058" w14:paraId="16121FC7" w14:textId="77777777" w:rsidTr="0052099C">
              <w:trPr>
                <w:trHeight w:val="477"/>
              </w:trPr>
              <w:tc>
                <w:tcPr>
                  <w:tcW w:w="1827" w:type="dxa"/>
                </w:tcPr>
                <w:p w14:paraId="37177C8F" w14:textId="77777777" w:rsidR="00C7565C" w:rsidRPr="008906EE" w:rsidRDefault="00C7565C" w:rsidP="0052099C">
                  <w:pPr>
                    <w:jc w:val="both"/>
                    <w:rPr>
                      <w:rFonts w:asciiTheme="majorHAnsi" w:hAnsiTheme="majorHAnsi"/>
                      <w:iCs/>
                    </w:rPr>
                  </w:pPr>
                  <w:r w:rsidRPr="008906EE">
                    <w:rPr>
                      <w:rFonts w:asciiTheme="majorHAnsi" w:hAnsiTheme="majorHAnsi"/>
                      <w:iCs/>
                    </w:rPr>
                    <w:t xml:space="preserve">Kenya, </w:t>
                  </w:r>
                </w:p>
              </w:tc>
              <w:tc>
                <w:tcPr>
                  <w:tcW w:w="2137" w:type="dxa"/>
                </w:tcPr>
                <w:p w14:paraId="1B1238D1" w14:textId="77777777" w:rsidR="00C7565C" w:rsidRPr="008906EE" w:rsidRDefault="00C7565C" w:rsidP="0052099C">
                  <w:pPr>
                    <w:jc w:val="both"/>
                    <w:rPr>
                      <w:rFonts w:asciiTheme="majorHAnsi" w:hAnsiTheme="majorHAnsi"/>
                      <w:iCs/>
                    </w:rPr>
                  </w:pPr>
                  <w:r w:rsidRPr="008906EE">
                    <w:rPr>
                      <w:rFonts w:asciiTheme="majorHAnsi" w:hAnsiTheme="majorHAnsi"/>
                      <w:iCs/>
                    </w:rPr>
                    <w:t>Congo Republic</w:t>
                  </w:r>
                </w:p>
                <w:p w14:paraId="251A6C9D" w14:textId="77777777" w:rsidR="00C7565C" w:rsidRPr="008906EE" w:rsidRDefault="00C7565C" w:rsidP="0052099C">
                  <w:pPr>
                    <w:pStyle w:val="Paragraphedeliste"/>
                    <w:spacing w:after="200"/>
                    <w:ind w:left="0"/>
                    <w:jc w:val="both"/>
                    <w:rPr>
                      <w:rFonts w:asciiTheme="majorHAnsi" w:hAnsiTheme="majorHAnsi"/>
                      <w:iCs/>
                    </w:rPr>
                  </w:pPr>
                </w:p>
              </w:tc>
              <w:tc>
                <w:tcPr>
                  <w:tcW w:w="1405" w:type="dxa"/>
                </w:tcPr>
                <w:p w14:paraId="01C58FD7" w14:textId="77777777" w:rsidR="00C7565C" w:rsidRPr="008906EE" w:rsidRDefault="00C7565C" w:rsidP="0052099C">
                  <w:pPr>
                    <w:jc w:val="both"/>
                    <w:rPr>
                      <w:rFonts w:asciiTheme="majorHAnsi" w:hAnsiTheme="majorHAnsi"/>
                      <w:iCs/>
                    </w:rPr>
                  </w:pPr>
                  <w:r w:rsidRPr="008906EE">
                    <w:rPr>
                      <w:rFonts w:asciiTheme="majorHAnsi" w:hAnsiTheme="majorHAnsi"/>
                      <w:iCs/>
                    </w:rPr>
                    <w:t>Zimbabwe</w:t>
                  </w:r>
                </w:p>
              </w:tc>
              <w:tc>
                <w:tcPr>
                  <w:tcW w:w="2603" w:type="dxa"/>
                </w:tcPr>
                <w:p w14:paraId="132BE58D" w14:textId="77777777" w:rsidR="00C7565C" w:rsidRPr="008906EE" w:rsidRDefault="00C7565C" w:rsidP="0052099C">
                  <w:pPr>
                    <w:ind w:right="864"/>
                    <w:jc w:val="both"/>
                    <w:rPr>
                      <w:rFonts w:asciiTheme="majorHAnsi" w:hAnsiTheme="majorHAnsi"/>
                      <w:iCs/>
                    </w:rPr>
                  </w:pPr>
                  <w:r w:rsidRPr="008906EE">
                    <w:rPr>
                      <w:rFonts w:asciiTheme="majorHAnsi" w:hAnsiTheme="majorHAnsi"/>
                      <w:iCs/>
                    </w:rPr>
                    <w:t>Camero</w:t>
                  </w:r>
                  <w:r>
                    <w:rPr>
                      <w:rFonts w:asciiTheme="majorHAnsi" w:hAnsiTheme="majorHAnsi"/>
                      <w:iCs/>
                    </w:rPr>
                    <w:t>o</w:t>
                  </w:r>
                  <w:r w:rsidRPr="008906EE">
                    <w:rPr>
                      <w:rFonts w:asciiTheme="majorHAnsi" w:hAnsiTheme="majorHAnsi"/>
                      <w:iCs/>
                    </w:rPr>
                    <w:t xml:space="preserve">n, </w:t>
                  </w:r>
                </w:p>
              </w:tc>
            </w:tr>
            <w:tr w:rsidR="00C7565C" w:rsidRPr="00A73058" w14:paraId="60DE62BF" w14:textId="77777777" w:rsidTr="0052099C">
              <w:trPr>
                <w:trHeight w:val="316"/>
              </w:trPr>
              <w:tc>
                <w:tcPr>
                  <w:tcW w:w="1827" w:type="dxa"/>
                </w:tcPr>
                <w:p w14:paraId="5059DFB2" w14:textId="77777777" w:rsidR="00C7565C" w:rsidRPr="008906EE" w:rsidRDefault="00C7565C" w:rsidP="0052099C">
                  <w:pPr>
                    <w:jc w:val="both"/>
                    <w:rPr>
                      <w:rFonts w:asciiTheme="majorHAnsi" w:hAnsiTheme="majorHAnsi"/>
                      <w:iCs/>
                    </w:rPr>
                  </w:pPr>
                  <w:r w:rsidRPr="008906EE">
                    <w:rPr>
                      <w:rFonts w:asciiTheme="majorHAnsi" w:hAnsiTheme="majorHAnsi"/>
                      <w:iCs/>
                    </w:rPr>
                    <w:t>Madagascar,</w:t>
                  </w:r>
                </w:p>
              </w:tc>
              <w:tc>
                <w:tcPr>
                  <w:tcW w:w="2137" w:type="dxa"/>
                </w:tcPr>
                <w:p w14:paraId="22E797AB" w14:textId="77777777" w:rsidR="00C7565C" w:rsidRPr="008906EE" w:rsidRDefault="00C7565C" w:rsidP="0052099C">
                  <w:pPr>
                    <w:jc w:val="both"/>
                    <w:rPr>
                      <w:rFonts w:asciiTheme="majorHAnsi" w:hAnsiTheme="majorHAnsi"/>
                      <w:iCs/>
                    </w:rPr>
                  </w:pPr>
                  <w:r w:rsidRPr="008906EE">
                    <w:rPr>
                      <w:rFonts w:asciiTheme="majorHAnsi" w:hAnsiTheme="majorHAnsi"/>
                      <w:iCs/>
                    </w:rPr>
                    <w:t>Senegal</w:t>
                  </w:r>
                </w:p>
                <w:p w14:paraId="29B23318" w14:textId="77777777" w:rsidR="00C7565C" w:rsidRPr="008906EE" w:rsidRDefault="00C7565C" w:rsidP="0052099C">
                  <w:pPr>
                    <w:spacing w:after="200"/>
                    <w:jc w:val="both"/>
                    <w:rPr>
                      <w:rFonts w:asciiTheme="majorHAnsi" w:hAnsiTheme="majorHAnsi"/>
                      <w:iCs/>
                    </w:rPr>
                  </w:pPr>
                </w:p>
              </w:tc>
              <w:tc>
                <w:tcPr>
                  <w:tcW w:w="1405" w:type="dxa"/>
                </w:tcPr>
                <w:p w14:paraId="345EED7F" w14:textId="77777777" w:rsidR="00C7565C" w:rsidRPr="008906EE" w:rsidRDefault="00C7565C" w:rsidP="0052099C">
                  <w:pPr>
                    <w:jc w:val="both"/>
                    <w:rPr>
                      <w:rFonts w:asciiTheme="majorHAnsi" w:hAnsiTheme="majorHAnsi"/>
                      <w:iCs/>
                    </w:rPr>
                  </w:pPr>
                  <w:r w:rsidRPr="008906EE">
                    <w:rPr>
                      <w:rFonts w:asciiTheme="majorHAnsi" w:hAnsiTheme="majorHAnsi"/>
                      <w:iCs/>
                    </w:rPr>
                    <w:t>Benin</w:t>
                  </w:r>
                </w:p>
                <w:p w14:paraId="38C9E971" w14:textId="77777777" w:rsidR="00C7565C" w:rsidRPr="008906EE" w:rsidRDefault="00C7565C" w:rsidP="0052099C">
                  <w:pPr>
                    <w:pStyle w:val="Paragraphedeliste"/>
                    <w:spacing w:after="200"/>
                    <w:ind w:left="0"/>
                    <w:jc w:val="both"/>
                    <w:rPr>
                      <w:rFonts w:asciiTheme="majorHAnsi" w:hAnsiTheme="majorHAnsi"/>
                      <w:iCs/>
                    </w:rPr>
                  </w:pPr>
                </w:p>
              </w:tc>
              <w:tc>
                <w:tcPr>
                  <w:tcW w:w="2603" w:type="dxa"/>
                </w:tcPr>
                <w:p w14:paraId="350D78C1" w14:textId="77777777" w:rsidR="00C7565C" w:rsidRPr="008906EE" w:rsidRDefault="00C7565C" w:rsidP="0052099C">
                  <w:pPr>
                    <w:ind w:right="864"/>
                    <w:jc w:val="both"/>
                    <w:rPr>
                      <w:rFonts w:asciiTheme="majorHAnsi" w:hAnsiTheme="majorHAnsi"/>
                      <w:iCs/>
                    </w:rPr>
                  </w:pPr>
                  <w:r w:rsidRPr="008906EE">
                    <w:rPr>
                      <w:rFonts w:asciiTheme="majorHAnsi" w:hAnsiTheme="majorHAnsi"/>
                      <w:iCs/>
                    </w:rPr>
                    <w:t>South Africa</w:t>
                  </w:r>
                </w:p>
              </w:tc>
            </w:tr>
          </w:tbl>
          <w:p w14:paraId="4E7F2309" w14:textId="77777777" w:rsidR="00C7565C" w:rsidRPr="008906EE" w:rsidRDefault="00C7565C" w:rsidP="0052099C">
            <w:pPr>
              <w:jc w:val="both"/>
              <w:rPr>
                <w:rFonts w:asciiTheme="majorHAnsi" w:hAnsiTheme="majorHAnsi"/>
                <w:iCs/>
              </w:rPr>
            </w:pPr>
          </w:p>
        </w:tc>
      </w:tr>
      <w:tr w:rsidR="00C7565C" w14:paraId="41A0D9E8" w14:textId="77777777" w:rsidTr="0052099C">
        <w:trPr>
          <w:trHeight w:val="385"/>
        </w:trPr>
        <w:tc>
          <w:tcPr>
            <w:tcW w:w="1980" w:type="dxa"/>
          </w:tcPr>
          <w:p w14:paraId="271BBE58" w14:textId="77777777" w:rsidR="00C7565C" w:rsidRDefault="00C7565C" w:rsidP="0052099C">
            <w:pPr>
              <w:jc w:val="both"/>
              <w:rPr>
                <w:rFonts w:asciiTheme="majorHAnsi" w:hAnsiTheme="majorHAnsi"/>
                <w:iCs/>
              </w:rPr>
            </w:pPr>
            <w:r>
              <w:rPr>
                <w:rFonts w:asciiTheme="majorHAnsi" w:hAnsiTheme="majorHAnsi"/>
                <w:iCs/>
              </w:rPr>
              <w:t>Municipalities</w:t>
            </w:r>
          </w:p>
        </w:tc>
        <w:tc>
          <w:tcPr>
            <w:tcW w:w="8396" w:type="dxa"/>
          </w:tcPr>
          <w:p w14:paraId="6E620684" w14:textId="77777777" w:rsidR="00C7565C" w:rsidRDefault="00C7565C" w:rsidP="0052099C">
            <w:pPr>
              <w:jc w:val="both"/>
              <w:rPr>
                <w:rFonts w:asciiTheme="majorHAnsi" w:hAnsiTheme="majorHAnsi"/>
                <w:iCs/>
              </w:rPr>
            </w:pPr>
            <w:r>
              <w:rPr>
                <w:rFonts w:asciiTheme="majorHAnsi" w:hAnsiTheme="majorHAnsi"/>
                <w:iCs/>
              </w:rPr>
              <w:t>The municipalities can be one or multiple within a host country</w:t>
            </w:r>
          </w:p>
        </w:tc>
      </w:tr>
      <w:tr w:rsidR="00C7565C" w14:paraId="22C401B9" w14:textId="77777777" w:rsidTr="0052099C">
        <w:trPr>
          <w:trHeight w:val="385"/>
        </w:trPr>
        <w:tc>
          <w:tcPr>
            <w:tcW w:w="1980" w:type="dxa"/>
          </w:tcPr>
          <w:p w14:paraId="52D47F1C" w14:textId="77777777" w:rsidR="00C7565C" w:rsidRDefault="00C7565C" w:rsidP="0052099C">
            <w:pPr>
              <w:jc w:val="both"/>
              <w:rPr>
                <w:rFonts w:asciiTheme="majorHAnsi" w:hAnsiTheme="majorHAnsi"/>
                <w:iCs/>
              </w:rPr>
            </w:pPr>
            <w:r>
              <w:rPr>
                <w:rFonts w:asciiTheme="majorHAnsi" w:hAnsiTheme="majorHAnsi"/>
                <w:iCs/>
              </w:rPr>
              <w:t>Region</w:t>
            </w:r>
          </w:p>
        </w:tc>
        <w:tc>
          <w:tcPr>
            <w:tcW w:w="8396" w:type="dxa"/>
          </w:tcPr>
          <w:p w14:paraId="3D1D293E" w14:textId="77777777" w:rsidR="00C7565C" w:rsidRDefault="00C7565C" w:rsidP="0052099C">
            <w:pPr>
              <w:jc w:val="both"/>
              <w:rPr>
                <w:rFonts w:asciiTheme="majorHAnsi" w:hAnsiTheme="majorHAnsi"/>
                <w:iCs/>
              </w:rPr>
            </w:pPr>
            <w:r>
              <w:rPr>
                <w:rFonts w:asciiTheme="majorHAnsi" w:hAnsiTheme="majorHAnsi"/>
                <w:iCs/>
              </w:rPr>
              <w:t>The region can be one or multiple within a host country</w:t>
            </w:r>
          </w:p>
        </w:tc>
      </w:tr>
    </w:tbl>
    <w:p w14:paraId="5482D3A6" w14:textId="77777777" w:rsidR="00C7565C" w:rsidRDefault="00C7565C" w:rsidP="00C7565C">
      <w:pPr>
        <w:jc w:val="both"/>
        <w:rPr>
          <w:rFonts w:asciiTheme="majorHAnsi" w:hAnsiTheme="majorHAnsi"/>
          <w:iCs/>
        </w:rPr>
      </w:pPr>
    </w:p>
    <w:p w14:paraId="19F7F063" w14:textId="2724916A" w:rsidR="005228B5" w:rsidRPr="00BD0357" w:rsidRDefault="00C7565C" w:rsidP="00BD0357">
      <w:pPr>
        <w:jc w:val="both"/>
        <w:rPr>
          <w:rFonts w:asciiTheme="majorHAnsi" w:hAnsiTheme="majorHAnsi"/>
          <w:iCs/>
        </w:rPr>
      </w:pPr>
      <w:r w:rsidRPr="004B65BD">
        <w:rPr>
          <w:szCs w:val="22"/>
        </w:rPr>
        <w:t>The add</w:t>
      </w:r>
      <w:r>
        <w:rPr>
          <w:szCs w:val="22"/>
        </w:rPr>
        <w:t>ition of any</w:t>
      </w:r>
      <w:r w:rsidRPr="004B65BD">
        <w:rPr>
          <w:szCs w:val="22"/>
        </w:rPr>
        <w:t xml:space="preserve"> new countr</w:t>
      </w:r>
      <w:r>
        <w:rPr>
          <w:szCs w:val="22"/>
        </w:rPr>
        <w:t xml:space="preserve">y </w:t>
      </w:r>
      <w:r w:rsidRPr="004B65BD">
        <w:rPr>
          <w:szCs w:val="22"/>
        </w:rPr>
        <w:t>post PoA registration in a batch</w:t>
      </w:r>
      <w:r w:rsidRPr="004B65BD">
        <w:rPr>
          <w:szCs w:val="22"/>
        </w:rPr>
        <w:br/>
      </w:r>
      <w:r>
        <w:rPr>
          <w:szCs w:val="22"/>
        </w:rPr>
        <w:t xml:space="preserve">will be </w:t>
      </w:r>
      <w:r w:rsidRPr="004B65BD">
        <w:rPr>
          <w:szCs w:val="22"/>
        </w:rPr>
        <w:t>via a PoA design change request</w:t>
      </w:r>
      <w:r>
        <w:rPr>
          <w:szCs w:val="22"/>
        </w:rPr>
        <w:t>.</w:t>
      </w:r>
    </w:p>
    <w:p w14:paraId="34C2328F" w14:textId="77777777" w:rsidR="004473A5" w:rsidRPr="00A34209" w:rsidRDefault="004473A5" w:rsidP="004473A5">
      <w:pPr>
        <w:pStyle w:val="SectionList"/>
      </w:pPr>
      <w:r w:rsidRPr="00A34209">
        <w:t>Technologies/measures and eligibility under Gold Standard</w:t>
      </w:r>
    </w:p>
    <w:p w14:paraId="191A62F5" w14:textId="77777777" w:rsidR="004473A5" w:rsidRDefault="004473A5" w:rsidP="004473A5">
      <w:pPr>
        <w:rPr>
          <w:lang w:eastAsia="de-DE"/>
        </w:rPr>
      </w:pPr>
      <w:r w:rsidRPr="002B7163">
        <w:rPr>
          <w:lang w:eastAsia="de-DE"/>
        </w:rPr>
        <w:t>&gt;&gt;</w:t>
      </w:r>
    </w:p>
    <w:p w14:paraId="641A1E9D" w14:textId="3161C685" w:rsidR="007E1334" w:rsidRDefault="007E1334" w:rsidP="007E1334">
      <w:pPr>
        <w:jc w:val="both"/>
        <w:rPr>
          <w:color w:val="515151"/>
          <w:szCs w:val="22"/>
        </w:rPr>
      </w:pPr>
      <w:r w:rsidRPr="003859DE">
        <w:rPr>
          <w:color w:val="515151"/>
          <w:szCs w:val="22"/>
        </w:rPr>
        <w:t xml:space="preserve">The Programme of Activities involve </w:t>
      </w:r>
      <w:r>
        <w:rPr>
          <w:color w:val="515151"/>
          <w:szCs w:val="22"/>
        </w:rPr>
        <w:t xml:space="preserve">distribution of </w:t>
      </w:r>
      <w:r w:rsidRPr="008906EE">
        <w:rPr>
          <w:rFonts w:asciiTheme="majorHAnsi" w:hAnsiTheme="majorHAnsi"/>
        </w:rPr>
        <w:t>improved biomass or fossil fuel cookstoves, heat retention cookers, solar cookers, bio-digesters</w:t>
      </w:r>
      <w:r>
        <w:rPr>
          <w:rFonts w:asciiTheme="majorHAnsi" w:hAnsiTheme="majorHAnsi"/>
        </w:rPr>
        <w:t>, Biogas Cooker</w:t>
      </w:r>
      <w:r w:rsidRPr="008906EE">
        <w:rPr>
          <w:rFonts w:asciiTheme="majorHAnsi" w:hAnsiTheme="majorHAnsi"/>
        </w:rPr>
        <w:t xml:space="preserve"> etc.</w:t>
      </w:r>
      <w:r>
        <w:rPr>
          <w:rFonts w:asciiTheme="majorHAnsi" w:hAnsiTheme="majorHAnsi"/>
        </w:rPr>
        <w:t xml:space="preserve"> collectively called ICS </w:t>
      </w:r>
      <w:r w:rsidRPr="003859DE">
        <w:rPr>
          <w:color w:val="515151"/>
          <w:szCs w:val="22"/>
        </w:rPr>
        <w:t>for households</w:t>
      </w:r>
      <w:ins w:id="107" w:author="NIHAR Kumar" w:date="2023-05-09T12:30:00Z">
        <w:r w:rsidR="00F45BCF">
          <w:rPr>
            <w:color w:val="515151"/>
            <w:szCs w:val="22"/>
          </w:rPr>
          <w:t xml:space="preserve"> and </w:t>
        </w:r>
        <w:r w:rsidR="00F45BCF">
          <w:t xml:space="preserve">non-domestic premises </w:t>
        </w:r>
      </w:ins>
      <w:del w:id="108" w:author="NIHAR Kumar" w:date="2023-05-09T12:30:00Z">
        <w:r w:rsidDel="00F45BCF">
          <w:rPr>
            <w:color w:val="515151"/>
            <w:szCs w:val="22"/>
          </w:rPr>
          <w:delText xml:space="preserve">, community </w:delText>
        </w:r>
        <w:r w:rsidRPr="003859DE" w:rsidDel="00F45BCF">
          <w:rPr>
            <w:color w:val="515151"/>
            <w:szCs w:val="22"/>
          </w:rPr>
          <w:delText xml:space="preserve">and institutions </w:delText>
        </w:r>
      </w:del>
      <w:r w:rsidRPr="003859DE">
        <w:rPr>
          <w:color w:val="515151"/>
          <w:szCs w:val="22"/>
        </w:rPr>
        <w:t xml:space="preserve">that otherwise </w:t>
      </w:r>
      <w:r>
        <w:rPr>
          <w:color w:val="515151"/>
          <w:szCs w:val="22"/>
        </w:rPr>
        <w:t xml:space="preserve">cook </w:t>
      </w:r>
      <w:ins w:id="109" w:author="NIHAR Kumar" w:date="2023-05-09T12:30:00Z">
        <w:r w:rsidR="009A1ED8">
          <w:rPr>
            <w:color w:val="515151"/>
            <w:szCs w:val="22"/>
          </w:rPr>
          <w:t xml:space="preserve">and boil water </w:t>
        </w:r>
      </w:ins>
      <w:r w:rsidRPr="003859DE">
        <w:rPr>
          <w:color w:val="515151"/>
          <w:szCs w:val="22"/>
        </w:rPr>
        <w:t>using non-renewable biomass</w:t>
      </w:r>
      <w:r>
        <w:rPr>
          <w:color w:val="515151"/>
          <w:szCs w:val="22"/>
        </w:rPr>
        <w:t xml:space="preserve"> on traditional/3 stone fire. </w:t>
      </w:r>
    </w:p>
    <w:p w14:paraId="59155D94" w14:textId="77777777" w:rsidR="007E1334" w:rsidRDefault="007E1334" w:rsidP="007E1334">
      <w:pPr>
        <w:rPr>
          <w:rFonts w:asciiTheme="majorHAnsi" w:hAnsiTheme="majorHAnsi"/>
        </w:rPr>
      </w:pPr>
    </w:p>
    <w:p w14:paraId="23B3C9DD" w14:textId="4E31D915" w:rsidR="007E1334" w:rsidRPr="008906EE" w:rsidRDefault="007E1334" w:rsidP="007E1334">
      <w:pPr>
        <w:jc w:val="both"/>
        <w:rPr>
          <w:rFonts w:asciiTheme="majorHAnsi" w:hAnsiTheme="majorHAnsi"/>
        </w:rPr>
      </w:pPr>
      <w:r w:rsidRPr="008906EE">
        <w:rPr>
          <w:rFonts w:asciiTheme="majorHAnsi" w:hAnsiTheme="majorHAnsi"/>
        </w:rPr>
        <w:t xml:space="preserve">The programmes or activities introducing technologies and/or practices that reduce or displace greenhouse gas (GHG) emissions from the thermal energy consumption of households and non-domestic premises </w:t>
      </w:r>
      <w:del w:id="110" w:author="NIHAR Kumar" w:date="2023-05-09T12:30:00Z">
        <w:r w:rsidRPr="008906EE" w:rsidDel="009A1ED8">
          <w:rPr>
            <w:rFonts w:asciiTheme="majorHAnsi" w:hAnsiTheme="majorHAnsi"/>
          </w:rPr>
          <w:delText>(</w:delText>
        </w:r>
      </w:del>
      <w:del w:id="111" w:author="NIHAR Kumar" w:date="2023-04-24T15:55:00Z">
        <w:r w:rsidRPr="008906EE" w:rsidDel="004A0BEB">
          <w:rPr>
            <w:rFonts w:asciiTheme="majorHAnsi" w:hAnsiTheme="majorHAnsi"/>
          </w:rPr>
          <w:delText xml:space="preserve">residential, </w:delText>
        </w:r>
      </w:del>
      <w:del w:id="112" w:author="NIHAR Kumar" w:date="2023-05-09T12:30:00Z">
        <w:r w:rsidRPr="008906EE" w:rsidDel="009A1ED8">
          <w:rPr>
            <w:rFonts w:asciiTheme="majorHAnsi" w:hAnsiTheme="majorHAnsi"/>
          </w:rPr>
          <w:delText>institutional</w:delText>
        </w:r>
      </w:del>
      <w:del w:id="113" w:author="NIHAR Kumar" w:date="2023-04-24T15:55:00Z">
        <w:r w:rsidRPr="008906EE" w:rsidDel="004A0BEB">
          <w:rPr>
            <w:rFonts w:asciiTheme="majorHAnsi" w:hAnsiTheme="majorHAnsi"/>
          </w:rPr>
          <w:delText xml:space="preserve"> o</w:delText>
        </w:r>
        <w:r w:rsidRPr="008906EE" w:rsidDel="000F3195">
          <w:rPr>
            <w:rFonts w:asciiTheme="majorHAnsi" w:hAnsiTheme="majorHAnsi"/>
          </w:rPr>
          <w:delText>r commercial facilities</w:delText>
        </w:r>
      </w:del>
      <w:del w:id="114" w:author="NIHAR Kumar" w:date="2023-05-09T12:30:00Z">
        <w:r w:rsidRPr="008906EE" w:rsidDel="009A1ED8">
          <w:rPr>
            <w:rFonts w:asciiTheme="majorHAnsi" w:hAnsiTheme="majorHAnsi"/>
          </w:rPr>
          <w:delText xml:space="preserve">) </w:delText>
        </w:r>
      </w:del>
      <w:r w:rsidRPr="008906EE">
        <w:rPr>
          <w:rFonts w:asciiTheme="majorHAnsi" w:hAnsiTheme="majorHAnsi"/>
        </w:rPr>
        <w:t xml:space="preserve">in line with the </w:t>
      </w:r>
      <w:ins w:id="115" w:author="EVA LEIBOVICI" w:date="2023-09-18T15:55:00Z">
        <w:r w:rsidR="00396B2D">
          <w:rPr>
            <w:rFonts w:asciiTheme="majorHAnsi" w:hAnsiTheme="majorHAnsi"/>
          </w:rPr>
          <w:t xml:space="preserve">GS methodology “Reduced emissions from </w:t>
        </w:r>
      </w:ins>
      <w:ins w:id="116" w:author="EVA LEIBOVICI" w:date="2023-09-18T15:56:00Z">
        <w:r w:rsidR="00396B2D">
          <w:rPr>
            <w:rFonts w:asciiTheme="majorHAnsi" w:hAnsiTheme="majorHAnsi"/>
          </w:rPr>
          <w:t xml:space="preserve">cooking and </w:t>
        </w:r>
        <w:r w:rsidR="00396B2D">
          <w:rPr>
            <w:rFonts w:asciiTheme="majorHAnsi" w:hAnsiTheme="majorHAnsi"/>
          </w:rPr>
          <w:lastRenderedPageBreak/>
          <w:t>heating</w:t>
        </w:r>
        <w:r w:rsidR="00837997">
          <w:rPr>
            <w:rFonts w:asciiTheme="majorHAnsi" w:hAnsiTheme="majorHAnsi"/>
          </w:rPr>
          <w:t xml:space="preserve">“ </w:t>
        </w:r>
      </w:ins>
      <w:ins w:id="117" w:author="EVA LEIBOVICI" w:date="2023-09-18T16:30:00Z">
        <w:r w:rsidR="00803824">
          <w:rPr>
            <w:rFonts w:asciiTheme="majorHAnsi" w:hAnsiTheme="majorHAnsi"/>
          </w:rPr>
          <w:t>-</w:t>
        </w:r>
      </w:ins>
      <w:ins w:id="118" w:author="EVA LEIBOVICI" w:date="2023-09-18T15:56:00Z">
        <w:r w:rsidR="00837997">
          <w:rPr>
            <w:rFonts w:asciiTheme="majorHAnsi" w:hAnsiTheme="majorHAnsi"/>
          </w:rPr>
          <w:t xml:space="preserve"> </w:t>
        </w:r>
      </w:ins>
      <w:r w:rsidRPr="008906EE">
        <w:rPr>
          <w:rFonts w:asciiTheme="majorHAnsi" w:hAnsiTheme="majorHAnsi"/>
        </w:rPr>
        <w:t xml:space="preserve">Technologies and Practices to Displace Decentralized Thermal Energy Consumption” </w:t>
      </w:r>
      <w:del w:id="119" w:author="EVA LEIBOVICI" w:date="2023-09-18T15:55:00Z">
        <w:r w:rsidRPr="008906EE" w:rsidDel="00396B2D">
          <w:rPr>
            <w:rFonts w:asciiTheme="majorHAnsi" w:hAnsiTheme="majorHAnsi"/>
          </w:rPr>
          <w:delText>version 3.1</w:delText>
        </w:r>
      </w:del>
      <w:ins w:id="120" w:author="EVA LEIBOVICI" w:date="2023-09-18T15:55:00Z">
        <w:r w:rsidR="00396B2D">
          <w:rPr>
            <w:rFonts w:asciiTheme="majorHAnsi" w:hAnsiTheme="majorHAnsi"/>
          </w:rPr>
          <w:t>version 4.0</w:t>
        </w:r>
      </w:ins>
      <w:r w:rsidRPr="008906EE">
        <w:rPr>
          <w:rFonts w:asciiTheme="majorHAnsi" w:hAnsiTheme="majorHAnsi"/>
        </w:rPr>
        <w:t xml:space="preserve">. </w:t>
      </w:r>
    </w:p>
    <w:p w14:paraId="4353E79F" w14:textId="77777777" w:rsidR="007E1334" w:rsidRPr="008906EE" w:rsidRDefault="007E1334" w:rsidP="007E1334">
      <w:pPr>
        <w:jc w:val="both"/>
        <w:rPr>
          <w:rFonts w:asciiTheme="majorHAnsi" w:hAnsiTheme="majorHAnsi"/>
        </w:rPr>
      </w:pPr>
    </w:p>
    <w:p w14:paraId="04E98B6B" w14:textId="334E69C9" w:rsidR="007E1334" w:rsidRPr="008906EE" w:rsidRDefault="007E1334" w:rsidP="007E1334">
      <w:pPr>
        <w:jc w:val="both"/>
        <w:rPr>
          <w:rFonts w:asciiTheme="majorHAnsi" w:hAnsiTheme="majorHAnsi"/>
        </w:rPr>
      </w:pPr>
      <w:r w:rsidRPr="008906EE">
        <w:rPr>
          <w:rFonts w:asciiTheme="majorHAnsi" w:hAnsiTheme="majorHAnsi"/>
        </w:rPr>
        <w:t>Examples of these technologies include the introduction of improved biomass or fossil fuel cookstoves, heat retention cookers, solar cookers, bio-digesters</w:t>
      </w:r>
      <w:r>
        <w:rPr>
          <w:rFonts w:asciiTheme="majorHAnsi" w:hAnsiTheme="majorHAnsi"/>
        </w:rPr>
        <w:t>, Biogas Cooker</w:t>
      </w:r>
      <w:r w:rsidRPr="008906EE">
        <w:rPr>
          <w:rFonts w:asciiTheme="majorHAnsi" w:hAnsiTheme="majorHAnsi"/>
        </w:rPr>
        <w:t xml:space="preserve"> etc.</w:t>
      </w:r>
      <w:r>
        <w:rPr>
          <w:rFonts w:asciiTheme="majorHAnsi" w:hAnsiTheme="majorHAnsi"/>
        </w:rPr>
        <w:t xml:space="preserve"> collectively called ICS</w:t>
      </w:r>
      <w:ins w:id="121" w:author="NIHAR Kumar" w:date="2023-05-09T12:31:00Z">
        <w:r w:rsidR="00A83744">
          <w:rPr>
            <w:rFonts w:asciiTheme="majorHAnsi" w:hAnsiTheme="majorHAnsi"/>
          </w:rPr>
          <w:t xml:space="preserve"> in </w:t>
        </w:r>
        <w:r w:rsidR="00A83744" w:rsidRPr="003859DE">
          <w:rPr>
            <w:color w:val="515151"/>
            <w:szCs w:val="22"/>
          </w:rPr>
          <w:t>households</w:t>
        </w:r>
        <w:r w:rsidR="00A83744">
          <w:rPr>
            <w:color w:val="515151"/>
            <w:szCs w:val="22"/>
          </w:rPr>
          <w:t xml:space="preserve"> and </w:t>
        </w:r>
        <w:r w:rsidR="00A83744">
          <w:t>non-domestic premises</w:t>
        </w:r>
      </w:ins>
      <w:r>
        <w:rPr>
          <w:rFonts w:asciiTheme="majorHAnsi" w:hAnsiTheme="majorHAnsi"/>
        </w:rPr>
        <w:t xml:space="preserve">. </w:t>
      </w:r>
    </w:p>
    <w:p w14:paraId="0E963462" w14:textId="77777777" w:rsidR="007E1334" w:rsidRDefault="007E1334" w:rsidP="007E1334">
      <w:pPr>
        <w:jc w:val="both"/>
        <w:rPr>
          <w:rFonts w:asciiTheme="majorHAnsi" w:hAnsiTheme="majorHAnsi"/>
          <w:color w:val="auto"/>
        </w:rPr>
      </w:pPr>
    </w:p>
    <w:p w14:paraId="33644308" w14:textId="2AD51E9C" w:rsidR="007E1334" w:rsidRDefault="007E1334" w:rsidP="007E1334">
      <w:pPr>
        <w:jc w:val="both"/>
        <w:rPr>
          <w:rFonts w:asciiTheme="majorHAnsi" w:hAnsiTheme="majorHAnsi"/>
        </w:rPr>
      </w:pPr>
      <w:r>
        <w:rPr>
          <w:rFonts w:asciiTheme="majorHAnsi" w:hAnsiTheme="majorHAnsi"/>
        </w:rPr>
        <w:t xml:space="preserve">Each VPA in the PoA </w:t>
      </w:r>
      <w:ins w:id="122" w:author="NIHAR Kumar" w:date="2023-05-09T12:32:00Z">
        <w:r w:rsidR="009379AC">
          <w:rPr>
            <w:rFonts w:asciiTheme="majorHAnsi" w:hAnsiTheme="majorHAnsi"/>
          </w:rPr>
          <w:t>will</w:t>
        </w:r>
      </w:ins>
      <w:del w:id="123" w:author="NIHAR Kumar" w:date="2023-05-09T12:32:00Z">
        <w:r w:rsidDel="009379AC">
          <w:rPr>
            <w:rFonts w:asciiTheme="majorHAnsi" w:hAnsiTheme="majorHAnsi"/>
          </w:rPr>
          <w:delText>can</w:delText>
        </w:r>
      </w:del>
      <w:r>
        <w:rPr>
          <w:rFonts w:asciiTheme="majorHAnsi" w:hAnsiTheme="majorHAnsi"/>
        </w:rPr>
        <w:t xml:space="preserve"> </w:t>
      </w:r>
      <w:r w:rsidRPr="008712BA">
        <w:rPr>
          <w:rFonts w:asciiTheme="majorHAnsi" w:hAnsiTheme="majorHAnsi"/>
        </w:rPr>
        <w:t xml:space="preserve">incorporate one </w:t>
      </w:r>
      <w:del w:id="124" w:author="NIHAR Kumar" w:date="2023-05-09T12:33:00Z">
        <w:r w:rsidRPr="008712BA" w:rsidDel="009379AC">
          <w:rPr>
            <w:rFonts w:asciiTheme="majorHAnsi" w:hAnsiTheme="majorHAnsi"/>
          </w:rPr>
          <w:delText xml:space="preserve">or a combination of the </w:delText>
        </w:r>
      </w:del>
      <w:r w:rsidRPr="008712BA">
        <w:rPr>
          <w:rFonts w:asciiTheme="majorHAnsi" w:hAnsiTheme="majorHAnsi"/>
        </w:rPr>
        <w:t>technology type</w:t>
      </w:r>
      <w:del w:id="125" w:author="NIHAR Kumar" w:date="2023-05-09T12:33:00Z">
        <w:r w:rsidRPr="008712BA" w:rsidDel="009379AC">
          <w:rPr>
            <w:rFonts w:asciiTheme="majorHAnsi" w:hAnsiTheme="majorHAnsi"/>
          </w:rPr>
          <w:delText>s</w:delText>
        </w:r>
      </w:del>
      <w:r>
        <w:rPr>
          <w:rFonts w:asciiTheme="majorHAnsi" w:hAnsiTheme="majorHAnsi"/>
        </w:rPr>
        <w:t>.</w:t>
      </w:r>
    </w:p>
    <w:p w14:paraId="286C62EC" w14:textId="77777777" w:rsidR="007E1334" w:rsidRPr="008712BA" w:rsidRDefault="007E1334" w:rsidP="007E1334">
      <w:pPr>
        <w:jc w:val="both"/>
        <w:rPr>
          <w:rFonts w:asciiTheme="majorHAnsi" w:hAnsiTheme="majorHAnsi"/>
        </w:rPr>
      </w:pPr>
    </w:p>
    <w:p w14:paraId="611BC97B" w14:textId="77777777" w:rsidR="007E1334" w:rsidRDefault="007E1334" w:rsidP="007E1334">
      <w:pPr>
        <w:jc w:val="both"/>
        <w:rPr>
          <w:ins w:id="126" w:author="NIHAR Kumar" w:date="2023-05-09T12:34:00Z"/>
          <w:rFonts w:asciiTheme="majorHAnsi" w:hAnsiTheme="majorHAnsi"/>
        </w:rPr>
      </w:pPr>
      <w:r w:rsidRPr="00DF41A7">
        <w:rPr>
          <w:rFonts w:asciiTheme="majorHAnsi" w:hAnsiTheme="majorHAnsi"/>
        </w:rPr>
        <w:t>Each ICS (Improved woodfuel and charcoal stove,</w:t>
      </w:r>
      <w:r w:rsidRPr="00B26B06">
        <w:rPr>
          <w:rFonts w:asciiTheme="majorHAnsi" w:hAnsiTheme="majorHAnsi"/>
        </w:rPr>
        <w:t xml:space="preserve"> LPG stove, Electric cooker, Bioethanol stove, Biodigester, Biogas stoves etc.) will replace the baseline use of inefficient technologies (notably three-stone fires). Each VPA-DD will set out details of the </w:t>
      </w:r>
      <w:r w:rsidRPr="00DA0D1B">
        <w:rPr>
          <w:rFonts w:asciiTheme="majorHAnsi" w:hAnsiTheme="majorHAnsi"/>
        </w:rPr>
        <w:t xml:space="preserve">baseline scenario and </w:t>
      </w:r>
      <w:r w:rsidRPr="00DF41A7">
        <w:rPr>
          <w:rFonts w:asciiTheme="majorHAnsi" w:hAnsiTheme="majorHAnsi"/>
        </w:rPr>
        <w:t xml:space="preserve">technology that will be deployed within the geographical area covering the concerned VPA. </w:t>
      </w:r>
    </w:p>
    <w:p w14:paraId="07F57E93" w14:textId="77777777" w:rsidR="008B6A43" w:rsidRDefault="008B6A43" w:rsidP="008B6A43">
      <w:pPr>
        <w:jc w:val="both"/>
        <w:rPr>
          <w:ins w:id="127" w:author="NIHAR Kumar" w:date="2023-05-09T12:35:00Z"/>
          <w:rFonts w:asciiTheme="majorHAnsi" w:hAnsiTheme="majorHAnsi"/>
        </w:rPr>
      </w:pPr>
      <w:ins w:id="128" w:author="NIHAR Kumar" w:date="2023-05-09T12:35:00Z">
        <w:r>
          <w:rPr>
            <w:rFonts w:asciiTheme="majorHAnsi" w:hAnsiTheme="majorHAnsi"/>
          </w:rPr>
          <w:t>The p</w:t>
        </w:r>
        <w:r w:rsidRPr="008B6A43">
          <w:rPr>
            <w:rFonts w:asciiTheme="majorHAnsi" w:hAnsiTheme="majorHAnsi"/>
          </w:rPr>
          <w:t>roject technologies with similar design and performance characteristics may be</w:t>
        </w:r>
        <w:r w:rsidRPr="008B6A43">
          <w:rPr>
            <w:rFonts w:asciiTheme="majorHAnsi" w:hAnsiTheme="majorHAnsi"/>
          </w:rPr>
          <w:cr/>
          <w:t>included under a single project scenario</w:t>
        </w:r>
        <w:r>
          <w:rPr>
            <w:rFonts w:asciiTheme="majorHAnsi" w:hAnsiTheme="majorHAnsi"/>
          </w:rPr>
          <w:t xml:space="preserve">. </w:t>
        </w:r>
      </w:ins>
      <w:ins w:id="129" w:author="NIHAR Kumar" w:date="2023-05-09T12:34:00Z">
        <w:r w:rsidR="0084084E" w:rsidRPr="0084084E">
          <w:rPr>
            <w:rFonts w:asciiTheme="majorHAnsi" w:hAnsiTheme="majorHAnsi"/>
          </w:rPr>
          <w:t>For example, improved cook stoves can</w:t>
        </w:r>
        <w:r w:rsidR="0084084E">
          <w:rPr>
            <w:rFonts w:asciiTheme="majorHAnsi" w:hAnsiTheme="majorHAnsi"/>
          </w:rPr>
          <w:t xml:space="preserve"> </w:t>
        </w:r>
        <w:r w:rsidR="0084084E" w:rsidRPr="0084084E">
          <w:rPr>
            <w:rFonts w:asciiTheme="majorHAnsi" w:hAnsiTheme="majorHAnsi"/>
          </w:rPr>
          <w:t>be considered similar if they are based on the same fundamental combustion</w:t>
        </w:r>
        <w:r w:rsidR="0084084E">
          <w:rPr>
            <w:rFonts w:asciiTheme="majorHAnsi" w:hAnsiTheme="majorHAnsi"/>
          </w:rPr>
          <w:t xml:space="preserve"> </w:t>
        </w:r>
        <w:r w:rsidR="0084084E" w:rsidRPr="0084084E">
          <w:rPr>
            <w:rFonts w:asciiTheme="majorHAnsi" w:hAnsiTheme="majorHAnsi"/>
          </w:rPr>
          <w:t>technology and their respective thermal efficiencies or specific consumptions do not</w:t>
        </w:r>
        <w:r w:rsidR="0084084E">
          <w:rPr>
            <w:rFonts w:asciiTheme="majorHAnsi" w:hAnsiTheme="majorHAnsi"/>
          </w:rPr>
          <w:t xml:space="preserve"> </w:t>
        </w:r>
        <w:r w:rsidR="0084084E" w:rsidRPr="0084084E">
          <w:rPr>
            <w:rFonts w:asciiTheme="majorHAnsi" w:hAnsiTheme="majorHAnsi"/>
          </w:rPr>
          <w:t xml:space="preserve">differ by more than +/-5% in absolute terms. </w:t>
        </w:r>
      </w:ins>
    </w:p>
    <w:p w14:paraId="4994F947" w14:textId="77777777" w:rsidR="008B6A43" w:rsidRDefault="008B6A43" w:rsidP="008B6A43">
      <w:pPr>
        <w:jc w:val="both"/>
        <w:rPr>
          <w:ins w:id="130" w:author="NIHAR Kumar" w:date="2023-05-09T12:35:00Z"/>
          <w:rFonts w:asciiTheme="majorHAnsi" w:hAnsiTheme="majorHAnsi"/>
        </w:rPr>
      </w:pPr>
    </w:p>
    <w:p w14:paraId="421DF58F" w14:textId="64E53E54" w:rsidR="0084084E" w:rsidRDefault="0084084E" w:rsidP="008B6A43">
      <w:pPr>
        <w:jc w:val="both"/>
        <w:rPr>
          <w:ins w:id="131" w:author="NIHAR Kumar" w:date="2023-05-09T12:34:00Z"/>
          <w:rFonts w:asciiTheme="majorHAnsi" w:hAnsiTheme="majorHAnsi"/>
        </w:rPr>
      </w:pPr>
      <w:ins w:id="132" w:author="NIHAR Kumar" w:date="2023-05-09T12:34:00Z">
        <w:r w:rsidRPr="0084084E">
          <w:rPr>
            <w:rFonts w:asciiTheme="majorHAnsi" w:hAnsiTheme="majorHAnsi"/>
          </w:rPr>
          <w:t>Similarly, comparable project</w:t>
        </w:r>
        <w:r>
          <w:rPr>
            <w:rFonts w:asciiTheme="majorHAnsi" w:hAnsiTheme="majorHAnsi"/>
          </w:rPr>
          <w:t xml:space="preserve"> </w:t>
        </w:r>
        <w:r w:rsidRPr="0084084E">
          <w:rPr>
            <w:rFonts w:asciiTheme="majorHAnsi" w:hAnsiTheme="majorHAnsi"/>
          </w:rPr>
          <w:t>technologies may share the same monitoring procedures. Project technologies with</w:t>
        </w:r>
        <w:r>
          <w:rPr>
            <w:rFonts w:asciiTheme="majorHAnsi" w:hAnsiTheme="majorHAnsi"/>
          </w:rPr>
          <w:t xml:space="preserve"> </w:t>
        </w:r>
        <w:r w:rsidRPr="0084084E">
          <w:rPr>
            <w:rFonts w:asciiTheme="majorHAnsi" w:hAnsiTheme="majorHAnsi"/>
          </w:rPr>
          <w:t>significantly different performance characteristics (e.g. fuel consumption</w:t>
        </w:r>
        <w:r>
          <w:rPr>
            <w:rFonts w:asciiTheme="majorHAnsi" w:hAnsiTheme="majorHAnsi"/>
          </w:rPr>
          <w:t xml:space="preserve"> </w:t>
        </w:r>
        <w:r w:rsidRPr="0084084E">
          <w:rPr>
            <w:rFonts w:asciiTheme="majorHAnsi" w:hAnsiTheme="majorHAnsi"/>
          </w:rPr>
          <w:t>characteristics in the case of stoves) are treated as independent project scenarios</w:t>
        </w:r>
        <w:r>
          <w:rPr>
            <w:rFonts w:asciiTheme="majorHAnsi" w:hAnsiTheme="majorHAnsi"/>
          </w:rPr>
          <w:t xml:space="preserve"> </w:t>
        </w:r>
        <w:r w:rsidRPr="0084084E">
          <w:rPr>
            <w:rFonts w:asciiTheme="majorHAnsi" w:hAnsiTheme="majorHAnsi"/>
          </w:rPr>
          <w:t>and hence monitored and credited separately.</w:t>
        </w:r>
      </w:ins>
    </w:p>
    <w:p w14:paraId="62153298" w14:textId="77777777" w:rsidR="0084084E" w:rsidRPr="00DF41A7" w:rsidRDefault="0084084E" w:rsidP="007E1334">
      <w:pPr>
        <w:jc w:val="both"/>
        <w:rPr>
          <w:rFonts w:asciiTheme="majorHAnsi" w:hAnsiTheme="majorHAnsi"/>
        </w:rPr>
      </w:pPr>
    </w:p>
    <w:p w14:paraId="020D540C" w14:textId="50DCC954" w:rsidR="007E1334" w:rsidRDefault="00F06F07" w:rsidP="00A36C5A">
      <w:pPr>
        <w:jc w:val="both"/>
        <w:rPr>
          <w:ins w:id="133" w:author="NIHAR Kumar" w:date="2023-05-09T12:36:00Z"/>
          <w:rFonts w:asciiTheme="majorHAnsi" w:hAnsiTheme="majorHAnsi"/>
        </w:rPr>
      </w:pPr>
      <w:ins w:id="134" w:author="NIHAR Kumar" w:date="2023-05-09T12:37:00Z">
        <w:r>
          <w:rPr>
            <w:rFonts w:asciiTheme="majorHAnsi" w:hAnsiTheme="majorHAnsi"/>
          </w:rPr>
          <w:t>As</w:t>
        </w:r>
      </w:ins>
      <w:ins w:id="135" w:author="NIHAR Kumar" w:date="2023-05-09T12:32:00Z">
        <w:r w:rsidR="00A36C5A" w:rsidRPr="00A36C5A">
          <w:rPr>
            <w:rFonts w:asciiTheme="majorHAnsi" w:hAnsiTheme="majorHAnsi"/>
          </w:rPr>
          <w:t xml:space="preserve">, the requirement of the </w:t>
        </w:r>
      </w:ins>
      <w:ins w:id="136" w:author="NIHAR Kumar" w:date="2023-05-09T12:37:00Z">
        <w:r>
          <w:rPr>
            <w:rFonts w:asciiTheme="majorHAnsi" w:hAnsiTheme="majorHAnsi"/>
          </w:rPr>
          <w:t xml:space="preserve">cook </w:t>
        </w:r>
        <w:r w:rsidRPr="00A36C5A">
          <w:rPr>
            <w:rFonts w:asciiTheme="majorHAnsi" w:hAnsiTheme="majorHAnsi"/>
          </w:rPr>
          <w:t>stoves</w:t>
        </w:r>
      </w:ins>
      <w:ins w:id="137" w:author="NIHAR Kumar" w:date="2023-05-09T12:32:00Z">
        <w:r w:rsidR="00A36C5A" w:rsidRPr="00A36C5A">
          <w:rPr>
            <w:rFonts w:asciiTheme="majorHAnsi" w:hAnsiTheme="majorHAnsi"/>
          </w:rPr>
          <w:t xml:space="preserve"> in households can be different as compared to</w:t>
        </w:r>
      </w:ins>
      <w:ins w:id="138" w:author="NIHAR Kumar" w:date="2023-05-09T12:36:00Z">
        <w:r w:rsidR="004C18CC">
          <w:rPr>
            <w:rFonts w:asciiTheme="majorHAnsi" w:hAnsiTheme="majorHAnsi"/>
          </w:rPr>
          <w:t xml:space="preserve"> the non-domestic premise</w:t>
        </w:r>
      </w:ins>
      <w:ins w:id="139" w:author="NIHAR Kumar" w:date="2023-05-09T12:37:00Z">
        <w:r w:rsidR="004C18CC">
          <w:rPr>
            <w:rFonts w:asciiTheme="majorHAnsi" w:hAnsiTheme="majorHAnsi"/>
          </w:rPr>
          <w:t>s</w:t>
        </w:r>
      </w:ins>
      <w:ins w:id="140" w:author="NIHAR Kumar" w:date="2023-05-09T12:32:00Z">
        <w:r w:rsidR="00A36C5A" w:rsidRPr="00A36C5A">
          <w:rPr>
            <w:rFonts w:asciiTheme="majorHAnsi" w:hAnsiTheme="majorHAnsi"/>
          </w:rPr>
          <w:t xml:space="preserve">. Hence, different stove </w:t>
        </w:r>
      </w:ins>
      <w:ins w:id="141" w:author="NIHAR Kumar" w:date="2023-05-09T12:42:00Z">
        <w:r w:rsidR="007E47A2">
          <w:rPr>
            <w:rFonts w:asciiTheme="majorHAnsi" w:hAnsiTheme="majorHAnsi"/>
          </w:rPr>
          <w:t>type and models</w:t>
        </w:r>
      </w:ins>
      <w:ins w:id="142" w:author="NIHAR Kumar" w:date="2023-05-09T12:38:00Z">
        <w:r w:rsidR="00736C46">
          <w:rPr>
            <w:rFonts w:asciiTheme="majorHAnsi" w:hAnsiTheme="majorHAnsi"/>
          </w:rPr>
          <w:t xml:space="preserve"> </w:t>
        </w:r>
      </w:ins>
      <w:ins w:id="143" w:author="NIHAR Kumar" w:date="2023-05-09T12:40:00Z">
        <w:r w:rsidR="00AE4EB9">
          <w:rPr>
            <w:rFonts w:asciiTheme="majorHAnsi" w:hAnsiTheme="majorHAnsi"/>
          </w:rPr>
          <w:t xml:space="preserve">having </w:t>
        </w:r>
      </w:ins>
      <w:ins w:id="144" w:author="NIHAR Kumar" w:date="2023-05-09T12:38:00Z">
        <w:r w:rsidR="00736C46" w:rsidRPr="0084084E">
          <w:rPr>
            <w:rFonts w:asciiTheme="majorHAnsi" w:hAnsiTheme="majorHAnsi"/>
          </w:rPr>
          <w:t>different performance characteristics (e.g. fuel consumption</w:t>
        </w:r>
        <w:r w:rsidR="00736C46">
          <w:rPr>
            <w:rFonts w:asciiTheme="majorHAnsi" w:hAnsiTheme="majorHAnsi"/>
          </w:rPr>
          <w:t xml:space="preserve"> </w:t>
        </w:r>
        <w:r w:rsidR="00736C46" w:rsidRPr="0084084E">
          <w:rPr>
            <w:rFonts w:asciiTheme="majorHAnsi" w:hAnsiTheme="majorHAnsi"/>
          </w:rPr>
          <w:t>characteristics</w:t>
        </w:r>
      </w:ins>
      <w:ins w:id="145" w:author="NIHAR Kumar" w:date="2023-05-09T12:40:00Z">
        <w:r w:rsidR="00BF3093">
          <w:rPr>
            <w:rFonts w:asciiTheme="majorHAnsi" w:hAnsiTheme="majorHAnsi"/>
          </w:rPr>
          <w:t>, size</w:t>
        </w:r>
      </w:ins>
      <w:ins w:id="146" w:author="NIHAR Kumar" w:date="2023-05-09T12:41:00Z">
        <w:r w:rsidR="00BF3093">
          <w:rPr>
            <w:rFonts w:asciiTheme="majorHAnsi" w:hAnsiTheme="majorHAnsi"/>
          </w:rPr>
          <w:t>,</w:t>
        </w:r>
      </w:ins>
      <w:ins w:id="147" w:author="NIHAR Kumar" w:date="2023-05-09T12:40:00Z">
        <w:r w:rsidR="00BF3093">
          <w:rPr>
            <w:rFonts w:asciiTheme="majorHAnsi" w:hAnsiTheme="majorHAnsi"/>
          </w:rPr>
          <w:t xml:space="preserve"> thermal efficiency, </w:t>
        </w:r>
      </w:ins>
      <w:ins w:id="148" w:author="NIHAR Kumar" w:date="2023-05-09T12:41:00Z">
        <w:r w:rsidR="00BF3093">
          <w:rPr>
            <w:rFonts w:asciiTheme="majorHAnsi" w:hAnsiTheme="majorHAnsi"/>
          </w:rPr>
          <w:t>thermal capacity</w:t>
        </w:r>
      </w:ins>
      <w:ins w:id="149" w:author="NIHAR Kumar" w:date="2023-05-09T12:42:00Z">
        <w:r w:rsidR="007E47A2">
          <w:rPr>
            <w:rFonts w:asciiTheme="majorHAnsi" w:hAnsiTheme="majorHAnsi"/>
          </w:rPr>
          <w:t>, fuel type</w:t>
        </w:r>
      </w:ins>
      <w:ins w:id="150" w:author="NIHAR Kumar" w:date="2023-05-09T12:38:00Z">
        <w:r w:rsidR="00736C46" w:rsidRPr="0084084E">
          <w:rPr>
            <w:rFonts w:asciiTheme="majorHAnsi" w:hAnsiTheme="majorHAnsi"/>
          </w:rPr>
          <w:t>)</w:t>
        </w:r>
        <w:r w:rsidR="00736C46">
          <w:rPr>
            <w:rFonts w:asciiTheme="majorHAnsi" w:hAnsiTheme="majorHAnsi"/>
          </w:rPr>
          <w:t xml:space="preserve"> </w:t>
        </w:r>
      </w:ins>
      <w:ins w:id="151" w:author="NIHAR Kumar" w:date="2023-05-09T12:32:00Z">
        <w:r w:rsidR="00A36C5A" w:rsidRPr="00A36C5A">
          <w:rPr>
            <w:rFonts w:asciiTheme="majorHAnsi" w:hAnsiTheme="majorHAnsi"/>
          </w:rPr>
          <w:t xml:space="preserve"> </w:t>
        </w:r>
      </w:ins>
      <w:ins w:id="152" w:author="NIHAR Kumar" w:date="2023-05-09T12:37:00Z">
        <w:r w:rsidR="004C18CC">
          <w:rPr>
            <w:rFonts w:asciiTheme="majorHAnsi" w:hAnsiTheme="majorHAnsi"/>
          </w:rPr>
          <w:t xml:space="preserve">can </w:t>
        </w:r>
      </w:ins>
      <w:ins w:id="153" w:author="NIHAR Kumar" w:date="2023-05-09T12:38:00Z">
        <w:r>
          <w:rPr>
            <w:rFonts w:asciiTheme="majorHAnsi" w:hAnsiTheme="majorHAnsi"/>
          </w:rPr>
          <w:t>be target to be distribute</w:t>
        </w:r>
      </w:ins>
      <w:ins w:id="154" w:author="NIHAR Kumar" w:date="2023-05-09T12:32:00Z">
        <w:r w:rsidR="00A36C5A" w:rsidRPr="00A36C5A">
          <w:rPr>
            <w:rFonts w:asciiTheme="majorHAnsi" w:hAnsiTheme="majorHAnsi"/>
          </w:rPr>
          <w:t xml:space="preserve"> in the </w:t>
        </w:r>
      </w:ins>
      <w:ins w:id="155" w:author="NIHAR Kumar" w:date="2023-05-09T12:37:00Z">
        <w:r w:rsidR="004C18CC">
          <w:rPr>
            <w:rFonts w:asciiTheme="majorHAnsi" w:hAnsiTheme="majorHAnsi"/>
          </w:rPr>
          <w:t>non-domestic premises</w:t>
        </w:r>
      </w:ins>
      <w:ins w:id="156" w:author="NIHAR Kumar" w:date="2023-05-09T12:41:00Z">
        <w:r w:rsidR="007E47A2">
          <w:rPr>
            <w:rFonts w:asciiTheme="majorHAnsi" w:hAnsiTheme="majorHAnsi"/>
          </w:rPr>
          <w:t xml:space="preserve"> under separate VPA</w:t>
        </w:r>
      </w:ins>
      <w:ins w:id="157" w:author="NIHAR Kumar" w:date="2023-05-09T12:32:00Z">
        <w:r w:rsidR="00A36C5A" w:rsidRPr="00A36C5A">
          <w:rPr>
            <w:rFonts w:asciiTheme="majorHAnsi" w:hAnsiTheme="majorHAnsi"/>
          </w:rPr>
          <w:t>. The model of each stove type to be distributed in any VPA will be defined at VPA level. The different stove models having different performance characteristics will be monitored and credited separately in VPA.</w:t>
        </w:r>
      </w:ins>
    </w:p>
    <w:p w14:paraId="07E71865" w14:textId="77777777" w:rsidR="003D68C7" w:rsidRDefault="003D68C7" w:rsidP="00A36C5A">
      <w:pPr>
        <w:jc w:val="both"/>
        <w:rPr>
          <w:rFonts w:asciiTheme="majorHAnsi" w:hAnsiTheme="majorHAnsi"/>
        </w:rPr>
      </w:pPr>
    </w:p>
    <w:p w14:paraId="545DF419" w14:textId="425AD4A3" w:rsidR="007E1334" w:rsidRDefault="007E1334" w:rsidP="007E1334">
      <w:pPr>
        <w:spacing w:after="0"/>
        <w:jc w:val="both"/>
        <w:rPr>
          <w:rFonts w:asciiTheme="minorHAnsi" w:hAnsiTheme="minorHAnsi" w:cstheme="minorHAnsi"/>
          <w:szCs w:val="22"/>
        </w:rPr>
      </w:pPr>
      <w:r w:rsidRPr="00586369">
        <w:rPr>
          <w:rFonts w:asciiTheme="minorHAnsi" w:hAnsiTheme="minorHAnsi" w:cstheme="minorHAnsi"/>
          <w:szCs w:val="22"/>
        </w:rPr>
        <w:t xml:space="preserve">Examples of </w:t>
      </w:r>
      <w:r>
        <w:rPr>
          <w:rFonts w:asciiTheme="minorHAnsi" w:hAnsiTheme="minorHAnsi" w:cstheme="minorHAnsi"/>
          <w:szCs w:val="22"/>
        </w:rPr>
        <w:t>improved cooking</w:t>
      </w:r>
      <w:r w:rsidRPr="00586369">
        <w:rPr>
          <w:rFonts w:asciiTheme="minorHAnsi" w:hAnsiTheme="minorHAnsi" w:cstheme="minorHAnsi"/>
          <w:szCs w:val="22"/>
        </w:rPr>
        <w:t xml:space="preserve"> technologies</w:t>
      </w:r>
      <w:r>
        <w:rPr>
          <w:rFonts w:asciiTheme="minorHAnsi" w:hAnsiTheme="minorHAnsi" w:cstheme="minorHAnsi"/>
          <w:szCs w:val="22"/>
        </w:rPr>
        <w:t xml:space="preserve"> (ICS)</w:t>
      </w:r>
      <w:r w:rsidRPr="00586369">
        <w:rPr>
          <w:rFonts w:asciiTheme="minorHAnsi" w:hAnsiTheme="minorHAnsi" w:cstheme="minorHAnsi"/>
          <w:szCs w:val="22"/>
        </w:rPr>
        <w:t xml:space="preserve"> </w:t>
      </w:r>
      <w:r>
        <w:rPr>
          <w:rFonts w:asciiTheme="minorHAnsi" w:hAnsiTheme="minorHAnsi" w:cstheme="minorHAnsi"/>
          <w:szCs w:val="22"/>
        </w:rPr>
        <w:t xml:space="preserve">that can be </w:t>
      </w:r>
      <w:r w:rsidRPr="00586369">
        <w:rPr>
          <w:rFonts w:asciiTheme="minorHAnsi" w:hAnsiTheme="minorHAnsi" w:cstheme="minorHAnsi"/>
          <w:szCs w:val="22"/>
        </w:rPr>
        <w:t>include</w:t>
      </w:r>
      <w:r>
        <w:rPr>
          <w:rFonts w:asciiTheme="minorHAnsi" w:hAnsiTheme="minorHAnsi" w:cstheme="minorHAnsi"/>
          <w:szCs w:val="22"/>
        </w:rPr>
        <w:t>d in the PoA and in subsequent VPAs in line with the applied methodology (TPDDTEC v</w:t>
      </w:r>
      <w:del w:id="158" w:author="EVA LEIBOVICI" w:date="2023-09-18T16:28:00Z">
        <w:r w:rsidDel="00C23FB1">
          <w:rPr>
            <w:rFonts w:asciiTheme="minorHAnsi" w:hAnsiTheme="minorHAnsi" w:cstheme="minorHAnsi"/>
            <w:szCs w:val="22"/>
          </w:rPr>
          <w:delText xml:space="preserve"> </w:delText>
        </w:r>
      </w:del>
      <w:ins w:id="159" w:author="EVA LEIBOVICI" w:date="2023-09-18T16:28:00Z">
        <w:r w:rsidR="00C23FB1">
          <w:rPr>
            <w:rFonts w:asciiTheme="minorHAnsi" w:hAnsiTheme="minorHAnsi" w:cstheme="minorHAnsi"/>
            <w:szCs w:val="22"/>
          </w:rPr>
          <w:t>4.0</w:t>
        </w:r>
      </w:ins>
      <w:del w:id="160" w:author="EVA LEIBOVICI" w:date="2023-09-18T16:28:00Z">
        <w:r w:rsidDel="00C23FB1">
          <w:rPr>
            <w:rFonts w:asciiTheme="minorHAnsi" w:hAnsiTheme="minorHAnsi" w:cstheme="minorHAnsi"/>
            <w:szCs w:val="22"/>
          </w:rPr>
          <w:delText>3.1</w:delText>
        </w:r>
      </w:del>
      <w:r>
        <w:rPr>
          <w:rFonts w:asciiTheme="minorHAnsi" w:hAnsiTheme="minorHAnsi" w:cstheme="minorHAnsi"/>
          <w:szCs w:val="22"/>
        </w:rPr>
        <w:t>)</w:t>
      </w:r>
      <w:r w:rsidRPr="00586369">
        <w:rPr>
          <w:rFonts w:asciiTheme="minorHAnsi" w:hAnsiTheme="minorHAnsi" w:cstheme="minorHAnsi"/>
          <w:szCs w:val="22"/>
        </w:rPr>
        <w:t xml:space="preserve">, </w:t>
      </w:r>
      <w:r>
        <w:rPr>
          <w:rFonts w:asciiTheme="minorHAnsi" w:hAnsiTheme="minorHAnsi" w:cstheme="minorHAnsi"/>
          <w:szCs w:val="22"/>
        </w:rPr>
        <w:t xml:space="preserve">but </w:t>
      </w:r>
      <w:r w:rsidRPr="00586369">
        <w:rPr>
          <w:rFonts w:asciiTheme="minorHAnsi" w:hAnsiTheme="minorHAnsi" w:cstheme="minorHAnsi"/>
          <w:szCs w:val="22"/>
        </w:rPr>
        <w:t>not limited to</w:t>
      </w:r>
      <w:r>
        <w:rPr>
          <w:rFonts w:asciiTheme="minorHAnsi" w:hAnsiTheme="minorHAnsi" w:cstheme="minorHAnsi"/>
          <w:szCs w:val="22"/>
        </w:rPr>
        <w:t xml:space="preserve"> these technologies, are as follows</w:t>
      </w:r>
      <w:r w:rsidRPr="00586369">
        <w:rPr>
          <w:rFonts w:asciiTheme="minorHAnsi" w:hAnsiTheme="minorHAnsi" w:cstheme="minorHAnsi"/>
          <w:szCs w:val="22"/>
        </w:rPr>
        <w:t>:</w:t>
      </w:r>
    </w:p>
    <w:p w14:paraId="336A5593" w14:textId="77777777" w:rsidR="007E1334" w:rsidRDefault="007E1334" w:rsidP="00515BA1">
      <w:pPr>
        <w:pStyle w:val="Paragraphedeliste"/>
        <w:numPr>
          <w:ilvl w:val="0"/>
          <w:numId w:val="21"/>
        </w:numPr>
        <w:spacing w:after="0"/>
        <w:jc w:val="both"/>
        <w:rPr>
          <w:rFonts w:asciiTheme="minorHAnsi" w:hAnsiTheme="minorHAnsi" w:cstheme="minorHAnsi"/>
          <w:szCs w:val="22"/>
        </w:rPr>
      </w:pPr>
      <w:r>
        <w:rPr>
          <w:rFonts w:asciiTheme="minorHAnsi" w:hAnsiTheme="minorHAnsi" w:cstheme="minorHAnsi"/>
          <w:szCs w:val="22"/>
        </w:rPr>
        <w:lastRenderedPageBreak/>
        <w:t>Improved biomass cookstoves (wood)</w:t>
      </w:r>
    </w:p>
    <w:p w14:paraId="1161C7DD" w14:textId="77777777" w:rsidR="007E1334" w:rsidRDefault="007E1334" w:rsidP="00515BA1">
      <w:pPr>
        <w:pStyle w:val="Paragraphedeliste"/>
        <w:numPr>
          <w:ilvl w:val="0"/>
          <w:numId w:val="21"/>
        </w:numPr>
        <w:spacing w:after="0"/>
        <w:jc w:val="both"/>
        <w:rPr>
          <w:rFonts w:asciiTheme="minorHAnsi" w:hAnsiTheme="minorHAnsi" w:cstheme="minorHAnsi"/>
          <w:szCs w:val="22"/>
        </w:rPr>
      </w:pPr>
      <w:r>
        <w:rPr>
          <w:rFonts w:asciiTheme="minorHAnsi" w:hAnsiTheme="minorHAnsi" w:cstheme="minorHAnsi"/>
          <w:szCs w:val="22"/>
        </w:rPr>
        <w:t>Improved biomass cookstoves (charcoal)</w:t>
      </w:r>
    </w:p>
    <w:p w14:paraId="6F3D2C7E" w14:textId="77777777" w:rsidR="007E1334" w:rsidRDefault="007E1334" w:rsidP="00515BA1">
      <w:pPr>
        <w:pStyle w:val="Paragraphedeliste"/>
        <w:numPr>
          <w:ilvl w:val="0"/>
          <w:numId w:val="21"/>
        </w:numPr>
        <w:spacing w:after="0"/>
        <w:jc w:val="both"/>
        <w:rPr>
          <w:rFonts w:asciiTheme="minorHAnsi" w:hAnsiTheme="minorHAnsi" w:cstheme="minorHAnsi"/>
          <w:szCs w:val="22"/>
        </w:rPr>
      </w:pPr>
      <w:r>
        <w:rPr>
          <w:rFonts w:asciiTheme="minorHAnsi" w:hAnsiTheme="minorHAnsi" w:cstheme="minorHAnsi"/>
          <w:szCs w:val="22"/>
        </w:rPr>
        <w:t>Improved fossil fuel cookstoves (LPG stoves etc.)</w:t>
      </w:r>
    </w:p>
    <w:p w14:paraId="18E0DB5B" w14:textId="77777777" w:rsidR="007E1334" w:rsidRDefault="007E1334" w:rsidP="00515BA1">
      <w:pPr>
        <w:pStyle w:val="Paragraphedeliste"/>
        <w:numPr>
          <w:ilvl w:val="0"/>
          <w:numId w:val="21"/>
        </w:numPr>
        <w:spacing w:after="0"/>
        <w:jc w:val="both"/>
        <w:rPr>
          <w:rFonts w:asciiTheme="minorHAnsi" w:hAnsiTheme="minorHAnsi" w:cstheme="minorHAnsi"/>
          <w:szCs w:val="22"/>
        </w:rPr>
      </w:pPr>
      <w:r>
        <w:rPr>
          <w:rFonts w:asciiTheme="minorHAnsi" w:hAnsiTheme="minorHAnsi" w:cstheme="minorHAnsi"/>
          <w:szCs w:val="22"/>
        </w:rPr>
        <w:t>Electric cooking (Induction stoves etc.)</w:t>
      </w:r>
    </w:p>
    <w:p w14:paraId="054BF606" w14:textId="77777777" w:rsidR="007E1334" w:rsidRDefault="007E1334" w:rsidP="00515BA1">
      <w:pPr>
        <w:pStyle w:val="Paragraphedeliste"/>
        <w:numPr>
          <w:ilvl w:val="0"/>
          <w:numId w:val="21"/>
        </w:numPr>
        <w:spacing w:after="0"/>
        <w:jc w:val="both"/>
        <w:rPr>
          <w:rFonts w:asciiTheme="minorHAnsi" w:hAnsiTheme="minorHAnsi" w:cstheme="minorHAnsi"/>
          <w:szCs w:val="22"/>
        </w:rPr>
      </w:pPr>
      <w:r>
        <w:rPr>
          <w:rFonts w:asciiTheme="minorHAnsi" w:hAnsiTheme="minorHAnsi" w:cstheme="minorHAnsi"/>
          <w:szCs w:val="22"/>
        </w:rPr>
        <w:t xml:space="preserve">Renewable stoves (solar cookers etc.) </w:t>
      </w:r>
    </w:p>
    <w:p w14:paraId="4E29EDFD" w14:textId="77777777" w:rsidR="007E1334" w:rsidRDefault="007E1334" w:rsidP="00515BA1">
      <w:pPr>
        <w:pStyle w:val="Paragraphedeliste"/>
        <w:numPr>
          <w:ilvl w:val="0"/>
          <w:numId w:val="21"/>
        </w:numPr>
        <w:spacing w:after="0"/>
        <w:jc w:val="both"/>
        <w:rPr>
          <w:rFonts w:asciiTheme="minorHAnsi" w:hAnsiTheme="minorHAnsi" w:cstheme="minorHAnsi"/>
          <w:szCs w:val="22"/>
        </w:rPr>
      </w:pPr>
      <w:r>
        <w:rPr>
          <w:rFonts w:asciiTheme="minorHAnsi" w:hAnsiTheme="minorHAnsi" w:cstheme="minorHAnsi"/>
          <w:szCs w:val="22"/>
        </w:rPr>
        <w:t>Heat retentions cookers/devices</w:t>
      </w:r>
    </w:p>
    <w:p w14:paraId="399BEA63" w14:textId="77777777" w:rsidR="007E1334" w:rsidRDefault="007E1334" w:rsidP="00515BA1">
      <w:pPr>
        <w:pStyle w:val="Paragraphedeliste"/>
        <w:numPr>
          <w:ilvl w:val="0"/>
          <w:numId w:val="21"/>
        </w:numPr>
        <w:spacing w:after="0"/>
        <w:jc w:val="both"/>
        <w:rPr>
          <w:rFonts w:asciiTheme="minorHAnsi" w:hAnsiTheme="minorHAnsi" w:cstheme="minorHAnsi"/>
          <w:szCs w:val="22"/>
        </w:rPr>
      </w:pPr>
      <w:r>
        <w:rPr>
          <w:rFonts w:asciiTheme="minorHAnsi" w:hAnsiTheme="minorHAnsi" w:cstheme="minorHAnsi"/>
          <w:szCs w:val="22"/>
        </w:rPr>
        <w:t>Bio-digesters</w:t>
      </w:r>
    </w:p>
    <w:p w14:paraId="2D7BABE3" w14:textId="77777777" w:rsidR="007E1334" w:rsidRDefault="007E1334" w:rsidP="00515BA1">
      <w:pPr>
        <w:pStyle w:val="Paragraphedeliste"/>
        <w:numPr>
          <w:ilvl w:val="0"/>
          <w:numId w:val="21"/>
        </w:numPr>
        <w:spacing w:after="0"/>
        <w:jc w:val="both"/>
        <w:rPr>
          <w:rFonts w:asciiTheme="minorHAnsi" w:hAnsiTheme="minorHAnsi" w:cstheme="minorHAnsi"/>
          <w:szCs w:val="22"/>
        </w:rPr>
      </w:pPr>
      <w:r>
        <w:rPr>
          <w:rFonts w:asciiTheme="minorHAnsi" w:hAnsiTheme="minorHAnsi" w:cstheme="minorHAnsi"/>
          <w:szCs w:val="22"/>
        </w:rPr>
        <w:t>Biogas stoves</w:t>
      </w:r>
    </w:p>
    <w:p w14:paraId="7C7DE7B9" w14:textId="77777777" w:rsidR="007E1334" w:rsidRDefault="007E1334" w:rsidP="00515BA1">
      <w:pPr>
        <w:pStyle w:val="Paragraphedeliste"/>
        <w:numPr>
          <w:ilvl w:val="0"/>
          <w:numId w:val="21"/>
        </w:numPr>
        <w:spacing w:after="0"/>
        <w:jc w:val="both"/>
        <w:rPr>
          <w:rFonts w:asciiTheme="minorHAnsi" w:hAnsiTheme="minorHAnsi" w:cstheme="minorHAnsi"/>
          <w:szCs w:val="22"/>
        </w:rPr>
      </w:pPr>
      <w:r>
        <w:rPr>
          <w:rFonts w:asciiTheme="minorHAnsi" w:hAnsiTheme="minorHAnsi" w:cstheme="minorHAnsi"/>
          <w:szCs w:val="22"/>
        </w:rPr>
        <w:t>Plant oil fired stove (bio ethanol stove, green charcoal)</w:t>
      </w:r>
    </w:p>
    <w:p w14:paraId="052F9042" w14:textId="77777777" w:rsidR="007E1334" w:rsidRPr="005053D6" w:rsidRDefault="007E1334" w:rsidP="007E1334">
      <w:pPr>
        <w:pStyle w:val="Paragraphedeliste"/>
        <w:spacing w:after="0"/>
        <w:jc w:val="both"/>
        <w:rPr>
          <w:rFonts w:asciiTheme="majorHAnsi" w:hAnsiTheme="majorHAnsi"/>
        </w:rPr>
      </w:pPr>
    </w:p>
    <w:p w14:paraId="0CBDE4C2" w14:textId="77777777" w:rsidR="007E1334" w:rsidRDefault="007E1334" w:rsidP="007E1334">
      <w:pPr>
        <w:jc w:val="both"/>
      </w:pPr>
      <w:r>
        <w:rPr>
          <w:rFonts w:asciiTheme="majorHAnsi" w:hAnsiTheme="majorHAnsi"/>
        </w:rPr>
        <w:t>ICS refers in this PoA to a device that generates heat from an energy carrier and makes it available to food and boil water in a more efficient way than traditional three-stones devices. Therefore, all devices allowing for a thermal efficiency higher than 3 stones fire thanks to a better insulated combustion enabling faster water boiling, fuel use reduction and decrease in carbon monoxide and Particulate Matter is considered applicable; this encompasses m</w:t>
      </w:r>
      <w:r w:rsidRPr="00203522">
        <w:rPr>
          <w:rFonts w:asciiTheme="majorHAnsi" w:hAnsiTheme="majorHAnsi"/>
        </w:rPr>
        <w:t>ud-made stoves, clay, and metallic stoves</w:t>
      </w:r>
      <w:r>
        <w:t>, among others; and using different types of fuels, such as fuelwood, charcoal, briquettes, biofuels, liquefied petroleum gas, kerosene, electricity etc.</w:t>
      </w:r>
    </w:p>
    <w:p w14:paraId="6BFDA377" w14:textId="77777777" w:rsidR="007E1334" w:rsidRDefault="007E1334" w:rsidP="007E1334">
      <w:pPr>
        <w:jc w:val="both"/>
      </w:pPr>
    </w:p>
    <w:p w14:paraId="7C7506E2" w14:textId="77777777" w:rsidR="007E1334" w:rsidRDefault="007E1334" w:rsidP="007E1334">
      <w:pPr>
        <w:jc w:val="both"/>
        <w:rPr>
          <w:rFonts w:asciiTheme="majorHAnsi" w:hAnsiTheme="majorHAnsi"/>
        </w:rPr>
      </w:pPr>
      <w:r>
        <w:rPr>
          <w:rFonts w:asciiTheme="majorHAnsi" w:hAnsiTheme="majorHAnsi"/>
        </w:rPr>
        <w:t>In other words, technologies</w:t>
      </w:r>
      <w:r w:rsidRPr="008712BA">
        <w:rPr>
          <w:rFonts w:asciiTheme="majorHAnsi" w:hAnsiTheme="majorHAnsi"/>
        </w:rPr>
        <w:t xml:space="preserve"> eligible under the GS4GG Community Services Activity Requirements v1.2 section 3.1.1. (b) End-use energy efficiency, under ‘efficient cooking’</w:t>
      </w:r>
      <w:r>
        <w:rPr>
          <w:rFonts w:asciiTheme="majorHAnsi" w:hAnsiTheme="majorHAnsi"/>
        </w:rPr>
        <w:t xml:space="preserve"> concerning</w:t>
      </w:r>
      <w:r w:rsidRPr="008712BA">
        <w:rPr>
          <w:rFonts w:asciiTheme="majorHAnsi" w:hAnsiTheme="majorHAnsi"/>
        </w:rPr>
        <w:t xml:space="preserve"> households, </w:t>
      </w:r>
      <w:r>
        <w:rPr>
          <w:rFonts w:asciiTheme="majorHAnsi" w:hAnsiTheme="majorHAnsi"/>
        </w:rPr>
        <w:t xml:space="preserve">and </w:t>
      </w:r>
      <w:r w:rsidRPr="008712BA">
        <w:rPr>
          <w:rFonts w:asciiTheme="majorHAnsi" w:hAnsiTheme="majorHAnsi"/>
        </w:rPr>
        <w:t>biomass ICS provided at the institutional level, as per 2.1.2 of the CSA Requirements v1.2, as an establishment with a specific purpose that serves individuals or group of individuals (such as hospitals, schools)</w:t>
      </w:r>
      <w:r>
        <w:rPr>
          <w:rFonts w:asciiTheme="majorHAnsi" w:hAnsiTheme="majorHAnsi"/>
        </w:rPr>
        <w:t xml:space="preserve"> are eligible. </w:t>
      </w:r>
    </w:p>
    <w:p w14:paraId="309619A4" w14:textId="77777777" w:rsidR="007E1334" w:rsidRDefault="007E1334" w:rsidP="007E1334">
      <w:pPr>
        <w:jc w:val="both"/>
        <w:rPr>
          <w:rFonts w:asciiTheme="majorHAnsi" w:hAnsiTheme="majorHAnsi"/>
        </w:rPr>
      </w:pPr>
    </w:p>
    <w:p w14:paraId="09628711" w14:textId="4202959D" w:rsidR="007E1334" w:rsidRDefault="007E1334" w:rsidP="007E1334">
      <w:pPr>
        <w:jc w:val="both"/>
        <w:rPr>
          <w:rFonts w:asciiTheme="majorHAnsi" w:hAnsiTheme="majorHAnsi"/>
        </w:rPr>
      </w:pPr>
      <w:r>
        <w:rPr>
          <w:rFonts w:asciiTheme="majorHAnsi" w:hAnsiTheme="majorHAnsi"/>
        </w:rPr>
        <w:t>The range of technologies are listed in Fig.2, the P</w:t>
      </w:r>
      <w:ins w:id="161" w:author="NIHAR Kumar" w:date="2023-05-09T12:45:00Z">
        <w:r w:rsidR="006D5332">
          <w:rPr>
            <w:rFonts w:asciiTheme="majorHAnsi" w:hAnsiTheme="majorHAnsi"/>
          </w:rPr>
          <w:t>o</w:t>
        </w:r>
      </w:ins>
      <w:del w:id="162" w:author="NIHAR Kumar" w:date="2023-05-09T12:45:00Z">
        <w:r w:rsidDel="006D5332">
          <w:rPr>
            <w:rFonts w:asciiTheme="majorHAnsi" w:hAnsiTheme="majorHAnsi"/>
          </w:rPr>
          <w:delText>O</w:delText>
        </w:r>
      </w:del>
      <w:r>
        <w:rPr>
          <w:rFonts w:asciiTheme="majorHAnsi" w:hAnsiTheme="majorHAnsi"/>
        </w:rPr>
        <w:t xml:space="preserve">A will integrate technologies that are ranked under Intermediate ICS, Advanced ICS, Modern Fuel Stove, and Renewable Fuel stove. It is expected that stoves prove an efficiency of more than 20%. </w:t>
      </w:r>
    </w:p>
    <w:p w14:paraId="23E44C87" w14:textId="77777777" w:rsidR="007E1334" w:rsidRDefault="007E1334" w:rsidP="007E1334">
      <w:pPr>
        <w:jc w:val="both"/>
        <w:rPr>
          <w:rFonts w:asciiTheme="majorHAnsi" w:hAnsiTheme="majorHAnsi"/>
        </w:rPr>
      </w:pPr>
    </w:p>
    <w:p w14:paraId="0858971C" w14:textId="31044DCD" w:rsidR="007E1334" w:rsidRDefault="007E1334" w:rsidP="007E1334">
      <w:pPr>
        <w:jc w:val="both"/>
        <w:rPr>
          <w:rFonts w:asciiTheme="majorHAnsi" w:hAnsiTheme="majorHAnsi"/>
        </w:rPr>
      </w:pPr>
      <w:r w:rsidRPr="008906EE">
        <w:rPr>
          <w:rFonts w:asciiTheme="majorHAnsi" w:hAnsiTheme="majorHAnsi"/>
        </w:rPr>
        <w:t>All the ICS technologies deployed in the PoA and VPA will</w:t>
      </w:r>
      <w:del w:id="163" w:author="EVA LEIBOVICI" w:date="2023-09-18T15:56:00Z">
        <w:r w:rsidRPr="008906EE" w:rsidDel="00837997">
          <w:rPr>
            <w:rFonts w:asciiTheme="majorHAnsi" w:hAnsiTheme="majorHAnsi"/>
          </w:rPr>
          <w:delText xml:space="preserve"> be</w:delText>
        </w:r>
      </w:del>
      <w:r w:rsidRPr="008906EE">
        <w:rPr>
          <w:rFonts w:asciiTheme="majorHAnsi" w:hAnsiTheme="majorHAnsi"/>
        </w:rPr>
        <w:t xml:space="preserve"> follow the </w:t>
      </w:r>
      <w:del w:id="164" w:author="EVA LEIBOVICI" w:date="2023-09-18T15:56:00Z">
        <w:r w:rsidRPr="008906EE" w:rsidDel="00837997">
          <w:rPr>
            <w:rFonts w:asciiTheme="majorHAnsi" w:hAnsiTheme="majorHAnsi"/>
          </w:rPr>
          <w:delText>“</w:delText>
        </w:r>
      </w:del>
      <w:ins w:id="165" w:author="EVA LEIBOVICI" w:date="2023-09-18T15:56:00Z">
        <w:r w:rsidR="00837997">
          <w:rPr>
            <w:rFonts w:asciiTheme="majorHAnsi" w:hAnsiTheme="majorHAnsi"/>
          </w:rPr>
          <w:t xml:space="preserve">GS methodology “Reduced emissions from cooking and heating“ </w:t>
        </w:r>
      </w:ins>
      <w:ins w:id="166" w:author="EVA LEIBOVICI" w:date="2023-09-18T16:30:00Z">
        <w:r w:rsidR="00803824">
          <w:rPr>
            <w:rFonts w:asciiTheme="majorHAnsi" w:hAnsiTheme="majorHAnsi"/>
          </w:rPr>
          <w:t>-</w:t>
        </w:r>
      </w:ins>
      <w:ins w:id="167" w:author="EVA LEIBOVICI" w:date="2023-09-18T15:56:00Z">
        <w:r w:rsidR="00837997">
          <w:rPr>
            <w:rFonts w:asciiTheme="majorHAnsi" w:hAnsiTheme="majorHAnsi"/>
          </w:rPr>
          <w:t xml:space="preserve"> </w:t>
        </w:r>
      </w:ins>
      <w:ins w:id="168" w:author="EVA LEIBOVICI" w:date="2023-09-18T15:57:00Z">
        <w:r w:rsidR="00837997">
          <w:rPr>
            <w:rFonts w:asciiTheme="majorHAnsi" w:hAnsiTheme="majorHAnsi"/>
          </w:rPr>
          <w:t>“</w:t>
        </w:r>
      </w:ins>
      <w:ins w:id="169" w:author="EVA LEIBOVICI" w:date="2023-09-18T15:56:00Z">
        <w:r w:rsidR="00837997" w:rsidRPr="008906EE">
          <w:rPr>
            <w:rFonts w:asciiTheme="majorHAnsi" w:hAnsiTheme="majorHAnsi"/>
          </w:rPr>
          <w:t xml:space="preserve">Technologies and Practices to Displace Decentralized Thermal Energy Consumption” </w:t>
        </w:r>
        <w:r w:rsidR="00837997">
          <w:rPr>
            <w:rFonts w:asciiTheme="majorHAnsi" w:hAnsiTheme="majorHAnsi"/>
          </w:rPr>
          <w:t>version 4.0</w:t>
        </w:r>
      </w:ins>
      <w:del w:id="170" w:author="EVA LEIBOVICI" w:date="2023-09-18T15:56:00Z">
        <w:r w:rsidRPr="008906EE" w:rsidDel="00837997">
          <w:rPr>
            <w:rFonts w:asciiTheme="majorHAnsi" w:hAnsiTheme="majorHAnsi"/>
          </w:rPr>
          <w:delText>Technologies and Practices to Displace Decentralized Thermal Energy Consumption” version 3.1”</w:delText>
        </w:r>
      </w:del>
      <w:r w:rsidRPr="008906EE">
        <w:rPr>
          <w:rFonts w:asciiTheme="majorHAnsi" w:hAnsiTheme="majorHAnsi"/>
        </w:rPr>
        <w:t>.</w:t>
      </w:r>
    </w:p>
    <w:p w14:paraId="49A9CC43" w14:textId="77777777" w:rsidR="007E1334" w:rsidRDefault="007E1334" w:rsidP="007E1334">
      <w:pPr>
        <w:pStyle w:val="BodyA"/>
        <w:keepNext/>
        <w:spacing w:after="0" w:line="300" w:lineRule="atLeast"/>
        <w:ind w:left="567"/>
        <w:jc w:val="center"/>
      </w:pPr>
      <w:r>
        <w:rPr>
          <w:noProof/>
          <w:lang w:val="en-IN" w:eastAsia="en-IN" w:bidi="ta-IN"/>
        </w:rPr>
        <w:lastRenderedPageBreak/>
        <w:drawing>
          <wp:inline distT="0" distB="0" distL="0" distR="0" wp14:anchorId="7997567D" wp14:editId="3DDDF0EC">
            <wp:extent cx="6116320" cy="6161063"/>
            <wp:effectExtent l="0" t="0" r="0" b="0"/>
            <wp:docPr id="7" name="Image 7" descr="Overview of improved and clean cooking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verview of improved and clean cooking technologi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7380" cy="6162131"/>
                    </a:xfrm>
                    <a:prstGeom prst="rect">
                      <a:avLst/>
                    </a:prstGeom>
                    <a:noFill/>
                    <a:ln>
                      <a:noFill/>
                    </a:ln>
                  </pic:spPr>
                </pic:pic>
              </a:graphicData>
            </a:graphic>
          </wp:inline>
        </w:drawing>
      </w:r>
    </w:p>
    <w:p w14:paraId="120DFDEF" w14:textId="0CFDB0CF" w:rsidR="007E1334" w:rsidRDefault="007E1334" w:rsidP="007E1334">
      <w:pPr>
        <w:pStyle w:val="Lgende"/>
        <w:jc w:val="center"/>
      </w:pPr>
      <w:r w:rsidRPr="00794D42">
        <w:rPr>
          <w:lang w:val="fr-FR"/>
        </w:rPr>
        <w:t xml:space="preserve">Figure </w:t>
      </w:r>
      <w:r>
        <w:rPr>
          <w:iCs w:val="0"/>
        </w:rPr>
        <w:fldChar w:fldCharType="begin"/>
      </w:r>
      <w:r w:rsidRPr="00794D42">
        <w:rPr>
          <w:lang w:val="fr-FR"/>
        </w:rPr>
        <w:instrText xml:space="preserve"> SEQ Figure \* ARABIC </w:instrText>
      </w:r>
      <w:r>
        <w:rPr>
          <w:iCs w:val="0"/>
        </w:rPr>
        <w:fldChar w:fldCharType="separate"/>
      </w:r>
      <w:r w:rsidR="0001567B">
        <w:rPr>
          <w:noProof/>
          <w:lang w:val="fr-FR"/>
        </w:rPr>
        <w:t>2</w:t>
      </w:r>
      <w:r>
        <w:rPr>
          <w:iCs w:val="0"/>
        </w:rPr>
        <w:fldChar w:fldCharType="end"/>
      </w:r>
      <w:r w:rsidRPr="00A90939">
        <w:rPr>
          <w:lang w:val="fr-FR"/>
          <w:rPrChange w:id="171" w:author="EVA LEIBOVICI" w:date="2023-09-18T15:50:00Z">
            <w:rPr/>
          </w:rPrChange>
        </w:rPr>
        <w:t xml:space="preserve"> Example </w:t>
      </w:r>
      <w:r w:rsidRPr="00794D42">
        <w:rPr>
          <w:lang w:val="fr-FR"/>
        </w:rPr>
        <w:t xml:space="preserve">technologies and description. </w:t>
      </w:r>
      <w:r w:rsidRPr="00A90939">
        <w:rPr>
          <w:lang w:val="fr-FR"/>
          <w:rPrChange w:id="172" w:author="EVA LEIBOVICI" w:date="2023-09-18T15:50:00Z">
            <w:rPr>
              <w:lang w:val="en-ZA"/>
            </w:rPr>
          </w:rPrChange>
        </w:rPr>
        <w:t xml:space="preserve">Source: Singh et al. </w:t>
      </w:r>
      <w:r w:rsidRPr="00DA59E0">
        <w:t>(2019)</w:t>
      </w:r>
      <w:r>
        <w:rPr>
          <w:rStyle w:val="Appelnotedebasdep"/>
        </w:rPr>
        <w:footnoteReference w:id="12"/>
      </w:r>
    </w:p>
    <w:p w14:paraId="3DD37A43" w14:textId="77777777" w:rsidR="007E1334" w:rsidRDefault="007E1334" w:rsidP="007E1334">
      <w:pPr>
        <w:rPr>
          <w:rFonts w:asciiTheme="majorHAnsi" w:hAnsiTheme="majorHAnsi" w:cs="Arial"/>
          <w:b/>
          <w:bCs/>
          <w:szCs w:val="22"/>
        </w:rPr>
      </w:pPr>
    </w:p>
    <w:p w14:paraId="75063E45" w14:textId="77777777" w:rsidR="007E1334" w:rsidRDefault="007E1334" w:rsidP="007E1334">
      <w:pPr>
        <w:rPr>
          <w:rFonts w:asciiTheme="majorHAnsi" w:hAnsiTheme="majorHAnsi" w:cs="Arial"/>
          <w:b/>
          <w:bCs/>
          <w:szCs w:val="22"/>
        </w:rPr>
      </w:pPr>
    </w:p>
    <w:p w14:paraId="0B8FC66B" w14:textId="77777777" w:rsidR="007E1334" w:rsidRDefault="007E1334" w:rsidP="007E1334">
      <w:pPr>
        <w:rPr>
          <w:rFonts w:asciiTheme="majorHAnsi" w:hAnsiTheme="majorHAnsi" w:cs="Arial"/>
          <w:b/>
          <w:bCs/>
          <w:szCs w:val="22"/>
        </w:rPr>
      </w:pPr>
    </w:p>
    <w:p w14:paraId="56E6BFE4" w14:textId="77777777" w:rsidR="007E1334" w:rsidRDefault="007E1334" w:rsidP="007E1334">
      <w:pPr>
        <w:rPr>
          <w:rFonts w:asciiTheme="majorHAnsi" w:hAnsiTheme="majorHAnsi" w:cs="Arial"/>
          <w:b/>
          <w:bCs/>
          <w:szCs w:val="22"/>
        </w:rPr>
      </w:pPr>
    </w:p>
    <w:p w14:paraId="6D5C7228" w14:textId="77777777" w:rsidR="007E1334" w:rsidRDefault="007E1334" w:rsidP="007E1334">
      <w:pPr>
        <w:rPr>
          <w:rFonts w:asciiTheme="majorHAnsi" w:hAnsiTheme="majorHAnsi" w:cs="Arial"/>
          <w:szCs w:val="22"/>
        </w:rPr>
      </w:pPr>
      <w:r w:rsidRPr="008712BA">
        <w:rPr>
          <w:rFonts w:asciiTheme="majorHAnsi" w:hAnsiTheme="majorHAnsi" w:cs="Arial"/>
          <w:b/>
          <w:bCs/>
          <w:szCs w:val="22"/>
        </w:rPr>
        <w:lastRenderedPageBreak/>
        <w:t xml:space="preserve">Safe water technologies </w:t>
      </w:r>
    </w:p>
    <w:p w14:paraId="0E944AB1" w14:textId="77777777" w:rsidR="007E1334" w:rsidRPr="00DF41A7" w:rsidRDefault="007E1334" w:rsidP="007E1334">
      <w:pPr>
        <w:jc w:val="both"/>
        <w:rPr>
          <w:rFonts w:asciiTheme="majorHAnsi" w:hAnsiTheme="majorHAnsi"/>
        </w:rPr>
      </w:pPr>
      <w:r w:rsidRPr="00DA0D1B">
        <w:rPr>
          <w:rFonts w:asciiTheme="majorHAnsi" w:hAnsiTheme="majorHAnsi"/>
        </w:rPr>
        <w:t xml:space="preserve">Each WPS (boreholes, water kiosks, water filters (ceramic, membrane, sand, activated carbon, etc.)., Flocculation biofiltration, Flocculation disinfection, Flocculation disinfection filtration, Ultraviolet (UV) disinfection, Solar disinfection, Chemical disinfection (bleach, chlorine etc.), Ultrafiltration systems, Reverse osmosis systems etc.) will replace the baseline use of boil unsafe drinking water using non-renewable biomass and/or depend on the consumption of unsafe water due to various barrier factors (suppressed demand). Each VPA-DD will set out details of the baseline scenario and technology that will be deployed within the geographical area covering the concerned VPA. </w:t>
      </w:r>
    </w:p>
    <w:p w14:paraId="6A0219FA" w14:textId="77777777" w:rsidR="007E1334" w:rsidRDefault="007E1334" w:rsidP="007E1334">
      <w:pPr>
        <w:jc w:val="both"/>
        <w:rPr>
          <w:rFonts w:asciiTheme="majorHAnsi" w:hAnsiTheme="majorHAnsi" w:cs="Arial"/>
          <w:szCs w:val="22"/>
        </w:rPr>
      </w:pPr>
    </w:p>
    <w:p w14:paraId="6DAB7611" w14:textId="77777777" w:rsidR="007E1334" w:rsidRDefault="007E1334" w:rsidP="007E1334">
      <w:pPr>
        <w:jc w:val="both"/>
        <w:rPr>
          <w:rFonts w:asciiTheme="majorHAnsi" w:hAnsiTheme="majorHAnsi" w:cs="Arial"/>
          <w:szCs w:val="22"/>
        </w:rPr>
      </w:pPr>
      <w:r>
        <w:rPr>
          <w:rFonts w:asciiTheme="majorHAnsi" w:hAnsiTheme="majorHAnsi" w:cs="Arial"/>
          <w:szCs w:val="22"/>
        </w:rPr>
        <w:t>Technologies that will be included in the PoA and subsequent VPA are</w:t>
      </w:r>
      <w:r w:rsidRPr="008712BA">
        <w:rPr>
          <w:rFonts w:asciiTheme="majorHAnsi" w:hAnsiTheme="majorHAnsi" w:cs="Arial"/>
          <w:szCs w:val="22"/>
        </w:rPr>
        <w:t xml:space="preserve"> </w:t>
      </w:r>
      <w:r>
        <w:rPr>
          <w:rFonts w:asciiTheme="majorHAnsi" w:hAnsiTheme="majorHAnsi" w:cs="Arial"/>
          <w:szCs w:val="22"/>
        </w:rPr>
        <w:t xml:space="preserve">all the techniques and technologies enabling water purification and filtering following Gold Standard </w:t>
      </w:r>
      <w:r w:rsidRPr="008712BA">
        <w:rPr>
          <w:rFonts w:asciiTheme="majorHAnsi" w:eastAsia="MS Mincho" w:hAnsiTheme="majorHAnsi" w:cs="Calibri"/>
          <w:szCs w:val="22"/>
          <w:lang w:eastAsia="ja-JP"/>
        </w:rPr>
        <w:t>Emission reductions from Safe Drinking Water Supply v.1.0</w:t>
      </w:r>
      <w:r>
        <w:rPr>
          <w:rFonts w:asciiTheme="majorHAnsi" w:eastAsia="MS Mincho" w:hAnsiTheme="majorHAnsi" w:cs="Calibri"/>
          <w:szCs w:val="22"/>
          <w:lang w:eastAsia="ja-JP"/>
        </w:rPr>
        <w:t xml:space="preserve"> conditions of eligibilities. This include but is not limited to</w:t>
      </w:r>
      <w:r>
        <w:rPr>
          <w:rFonts w:asciiTheme="majorHAnsi" w:hAnsiTheme="majorHAnsi" w:cs="Arial"/>
          <w:szCs w:val="22"/>
        </w:rPr>
        <w:t xml:space="preserve"> the these only.</w:t>
      </w:r>
    </w:p>
    <w:p w14:paraId="65DD59BE" w14:textId="77777777" w:rsidR="007E1334" w:rsidRPr="001F037D" w:rsidRDefault="007E1334" w:rsidP="00515BA1">
      <w:pPr>
        <w:pStyle w:val="Paragraphedeliste"/>
        <w:numPr>
          <w:ilvl w:val="0"/>
          <w:numId w:val="22"/>
        </w:numPr>
        <w:jc w:val="both"/>
        <w:rPr>
          <w:rFonts w:asciiTheme="majorHAnsi" w:hAnsiTheme="majorHAnsi" w:cs="Arial"/>
          <w:szCs w:val="22"/>
        </w:rPr>
      </w:pPr>
      <w:r w:rsidRPr="001F037D">
        <w:rPr>
          <w:rFonts w:asciiTheme="majorHAnsi" w:hAnsiTheme="majorHAnsi" w:cs="Arial"/>
          <w:szCs w:val="22"/>
        </w:rPr>
        <w:t xml:space="preserve">Drilling and rehabilitation of boreholes, </w:t>
      </w:r>
    </w:p>
    <w:p w14:paraId="77C8B9B1" w14:textId="77777777" w:rsidR="007E1334" w:rsidRPr="001F037D" w:rsidRDefault="007E1334" w:rsidP="00515BA1">
      <w:pPr>
        <w:pStyle w:val="Paragraphedeliste"/>
        <w:numPr>
          <w:ilvl w:val="0"/>
          <w:numId w:val="22"/>
        </w:numPr>
        <w:jc w:val="both"/>
        <w:rPr>
          <w:rFonts w:asciiTheme="majorHAnsi" w:hAnsiTheme="majorHAnsi" w:cs="Arial"/>
          <w:szCs w:val="22"/>
        </w:rPr>
      </w:pPr>
      <w:r w:rsidRPr="001F037D">
        <w:rPr>
          <w:rFonts w:asciiTheme="majorHAnsi" w:hAnsiTheme="majorHAnsi" w:cs="Arial"/>
          <w:szCs w:val="22"/>
        </w:rPr>
        <w:t xml:space="preserve">Installation of water kiosks with human or solar water pumps, </w:t>
      </w:r>
    </w:p>
    <w:p w14:paraId="6A88BC2D" w14:textId="77777777" w:rsidR="007E1334" w:rsidRPr="001F037D" w:rsidRDefault="007E1334" w:rsidP="00515BA1">
      <w:pPr>
        <w:pStyle w:val="Paragraphedeliste"/>
        <w:numPr>
          <w:ilvl w:val="0"/>
          <w:numId w:val="22"/>
        </w:numPr>
        <w:jc w:val="both"/>
        <w:rPr>
          <w:rFonts w:asciiTheme="majorHAnsi" w:hAnsiTheme="majorHAnsi" w:cs="Arial"/>
          <w:szCs w:val="22"/>
        </w:rPr>
      </w:pPr>
      <w:r w:rsidRPr="001F037D">
        <w:rPr>
          <w:rFonts w:asciiTheme="majorHAnsi" w:hAnsiTheme="majorHAnsi" w:cs="Arial"/>
          <w:szCs w:val="22"/>
        </w:rPr>
        <w:t xml:space="preserve">Distribution of water filters </w:t>
      </w:r>
      <w:r w:rsidRPr="001F037D">
        <w:rPr>
          <w:rFonts w:asciiTheme="minorHAnsi" w:hAnsiTheme="minorHAnsi" w:cstheme="minorHAnsi"/>
          <w:szCs w:val="22"/>
        </w:rPr>
        <w:t>(ceramic, membrane, sand, activated carbon, etc.)</w:t>
      </w:r>
      <w:r>
        <w:rPr>
          <w:rFonts w:asciiTheme="majorHAnsi" w:hAnsiTheme="majorHAnsi" w:cs="Arial"/>
          <w:szCs w:val="22"/>
        </w:rPr>
        <w:t>,</w:t>
      </w:r>
    </w:p>
    <w:p w14:paraId="1AA7F460" w14:textId="77777777" w:rsidR="007E1334" w:rsidRPr="001F037D" w:rsidRDefault="007E1334" w:rsidP="00515BA1">
      <w:pPr>
        <w:pStyle w:val="Paragraphedeliste"/>
        <w:numPr>
          <w:ilvl w:val="0"/>
          <w:numId w:val="23"/>
        </w:numPr>
        <w:spacing w:after="0"/>
        <w:jc w:val="both"/>
        <w:rPr>
          <w:rFonts w:asciiTheme="minorHAnsi" w:hAnsiTheme="minorHAnsi" w:cstheme="minorHAnsi"/>
          <w:szCs w:val="22"/>
        </w:rPr>
      </w:pPr>
      <w:r w:rsidRPr="001F037D">
        <w:rPr>
          <w:rFonts w:asciiTheme="minorHAnsi" w:hAnsiTheme="minorHAnsi" w:cstheme="minorHAnsi"/>
          <w:szCs w:val="22"/>
        </w:rPr>
        <w:t>Flocculation biofiltration</w:t>
      </w:r>
      <w:r>
        <w:rPr>
          <w:rFonts w:asciiTheme="minorHAnsi" w:hAnsiTheme="minorHAnsi" w:cstheme="minorHAnsi"/>
          <w:szCs w:val="22"/>
        </w:rPr>
        <w:t>,</w:t>
      </w:r>
    </w:p>
    <w:p w14:paraId="3856BB2D" w14:textId="77777777" w:rsidR="007E1334" w:rsidRPr="001F037D" w:rsidRDefault="007E1334" w:rsidP="00515BA1">
      <w:pPr>
        <w:pStyle w:val="Paragraphedeliste"/>
        <w:numPr>
          <w:ilvl w:val="0"/>
          <w:numId w:val="23"/>
        </w:numPr>
        <w:spacing w:after="0"/>
        <w:jc w:val="both"/>
        <w:rPr>
          <w:rFonts w:asciiTheme="minorHAnsi" w:hAnsiTheme="minorHAnsi" w:cstheme="minorHAnsi"/>
          <w:szCs w:val="22"/>
        </w:rPr>
      </w:pPr>
      <w:r w:rsidRPr="001F037D">
        <w:rPr>
          <w:rFonts w:asciiTheme="minorHAnsi" w:hAnsiTheme="minorHAnsi" w:cstheme="minorHAnsi"/>
          <w:szCs w:val="22"/>
        </w:rPr>
        <w:t>Flocculation disinfection</w:t>
      </w:r>
      <w:r>
        <w:rPr>
          <w:rFonts w:asciiTheme="minorHAnsi" w:hAnsiTheme="minorHAnsi" w:cstheme="minorHAnsi"/>
          <w:szCs w:val="22"/>
        </w:rPr>
        <w:t>,</w:t>
      </w:r>
    </w:p>
    <w:p w14:paraId="72577EF1" w14:textId="77777777" w:rsidR="007E1334" w:rsidRPr="001F037D" w:rsidRDefault="007E1334" w:rsidP="00515BA1">
      <w:pPr>
        <w:pStyle w:val="Paragraphedeliste"/>
        <w:numPr>
          <w:ilvl w:val="0"/>
          <w:numId w:val="23"/>
        </w:numPr>
        <w:spacing w:after="0"/>
        <w:jc w:val="both"/>
        <w:rPr>
          <w:rFonts w:asciiTheme="minorHAnsi" w:hAnsiTheme="minorHAnsi" w:cstheme="minorHAnsi"/>
          <w:szCs w:val="22"/>
        </w:rPr>
      </w:pPr>
      <w:r w:rsidRPr="001F037D">
        <w:rPr>
          <w:rFonts w:asciiTheme="minorHAnsi" w:hAnsiTheme="minorHAnsi" w:cstheme="minorHAnsi"/>
          <w:szCs w:val="22"/>
        </w:rPr>
        <w:t>Flocculation disinfection filtration</w:t>
      </w:r>
      <w:r>
        <w:rPr>
          <w:rFonts w:asciiTheme="minorHAnsi" w:hAnsiTheme="minorHAnsi" w:cstheme="minorHAnsi"/>
          <w:szCs w:val="22"/>
        </w:rPr>
        <w:t>,</w:t>
      </w:r>
    </w:p>
    <w:p w14:paraId="21ADDC56" w14:textId="77777777" w:rsidR="007E1334" w:rsidRPr="001F037D" w:rsidRDefault="007E1334" w:rsidP="00515BA1">
      <w:pPr>
        <w:pStyle w:val="Paragraphedeliste"/>
        <w:numPr>
          <w:ilvl w:val="0"/>
          <w:numId w:val="23"/>
        </w:numPr>
        <w:spacing w:after="0"/>
        <w:jc w:val="both"/>
        <w:rPr>
          <w:rFonts w:asciiTheme="minorHAnsi" w:hAnsiTheme="minorHAnsi" w:cstheme="minorHAnsi"/>
          <w:szCs w:val="22"/>
        </w:rPr>
      </w:pPr>
      <w:r w:rsidRPr="001F037D">
        <w:rPr>
          <w:rFonts w:asciiTheme="minorHAnsi" w:hAnsiTheme="minorHAnsi" w:cstheme="minorHAnsi"/>
          <w:szCs w:val="22"/>
        </w:rPr>
        <w:t>Ultraviolet (UV) disinfection</w:t>
      </w:r>
      <w:r>
        <w:rPr>
          <w:rFonts w:asciiTheme="minorHAnsi" w:hAnsiTheme="minorHAnsi" w:cstheme="minorHAnsi"/>
          <w:szCs w:val="22"/>
        </w:rPr>
        <w:t>,</w:t>
      </w:r>
    </w:p>
    <w:p w14:paraId="25EAA197" w14:textId="77777777" w:rsidR="007E1334" w:rsidRPr="001F037D" w:rsidRDefault="007E1334" w:rsidP="00515BA1">
      <w:pPr>
        <w:pStyle w:val="Paragraphedeliste"/>
        <w:numPr>
          <w:ilvl w:val="0"/>
          <w:numId w:val="23"/>
        </w:numPr>
        <w:spacing w:after="0"/>
        <w:jc w:val="both"/>
        <w:rPr>
          <w:rFonts w:asciiTheme="minorHAnsi" w:hAnsiTheme="minorHAnsi" w:cstheme="minorHAnsi"/>
          <w:szCs w:val="22"/>
        </w:rPr>
      </w:pPr>
      <w:r w:rsidRPr="001F037D">
        <w:rPr>
          <w:rFonts w:asciiTheme="minorHAnsi" w:hAnsiTheme="minorHAnsi" w:cstheme="minorHAnsi"/>
          <w:szCs w:val="22"/>
        </w:rPr>
        <w:t>Solar disinfection</w:t>
      </w:r>
      <w:r>
        <w:rPr>
          <w:rFonts w:asciiTheme="minorHAnsi" w:hAnsiTheme="minorHAnsi" w:cstheme="minorHAnsi"/>
          <w:szCs w:val="22"/>
        </w:rPr>
        <w:t>,</w:t>
      </w:r>
    </w:p>
    <w:p w14:paraId="3545E93C" w14:textId="77777777" w:rsidR="007E1334" w:rsidRPr="001F037D" w:rsidRDefault="007E1334" w:rsidP="00515BA1">
      <w:pPr>
        <w:pStyle w:val="Paragraphedeliste"/>
        <w:numPr>
          <w:ilvl w:val="0"/>
          <w:numId w:val="23"/>
        </w:numPr>
        <w:spacing w:after="0"/>
        <w:jc w:val="both"/>
        <w:rPr>
          <w:rFonts w:asciiTheme="minorHAnsi" w:hAnsiTheme="minorHAnsi" w:cstheme="minorHAnsi"/>
          <w:szCs w:val="22"/>
        </w:rPr>
      </w:pPr>
      <w:r w:rsidRPr="001F037D">
        <w:rPr>
          <w:rFonts w:asciiTheme="minorHAnsi" w:hAnsiTheme="minorHAnsi" w:cstheme="minorHAnsi"/>
          <w:szCs w:val="22"/>
        </w:rPr>
        <w:t>Chemical disinfection (bleach, chlorine etc.)</w:t>
      </w:r>
      <w:r>
        <w:rPr>
          <w:rFonts w:asciiTheme="minorHAnsi" w:hAnsiTheme="minorHAnsi" w:cstheme="minorHAnsi"/>
          <w:szCs w:val="22"/>
        </w:rPr>
        <w:t>,</w:t>
      </w:r>
    </w:p>
    <w:p w14:paraId="5611724B" w14:textId="77777777" w:rsidR="007E1334" w:rsidRPr="001F037D" w:rsidRDefault="007E1334" w:rsidP="00515BA1">
      <w:pPr>
        <w:pStyle w:val="Paragraphedeliste"/>
        <w:numPr>
          <w:ilvl w:val="0"/>
          <w:numId w:val="23"/>
        </w:numPr>
        <w:spacing w:after="0"/>
        <w:jc w:val="both"/>
        <w:rPr>
          <w:rFonts w:asciiTheme="minorHAnsi" w:hAnsiTheme="minorHAnsi" w:cstheme="minorHAnsi"/>
          <w:szCs w:val="22"/>
        </w:rPr>
      </w:pPr>
      <w:r w:rsidRPr="001F037D">
        <w:rPr>
          <w:rFonts w:asciiTheme="minorHAnsi" w:hAnsiTheme="minorHAnsi" w:cstheme="minorHAnsi"/>
          <w:szCs w:val="22"/>
        </w:rPr>
        <w:t>Ultrafiltration systems</w:t>
      </w:r>
      <w:r>
        <w:rPr>
          <w:rFonts w:asciiTheme="minorHAnsi" w:hAnsiTheme="minorHAnsi" w:cstheme="minorHAnsi"/>
          <w:szCs w:val="22"/>
        </w:rPr>
        <w:t>,</w:t>
      </w:r>
    </w:p>
    <w:p w14:paraId="765A9CBB" w14:textId="77777777" w:rsidR="007E1334" w:rsidRPr="001F037D" w:rsidRDefault="007E1334" w:rsidP="00515BA1">
      <w:pPr>
        <w:pStyle w:val="Paragraphedeliste"/>
        <w:numPr>
          <w:ilvl w:val="0"/>
          <w:numId w:val="23"/>
        </w:numPr>
        <w:spacing w:after="0"/>
        <w:jc w:val="both"/>
        <w:rPr>
          <w:rFonts w:asciiTheme="minorHAnsi" w:hAnsiTheme="minorHAnsi" w:cstheme="minorHAnsi"/>
          <w:szCs w:val="22"/>
        </w:rPr>
      </w:pPr>
      <w:r w:rsidRPr="001F037D">
        <w:rPr>
          <w:rFonts w:asciiTheme="minorHAnsi" w:hAnsiTheme="minorHAnsi" w:cstheme="minorHAnsi"/>
          <w:szCs w:val="22"/>
        </w:rPr>
        <w:t>Reverse osmosis systems</w:t>
      </w:r>
    </w:p>
    <w:p w14:paraId="0D3BAAF2" w14:textId="77777777" w:rsidR="007E1334" w:rsidRPr="00493345" w:rsidRDefault="007E1334" w:rsidP="007E1334">
      <w:pPr>
        <w:pStyle w:val="Paragraphedeliste"/>
        <w:spacing w:after="0" w:line="240" w:lineRule="auto"/>
        <w:jc w:val="both"/>
        <w:rPr>
          <w:rFonts w:asciiTheme="majorHAnsi" w:hAnsiTheme="majorHAnsi" w:cs="Arial"/>
          <w:b/>
          <w:bCs/>
          <w:szCs w:val="22"/>
        </w:rPr>
      </w:pPr>
    </w:p>
    <w:p w14:paraId="4519C6E0" w14:textId="77777777" w:rsidR="007E1334" w:rsidRDefault="007E1334" w:rsidP="007E1334">
      <w:pPr>
        <w:rPr>
          <w:rFonts w:asciiTheme="majorHAnsi" w:hAnsiTheme="majorHAnsi" w:cs="Arial"/>
          <w:b/>
          <w:bCs/>
          <w:szCs w:val="22"/>
        </w:rPr>
      </w:pPr>
      <w:r>
        <w:rPr>
          <w:rFonts w:asciiTheme="majorHAnsi" w:hAnsiTheme="majorHAnsi" w:cs="Arial"/>
          <w:b/>
          <w:bCs/>
          <w:szCs w:val="22"/>
        </w:rPr>
        <w:t>Some example of safe water technologies are as follows:</w:t>
      </w:r>
    </w:p>
    <w:p w14:paraId="08EF6BBA" w14:textId="77777777" w:rsidR="007E1334" w:rsidRDefault="007E1334" w:rsidP="007E1334">
      <w:pPr>
        <w:rPr>
          <w:rFonts w:asciiTheme="majorHAnsi" w:hAnsiTheme="majorHAnsi" w:cs="Arial"/>
          <w:b/>
          <w:bCs/>
          <w:szCs w:val="22"/>
        </w:rPr>
      </w:pPr>
      <w:r>
        <w:rPr>
          <w:rFonts w:asciiTheme="majorHAnsi" w:hAnsiTheme="majorHAnsi" w:cs="Arial"/>
          <w:b/>
          <w:bCs/>
          <w:szCs w:val="22"/>
        </w:rPr>
        <w:t xml:space="preserve">Water filters: </w:t>
      </w:r>
    </w:p>
    <w:p w14:paraId="640464B5" w14:textId="77777777" w:rsidR="007E1334" w:rsidRDefault="007E1334" w:rsidP="007E1334">
      <w:pPr>
        <w:jc w:val="both"/>
        <w:rPr>
          <w:rFonts w:asciiTheme="majorHAnsi" w:hAnsiTheme="majorHAnsi" w:cs="Arial"/>
          <w:szCs w:val="22"/>
        </w:rPr>
      </w:pPr>
      <w:r w:rsidRPr="000774AC">
        <w:rPr>
          <w:rFonts w:asciiTheme="majorHAnsi" w:hAnsiTheme="majorHAnsi" w:cs="Arial"/>
          <w:szCs w:val="22"/>
        </w:rPr>
        <w:t>Water filter projects will provide safe water treatment technologies to households</w:t>
      </w:r>
      <w:r>
        <w:rPr>
          <w:rFonts w:asciiTheme="majorHAnsi" w:hAnsiTheme="majorHAnsi" w:cs="Arial"/>
          <w:szCs w:val="22"/>
        </w:rPr>
        <w:t xml:space="preserve">, communities and institutions </w:t>
      </w:r>
      <w:r w:rsidRPr="000774AC">
        <w:rPr>
          <w:rFonts w:asciiTheme="majorHAnsi" w:hAnsiTheme="majorHAnsi" w:cs="Arial"/>
          <w:szCs w:val="22"/>
        </w:rPr>
        <w:t>in host countr</w:t>
      </w:r>
      <w:r>
        <w:rPr>
          <w:rFonts w:asciiTheme="majorHAnsi" w:hAnsiTheme="majorHAnsi" w:cs="Arial"/>
          <w:szCs w:val="22"/>
        </w:rPr>
        <w:t>ies where</w:t>
      </w:r>
      <w:r w:rsidRPr="000774AC">
        <w:rPr>
          <w:rFonts w:asciiTheme="majorHAnsi" w:hAnsiTheme="majorHAnsi" w:cs="Arial"/>
          <w:szCs w:val="22"/>
        </w:rPr>
        <w:t xml:space="preserve"> currently boiling </w:t>
      </w:r>
      <w:r>
        <w:rPr>
          <w:rFonts w:asciiTheme="majorHAnsi" w:hAnsiTheme="majorHAnsi" w:cs="Arial"/>
          <w:szCs w:val="22"/>
        </w:rPr>
        <w:t xml:space="preserve">is the only alternative to access clean water. </w:t>
      </w:r>
    </w:p>
    <w:p w14:paraId="17985F0E" w14:textId="77777777" w:rsidR="007E1334" w:rsidRDefault="007E1334" w:rsidP="007E1334">
      <w:pPr>
        <w:jc w:val="both"/>
        <w:rPr>
          <w:rFonts w:asciiTheme="majorHAnsi" w:hAnsiTheme="majorHAnsi" w:cs="Arial"/>
          <w:szCs w:val="22"/>
        </w:rPr>
      </w:pPr>
    </w:p>
    <w:p w14:paraId="4B8353C2" w14:textId="77777777" w:rsidR="007E1334" w:rsidRDefault="007E1334" w:rsidP="007E1334">
      <w:pPr>
        <w:jc w:val="both"/>
        <w:rPr>
          <w:rFonts w:asciiTheme="majorHAnsi" w:hAnsiTheme="majorHAnsi" w:cs="Arial"/>
          <w:szCs w:val="22"/>
        </w:rPr>
      </w:pPr>
      <w:r w:rsidRPr="000774AC">
        <w:rPr>
          <w:rFonts w:asciiTheme="majorHAnsi" w:hAnsiTheme="majorHAnsi" w:cs="Arial"/>
          <w:szCs w:val="22"/>
        </w:rPr>
        <w:t xml:space="preserve">The chosen technology </w:t>
      </w:r>
      <w:r>
        <w:rPr>
          <w:rFonts w:asciiTheme="majorHAnsi" w:hAnsiTheme="majorHAnsi" w:cs="Arial"/>
          <w:szCs w:val="22"/>
        </w:rPr>
        <w:t>will vary</w:t>
      </w:r>
      <w:r w:rsidRPr="000774AC">
        <w:rPr>
          <w:rFonts w:asciiTheme="majorHAnsi" w:hAnsiTheme="majorHAnsi" w:cs="Arial"/>
          <w:szCs w:val="22"/>
        </w:rPr>
        <w:t xml:space="preserve"> </w:t>
      </w:r>
      <w:r>
        <w:rPr>
          <w:rFonts w:asciiTheme="majorHAnsi" w:hAnsiTheme="majorHAnsi" w:cs="Arial"/>
          <w:szCs w:val="22"/>
        </w:rPr>
        <w:t>between</w:t>
      </w:r>
      <w:r w:rsidRPr="000774AC">
        <w:rPr>
          <w:rFonts w:asciiTheme="majorHAnsi" w:hAnsiTheme="majorHAnsi" w:cs="Arial"/>
          <w:szCs w:val="22"/>
        </w:rPr>
        <w:t xml:space="preserve"> VPA</w:t>
      </w:r>
      <w:r>
        <w:rPr>
          <w:rFonts w:asciiTheme="majorHAnsi" w:hAnsiTheme="majorHAnsi" w:cs="Arial"/>
          <w:szCs w:val="22"/>
        </w:rPr>
        <w:t>s</w:t>
      </w:r>
      <w:r w:rsidRPr="000774AC">
        <w:rPr>
          <w:rFonts w:asciiTheme="majorHAnsi" w:hAnsiTheme="majorHAnsi" w:cs="Arial"/>
          <w:szCs w:val="22"/>
        </w:rPr>
        <w:t xml:space="preserve"> as different locations, climates, traditions, and improvements in technology demand</w:t>
      </w:r>
      <w:r>
        <w:rPr>
          <w:rFonts w:asciiTheme="majorHAnsi" w:hAnsiTheme="majorHAnsi" w:cs="Arial"/>
          <w:szCs w:val="22"/>
        </w:rPr>
        <w:t xml:space="preserve"> exist</w:t>
      </w:r>
      <w:r w:rsidRPr="000774AC">
        <w:rPr>
          <w:rFonts w:asciiTheme="majorHAnsi" w:hAnsiTheme="majorHAnsi" w:cs="Arial"/>
          <w:szCs w:val="22"/>
        </w:rPr>
        <w:t xml:space="preserve">. The technology </w:t>
      </w:r>
      <w:r>
        <w:rPr>
          <w:rFonts w:asciiTheme="majorHAnsi" w:hAnsiTheme="majorHAnsi" w:cs="Arial"/>
          <w:szCs w:val="22"/>
        </w:rPr>
        <w:t>will be dispatched at</w:t>
      </w:r>
      <w:r w:rsidRPr="000774AC">
        <w:rPr>
          <w:rFonts w:asciiTheme="majorHAnsi" w:hAnsiTheme="majorHAnsi" w:cs="Arial"/>
          <w:szCs w:val="22"/>
        </w:rPr>
        <w:t xml:space="preserve"> household</w:t>
      </w:r>
      <w:r>
        <w:rPr>
          <w:rFonts w:asciiTheme="majorHAnsi" w:hAnsiTheme="majorHAnsi" w:cs="Arial"/>
          <w:szCs w:val="22"/>
        </w:rPr>
        <w:t>, communities and institution</w:t>
      </w:r>
      <w:r w:rsidRPr="000774AC">
        <w:rPr>
          <w:rFonts w:asciiTheme="majorHAnsi" w:hAnsiTheme="majorHAnsi" w:cs="Arial"/>
          <w:szCs w:val="22"/>
        </w:rPr>
        <w:t xml:space="preserve"> </w:t>
      </w:r>
      <w:r>
        <w:rPr>
          <w:rFonts w:asciiTheme="majorHAnsi" w:hAnsiTheme="majorHAnsi" w:cs="Arial"/>
          <w:szCs w:val="22"/>
        </w:rPr>
        <w:t>l</w:t>
      </w:r>
      <w:r w:rsidRPr="000774AC">
        <w:rPr>
          <w:rFonts w:asciiTheme="majorHAnsi" w:hAnsiTheme="majorHAnsi" w:cs="Arial"/>
          <w:szCs w:val="22"/>
        </w:rPr>
        <w:t>evel.</w:t>
      </w:r>
      <w:r>
        <w:rPr>
          <w:rFonts w:asciiTheme="majorHAnsi" w:hAnsiTheme="majorHAnsi" w:cs="Arial"/>
          <w:szCs w:val="22"/>
        </w:rPr>
        <w:t xml:space="preserve"> </w:t>
      </w:r>
    </w:p>
    <w:p w14:paraId="083111BF" w14:textId="77777777" w:rsidR="007E1334" w:rsidRDefault="007E1334" w:rsidP="007E1334">
      <w:pPr>
        <w:jc w:val="both"/>
        <w:rPr>
          <w:rFonts w:asciiTheme="majorHAnsi" w:hAnsiTheme="majorHAnsi" w:cs="Arial"/>
          <w:szCs w:val="22"/>
        </w:rPr>
      </w:pPr>
    </w:p>
    <w:p w14:paraId="5D827ED0" w14:textId="77777777" w:rsidR="007E1334" w:rsidRPr="008906EE" w:rsidRDefault="007E1334" w:rsidP="007E1334">
      <w:pPr>
        <w:jc w:val="both"/>
        <w:rPr>
          <w:rFonts w:asciiTheme="majorHAnsi" w:hAnsiTheme="majorHAnsi" w:cs="Arial"/>
          <w:b/>
          <w:bCs/>
          <w:szCs w:val="22"/>
        </w:rPr>
      </w:pPr>
      <w:r w:rsidRPr="008906EE">
        <w:rPr>
          <w:rFonts w:asciiTheme="majorHAnsi" w:hAnsiTheme="majorHAnsi" w:cs="Arial"/>
          <w:b/>
          <w:bCs/>
          <w:szCs w:val="22"/>
        </w:rPr>
        <w:t>Borehole:</w:t>
      </w:r>
    </w:p>
    <w:p w14:paraId="7247D4C4" w14:textId="232F4132" w:rsidR="007E1334" w:rsidRPr="00A90939" w:rsidRDefault="007E1334" w:rsidP="007E1334">
      <w:pPr>
        <w:pStyle w:val="BodyA"/>
        <w:spacing w:after="200" w:line="360" w:lineRule="auto"/>
        <w:jc w:val="both"/>
        <w:rPr>
          <w:lang w:val="en-GB"/>
          <w:rPrChange w:id="173" w:author="EVA LEIBOVICI" w:date="2023-09-18T15:50:00Z">
            <w:rPr/>
          </w:rPrChange>
        </w:rPr>
      </w:pPr>
      <w:r w:rsidRPr="00AE5297">
        <w:rPr>
          <w:rFonts w:ascii="Verdana" w:eastAsiaTheme="minorHAnsi" w:hAnsi="Verdana" w:cs="Times New Roman (Body CS)"/>
          <w:color w:val="4D4D4C"/>
          <w:bdr w:val="none" w:sz="0" w:space="0" w:color="auto"/>
          <w:lang w:val="en-US" w:eastAsia="de-DE"/>
          <w14:cntxtAlts/>
        </w:rPr>
        <w:t>The boreholes will remove the need to boil unsafe water to treat the water, and therefore will reduce GHG emissions associated with boiling unsafe water</w:t>
      </w:r>
      <w:r>
        <w:rPr>
          <w:rFonts w:ascii="Verdana" w:eastAsiaTheme="minorHAnsi" w:hAnsi="Verdana" w:cs="Times New Roman (Body CS)"/>
          <w:color w:val="4D4D4C"/>
          <w:bdr w:val="none" w:sz="0" w:space="0" w:color="auto"/>
          <w:lang w:val="en-US" w:eastAsia="de-DE"/>
          <w14:cntxtAlts/>
        </w:rPr>
        <w:t xml:space="preserve">. The borehole will provide the </w:t>
      </w:r>
      <w:r w:rsidRPr="008906EE">
        <w:rPr>
          <w:rFonts w:ascii="Verdana" w:eastAsiaTheme="minorHAnsi" w:hAnsi="Verdana" w:cs="Times New Roman (Body CS)"/>
          <w:color w:val="4D4D4C"/>
          <w:bdr w:val="none" w:sz="0" w:space="0" w:color="auto"/>
          <w:lang w:val="en-US" w:eastAsia="de-DE"/>
          <w14:cntxtAlts/>
        </w:rPr>
        <w:t xml:space="preserve">safe water to households, </w:t>
      </w:r>
      <w:del w:id="174" w:author="NIHAR Kumar" w:date="2023-05-25T12:24:00Z">
        <w:r w:rsidRPr="008906EE" w:rsidDel="00EF43E6">
          <w:rPr>
            <w:rFonts w:ascii="Verdana" w:eastAsiaTheme="minorHAnsi" w:hAnsi="Verdana" w:cs="Times New Roman (Body CS)"/>
            <w:color w:val="4D4D4C"/>
            <w:bdr w:val="none" w:sz="0" w:space="0" w:color="auto"/>
            <w:lang w:val="en-US" w:eastAsia="de-DE"/>
            <w14:cntxtAlts/>
          </w:rPr>
          <w:delText>communities</w:delText>
        </w:r>
      </w:del>
      <w:ins w:id="175" w:author="NIHAR Kumar" w:date="2023-05-25T12:24:00Z">
        <w:r w:rsidR="00EF43E6" w:rsidRPr="008906EE">
          <w:rPr>
            <w:rFonts w:ascii="Verdana" w:eastAsiaTheme="minorHAnsi" w:hAnsi="Verdana" w:cs="Times New Roman (Body CS)"/>
            <w:color w:val="4D4D4C"/>
            <w:bdr w:val="none" w:sz="0" w:space="0" w:color="auto"/>
            <w:lang w:val="en-US" w:eastAsia="de-DE"/>
            <w14:cntxtAlts/>
          </w:rPr>
          <w:t>communities,</w:t>
        </w:r>
      </w:ins>
      <w:r w:rsidRPr="008906EE">
        <w:rPr>
          <w:rFonts w:ascii="Verdana" w:eastAsiaTheme="minorHAnsi" w:hAnsi="Verdana" w:cs="Times New Roman (Body CS)"/>
          <w:color w:val="4D4D4C"/>
          <w:bdr w:val="none" w:sz="0" w:space="0" w:color="auto"/>
          <w:lang w:val="en-US" w:eastAsia="de-DE"/>
          <w14:cntxtAlts/>
        </w:rPr>
        <w:t xml:space="preserve"> and institutions in host countries where currently boiling is the only alternative to access clean water.</w:t>
      </w:r>
    </w:p>
    <w:p w14:paraId="48BA4FED" w14:textId="77777777" w:rsidR="007E1334" w:rsidRPr="00A6266F" w:rsidRDefault="007E1334" w:rsidP="007E1334">
      <w:pPr>
        <w:rPr>
          <w:rFonts w:asciiTheme="majorHAnsi" w:hAnsiTheme="majorHAnsi" w:cs="Arial"/>
          <w:b/>
          <w:bCs/>
          <w:szCs w:val="22"/>
        </w:rPr>
      </w:pPr>
      <w:r>
        <w:rPr>
          <w:rFonts w:asciiTheme="majorHAnsi" w:hAnsiTheme="majorHAnsi" w:cs="Arial"/>
          <w:b/>
          <w:bCs/>
          <w:szCs w:val="22"/>
        </w:rPr>
        <w:t xml:space="preserve">Other safe water clean supply and treatment technologies </w:t>
      </w:r>
    </w:p>
    <w:p w14:paraId="2E990027" w14:textId="3E255BB1" w:rsidR="007E1334" w:rsidRPr="008712BA" w:rsidRDefault="007E1334" w:rsidP="007E1334">
      <w:pPr>
        <w:jc w:val="both"/>
        <w:rPr>
          <w:rFonts w:asciiTheme="majorHAnsi" w:hAnsiTheme="majorHAnsi" w:cs="Arial"/>
          <w:szCs w:val="22"/>
        </w:rPr>
      </w:pPr>
      <w:r>
        <w:rPr>
          <w:rFonts w:asciiTheme="majorHAnsi" w:hAnsiTheme="majorHAnsi" w:cs="Arial"/>
          <w:szCs w:val="22"/>
        </w:rPr>
        <w:t>They</w:t>
      </w:r>
      <w:r w:rsidRPr="008712BA">
        <w:rPr>
          <w:rFonts w:asciiTheme="majorHAnsi" w:hAnsiTheme="majorHAnsi" w:cs="Arial"/>
          <w:szCs w:val="22"/>
        </w:rPr>
        <w:t xml:space="preserve"> are those that </w:t>
      </w:r>
      <w:r>
        <w:rPr>
          <w:rFonts w:asciiTheme="majorHAnsi" w:hAnsiTheme="majorHAnsi" w:cs="Arial"/>
          <w:szCs w:val="22"/>
        </w:rPr>
        <w:t xml:space="preserve">provide clean water to households, </w:t>
      </w:r>
      <w:del w:id="176" w:author="NIHAR Kumar" w:date="2023-05-25T12:24:00Z">
        <w:r w:rsidDel="00EF43E6">
          <w:rPr>
            <w:rFonts w:asciiTheme="majorHAnsi" w:hAnsiTheme="majorHAnsi" w:cs="Arial"/>
            <w:szCs w:val="22"/>
          </w:rPr>
          <w:delText>communities</w:delText>
        </w:r>
      </w:del>
      <w:ins w:id="177" w:author="NIHAR Kumar" w:date="2023-05-25T12:24:00Z">
        <w:r w:rsidR="00EF43E6">
          <w:rPr>
            <w:rFonts w:asciiTheme="majorHAnsi" w:hAnsiTheme="majorHAnsi" w:cs="Arial"/>
            <w:szCs w:val="22"/>
          </w:rPr>
          <w:t>communities,</w:t>
        </w:r>
      </w:ins>
      <w:r>
        <w:rPr>
          <w:rFonts w:asciiTheme="majorHAnsi" w:hAnsiTheme="majorHAnsi" w:cs="Arial"/>
          <w:szCs w:val="22"/>
        </w:rPr>
        <w:t xml:space="preserve"> and institution as per international or national legislations. Ensuring safe water access for communities in a region, avoids</w:t>
      </w:r>
      <w:r w:rsidRPr="008712BA">
        <w:rPr>
          <w:rFonts w:asciiTheme="majorHAnsi" w:hAnsiTheme="majorHAnsi" w:cs="Arial"/>
          <w:szCs w:val="22"/>
        </w:rPr>
        <w:t xml:space="preserve"> the</w:t>
      </w:r>
      <w:r>
        <w:rPr>
          <w:rFonts w:asciiTheme="majorHAnsi" w:hAnsiTheme="majorHAnsi" w:cs="Arial"/>
          <w:szCs w:val="22"/>
        </w:rPr>
        <w:t xml:space="preserve"> need to</w:t>
      </w:r>
      <w:r w:rsidRPr="008712BA">
        <w:rPr>
          <w:rFonts w:asciiTheme="majorHAnsi" w:hAnsiTheme="majorHAnsi" w:cs="Arial"/>
          <w:szCs w:val="22"/>
        </w:rPr>
        <w:t xml:space="preserve"> boil </w:t>
      </w:r>
      <w:r>
        <w:rPr>
          <w:rFonts w:asciiTheme="majorHAnsi" w:hAnsiTheme="majorHAnsi" w:cs="Arial"/>
          <w:szCs w:val="22"/>
        </w:rPr>
        <w:t>unsafe</w:t>
      </w:r>
      <w:r w:rsidRPr="008712BA">
        <w:rPr>
          <w:rFonts w:asciiTheme="majorHAnsi" w:hAnsiTheme="majorHAnsi" w:cs="Arial"/>
          <w:szCs w:val="22"/>
        </w:rPr>
        <w:t xml:space="preserve"> water</w:t>
      </w:r>
      <w:r>
        <w:rPr>
          <w:rFonts w:asciiTheme="majorHAnsi" w:hAnsiTheme="majorHAnsi" w:cs="Arial"/>
          <w:szCs w:val="22"/>
        </w:rPr>
        <w:t xml:space="preserve"> and therefore </w:t>
      </w:r>
      <w:r w:rsidRPr="008712BA">
        <w:rPr>
          <w:rFonts w:asciiTheme="majorHAnsi" w:hAnsiTheme="majorHAnsi" w:cs="Arial"/>
          <w:szCs w:val="22"/>
        </w:rPr>
        <w:t xml:space="preserve">reduce </w:t>
      </w:r>
      <w:r>
        <w:rPr>
          <w:rFonts w:asciiTheme="majorHAnsi" w:hAnsiTheme="majorHAnsi" w:cs="Arial"/>
          <w:szCs w:val="22"/>
        </w:rPr>
        <w:t xml:space="preserve">the </w:t>
      </w:r>
      <w:r w:rsidRPr="008712BA">
        <w:rPr>
          <w:rFonts w:asciiTheme="majorHAnsi" w:hAnsiTheme="majorHAnsi" w:cs="Arial"/>
          <w:szCs w:val="22"/>
        </w:rPr>
        <w:t>GHG emissions associated</w:t>
      </w:r>
      <w:r>
        <w:rPr>
          <w:rFonts w:asciiTheme="majorHAnsi" w:hAnsiTheme="majorHAnsi" w:cs="Arial"/>
          <w:szCs w:val="22"/>
        </w:rPr>
        <w:t xml:space="preserve"> while improving drastically the livelihoods of these targeted communities. T</w:t>
      </w:r>
      <w:r w:rsidRPr="008712BA">
        <w:rPr>
          <w:rFonts w:asciiTheme="majorHAnsi" w:hAnsiTheme="majorHAnsi" w:cs="Arial"/>
          <w:szCs w:val="22"/>
        </w:rPr>
        <w:t>h</w:t>
      </w:r>
      <w:r>
        <w:rPr>
          <w:rFonts w:asciiTheme="majorHAnsi" w:hAnsiTheme="majorHAnsi" w:cs="Arial"/>
          <w:szCs w:val="22"/>
        </w:rPr>
        <w:t>ese</w:t>
      </w:r>
      <w:r w:rsidRPr="008712BA">
        <w:rPr>
          <w:rFonts w:asciiTheme="majorHAnsi" w:hAnsiTheme="majorHAnsi" w:cs="Arial"/>
          <w:szCs w:val="22"/>
        </w:rPr>
        <w:t xml:space="preserve"> technologies enable the </w:t>
      </w:r>
      <w:r>
        <w:rPr>
          <w:rFonts w:asciiTheme="majorHAnsi" w:hAnsiTheme="majorHAnsi" w:cs="Arial"/>
          <w:szCs w:val="22"/>
        </w:rPr>
        <w:t xml:space="preserve">GHG emission </w:t>
      </w:r>
      <w:r w:rsidRPr="008712BA">
        <w:rPr>
          <w:rFonts w:asciiTheme="majorHAnsi" w:hAnsiTheme="majorHAnsi" w:cs="Arial"/>
          <w:szCs w:val="22"/>
        </w:rPr>
        <w:t>baseline scenario to be reduced</w:t>
      </w:r>
      <w:r>
        <w:rPr>
          <w:rFonts w:asciiTheme="majorHAnsi" w:hAnsiTheme="majorHAnsi" w:cs="Arial"/>
          <w:szCs w:val="22"/>
        </w:rPr>
        <w:t xml:space="preserve"> </w:t>
      </w:r>
      <w:r w:rsidRPr="008712BA">
        <w:rPr>
          <w:rFonts w:asciiTheme="majorHAnsi" w:hAnsiTheme="majorHAnsi" w:cs="Arial"/>
          <w:szCs w:val="22"/>
        </w:rPr>
        <w:t>(boiling water), and most likely</w:t>
      </w:r>
      <w:r>
        <w:rPr>
          <w:rFonts w:asciiTheme="majorHAnsi" w:hAnsiTheme="majorHAnsi" w:cs="Arial"/>
          <w:szCs w:val="22"/>
        </w:rPr>
        <w:t xml:space="preserve"> reach the</w:t>
      </w:r>
      <w:r w:rsidRPr="008712BA">
        <w:rPr>
          <w:rFonts w:asciiTheme="majorHAnsi" w:hAnsiTheme="majorHAnsi" w:cs="Arial"/>
          <w:szCs w:val="22"/>
        </w:rPr>
        <w:t xml:space="preserve"> zero emission.</w:t>
      </w:r>
    </w:p>
    <w:p w14:paraId="3EA7B5D4" w14:textId="77777777" w:rsidR="007E1334" w:rsidRDefault="007E1334" w:rsidP="007E1334">
      <w:pPr>
        <w:jc w:val="both"/>
        <w:rPr>
          <w:rFonts w:asciiTheme="majorHAnsi" w:hAnsiTheme="majorHAnsi" w:cs="Arial"/>
          <w:szCs w:val="22"/>
        </w:rPr>
      </w:pPr>
    </w:p>
    <w:p w14:paraId="42F761CE" w14:textId="77777777" w:rsidR="007E1334" w:rsidRPr="008712BA" w:rsidRDefault="007E1334" w:rsidP="007E1334">
      <w:pPr>
        <w:jc w:val="both"/>
        <w:rPr>
          <w:rFonts w:asciiTheme="majorHAnsi" w:hAnsiTheme="majorHAnsi" w:cs="Arial"/>
          <w:szCs w:val="22"/>
        </w:rPr>
      </w:pPr>
      <w:r w:rsidRPr="008712BA">
        <w:rPr>
          <w:rFonts w:asciiTheme="majorHAnsi" w:hAnsiTheme="majorHAnsi" w:cs="Arial"/>
          <w:szCs w:val="22"/>
        </w:rPr>
        <w:t xml:space="preserve">Each technology will be detailed in the VPA-DD, as different locations require different </w:t>
      </w:r>
      <w:r>
        <w:rPr>
          <w:rFonts w:asciiTheme="majorHAnsi" w:hAnsiTheme="majorHAnsi" w:cs="Arial"/>
          <w:szCs w:val="22"/>
        </w:rPr>
        <w:t>approaches</w:t>
      </w:r>
      <w:r w:rsidRPr="008712BA">
        <w:rPr>
          <w:rFonts w:asciiTheme="majorHAnsi" w:hAnsiTheme="majorHAnsi" w:cs="Arial"/>
          <w:szCs w:val="22"/>
        </w:rPr>
        <w:t xml:space="preserve"> due to climate, culture, improvements, and </w:t>
      </w:r>
      <w:r>
        <w:rPr>
          <w:rFonts w:asciiTheme="majorHAnsi" w:hAnsiTheme="majorHAnsi" w:cs="Arial"/>
          <w:szCs w:val="22"/>
        </w:rPr>
        <w:t xml:space="preserve">user </w:t>
      </w:r>
      <w:r w:rsidRPr="008712BA">
        <w:rPr>
          <w:rFonts w:asciiTheme="majorHAnsi" w:hAnsiTheme="majorHAnsi" w:cs="Arial"/>
          <w:szCs w:val="22"/>
        </w:rPr>
        <w:t xml:space="preserve">preferences. </w:t>
      </w:r>
      <w:r w:rsidRPr="00784FD8">
        <w:rPr>
          <w:rFonts w:asciiTheme="majorHAnsi" w:hAnsiTheme="majorHAnsi" w:cs="Arial"/>
          <w:szCs w:val="22"/>
        </w:rPr>
        <w:t>Water, Sanitation and Hygiene </w:t>
      </w:r>
      <w:r w:rsidRPr="008712BA">
        <w:rPr>
          <w:rFonts w:asciiTheme="majorHAnsi" w:hAnsiTheme="majorHAnsi" w:cs="Arial"/>
          <w:szCs w:val="22"/>
        </w:rPr>
        <w:t>training will be conducted for all safe water technologies under the P</w:t>
      </w:r>
      <w:r>
        <w:rPr>
          <w:rFonts w:asciiTheme="majorHAnsi" w:hAnsiTheme="majorHAnsi" w:cs="Arial"/>
          <w:szCs w:val="22"/>
        </w:rPr>
        <w:t>o</w:t>
      </w:r>
      <w:r w:rsidRPr="008712BA">
        <w:rPr>
          <w:rFonts w:asciiTheme="majorHAnsi" w:hAnsiTheme="majorHAnsi" w:cs="Arial"/>
          <w:szCs w:val="22"/>
        </w:rPr>
        <w:t>A</w:t>
      </w:r>
      <w:r>
        <w:rPr>
          <w:rFonts w:asciiTheme="majorHAnsi" w:hAnsiTheme="majorHAnsi" w:cs="Arial"/>
          <w:szCs w:val="22"/>
        </w:rPr>
        <w:t xml:space="preserve"> following the requirements of best international practices</w:t>
      </w:r>
      <w:r w:rsidRPr="008712BA">
        <w:rPr>
          <w:rFonts w:asciiTheme="majorHAnsi" w:hAnsiTheme="majorHAnsi" w:cs="Arial"/>
          <w:szCs w:val="22"/>
        </w:rPr>
        <w:t xml:space="preserve">. </w:t>
      </w:r>
    </w:p>
    <w:p w14:paraId="276FE2DF" w14:textId="77777777" w:rsidR="007E1334" w:rsidRPr="008712BA" w:rsidRDefault="007E1334" w:rsidP="007E1334">
      <w:pPr>
        <w:jc w:val="both"/>
        <w:rPr>
          <w:rFonts w:asciiTheme="majorHAnsi" w:hAnsiTheme="majorHAnsi" w:cs="Arial"/>
          <w:szCs w:val="22"/>
        </w:rPr>
      </w:pPr>
    </w:p>
    <w:p w14:paraId="0A5F3FFC" w14:textId="519D0FB9" w:rsidR="007E1334" w:rsidRDefault="007E1334" w:rsidP="007E1334">
      <w:pPr>
        <w:jc w:val="both"/>
        <w:rPr>
          <w:rFonts w:asciiTheme="majorHAnsi" w:hAnsiTheme="majorHAnsi"/>
        </w:rPr>
      </w:pPr>
      <w:r w:rsidRPr="008712BA">
        <w:rPr>
          <w:rFonts w:asciiTheme="majorHAnsi" w:hAnsiTheme="majorHAnsi" w:cs="Arial"/>
          <w:szCs w:val="22"/>
        </w:rPr>
        <w:t>Safe water technolog</w:t>
      </w:r>
      <w:r>
        <w:rPr>
          <w:rFonts w:asciiTheme="majorHAnsi" w:hAnsiTheme="majorHAnsi" w:cs="Arial"/>
          <w:szCs w:val="22"/>
        </w:rPr>
        <w:t>ies</w:t>
      </w:r>
      <w:r w:rsidRPr="008712BA">
        <w:rPr>
          <w:rFonts w:asciiTheme="majorHAnsi" w:hAnsiTheme="majorHAnsi" w:cs="Arial"/>
          <w:szCs w:val="22"/>
        </w:rPr>
        <w:t xml:space="preserve"> </w:t>
      </w:r>
      <w:r>
        <w:rPr>
          <w:rFonts w:asciiTheme="majorHAnsi" w:hAnsiTheme="majorHAnsi" w:cs="Arial"/>
          <w:szCs w:val="22"/>
        </w:rPr>
        <w:t>are</w:t>
      </w:r>
      <w:r w:rsidRPr="008712BA">
        <w:rPr>
          <w:rFonts w:asciiTheme="majorHAnsi" w:hAnsiTheme="majorHAnsi" w:cs="Arial"/>
          <w:szCs w:val="22"/>
        </w:rPr>
        <w:t xml:space="preserve"> </w:t>
      </w:r>
      <w:r w:rsidRPr="008712BA">
        <w:rPr>
          <w:rFonts w:asciiTheme="majorHAnsi" w:hAnsiTheme="majorHAnsi"/>
        </w:rPr>
        <w:t xml:space="preserve">eligible under the GS4GG Community Services Activity Requirements v1.2 section 3.1.1. (d) Water, </w:t>
      </w:r>
      <w:del w:id="178" w:author="NIHAR Kumar" w:date="2023-05-25T12:24:00Z">
        <w:r w:rsidRPr="008712BA" w:rsidDel="00EF43E6">
          <w:rPr>
            <w:rFonts w:asciiTheme="majorHAnsi" w:hAnsiTheme="majorHAnsi"/>
          </w:rPr>
          <w:delText>sanitation</w:delText>
        </w:r>
      </w:del>
      <w:ins w:id="179" w:author="NIHAR Kumar" w:date="2023-05-25T12:24:00Z">
        <w:r w:rsidR="00EF43E6" w:rsidRPr="008712BA">
          <w:rPr>
            <w:rFonts w:asciiTheme="majorHAnsi" w:hAnsiTheme="majorHAnsi"/>
          </w:rPr>
          <w:t>sanitation,</w:t>
        </w:r>
      </w:ins>
      <w:r w:rsidRPr="008712BA">
        <w:rPr>
          <w:rFonts w:asciiTheme="majorHAnsi" w:hAnsiTheme="majorHAnsi"/>
        </w:rPr>
        <w:t xml:space="preserve"> and hygiene. </w:t>
      </w:r>
    </w:p>
    <w:p w14:paraId="03265827" w14:textId="77777777" w:rsidR="007E1334" w:rsidRDefault="007E1334" w:rsidP="007E1334">
      <w:pPr>
        <w:jc w:val="both"/>
        <w:rPr>
          <w:rFonts w:asciiTheme="majorHAnsi" w:hAnsiTheme="majorHAnsi"/>
        </w:rPr>
      </w:pPr>
    </w:p>
    <w:p w14:paraId="71108D15" w14:textId="77777777" w:rsidR="007E1334" w:rsidRPr="008906EE" w:rsidRDefault="007E1334" w:rsidP="007E1334">
      <w:pPr>
        <w:jc w:val="both"/>
        <w:rPr>
          <w:b/>
          <w:bCs/>
        </w:rPr>
      </w:pPr>
      <w:r w:rsidRPr="008906EE">
        <w:rPr>
          <w:b/>
          <w:bCs/>
        </w:rPr>
        <w:t xml:space="preserve">Describe how VPAs will meet the eligibility criteria as per section 3.1.1 of GS4GG Principles &amp; Requirements </w:t>
      </w:r>
      <w:r>
        <w:rPr>
          <w:b/>
          <w:bCs/>
        </w:rPr>
        <w:t xml:space="preserve">version 1.2, October 2019 </w:t>
      </w:r>
      <w:r w:rsidRPr="008906EE">
        <w:rPr>
          <w:b/>
          <w:bCs/>
        </w:rPr>
        <w:t>document</w:t>
      </w:r>
      <w:r>
        <w:rPr>
          <w:rStyle w:val="Appelnotedebasdep"/>
          <w:b/>
          <w:bCs/>
        </w:rPr>
        <w:footnoteReference w:id="13"/>
      </w:r>
      <w:r w:rsidRPr="008906EE">
        <w:rPr>
          <w:b/>
          <w:bCs/>
        </w:rPr>
        <w:t>:</w:t>
      </w:r>
    </w:p>
    <w:p w14:paraId="23015253" w14:textId="77777777" w:rsidR="007E1334" w:rsidRDefault="007E1334" w:rsidP="007E1334">
      <w:pPr>
        <w:jc w:val="both"/>
      </w:pPr>
    </w:p>
    <w:tbl>
      <w:tblPr>
        <w:tblW w:w="542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2404"/>
        <w:gridCol w:w="4017"/>
        <w:gridCol w:w="4019"/>
      </w:tblGrid>
      <w:tr w:rsidR="007E1334" w:rsidRPr="00251447" w14:paraId="0FD8A479" w14:textId="77777777" w:rsidTr="0052099C">
        <w:trPr>
          <w:tblHeader/>
        </w:trPr>
        <w:tc>
          <w:tcPr>
            <w:tcW w:w="1151" w:type="pct"/>
            <w:shd w:val="clear" w:color="auto" w:fill="auto"/>
          </w:tcPr>
          <w:p w14:paraId="04BFEFBB" w14:textId="77777777" w:rsidR="007E1334" w:rsidRPr="00251447" w:rsidRDefault="007E1334" w:rsidP="0052099C">
            <w:pPr>
              <w:spacing w:line="240" w:lineRule="auto"/>
              <w:rPr>
                <w:rFonts w:asciiTheme="majorHAnsi" w:hAnsiTheme="majorHAnsi"/>
                <w:b/>
                <w:bCs/>
                <w:lang w:eastAsia="de-DE"/>
              </w:rPr>
            </w:pPr>
            <w:r w:rsidRPr="00251447">
              <w:rPr>
                <w:rFonts w:asciiTheme="majorHAnsi" w:hAnsiTheme="majorHAnsi"/>
                <w:b/>
                <w:bCs/>
                <w:lang w:eastAsia="de-DE"/>
              </w:rPr>
              <w:t>Eligibility Criteria Category</w:t>
            </w:r>
          </w:p>
        </w:tc>
        <w:tc>
          <w:tcPr>
            <w:tcW w:w="1924" w:type="pct"/>
            <w:shd w:val="clear" w:color="auto" w:fill="auto"/>
          </w:tcPr>
          <w:p w14:paraId="525C878A" w14:textId="77777777" w:rsidR="007E1334" w:rsidRPr="00251447" w:rsidRDefault="007E1334" w:rsidP="0052099C">
            <w:pPr>
              <w:spacing w:line="240" w:lineRule="auto"/>
              <w:rPr>
                <w:rFonts w:asciiTheme="majorHAnsi" w:hAnsiTheme="majorHAnsi"/>
                <w:b/>
                <w:bCs/>
                <w:lang w:eastAsia="de-DE"/>
              </w:rPr>
            </w:pPr>
            <w:r w:rsidRPr="00251447">
              <w:rPr>
                <w:rFonts w:asciiTheme="majorHAnsi" w:hAnsiTheme="majorHAnsi"/>
                <w:b/>
                <w:bCs/>
                <w:lang w:eastAsia="de-DE"/>
              </w:rPr>
              <w:t>Eligibility criterion -</w:t>
            </w:r>
          </w:p>
          <w:p w14:paraId="42C89239" w14:textId="77777777" w:rsidR="007E1334" w:rsidRPr="00251447" w:rsidRDefault="007E1334" w:rsidP="0052099C">
            <w:pPr>
              <w:spacing w:line="240" w:lineRule="auto"/>
              <w:rPr>
                <w:rFonts w:asciiTheme="majorHAnsi" w:hAnsiTheme="majorHAnsi"/>
                <w:b/>
                <w:bCs/>
                <w:lang w:val="en-GB" w:eastAsia="de-DE"/>
              </w:rPr>
            </w:pPr>
            <w:r w:rsidRPr="00251447">
              <w:rPr>
                <w:rFonts w:asciiTheme="majorHAnsi" w:hAnsiTheme="majorHAnsi"/>
                <w:b/>
                <w:bCs/>
                <w:lang w:eastAsia="de-DE"/>
              </w:rPr>
              <w:t>Required condition</w:t>
            </w:r>
          </w:p>
        </w:tc>
        <w:tc>
          <w:tcPr>
            <w:tcW w:w="1925" w:type="pct"/>
            <w:shd w:val="clear" w:color="auto" w:fill="auto"/>
          </w:tcPr>
          <w:p w14:paraId="239E6D6D" w14:textId="77777777" w:rsidR="007E1334" w:rsidRPr="00251447" w:rsidRDefault="007E1334" w:rsidP="0052099C">
            <w:pPr>
              <w:spacing w:line="240" w:lineRule="auto"/>
              <w:rPr>
                <w:rFonts w:asciiTheme="majorHAnsi" w:hAnsiTheme="majorHAnsi"/>
                <w:b/>
                <w:bCs/>
                <w:lang w:val="en-GB" w:eastAsia="de-DE"/>
              </w:rPr>
            </w:pPr>
            <w:r w:rsidRPr="00251447">
              <w:rPr>
                <w:rFonts w:asciiTheme="majorHAnsi" w:hAnsiTheme="majorHAnsi"/>
                <w:b/>
                <w:bCs/>
                <w:lang w:val="en-GB" w:eastAsia="de-DE"/>
              </w:rPr>
              <w:t>Justification</w:t>
            </w:r>
          </w:p>
        </w:tc>
      </w:tr>
      <w:tr w:rsidR="007E1334" w:rsidRPr="00251447" w14:paraId="772EF380" w14:textId="77777777" w:rsidTr="0052099C">
        <w:tc>
          <w:tcPr>
            <w:tcW w:w="1151" w:type="pct"/>
            <w:shd w:val="clear" w:color="auto" w:fill="F2F2F2"/>
          </w:tcPr>
          <w:p w14:paraId="052A8071" w14:textId="77777777" w:rsidR="007E1334" w:rsidRPr="00251447" w:rsidRDefault="007E1334" w:rsidP="00515BA1">
            <w:pPr>
              <w:numPr>
                <w:ilvl w:val="0"/>
                <w:numId w:val="25"/>
              </w:numPr>
              <w:spacing w:line="240" w:lineRule="auto"/>
              <w:rPr>
                <w:rFonts w:asciiTheme="majorHAnsi" w:hAnsiTheme="majorHAnsi"/>
                <w:b/>
                <w:bCs/>
                <w:lang w:eastAsia="de-DE"/>
              </w:rPr>
            </w:pPr>
            <w:r w:rsidRPr="00251447">
              <w:rPr>
                <w:rFonts w:asciiTheme="majorHAnsi" w:hAnsiTheme="majorHAnsi"/>
                <w:b/>
                <w:bCs/>
                <w:lang w:eastAsia="de-DE"/>
              </w:rPr>
              <w:t>Types of Project</w:t>
            </w:r>
          </w:p>
        </w:tc>
        <w:tc>
          <w:tcPr>
            <w:tcW w:w="1924" w:type="pct"/>
            <w:shd w:val="clear" w:color="auto" w:fill="F2F2F2"/>
          </w:tcPr>
          <w:p w14:paraId="4A8E114B" w14:textId="77777777" w:rsidR="007E1334" w:rsidRPr="00251447" w:rsidRDefault="007E1334" w:rsidP="0052099C">
            <w:pPr>
              <w:spacing w:line="240" w:lineRule="auto"/>
              <w:rPr>
                <w:rFonts w:asciiTheme="majorHAnsi" w:hAnsiTheme="majorHAnsi"/>
                <w:lang w:val="en-GB" w:eastAsia="de-DE"/>
              </w:rPr>
            </w:pPr>
            <w:r w:rsidRPr="00251447">
              <w:rPr>
                <w:rFonts w:asciiTheme="majorHAnsi" w:hAnsiTheme="majorHAnsi"/>
                <w:lang w:val="en-GB" w:eastAsia="de-DE"/>
              </w:rPr>
              <w:t xml:space="preserve">Eligible projects shall include physical action/implementation on the ground. Pre-identified eligible project types are identified in the Eligibility </w:t>
            </w:r>
            <w:r w:rsidRPr="00251447">
              <w:rPr>
                <w:rFonts w:asciiTheme="majorHAnsi" w:hAnsiTheme="majorHAnsi"/>
                <w:lang w:val="en-GB" w:eastAsia="de-DE"/>
              </w:rPr>
              <w:lastRenderedPageBreak/>
              <w:t>Principles and Requirements section.</w:t>
            </w:r>
          </w:p>
        </w:tc>
        <w:tc>
          <w:tcPr>
            <w:tcW w:w="1925" w:type="pct"/>
            <w:shd w:val="clear" w:color="auto" w:fill="F2F2F2"/>
          </w:tcPr>
          <w:p w14:paraId="473A4476" w14:textId="77777777" w:rsidR="007E1334" w:rsidRDefault="007E1334" w:rsidP="0052099C">
            <w:pPr>
              <w:spacing w:line="240" w:lineRule="auto"/>
              <w:rPr>
                <w:rFonts w:asciiTheme="majorHAnsi" w:hAnsiTheme="majorHAnsi"/>
                <w:bCs/>
                <w:lang w:val="en-GB" w:eastAsia="de-DE"/>
              </w:rPr>
            </w:pPr>
            <w:r w:rsidRPr="00E0697C">
              <w:rPr>
                <w:rFonts w:asciiTheme="majorHAnsi" w:hAnsiTheme="majorHAnsi"/>
                <w:bCs/>
                <w:lang w:val="en-GB" w:eastAsia="de-DE"/>
              </w:rPr>
              <w:lastRenderedPageBreak/>
              <w:t xml:space="preserve">The </w:t>
            </w:r>
            <w:r>
              <w:rPr>
                <w:rFonts w:asciiTheme="majorHAnsi" w:hAnsiTheme="majorHAnsi"/>
                <w:bCs/>
                <w:lang w:val="en-GB" w:eastAsia="de-DE"/>
              </w:rPr>
              <w:t>PoA includes</w:t>
            </w:r>
            <w:r w:rsidRPr="00E0697C">
              <w:rPr>
                <w:rFonts w:asciiTheme="majorHAnsi" w:hAnsiTheme="majorHAnsi"/>
                <w:bCs/>
                <w:lang w:val="en-GB" w:eastAsia="de-DE"/>
              </w:rPr>
              <w:t xml:space="preserve"> dissemination of improved cook stoves (ICS) and </w:t>
            </w:r>
            <w:r>
              <w:rPr>
                <w:rFonts w:asciiTheme="majorHAnsi" w:hAnsiTheme="majorHAnsi"/>
                <w:bCs/>
                <w:lang w:val="en-GB" w:eastAsia="de-DE"/>
              </w:rPr>
              <w:t xml:space="preserve">installation/distribution of </w:t>
            </w:r>
            <w:r w:rsidRPr="00E0697C">
              <w:rPr>
                <w:rFonts w:asciiTheme="majorHAnsi" w:hAnsiTheme="majorHAnsi"/>
                <w:bCs/>
                <w:lang w:val="en-GB" w:eastAsia="de-DE"/>
              </w:rPr>
              <w:t>water purification technologies (WPS)</w:t>
            </w:r>
            <w:r>
              <w:rPr>
                <w:rFonts w:asciiTheme="majorHAnsi" w:hAnsiTheme="majorHAnsi"/>
                <w:bCs/>
                <w:lang w:val="en-GB" w:eastAsia="de-DE"/>
              </w:rPr>
              <w:t xml:space="preserve">. </w:t>
            </w:r>
          </w:p>
          <w:p w14:paraId="21613105" w14:textId="77777777" w:rsidR="007E1334" w:rsidRDefault="007E1334" w:rsidP="0052099C">
            <w:pPr>
              <w:spacing w:line="240" w:lineRule="auto"/>
              <w:rPr>
                <w:rFonts w:asciiTheme="majorHAnsi" w:hAnsiTheme="majorHAnsi"/>
                <w:bCs/>
                <w:lang w:val="en-GB" w:eastAsia="de-DE"/>
              </w:rPr>
            </w:pPr>
          </w:p>
          <w:p w14:paraId="28A2519A" w14:textId="678A1963" w:rsidR="007E1334" w:rsidRDefault="007E1334" w:rsidP="0052099C">
            <w:pPr>
              <w:spacing w:line="240" w:lineRule="auto"/>
              <w:rPr>
                <w:rFonts w:asciiTheme="majorHAnsi" w:hAnsiTheme="majorHAnsi"/>
                <w:bCs/>
                <w:lang w:val="en-GB" w:eastAsia="de-DE"/>
              </w:rPr>
            </w:pPr>
            <w:r>
              <w:rPr>
                <w:rFonts w:asciiTheme="majorHAnsi" w:hAnsiTheme="majorHAnsi"/>
                <w:bCs/>
                <w:lang w:val="en-GB" w:eastAsia="de-DE"/>
              </w:rPr>
              <w:lastRenderedPageBreak/>
              <w:t xml:space="preserve">The PoA applies GS approved </w:t>
            </w:r>
            <w:r w:rsidRPr="00E0697C">
              <w:rPr>
                <w:rFonts w:asciiTheme="majorHAnsi" w:hAnsiTheme="majorHAnsi"/>
                <w:bCs/>
                <w:lang w:val="en-GB" w:eastAsia="de-DE"/>
              </w:rPr>
              <w:t xml:space="preserve">“Technologies and Practices to Displace Decentralized Thermal Energy Consumption” </w:t>
            </w:r>
            <w:r>
              <w:rPr>
                <w:rFonts w:asciiTheme="majorHAnsi" w:hAnsiTheme="majorHAnsi"/>
                <w:bCs/>
                <w:lang w:val="en-GB" w:eastAsia="de-DE"/>
              </w:rPr>
              <w:t xml:space="preserve">ver </w:t>
            </w:r>
            <w:del w:id="180" w:author="EVA LEIBOVICI" w:date="2023-09-18T15:57:00Z">
              <w:r w:rsidDel="00837997">
                <w:rPr>
                  <w:rFonts w:asciiTheme="majorHAnsi" w:hAnsiTheme="majorHAnsi"/>
                  <w:bCs/>
                  <w:lang w:val="en-GB" w:eastAsia="de-DE"/>
                </w:rPr>
                <w:delText>3.1</w:delText>
              </w:r>
            </w:del>
            <w:ins w:id="181" w:author="EVA LEIBOVICI" w:date="2023-09-18T15:57:00Z">
              <w:r w:rsidR="00837997">
                <w:rPr>
                  <w:rFonts w:asciiTheme="majorHAnsi" w:hAnsiTheme="majorHAnsi"/>
                  <w:bCs/>
                  <w:lang w:val="en-GB" w:eastAsia="de-DE"/>
                </w:rPr>
                <w:t>4.0</w:t>
              </w:r>
            </w:ins>
            <w:r>
              <w:rPr>
                <w:rFonts w:asciiTheme="majorHAnsi" w:hAnsiTheme="majorHAnsi"/>
                <w:bCs/>
                <w:lang w:val="en-GB" w:eastAsia="de-DE"/>
              </w:rPr>
              <w:t xml:space="preserve"> and </w:t>
            </w:r>
            <w:r w:rsidRPr="00E0697C">
              <w:rPr>
                <w:rFonts w:asciiTheme="majorHAnsi" w:hAnsiTheme="majorHAnsi"/>
                <w:bCs/>
                <w:lang w:val="en-GB" w:eastAsia="de-DE"/>
              </w:rPr>
              <w:t>“Emission reductions from Safe Drinking Water Supply”</w:t>
            </w:r>
            <w:r>
              <w:rPr>
                <w:rFonts w:asciiTheme="majorHAnsi" w:hAnsiTheme="majorHAnsi"/>
                <w:bCs/>
                <w:lang w:val="en-GB" w:eastAsia="de-DE"/>
              </w:rPr>
              <w:t xml:space="preserve"> ver 1.0  impact quantification methodologies, for ICS and WPS devices respectively.</w:t>
            </w:r>
          </w:p>
          <w:p w14:paraId="7621510A" w14:textId="77777777" w:rsidR="007E1334" w:rsidRPr="00251447" w:rsidRDefault="007E1334" w:rsidP="0052099C">
            <w:pPr>
              <w:spacing w:line="240" w:lineRule="auto"/>
              <w:rPr>
                <w:rFonts w:asciiTheme="majorHAnsi" w:hAnsiTheme="majorHAnsi"/>
                <w:bCs/>
                <w:lang w:val="en-GB" w:eastAsia="de-DE"/>
              </w:rPr>
            </w:pPr>
            <w:r>
              <w:rPr>
                <w:rFonts w:asciiTheme="majorHAnsi" w:hAnsiTheme="majorHAnsi"/>
                <w:bCs/>
                <w:lang w:val="en-GB" w:eastAsia="de-DE"/>
              </w:rPr>
              <w:t xml:space="preserve">Hence as per the GS4GG </w:t>
            </w:r>
            <w:r w:rsidRPr="00251447">
              <w:rPr>
                <w:rFonts w:asciiTheme="majorHAnsi" w:hAnsiTheme="majorHAnsi"/>
                <w:lang w:val="en-GB" w:eastAsia="de-DE"/>
              </w:rPr>
              <w:t>Principles and Requirements</w:t>
            </w:r>
            <w:r>
              <w:rPr>
                <w:rFonts w:asciiTheme="majorHAnsi" w:hAnsiTheme="majorHAnsi"/>
                <w:lang w:val="en-GB" w:eastAsia="de-DE"/>
              </w:rPr>
              <w:t xml:space="preserve"> version 1.2 section 4.1.3, the PoA becomes automatically eligible.</w:t>
            </w:r>
          </w:p>
        </w:tc>
      </w:tr>
      <w:tr w:rsidR="007E1334" w:rsidRPr="00251447" w14:paraId="72D2CC66" w14:textId="77777777" w:rsidTr="0052099C">
        <w:tc>
          <w:tcPr>
            <w:tcW w:w="1151" w:type="pct"/>
            <w:shd w:val="clear" w:color="auto" w:fill="auto"/>
          </w:tcPr>
          <w:p w14:paraId="5F4073E7" w14:textId="77777777" w:rsidR="007E1334" w:rsidRPr="00251447" w:rsidRDefault="007E1334" w:rsidP="00515BA1">
            <w:pPr>
              <w:numPr>
                <w:ilvl w:val="0"/>
                <w:numId w:val="25"/>
              </w:numPr>
              <w:spacing w:line="240" w:lineRule="auto"/>
              <w:rPr>
                <w:rFonts w:asciiTheme="majorHAnsi" w:hAnsiTheme="majorHAnsi"/>
                <w:b/>
                <w:bCs/>
                <w:lang w:eastAsia="de-DE"/>
              </w:rPr>
            </w:pPr>
            <w:r w:rsidRPr="00251447">
              <w:rPr>
                <w:rFonts w:asciiTheme="majorHAnsi" w:hAnsiTheme="majorHAnsi"/>
                <w:b/>
                <w:bCs/>
                <w:lang w:eastAsia="de-DE"/>
              </w:rPr>
              <w:lastRenderedPageBreak/>
              <w:t>Location of Project</w:t>
            </w:r>
          </w:p>
        </w:tc>
        <w:tc>
          <w:tcPr>
            <w:tcW w:w="1924" w:type="pct"/>
            <w:shd w:val="clear" w:color="auto" w:fill="auto"/>
          </w:tcPr>
          <w:p w14:paraId="46AB4F3E" w14:textId="77777777" w:rsidR="007E1334" w:rsidRPr="00251447" w:rsidRDefault="007E1334" w:rsidP="0052099C">
            <w:pPr>
              <w:spacing w:line="240" w:lineRule="auto"/>
              <w:rPr>
                <w:rFonts w:asciiTheme="majorHAnsi" w:hAnsiTheme="majorHAnsi"/>
                <w:lang w:val="en-GB" w:eastAsia="de-DE"/>
              </w:rPr>
            </w:pPr>
            <w:r w:rsidRPr="00251447">
              <w:rPr>
                <w:rFonts w:asciiTheme="majorHAnsi" w:hAnsiTheme="majorHAnsi"/>
                <w:lang w:val="en-GB" w:eastAsia="de-DE"/>
              </w:rPr>
              <w:t>Projects may be located in any part of the world.</w:t>
            </w:r>
          </w:p>
        </w:tc>
        <w:tc>
          <w:tcPr>
            <w:tcW w:w="1925" w:type="pct"/>
            <w:shd w:val="clear" w:color="auto" w:fill="auto"/>
          </w:tcPr>
          <w:p w14:paraId="350BCDB3" w14:textId="77777777" w:rsidR="007E1334" w:rsidRPr="00DA0D1B" w:rsidRDefault="007E1334" w:rsidP="0052099C">
            <w:pPr>
              <w:spacing w:line="240" w:lineRule="auto"/>
              <w:rPr>
                <w:rFonts w:asciiTheme="majorHAnsi" w:hAnsiTheme="majorHAnsi"/>
                <w:b/>
                <w:lang w:val="en-GB" w:eastAsia="de-DE"/>
              </w:rPr>
            </w:pPr>
            <w:r>
              <w:rPr>
                <w:rFonts w:asciiTheme="majorHAnsi" w:hAnsiTheme="majorHAnsi"/>
                <w:bCs/>
                <w:lang w:val="en-GB" w:eastAsia="de-DE"/>
              </w:rPr>
              <w:t>The PoA and each VPA will be located in the following countries:</w:t>
            </w:r>
            <w:r w:rsidRPr="00251447">
              <w:rPr>
                <w:rFonts w:asciiTheme="majorHAnsi" w:hAnsiTheme="majorHAnsi"/>
                <w:lang w:val="en-GB" w:eastAsia="de-DE"/>
              </w:rPr>
              <w:t>.</w:t>
            </w:r>
          </w:p>
          <w:p w14:paraId="20DF0D24" w14:textId="77777777" w:rsidR="007E1334" w:rsidRPr="00200AD8" w:rsidRDefault="007E1334" w:rsidP="0052099C">
            <w:pPr>
              <w:pStyle w:val="Titre3"/>
              <w:spacing w:line="276" w:lineRule="auto"/>
              <w:rPr>
                <w:rFonts w:asciiTheme="minorHAnsi" w:hAnsiTheme="minorHAnsi"/>
                <w:b w:val="0"/>
                <w:color w:val="515151" w:themeColor="text1"/>
                <w:sz w:val="22"/>
                <w:szCs w:val="22"/>
              </w:rPr>
            </w:pPr>
            <w:r w:rsidRPr="00200AD8">
              <w:rPr>
                <w:rFonts w:asciiTheme="minorHAnsi" w:hAnsiTheme="minorHAnsi"/>
                <w:b w:val="0"/>
                <w:color w:val="515151" w:themeColor="text1"/>
                <w:sz w:val="22"/>
                <w:szCs w:val="22"/>
              </w:rPr>
              <w:t>Burkina Faso, DRC (Democratic Republic of Congo), Eritrea, Ethiopia, Guinea, Kenya, Madagascar, Mozambique, Sierra Leone, Tanzania, Togo, Uganda, Zambia, Zimbabwe</w:t>
            </w:r>
            <w:r>
              <w:rPr>
                <w:rFonts w:asciiTheme="minorHAnsi" w:hAnsiTheme="minorHAnsi"/>
                <w:b w:val="0"/>
                <w:color w:val="515151" w:themeColor="text1"/>
                <w:sz w:val="22"/>
                <w:szCs w:val="22"/>
              </w:rPr>
              <w:t>,</w:t>
            </w:r>
          </w:p>
          <w:p w14:paraId="2807F200" w14:textId="77777777" w:rsidR="007E1334" w:rsidRPr="00200AD8" w:rsidRDefault="007E1334" w:rsidP="0052099C">
            <w:pPr>
              <w:pStyle w:val="Titre3"/>
              <w:spacing w:line="276" w:lineRule="auto"/>
              <w:rPr>
                <w:rFonts w:asciiTheme="minorHAnsi" w:hAnsiTheme="minorHAnsi"/>
                <w:b w:val="0"/>
                <w:color w:val="515151" w:themeColor="text1"/>
                <w:sz w:val="22"/>
                <w:szCs w:val="22"/>
              </w:rPr>
            </w:pPr>
            <w:r w:rsidRPr="0059758A">
              <w:rPr>
                <w:rFonts w:asciiTheme="minorHAnsi" w:hAnsiTheme="minorHAnsi"/>
                <w:b w:val="0"/>
                <w:color w:val="515151" w:themeColor="text1"/>
                <w:sz w:val="22"/>
                <w:szCs w:val="22"/>
              </w:rPr>
              <w:t>Burundi, Ghana, Liberia, Nigeria, Rwanda, Sudan</w:t>
            </w:r>
            <w:r>
              <w:rPr>
                <w:rFonts w:asciiTheme="minorHAnsi" w:hAnsiTheme="minorHAnsi"/>
                <w:b w:val="0"/>
                <w:color w:val="515151" w:themeColor="text1"/>
                <w:sz w:val="22"/>
                <w:szCs w:val="22"/>
              </w:rPr>
              <w:t xml:space="preserve">, </w:t>
            </w:r>
            <w:r w:rsidRPr="00200AD8">
              <w:rPr>
                <w:rFonts w:asciiTheme="minorHAnsi" w:hAnsiTheme="minorHAnsi"/>
                <w:b w:val="0"/>
                <w:color w:val="515151" w:themeColor="text1"/>
                <w:sz w:val="22"/>
                <w:szCs w:val="22"/>
              </w:rPr>
              <w:t>Cote d’Ivoire, Malawi, Namibia</w:t>
            </w:r>
          </w:p>
          <w:p w14:paraId="53DBAE42" w14:textId="77777777" w:rsidR="007E1334" w:rsidRPr="00200AD8" w:rsidRDefault="007E1334" w:rsidP="0052099C">
            <w:pPr>
              <w:pStyle w:val="Titre3"/>
              <w:spacing w:line="276" w:lineRule="auto"/>
              <w:rPr>
                <w:rFonts w:asciiTheme="minorHAnsi" w:hAnsiTheme="minorHAnsi"/>
                <w:b w:val="0"/>
                <w:color w:val="515151" w:themeColor="text1"/>
                <w:sz w:val="22"/>
                <w:szCs w:val="22"/>
              </w:rPr>
            </w:pPr>
            <w:r w:rsidRPr="00200AD8">
              <w:rPr>
                <w:rFonts w:asciiTheme="minorHAnsi" w:hAnsiTheme="minorHAnsi"/>
                <w:b w:val="0"/>
                <w:color w:val="515151" w:themeColor="text1"/>
                <w:sz w:val="22"/>
                <w:szCs w:val="22"/>
              </w:rPr>
              <w:t>CameroOn, Congo Republic</w:t>
            </w:r>
          </w:p>
          <w:p w14:paraId="2DB90606" w14:textId="77777777" w:rsidR="007E1334" w:rsidRPr="00DA0D1B" w:rsidRDefault="007E1334" w:rsidP="0052099C">
            <w:pPr>
              <w:pStyle w:val="Titre3"/>
              <w:spacing w:line="276" w:lineRule="auto"/>
              <w:rPr>
                <w:rFonts w:asciiTheme="minorHAnsi" w:hAnsiTheme="minorHAnsi"/>
                <w:color w:val="515151" w:themeColor="text1"/>
                <w:szCs w:val="22"/>
              </w:rPr>
            </w:pPr>
            <w:r w:rsidRPr="00200AD8">
              <w:rPr>
                <w:rFonts w:asciiTheme="minorHAnsi" w:hAnsiTheme="minorHAnsi"/>
                <w:b w:val="0"/>
                <w:color w:val="515151" w:themeColor="text1"/>
                <w:sz w:val="22"/>
                <w:szCs w:val="22"/>
              </w:rPr>
              <w:t>Senegal</w:t>
            </w:r>
            <w:r>
              <w:rPr>
                <w:rFonts w:asciiTheme="minorHAnsi" w:hAnsiTheme="minorHAnsi"/>
                <w:b w:val="0"/>
                <w:color w:val="515151" w:themeColor="text1"/>
                <w:sz w:val="22"/>
                <w:szCs w:val="22"/>
              </w:rPr>
              <w:t xml:space="preserve">, </w:t>
            </w:r>
            <w:r w:rsidRPr="00200AD8">
              <w:rPr>
                <w:rFonts w:asciiTheme="minorHAnsi" w:hAnsiTheme="minorHAnsi"/>
                <w:b w:val="0"/>
                <w:color w:val="515151" w:themeColor="text1"/>
                <w:sz w:val="22"/>
                <w:szCs w:val="22"/>
              </w:rPr>
              <w:t>Benin</w:t>
            </w:r>
            <w:r>
              <w:rPr>
                <w:rFonts w:asciiTheme="minorHAnsi" w:hAnsiTheme="minorHAnsi"/>
                <w:b w:val="0"/>
                <w:color w:val="515151" w:themeColor="text1"/>
                <w:sz w:val="22"/>
                <w:szCs w:val="22"/>
              </w:rPr>
              <w:t xml:space="preserve">, </w:t>
            </w:r>
            <w:r w:rsidRPr="0059758A">
              <w:rPr>
                <w:rFonts w:asciiTheme="minorHAnsi" w:hAnsiTheme="minorHAnsi"/>
                <w:b w:val="0"/>
                <w:color w:val="515151" w:themeColor="text1"/>
                <w:sz w:val="22"/>
                <w:szCs w:val="22"/>
              </w:rPr>
              <w:t>South Africa</w:t>
            </w:r>
          </w:p>
          <w:p w14:paraId="2E28EB2C" w14:textId="77777777" w:rsidR="007E1334" w:rsidRPr="00DA0D1B" w:rsidRDefault="007E1334" w:rsidP="0052099C">
            <w:r w:rsidRPr="004B65BD">
              <w:rPr>
                <w:szCs w:val="22"/>
              </w:rPr>
              <w:t>The add</w:t>
            </w:r>
            <w:r>
              <w:rPr>
                <w:szCs w:val="22"/>
              </w:rPr>
              <w:t>ition of any</w:t>
            </w:r>
            <w:r w:rsidRPr="004B65BD">
              <w:rPr>
                <w:szCs w:val="22"/>
              </w:rPr>
              <w:t xml:space="preserve"> new countr</w:t>
            </w:r>
            <w:r>
              <w:rPr>
                <w:szCs w:val="22"/>
              </w:rPr>
              <w:t xml:space="preserve">y </w:t>
            </w:r>
            <w:r w:rsidRPr="004B65BD">
              <w:rPr>
                <w:szCs w:val="22"/>
              </w:rPr>
              <w:t>post PoA registration in a batch</w:t>
            </w:r>
            <w:r w:rsidRPr="004B65BD">
              <w:rPr>
                <w:szCs w:val="22"/>
              </w:rPr>
              <w:br/>
              <w:t>via a PoA design change request</w:t>
            </w:r>
            <w:r>
              <w:rPr>
                <w:szCs w:val="22"/>
              </w:rPr>
              <w:t>.</w:t>
            </w:r>
          </w:p>
        </w:tc>
      </w:tr>
      <w:tr w:rsidR="007E1334" w:rsidRPr="00251447" w14:paraId="6B12B30E" w14:textId="77777777" w:rsidTr="0052099C">
        <w:tc>
          <w:tcPr>
            <w:tcW w:w="1151" w:type="pct"/>
            <w:shd w:val="clear" w:color="auto" w:fill="F2F2F2"/>
          </w:tcPr>
          <w:p w14:paraId="1BF867F5" w14:textId="77777777" w:rsidR="007E1334" w:rsidRPr="00251447" w:rsidRDefault="007E1334" w:rsidP="00515BA1">
            <w:pPr>
              <w:numPr>
                <w:ilvl w:val="0"/>
                <w:numId w:val="25"/>
              </w:numPr>
              <w:spacing w:line="240" w:lineRule="auto"/>
              <w:rPr>
                <w:rFonts w:asciiTheme="majorHAnsi" w:hAnsiTheme="majorHAnsi"/>
                <w:b/>
                <w:bCs/>
                <w:lang w:eastAsia="de-DE"/>
              </w:rPr>
            </w:pPr>
            <w:r w:rsidRPr="00251447">
              <w:rPr>
                <w:rFonts w:asciiTheme="majorHAnsi" w:hAnsiTheme="majorHAnsi"/>
                <w:b/>
                <w:bCs/>
                <w:lang w:eastAsia="de-DE"/>
              </w:rPr>
              <w:t>Project Area, Project Boundary and Scale</w:t>
            </w:r>
          </w:p>
        </w:tc>
        <w:tc>
          <w:tcPr>
            <w:tcW w:w="1924" w:type="pct"/>
            <w:shd w:val="clear" w:color="auto" w:fill="F2F2F2"/>
          </w:tcPr>
          <w:p w14:paraId="23B8E212" w14:textId="77777777" w:rsidR="007E1334" w:rsidRPr="00251447" w:rsidRDefault="007E1334" w:rsidP="0052099C">
            <w:pPr>
              <w:spacing w:line="240" w:lineRule="auto"/>
              <w:rPr>
                <w:rFonts w:asciiTheme="majorHAnsi" w:hAnsiTheme="majorHAnsi"/>
                <w:lang w:val="en-GB" w:eastAsia="de-DE"/>
              </w:rPr>
            </w:pPr>
            <w:r w:rsidRPr="00251447">
              <w:rPr>
                <w:rFonts w:asciiTheme="majorHAnsi" w:hAnsiTheme="majorHAnsi"/>
                <w:lang w:val="en-GB" w:eastAsia="de-DE"/>
              </w:rPr>
              <w:t xml:space="preserve">The Project Area and Project Boundary shall be defined. Projects may be developed at any scale although certain rules, requirements and limitations may apply under specific Activity Requirements, Impact Quantification Methodologies and Products Requirements. In order to avoid double counting the Project shall not be included in any other voluntary or compliance standards programme unless approved by Gold </w:t>
            </w:r>
            <w:r w:rsidRPr="00251447">
              <w:rPr>
                <w:rFonts w:asciiTheme="majorHAnsi" w:hAnsiTheme="majorHAnsi"/>
                <w:lang w:val="en-GB" w:eastAsia="de-DE"/>
              </w:rPr>
              <w:lastRenderedPageBreak/>
              <w:t>Standard (for example through dual certification). Also, if the Project Area overlaps with that of another Gold Standard or other voluntary or compliance standard programme of a similar nature, the Project shall demonstrate that there is no double counting of impacts at design and performance certification (for example use of similar technology or practices through which the potential arises for double counting or misestimation of impacts amongst projects)</w:t>
            </w:r>
          </w:p>
        </w:tc>
        <w:tc>
          <w:tcPr>
            <w:tcW w:w="1925" w:type="pct"/>
            <w:shd w:val="clear" w:color="auto" w:fill="F2F2F2"/>
          </w:tcPr>
          <w:p w14:paraId="06C58BA2" w14:textId="77777777" w:rsidR="007E1334" w:rsidRDefault="007E1334" w:rsidP="0052099C">
            <w:pPr>
              <w:spacing w:line="240" w:lineRule="auto"/>
              <w:rPr>
                <w:rFonts w:asciiTheme="majorHAnsi" w:hAnsiTheme="majorHAnsi"/>
                <w:lang w:val="en-GB" w:eastAsia="de-DE"/>
              </w:rPr>
            </w:pPr>
            <w:r w:rsidRPr="00251447">
              <w:rPr>
                <w:rFonts w:asciiTheme="majorHAnsi" w:hAnsiTheme="majorHAnsi"/>
                <w:lang w:val="en-GB" w:eastAsia="de-DE"/>
              </w:rPr>
              <w:lastRenderedPageBreak/>
              <w:t>The boundary for the PoA in terms of geographical area is defined as the territorial bo</w:t>
            </w:r>
            <w:r>
              <w:rPr>
                <w:rFonts w:asciiTheme="majorHAnsi" w:hAnsiTheme="majorHAnsi"/>
                <w:lang w:val="en-GB" w:eastAsia="de-DE"/>
              </w:rPr>
              <w:t>undary of the host countries.</w:t>
            </w:r>
            <w:r w:rsidRPr="00251447">
              <w:rPr>
                <w:rFonts w:asciiTheme="majorHAnsi" w:hAnsiTheme="majorHAnsi"/>
                <w:lang w:val="en-GB" w:eastAsia="de-DE"/>
              </w:rPr>
              <w:t xml:space="preserve"> </w:t>
            </w:r>
          </w:p>
          <w:p w14:paraId="638A7714" w14:textId="77777777" w:rsidR="007E1334" w:rsidRDefault="007E1334" w:rsidP="0052099C">
            <w:pPr>
              <w:spacing w:line="240" w:lineRule="auto"/>
              <w:rPr>
                <w:rFonts w:asciiTheme="majorHAnsi" w:hAnsiTheme="majorHAnsi"/>
                <w:lang w:val="en-GB" w:eastAsia="de-DE"/>
              </w:rPr>
            </w:pPr>
          </w:p>
          <w:p w14:paraId="52072111" w14:textId="77777777" w:rsidR="007E1334" w:rsidRDefault="007E1334" w:rsidP="0052099C">
            <w:pPr>
              <w:spacing w:line="240" w:lineRule="auto"/>
              <w:rPr>
                <w:rFonts w:asciiTheme="majorHAnsi" w:hAnsiTheme="majorHAnsi"/>
                <w:lang w:val="en-GB" w:eastAsia="de-DE"/>
              </w:rPr>
            </w:pPr>
            <w:r w:rsidRPr="00251447">
              <w:rPr>
                <w:rFonts w:asciiTheme="majorHAnsi" w:hAnsiTheme="majorHAnsi"/>
                <w:lang w:val="en-GB" w:eastAsia="de-DE"/>
              </w:rPr>
              <w:t>All voluntary pro</w:t>
            </w:r>
            <w:r>
              <w:rPr>
                <w:rFonts w:asciiTheme="majorHAnsi" w:hAnsiTheme="majorHAnsi"/>
                <w:lang w:val="en-GB" w:eastAsia="de-DE"/>
              </w:rPr>
              <w:t>ject</w:t>
            </w:r>
            <w:r w:rsidRPr="00251447">
              <w:rPr>
                <w:rFonts w:asciiTheme="majorHAnsi" w:hAnsiTheme="majorHAnsi"/>
                <w:lang w:val="en-GB" w:eastAsia="de-DE"/>
              </w:rPr>
              <w:t xml:space="preserve"> activities (VPAs) associated with this PoA will be implemented within the geographical boundary of the PoA.</w:t>
            </w:r>
          </w:p>
          <w:p w14:paraId="768C6B1B" w14:textId="77777777" w:rsidR="007E1334" w:rsidRDefault="007E1334" w:rsidP="0052099C">
            <w:pPr>
              <w:spacing w:line="240" w:lineRule="auto"/>
              <w:rPr>
                <w:rFonts w:asciiTheme="majorHAnsi" w:hAnsiTheme="majorHAnsi"/>
                <w:lang w:val="en-GB" w:eastAsia="de-DE"/>
              </w:rPr>
            </w:pPr>
          </w:p>
          <w:p w14:paraId="03F5D429" w14:textId="77777777" w:rsidR="007E1334" w:rsidRDefault="007E1334" w:rsidP="0052099C">
            <w:pPr>
              <w:spacing w:line="240" w:lineRule="auto"/>
              <w:rPr>
                <w:rFonts w:asciiTheme="majorHAnsi" w:hAnsiTheme="majorHAnsi"/>
                <w:lang w:val="en-GB" w:eastAsia="de-DE"/>
              </w:rPr>
            </w:pPr>
            <w:r>
              <w:rPr>
                <w:rFonts w:asciiTheme="majorHAnsi" w:hAnsiTheme="majorHAnsi"/>
                <w:lang w:val="en-GB" w:eastAsia="de-DE"/>
              </w:rPr>
              <w:t>The PoA and its associated VPAs</w:t>
            </w:r>
            <w:r w:rsidRPr="00177C3D">
              <w:rPr>
                <w:rFonts w:asciiTheme="majorHAnsi" w:hAnsiTheme="majorHAnsi"/>
                <w:lang w:val="en-GB" w:eastAsia="de-DE"/>
              </w:rPr>
              <w:t xml:space="preserve"> </w:t>
            </w:r>
            <w:r>
              <w:rPr>
                <w:rFonts w:asciiTheme="majorHAnsi" w:hAnsiTheme="majorHAnsi"/>
                <w:lang w:val="en-GB" w:eastAsia="de-DE"/>
              </w:rPr>
              <w:t>is</w:t>
            </w:r>
            <w:r w:rsidRPr="00177C3D">
              <w:rPr>
                <w:rFonts w:asciiTheme="majorHAnsi" w:hAnsiTheme="majorHAnsi"/>
                <w:lang w:val="en-GB" w:eastAsia="de-DE"/>
              </w:rPr>
              <w:t xml:space="preserve"> not included in any other </w:t>
            </w:r>
            <w:r w:rsidRPr="00177C3D">
              <w:rPr>
                <w:rFonts w:asciiTheme="majorHAnsi" w:hAnsiTheme="majorHAnsi"/>
                <w:lang w:val="en-GB" w:eastAsia="de-DE"/>
              </w:rPr>
              <w:lastRenderedPageBreak/>
              <w:t>voluntary or compliance standards programme</w:t>
            </w:r>
            <w:r>
              <w:rPr>
                <w:rFonts w:asciiTheme="majorHAnsi" w:hAnsiTheme="majorHAnsi"/>
                <w:lang w:val="en-GB" w:eastAsia="de-DE"/>
              </w:rPr>
              <w:t>.</w:t>
            </w:r>
          </w:p>
          <w:p w14:paraId="08D8EB5C" w14:textId="77777777" w:rsidR="007E1334" w:rsidRDefault="007E1334" w:rsidP="0052099C">
            <w:pPr>
              <w:spacing w:line="240" w:lineRule="auto"/>
              <w:rPr>
                <w:rFonts w:asciiTheme="majorHAnsi" w:hAnsiTheme="majorHAnsi"/>
                <w:lang w:val="en-GB" w:eastAsia="de-DE"/>
              </w:rPr>
            </w:pPr>
          </w:p>
          <w:p w14:paraId="04C9E053" w14:textId="77777777" w:rsidR="007E1334" w:rsidRDefault="007E1334" w:rsidP="0052099C">
            <w:pPr>
              <w:spacing w:line="240" w:lineRule="auto"/>
              <w:rPr>
                <w:rFonts w:asciiTheme="majorHAnsi" w:hAnsiTheme="majorHAnsi"/>
                <w:lang w:val="en-GB" w:eastAsia="de-DE"/>
              </w:rPr>
            </w:pPr>
            <w:r>
              <w:rPr>
                <w:bCs/>
                <w:lang w:val="en-GB"/>
              </w:rPr>
              <w:t>The VPA included in the PoA will be small scale (Type II &amp; III).</w:t>
            </w:r>
          </w:p>
          <w:p w14:paraId="4FAF7098" w14:textId="77777777" w:rsidR="007E1334" w:rsidRPr="00251447" w:rsidRDefault="007E1334" w:rsidP="0052099C">
            <w:pPr>
              <w:spacing w:line="240" w:lineRule="auto"/>
              <w:rPr>
                <w:rFonts w:asciiTheme="majorHAnsi" w:hAnsiTheme="majorHAnsi"/>
                <w:lang w:val="en-GB" w:eastAsia="de-DE"/>
              </w:rPr>
            </w:pPr>
          </w:p>
          <w:p w14:paraId="187F6A03" w14:textId="77777777" w:rsidR="007E1334" w:rsidRPr="00251447" w:rsidRDefault="007E1334" w:rsidP="0052099C">
            <w:pPr>
              <w:spacing w:line="240" w:lineRule="auto"/>
              <w:rPr>
                <w:rFonts w:asciiTheme="majorHAnsi" w:hAnsiTheme="majorHAnsi"/>
                <w:bCs/>
                <w:lang w:val="en-GB" w:eastAsia="de-DE"/>
              </w:rPr>
            </w:pPr>
            <w:r w:rsidRPr="00251447">
              <w:rPr>
                <w:rFonts w:asciiTheme="majorHAnsi" w:hAnsiTheme="majorHAnsi"/>
                <w:lang w:val="en-GB" w:eastAsia="de-DE"/>
              </w:rPr>
              <w:t xml:space="preserve">To avoid inclusion of any </w:t>
            </w:r>
            <w:r>
              <w:rPr>
                <w:rFonts w:asciiTheme="majorHAnsi" w:hAnsiTheme="majorHAnsi"/>
                <w:lang w:val="en-GB" w:eastAsia="de-DE"/>
              </w:rPr>
              <w:t>ICS and WPS</w:t>
            </w:r>
            <w:r w:rsidRPr="00251447">
              <w:rPr>
                <w:rFonts w:asciiTheme="majorHAnsi" w:hAnsiTheme="majorHAnsi"/>
                <w:lang w:val="en-GB" w:eastAsia="de-DE"/>
              </w:rPr>
              <w:t xml:space="preserve"> which is a part of another registered carbon project/ programme, all </w:t>
            </w:r>
            <w:r>
              <w:rPr>
                <w:rFonts w:asciiTheme="majorHAnsi" w:hAnsiTheme="majorHAnsi"/>
                <w:lang w:val="en-GB" w:eastAsia="de-DE"/>
              </w:rPr>
              <w:t>units</w:t>
            </w:r>
            <w:r w:rsidRPr="00251447">
              <w:rPr>
                <w:rFonts w:asciiTheme="majorHAnsi" w:hAnsiTheme="majorHAnsi"/>
                <w:lang w:val="en-GB" w:eastAsia="de-DE"/>
              </w:rPr>
              <w:t xml:space="preserve"> under this programme shall </w:t>
            </w:r>
            <w:r>
              <w:rPr>
                <w:rFonts w:asciiTheme="majorHAnsi" w:hAnsiTheme="majorHAnsi"/>
                <w:lang w:val="en-GB" w:eastAsia="de-DE"/>
              </w:rPr>
              <w:t xml:space="preserve">be associated with a </w:t>
            </w:r>
            <w:r w:rsidRPr="00251447">
              <w:rPr>
                <w:rFonts w:asciiTheme="majorHAnsi" w:hAnsiTheme="majorHAnsi"/>
                <w:lang w:val="en-GB" w:eastAsia="de-DE"/>
              </w:rPr>
              <w:t xml:space="preserve">unique </w:t>
            </w:r>
            <w:r>
              <w:rPr>
                <w:rFonts w:asciiTheme="majorHAnsi" w:hAnsiTheme="majorHAnsi"/>
                <w:lang w:val="en-GB" w:eastAsia="de-DE"/>
              </w:rPr>
              <w:t xml:space="preserve">logo/brand/ product </w:t>
            </w:r>
            <w:r w:rsidRPr="00251447">
              <w:rPr>
                <w:rFonts w:asciiTheme="majorHAnsi" w:hAnsiTheme="majorHAnsi"/>
                <w:lang w:val="en-GB" w:eastAsia="de-DE"/>
              </w:rPr>
              <w:t>ID number</w:t>
            </w:r>
            <w:r>
              <w:rPr>
                <w:rFonts w:asciiTheme="majorHAnsi" w:hAnsiTheme="majorHAnsi"/>
                <w:lang w:val="en-GB" w:eastAsia="de-DE"/>
              </w:rPr>
              <w:t xml:space="preserve"> / unique household or institutional ID number</w:t>
            </w:r>
            <w:r w:rsidRPr="00251447">
              <w:rPr>
                <w:rFonts w:asciiTheme="majorHAnsi" w:hAnsiTheme="majorHAnsi"/>
                <w:lang w:val="en-GB" w:eastAsia="de-DE"/>
              </w:rPr>
              <w:t xml:space="preserve"> / Tag number</w:t>
            </w:r>
            <w:r>
              <w:rPr>
                <w:rFonts w:asciiTheme="majorHAnsi" w:hAnsiTheme="majorHAnsi"/>
                <w:lang w:val="en-GB" w:eastAsia="de-DE"/>
              </w:rPr>
              <w:t xml:space="preserve"> / invoice number / receipt number etc. </w:t>
            </w:r>
            <w:r w:rsidRPr="00251447">
              <w:rPr>
                <w:rFonts w:asciiTheme="majorHAnsi" w:hAnsiTheme="majorHAnsi"/>
                <w:lang w:val="en-GB" w:eastAsia="de-DE"/>
              </w:rPr>
              <w:t>to uniquely identify each</w:t>
            </w:r>
            <w:r>
              <w:rPr>
                <w:rFonts w:asciiTheme="majorHAnsi" w:hAnsiTheme="majorHAnsi"/>
                <w:lang w:val="en-GB" w:eastAsia="de-DE"/>
              </w:rPr>
              <w:t xml:space="preserve"> unit distributed/installed to</w:t>
            </w:r>
            <w:r w:rsidRPr="00251447">
              <w:rPr>
                <w:rFonts w:asciiTheme="majorHAnsi" w:hAnsiTheme="majorHAnsi"/>
                <w:lang w:val="en-GB" w:eastAsia="de-DE"/>
              </w:rPr>
              <w:t xml:space="preserve"> avoid any double counting</w:t>
            </w:r>
            <w:r>
              <w:rPr>
                <w:rFonts w:asciiTheme="majorHAnsi" w:hAnsiTheme="majorHAnsi"/>
                <w:lang w:val="en-GB" w:eastAsia="de-DE"/>
              </w:rPr>
              <w:t xml:space="preserve"> of ICS/WPS and emission reductions.</w:t>
            </w:r>
          </w:p>
        </w:tc>
      </w:tr>
      <w:tr w:rsidR="007E1334" w:rsidRPr="00251447" w14:paraId="337FB68D" w14:textId="77777777" w:rsidTr="0052099C">
        <w:tc>
          <w:tcPr>
            <w:tcW w:w="1151" w:type="pct"/>
            <w:shd w:val="clear" w:color="auto" w:fill="auto"/>
          </w:tcPr>
          <w:p w14:paraId="476C023E" w14:textId="77777777" w:rsidR="007E1334" w:rsidRPr="00251447" w:rsidRDefault="007E1334" w:rsidP="00515BA1">
            <w:pPr>
              <w:numPr>
                <w:ilvl w:val="0"/>
                <w:numId w:val="25"/>
              </w:numPr>
              <w:spacing w:line="240" w:lineRule="auto"/>
              <w:rPr>
                <w:rFonts w:asciiTheme="majorHAnsi" w:hAnsiTheme="majorHAnsi"/>
                <w:b/>
                <w:bCs/>
                <w:lang w:eastAsia="de-DE"/>
              </w:rPr>
            </w:pPr>
            <w:r w:rsidRPr="00251447">
              <w:rPr>
                <w:rFonts w:asciiTheme="majorHAnsi" w:hAnsiTheme="majorHAnsi"/>
                <w:b/>
                <w:bCs/>
                <w:lang w:eastAsia="de-DE"/>
              </w:rPr>
              <w:lastRenderedPageBreak/>
              <w:t>Host Country Requirements</w:t>
            </w:r>
          </w:p>
        </w:tc>
        <w:tc>
          <w:tcPr>
            <w:tcW w:w="1924" w:type="pct"/>
            <w:shd w:val="clear" w:color="auto" w:fill="auto"/>
          </w:tcPr>
          <w:p w14:paraId="159EDC91" w14:textId="77777777" w:rsidR="007E1334" w:rsidRPr="00251447" w:rsidRDefault="007E1334" w:rsidP="0052099C">
            <w:pPr>
              <w:spacing w:line="240" w:lineRule="auto"/>
              <w:rPr>
                <w:rFonts w:asciiTheme="majorHAnsi" w:hAnsiTheme="majorHAnsi"/>
                <w:lang w:val="en-GB" w:eastAsia="de-DE"/>
              </w:rPr>
            </w:pPr>
            <w:r w:rsidRPr="00251447">
              <w:rPr>
                <w:rFonts w:asciiTheme="majorHAnsi" w:hAnsiTheme="majorHAnsi"/>
                <w:lang w:val="en-GB" w:eastAsia="de-DE"/>
              </w:rPr>
              <w:t>Projects shall be in compliance with applicable Host Country’s legal, environmental, ecological and social regulations.</w:t>
            </w:r>
          </w:p>
        </w:tc>
        <w:tc>
          <w:tcPr>
            <w:tcW w:w="1925" w:type="pct"/>
            <w:shd w:val="clear" w:color="auto" w:fill="auto"/>
          </w:tcPr>
          <w:p w14:paraId="0A806A90" w14:textId="2E61752E" w:rsidR="007E1334" w:rsidRDefault="007E1334" w:rsidP="0052099C">
            <w:pPr>
              <w:spacing w:line="240" w:lineRule="auto"/>
              <w:contextualSpacing w:val="0"/>
              <w:rPr>
                <w:rFonts w:asciiTheme="majorHAnsi" w:hAnsiTheme="majorHAnsi"/>
                <w:lang w:val="en-GB" w:eastAsia="de-DE"/>
              </w:rPr>
            </w:pPr>
            <w:r>
              <w:rPr>
                <w:rStyle w:val="fontstyle01"/>
              </w:rPr>
              <w:t xml:space="preserve">Each VPA will </w:t>
            </w:r>
            <w:del w:id="182" w:author="NIHAR Kumar" w:date="2023-05-25T12:24:00Z">
              <w:r w:rsidDel="00EF43E6">
                <w:rPr>
                  <w:rStyle w:val="fontstyle01"/>
                </w:rPr>
                <w:delText>be in compliance with</w:delText>
              </w:r>
            </w:del>
            <w:ins w:id="183" w:author="NIHAR Kumar" w:date="2023-05-25T12:24:00Z">
              <w:r w:rsidR="00EF43E6">
                <w:rPr>
                  <w:rStyle w:val="fontstyle01"/>
                </w:rPr>
                <w:t>follow</w:t>
              </w:r>
            </w:ins>
            <w:r>
              <w:rPr>
                <w:rStyle w:val="fontstyle01"/>
              </w:rPr>
              <w:t xml:space="preserve"> the legal, environmental, ecological and social regulations of the respective host country </w:t>
            </w:r>
            <w:r>
              <w:rPr>
                <w:rFonts w:asciiTheme="majorHAnsi" w:hAnsiTheme="majorHAnsi"/>
                <w:lang w:val="en-GB" w:eastAsia="de-DE"/>
              </w:rPr>
              <w:t>as applicable</w:t>
            </w:r>
            <w:r w:rsidRPr="00251447">
              <w:rPr>
                <w:rFonts w:asciiTheme="majorHAnsi" w:hAnsiTheme="majorHAnsi"/>
                <w:lang w:val="en-GB" w:eastAsia="de-DE"/>
              </w:rPr>
              <w:t>.</w:t>
            </w:r>
          </w:p>
          <w:p w14:paraId="7B84DF84" w14:textId="77777777" w:rsidR="007E1334" w:rsidRPr="00DA0D1B" w:rsidRDefault="007E1334" w:rsidP="0052099C">
            <w:pPr>
              <w:spacing w:line="240" w:lineRule="auto"/>
              <w:contextualSpacing w:val="0"/>
              <w:rPr>
                <w:rFonts w:cs="Times New Roman"/>
                <w:color w:val="auto"/>
                <w:sz w:val="24"/>
                <w14:cntxtAlts w14:val="0"/>
              </w:rPr>
            </w:pPr>
            <w:r w:rsidRPr="00DA0D1B">
              <w:t>Further, the host country requirements will be justified at each VPA level.</w:t>
            </w:r>
          </w:p>
        </w:tc>
      </w:tr>
      <w:tr w:rsidR="007E1334" w:rsidRPr="00251447" w14:paraId="3CDBF4AD" w14:textId="77777777" w:rsidTr="0052099C">
        <w:tc>
          <w:tcPr>
            <w:tcW w:w="1151" w:type="pct"/>
            <w:shd w:val="clear" w:color="auto" w:fill="F2F2F2"/>
          </w:tcPr>
          <w:p w14:paraId="458B12C5" w14:textId="77777777" w:rsidR="007E1334" w:rsidRPr="00251447" w:rsidRDefault="007E1334" w:rsidP="00515BA1">
            <w:pPr>
              <w:numPr>
                <w:ilvl w:val="0"/>
                <w:numId w:val="25"/>
              </w:numPr>
              <w:spacing w:line="240" w:lineRule="auto"/>
              <w:rPr>
                <w:rFonts w:asciiTheme="majorHAnsi" w:hAnsiTheme="majorHAnsi"/>
                <w:b/>
                <w:bCs/>
                <w:lang w:eastAsia="de-DE"/>
              </w:rPr>
            </w:pPr>
            <w:r w:rsidRPr="00251447">
              <w:rPr>
                <w:rFonts w:asciiTheme="majorHAnsi" w:hAnsiTheme="majorHAnsi"/>
                <w:b/>
                <w:bCs/>
                <w:lang w:eastAsia="de-DE"/>
              </w:rPr>
              <w:t>Contact Details</w:t>
            </w:r>
          </w:p>
        </w:tc>
        <w:tc>
          <w:tcPr>
            <w:tcW w:w="1924" w:type="pct"/>
            <w:shd w:val="clear" w:color="auto" w:fill="F2F2F2"/>
          </w:tcPr>
          <w:p w14:paraId="035BD75A" w14:textId="77777777" w:rsidR="007E1334" w:rsidRPr="00251447" w:rsidRDefault="007E1334" w:rsidP="0052099C">
            <w:pPr>
              <w:spacing w:line="240" w:lineRule="auto"/>
              <w:rPr>
                <w:rFonts w:asciiTheme="majorHAnsi" w:hAnsiTheme="majorHAnsi"/>
                <w:lang w:val="en-GB" w:eastAsia="de-DE"/>
              </w:rPr>
            </w:pPr>
            <w:r w:rsidRPr="00251447">
              <w:rPr>
                <w:rFonts w:asciiTheme="majorHAnsi" w:hAnsiTheme="majorHAnsi"/>
                <w:lang w:val="en-GB" w:eastAsia="de-DE"/>
              </w:rPr>
              <w:t xml:space="preserve">As part of the Project Documentation the Project Developer shall provide (i) name and (ii) contact details of all Project Participants; AND in case of an organisation (iii) the legal registration details and (iv) documentation by the governing jurisdiction that proves that the entity is in good standing (defined as being a legal or other appropriate entity registered in or allowed to operate within the required jurisdiction and with no evidence of insolvency or legal/criminal notices placed against it or any of its Directors). Gold Standard retains the right (at its own discretion) to refuse use of the Standard where </w:t>
            </w:r>
            <w:r w:rsidRPr="00251447">
              <w:rPr>
                <w:rFonts w:asciiTheme="majorHAnsi" w:hAnsiTheme="majorHAnsi"/>
                <w:lang w:val="en-GB" w:eastAsia="de-DE"/>
              </w:rPr>
              <w:lastRenderedPageBreak/>
              <w:t>reputational concerns are highlighted.</w:t>
            </w:r>
          </w:p>
        </w:tc>
        <w:tc>
          <w:tcPr>
            <w:tcW w:w="1925" w:type="pct"/>
            <w:shd w:val="clear" w:color="auto" w:fill="F2F2F2"/>
          </w:tcPr>
          <w:p w14:paraId="75614B9E" w14:textId="77777777" w:rsidR="007E1334" w:rsidRDefault="007E1334" w:rsidP="0052099C">
            <w:pPr>
              <w:spacing w:line="240" w:lineRule="auto"/>
              <w:rPr>
                <w:rFonts w:asciiTheme="majorHAnsi" w:hAnsiTheme="majorHAnsi"/>
                <w:bCs/>
                <w:lang w:val="en-GB" w:eastAsia="de-DE"/>
              </w:rPr>
            </w:pPr>
            <w:r>
              <w:rPr>
                <w:rFonts w:asciiTheme="majorHAnsi" w:hAnsiTheme="majorHAnsi"/>
                <w:bCs/>
                <w:lang w:val="en-GB" w:eastAsia="de-DE"/>
              </w:rPr>
              <w:lastRenderedPageBreak/>
              <w:t>The n</w:t>
            </w:r>
            <w:r w:rsidRPr="00251447">
              <w:rPr>
                <w:rFonts w:asciiTheme="majorHAnsi" w:hAnsiTheme="majorHAnsi"/>
                <w:bCs/>
                <w:lang w:val="en-GB" w:eastAsia="de-DE"/>
              </w:rPr>
              <w:t xml:space="preserve">ame and </w:t>
            </w:r>
            <w:r>
              <w:rPr>
                <w:rFonts w:asciiTheme="majorHAnsi" w:hAnsiTheme="majorHAnsi"/>
                <w:bCs/>
                <w:lang w:val="en-GB" w:eastAsia="de-DE"/>
              </w:rPr>
              <w:t>c</w:t>
            </w:r>
            <w:r w:rsidRPr="00251447">
              <w:rPr>
                <w:rFonts w:asciiTheme="majorHAnsi" w:hAnsiTheme="majorHAnsi"/>
                <w:bCs/>
                <w:lang w:val="en-GB" w:eastAsia="de-DE"/>
              </w:rPr>
              <w:t xml:space="preserve">ontact details of </w:t>
            </w:r>
            <w:r>
              <w:rPr>
                <w:rFonts w:asciiTheme="majorHAnsi" w:hAnsiTheme="majorHAnsi"/>
                <w:bCs/>
                <w:lang w:val="en-GB" w:eastAsia="de-DE"/>
              </w:rPr>
              <w:t xml:space="preserve">Project Developer (CME) </w:t>
            </w:r>
            <w:r w:rsidRPr="00251447">
              <w:rPr>
                <w:rFonts w:asciiTheme="majorHAnsi" w:hAnsiTheme="majorHAnsi"/>
                <w:bCs/>
                <w:lang w:val="en-GB" w:eastAsia="de-DE"/>
              </w:rPr>
              <w:t>is given in the Appendix 1.</w:t>
            </w:r>
          </w:p>
          <w:p w14:paraId="309EE7E2" w14:textId="77777777" w:rsidR="007E1334" w:rsidRDefault="007E1334" w:rsidP="0052099C">
            <w:pPr>
              <w:spacing w:line="240" w:lineRule="auto"/>
              <w:rPr>
                <w:rFonts w:asciiTheme="majorHAnsi" w:hAnsiTheme="majorHAnsi"/>
                <w:bCs/>
                <w:lang w:val="en-GB" w:eastAsia="de-DE"/>
              </w:rPr>
            </w:pPr>
          </w:p>
          <w:p w14:paraId="5B3289C3" w14:textId="77777777" w:rsidR="007E1334" w:rsidRPr="00251447" w:rsidRDefault="007E1334" w:rsidP="0052099C">
            <w:pPr>
              <w:spacing w:line="240" w:lineRule="auto"/>
              <w:rPr>
                <w:rFonts w:asciiTheme="majorHAnsi" w:hAnsiTheme="majorHAnsi"/>
                <w:bCs/>
                <w:lang w:val="en-GB" w:eastAsia="de-DE"/>
              </w:rPr>
            </w:pPr>
            <w:r>
              <w:rPr>
                <w:rFonts w:asciiTheme="majorHAnsi" w:hAnsiTheme="majorHAnsi"/>
                <w:bCs/>
                <w:lang w:val="en-GB" w:eastAsia="de-DE"/>
              </w:rPr>
              <w:t>The n</w:t>
            </w:r>
            <w:r w:rsidRPr="00251447">
              <w:rPr>
                <w:rFonts w:asciiTheme="majorHAnsi" w:hAnsiTheme="majorHAnsi"/>
                <w:bCs/>
                <w:lang w:val="en-GB" w:eastAsia="de-DE"/>
              </w:rPr>
              <w:t xml:space="preserve">ame and </w:t>
            </w:r>
            <w:r>
              <w:rPr>
                <w:rFonts w:asciiTheme="majorHAnsi" w:hAnsiTheme="majorHAnsi"/>
                <w:bCs/>
                <w:lang w:val="en-GB" w:eastAsia="de-DE"/>
              </w:rPr>
              <w:t>c</w:t>
            </w:r>
            <w:r w:rsidRPr="00251447">
              <w:rPr>
                <w:rFonts w:asciiTheme="majorHAnsi" w:hAnsiTheme="majorHAnsi"/>
                <w:bCs/>
                <w:lang w:val="en-GB" w:eastAsia="de-DE"/>
              </w:rPr>
              <w:t xml:space="preserve">ontact details of </w:t>
            </w:r>
            <w:r>
              <w:rPr>
                <w:rFonts w:asciiTheme="majorHAnsi" w:hAnsiTheme="majorHAnsi"/>
                <w:bCs/>
                <w:lang w:val="en-GB" w:eastAsia="de-DE"/>
              </w:rPr>
              <w:t>VPA Implementer (CME) will be</w:t>
            </w:r>
            <w:r w:rsidRPr="00251447">
              <w:rPr>
                <w:rFonts w:asciiTheme="majorHAnsi" w:hAnsiTheme="majorHAnsi"/>
                <w:bCs/>
                <w:lang w:val="en-GB" w:eastAsia="de-DE"/>
              </w:rPr>
              <w:t xml:space="preserve"> given in </w:t>
            </w:r>
            <w:r>
              <w:rPr>
                <w:rFonts w:asciiTheme="majorHAnsi" w:hAnsiTheme="majorHAnsi"/>
                <w:bCs/>
                <w:lang w:val="en-GB" w:eastAsia="de-DE"/>
              </w:rPr>
              <w:t>each VPA-DD.</w:t>
            </w:r>
          </w:p>
        </w:tc>
      </w:tr>
      <w:tr w:rsidR="007E1334" w:rsidRPr="00251447" w14:paraId="70935DE7" w14:textId="77777777" w:rsidTr="0052099C">
        <w:tc>
          <w:tcPr>
            <w:tcW w:w="1151" w:type="pct"/>
            <w:shd w:val="clear" w:color="auto" w:fill="auto"/>
          </w:tcPr>
          <w:p w14:paraId="5D466DD5" w14:textId="77777777" w:rsidR="007E1334" w:rsidRPr="00251447" w:rsidRDefault="007E1334" w:rsidP="00515BA1">
            <w:pPr>
              <w:numPr>
                <w:ilvl w:val="0"/>
                <w:numId w:val="25"/>
              </w:numPr>
              <w:spacing w:line="240" w:lineRule="auto"/>
              <w:rPr>
                <w:rFonts w:asciiTheme="majorHAnsi" w:hAnsiTheme="majorHAnsi"/>
                <w:b/>
                <w:bCs/>
                <w:lang w:eastAsia="de-DE"/>
              </w:rPr>
            </w:pPr>
            <w:r w:rsidRPr="00251447">
              <w:rPr>
                <w:rFonts w:asciiTheme="majorHAnsi" w:hAnsiTheme="majorHAnsi"/>
                <w:b/>
                <w:bCs/>
                <w:lang w:eastAsia="de-DE"/>
              </w:rPr>
              <w:t>Legal Ownership</w:t>
            </w:r>
          </w:p>
        </w:tc>
        <w:tc>
          <w:tcPr>
            <w:tcW w:w="1924" w:type="pct"/>
            <w:shd w:val="clear" w:color="auto" w:fill="auto"/>
          </w:tcPr>
          <w:p w14:paraId="71F06E2D" w14:textId="77777777" w:rsidR="007E1334" w:rsidRPr="00251447" w:rsidRDefault="007E1334" w:rsidP="0052099C">
            <w:pPr>
              <w:spacing w:line="240" w:lineRule="auto"/>
              <w:rPr>
                <w:rFonts w:asciiTheme="majorHAnsi" w:hAnsiTheme="majorHAnsi"/>
                <w:lang w:val="en-GB" w:eastAsia="de-DE"/>
              </w:rPr>
            </w:pPr>
            <w:r w:rsidRPr="00251447">
              <w:rPr>
                <w:rFonts w:asciiTheme="majorHAnsi" w:hAnsiTheme="majorHAnsi"/>
                <w:lang w:val="en-GB" w:eastAsia="de-DE"/>
              </w:rPr>
              <w:t>Full and uncontested legal ownership of any Products that are generated under Gold Standard Certification, (for example carbon credits) shall be demonstrated. Where such ownership is transferred from project beneficiaries this must be demonstrated transparently and with full, prior and informed consent (FPIC). Note that for certain Project types there is a requirement for full and uncontested legal land title/tenure to be demonstrated. These are contained within specific Activity or Product Requirements. All projects shall immediately report to Gold Standard any land title/tenure disputes arising.</w:t>
            </w:r>
          </w:p>
        </w:tc>
        <w:tc>
          <w:tcPr>
            <w:tcW w:w="1925" w:type="pct"/>
            <w:shd w:val="clear" w:color="auto" w:fill="auto"/>
          </w:tcPr>
          <w:p w14:paraId="2FBFA078" w14:textId="77777777" w:rsidR="007E1334" w:rsidRDefault="007E1334" w:rsidP="0052099C">
            <w:pPr>
              <w:spacing w:line="240" w:lineRule="auto"/>
              <w:rPr>
                <w:rFonts w:asciiTheme="majorHAnsi" w:hAnsiTheme="majorHAnsi"/>
                <w:lang w:val="en-GB" w:eastAsia="de-DE"/>
              </w:rPr>
            </w:pPr>
            <w:r w:rsidRPr="00251447">
              <w:rPr>
                <w:rFonts w:asciiTheme="majorHAnsi" w:hAnsiTheme="majorHAnsi"/>
                <w:lang w:val="en-GB" w:eastAsia="de-DE"/>
              </w:rPr>
              <w:t xml:space="preserve">Criteria for transfer </w:t>
            </w:r>
            <w:r>
              <w:rPr>
                <w:rFonts w:asciiTheme="majorHAnsi" w:hAnsiTheme="majorHAnsi"/>
                <w:lang w:val="en-GB" w:eastAsia="de-DE"/>
              </w:rPr>
              <w:t>f</w:t>
            </w:r>
            <w:r w:rsidRPr="00177C3D">
              <w:rPr>
                <w:rFonts w:asciiTheme="majorHAnsi" w:hAnsiTheme="majorHAnsi"/>
                <w:lang w:val="en-GB" w:eastAsia="de-DE"/>
              </w:rPr>
              <w:t xml:space="preserve">ull and uncontested legal </w:t>
            </w:r>
            <w:r w:rsidRPr="00251447">
              <w:rPr>
                <w:rFonts w:asciiTheme="majorHAnsi" w:hAnsiTheme="majorHAnsi"/>
                <w:lang w:val="en-GB" w:eastAsia="de-DE"/>
              </w:rPr>
              <w:t xml:space="preserve">ownership of carbon credit </w:t>
            </w:r>
            <w:r>
              <w:rPr>
                <w:rFonts w:asciiTheme="majorHAnsi" w:hAnsiTheme="majorHAnsi"/>
                <w:lang w:val="en-GB" w:eastAsia="de-DE"/>
              </w:rPr>
              <w:t>from project beneficiaries to CME (EcoAct SAS):</w:t>
            </w:r>
          </w:p>
          <w:p w14:paraId="657BF9A0" w14:textId="77777777" w:rsidR="007E1334" w:rsidRPr="00546BD2" w:rsidRDefault="007E1334" w:rsidP="00515BA1">
            <w:pPr>
              <w:pStyle w:val="Paragraphedeliste"/>
              <w:numPr>
                <w:ilvl w:val="0"/>
                <w:numId w:val="29"/>
              </w:numPr>
              <w:spacing w:line="240" w:lineRule="auto"/>
              <w:rPr>
                <w:rFonts w:asciiTheme="majorHAnsi" w:hAnsiTheme="majorHAnsi"/>
                <w:lang w:val="en-GB" w:eastAsia="de-DE"/>
              </w:rPr>
            </w:pPr>
            <w:r w:rsidRPr="00546BD2">
              <w:rPr>
                <w:rFonts w:asciiTheme="majorHAnsi" w:hAnsiTheme="majorHAnsi"/>
                <w:lang w:val="en-GB" w:eastAsia="de-DE"/>
              </w:rPr>
              <w:t>For regular cycle VPA, this shall be ensured through relevant provisions for example disclaimer on warranty/information cards, product packaging, customer agreements / sales receipts / consent form or may be collected via monitoring app (mobile or web-based, for example) etc. or collecting stakeholder feedback collected during local stakeholder consultation (LSC)</w:t>
            </w:r>
          </w:p>
          <w:p w14:paraId="60246DC1" w14:textId="77777777" w:rsidR="007E1334" w:rsidRPr="00251447" w:rsidRDefault="007E1334" w:rsidP="00515BA1">
            <w:pPr>
              <w:numPr>
                <w:ilvl w:val="0"/>
                <w:numId w:val="24"/>
              </w:numPr>
              <w:spacing w:line="240" w:lineRule="auto"/>
              <w:rPr>
                <w:rFonts w:asciiTheme="majorHAnsi" w:hAnsiTheme="majorHAnsi"/>
                <w:bCs/>
                <w:lang w:val="en-GB" w:eastAsia="de-DE"/>
              </w:rPr>
            </w:pPr>
            <w:r w:rsidRPr="00251447">
              <w:rPr>
                <w:rFonts w:asciiTheme="majorHAnsi" w:hAnsiTheme="majorHAnsi"/>
                <w:lang w:val="en-GB" w:eastAsia="de-DE"/>
              </w:rPr>
              <w:t xml:space="preserve">For retroactive VPA, this shall be ensured through relevant provisions for example disclaimer on warranty cards, </w:t>
            </w:r>
            <w:r>
              <w:rPr>
                <w:rFonts w:asciiTheme="majorHAnsi" w:hAnsiTheme="majorHAnsi"/>
                <w:lang w:val="en-GB" w:eastAsia="de-DE"/>
              </w:rPr>
              <w:t xml:space="preserve">product </w:t>
            </w:r>
            <w:r w:rsidRPr="00251447">
              <w:rPr>
                <w:rFonts w:asciiTheme="majorHAnsi" w:hAnsiTheme="majorHAnsi"/>
                <w:lang w:val="en-GB" w:eastAsia="de-DE"/>
              </w:rPr>
              <w:t>packaging, customer agreements / sales receipts/ consent form or may be collected via monitoring app</w:t>
            </w:r>
            <w:r>
              <w:rPr>
                <w:rFonts w:asciiTheme="majorHAnsi" w:hAnsiTheme="majorHAnsi"/>
                <w:lang w:val="en-GB" w:eastAsia="de-DE"/>
              </w:rPr>
              <w:t xml:space="preserve"> (mobile or web-based, for example)</w:t>
            </w:r>
            <w:r w:rsidRPr="00251447">
              <w:rPr>
                <w:rFonts w:asciiTheme="majorHAnsi" w:hAnsiTheme="majorHAnsi"/>
                <w:lang w:val="en-GB" w:eastAsia="de-DE"/>
              </w:rPr>
              <w:t>, etc. or stakeholder feedback collected during Stakeholder Feedback Round (SFR).</w:t>
            </w:r>
          </w:p>
        </w:tc>
      </w:tr>
      <w:tr w:rsidR="007E1334" w:rsidRPr="00251447" w14:paraId="2F8D38BD" w14:textId="77777777" w:rsidTr="0052099C">
        <w:tc>
          <w:tcPr>
            <w:tcW w:w="1151" w:type="pct"/>
            <w:shd w:val="clear" w:color="auto" w:fill="F2F2F2"/>
          </w:tcPr>
          <w:p w14:paraId="60864A1F" w14:textId="77777777" w:rsidR="007E1334" w:rsidRPr="00251447" w:rsidRDefault="007E1334" w:rsidP="00515BA1">
            <w:pPr>
              <w:numPr>
                <w:ilvl w:val="0"/>
                <w:numId w:val="25"/>
              </w:numPr>
              <w:spacing w:line="240" w:lineRule="auto"/>
              <w:rPr>
                <w:rFonts w:asciiTheme="majorHAnsi" w:hAnsiTheme="majorHAnsi"/>
                <w:b/>
                <w:bCs/>
                <w:lang w:eastAsia="de-DE"/>
              </w:rPr>
            </w:pPr>
            <w:r w:rsidRPr="00251447">
              <w:rPr>
                <w:rFonts w:asciiTheme="majorHAnsi" w:hAnsiTheme="majorHAnsi"/>
                <w:b/>
                <w:bCs/>
                <w:lang w:eastAsia="de-DE"/>
              </w:rPr>
              <w:t>Other Rights</w:t>
            </w:r>
          </w:p>
        </w:tc>
        <w:tc>
          <w:tcPr>
            <w:tcW w:w="1924" w:type="pct"/>
            <w:shd w:val="clear" w:color="auto" w:fill="F2F2F2"/>
          </w:tcPr>
          <w:p w14:paraId="1AD673FC" w14:textId="77777777" w:rsidR="007E1334" w:rsidRPr="00251447" w:rsidRDefault="007E1334" w:rsidP="0052099C">
            <w:pPr>
              <w:spacing w:line="240" w:lineRule="auto"/>
              <w:rPr>
                <w:rFonts w:asciiTheme="majorHAnsi" w:hAnsiTheme="majorHAnsi"/>
                <w:lang w:val="en-GB" w:eastAsia="de-DE"/>
              </w:rPr>
            </w:pPr>
            <w:r w:rsidRPr="00251447">
              <w:rPr>
                <w:rFonts w:asciiTheme="majorHAnsi" w:hAnsiTheme="majorHAnsi"/>
                <w:lang w:val="en-GB" w:eastAsia="de-DE"/>
              </w:rPr>
              <w:t xml:space="preserve">As well as legal title and ownership, the Project Developer shall also demonstrate where required uncontested legal rights and/or permissions concerning changes in use of other resources required to service the Project (for example, access rights, water rights etc.). Any known disputes or contested rights must be declared immediately to Gold Standard by the Project </w:t>
            </w:r>
            <w:r w:rsidRPr="00251447">
              <w:rPr>
                <w:rFonts w:asciiTheme="majorHAnsi" w:hAnsiTheme="majorHAnsi"/>
                <w:lang w:val="en-GB" w:eastAsia="de-DE"/>
              </w:rPr>
              <w:lastRenderedPageBreak/>
              <w:t>Developer and resolved prior to further project implementation in affected areas.</w:t>
            </w:r>
          </w:p>
        </w:tc>
        <w:tc>
          <w:tcPr>
            <w:tcW w:w="1925" w:type="pct"/>
            <w:shd w:val="clear" w:color="auto" w:fill="F2F2F2"/>
          </w:tcPr>
          <w:p w14:paraId="302C5387" w14:textId="77777777" w:rsidR="007E1334" w:rsidRPr="00251447" w:rsidRDefault="007E1334" w:rsidP="0052099C">
            <w:pPr>
              <w:spacing w:line="240" w:lineRule="auto"/>
              <w:rPr>
                <w:rFonts w:asciiTheme="majorHAnsi" w:hAnsiTheme="majorHAnsi"/>
                <w:bCs/>
                <w:lang w:val="en-GB" w:eastAsia="de-DE"/>
              </w:rPr>
            </w:pPr>
            <w:r w:rsidRPr="00251447">
              <w:rPr>
                <w:rFonts w:asciiTheme="majorHAnsi" w:hAnsiTheme="majorHAnsi"/>
                <w:bCs/>
                <w:lang w:val="en-GB" w:eastAsia="de-DE"/>
              </w:rPr>
              <w:lastRenderedPageBreak/>
              <w:t>Not applicable</w:t>
            </w:r>
          </w:p>
        </w:tc>
      </w:tr>
      <w:tr w:rsidR="007E1334" w:rsidRPr="00251447" w14:paraId="70D4CE9B" w14:textId="77777777" w:rsidTr="0052099C">
        <w:tc>
          <w:tcPr>
            <w:tcW w:w="1151" w:type="pct"/>
            <w:shd w:val="clear" w:color="auto" w:fill="auto"/>
          </w:tcPr>
          <w:p w14:paraId="57C66434" w14:textId="77777777" w:rsidR="007E1334" w:rsidRPr="00251447" w:rsidRDefault="007E1334" w:rsidP="00515BA1">
            <w:pPr>
              <w:numPr>
                <w:ilvl w:val="0"/>
                <w:numId w:val="25"/>
              </w:numPr>
              <w:spacing w:line="240" w:lineRule="auto"/>
              <w:rPr>
                <w:rFonts w:asciiTheme="majorHAnsi" w:hAnsiTheme="majorHAnsi"/>
                <w:b/>
                <w:bCs/>
                <w:lang w:eastAsia="de-DE"/>
              </w:rPr>
            </w:pPr>
            <w:r w:rsidRPr="00251447">
              <w:rPr>
                <w:rFonts w:asciiTheme="majorHAnsi" w:hAnsiTheme="majorHAnsi"/>
                <w:b/>
                <w:bCs/>
                <w:lang w:eastAsia="de-DE"/>
              </w:rPr>
              <w:t>Official Development Assistance (ODA) Declaration</w:t>
            </w:r>
          </w:p>
        </w:tc>
        <w:tc>
          <w:tcPr>
            <w:tcW w:w="1924" w:type="pct"/>
            <w:shd w:val="clear" w:color="auto" w:fill="auto"/>
          </w:tcPr>
          <w:p w14:paraId="70FF0BE9" w14:textId="77777777" w:rsidR="007E1334" w:rsidRPr="00251447" w:rsidRDefault="007E1334" w:rsidP="0052099C">
            <w:pPr>
              <w:spacing w:line="240" w:lineRule="auto"/>
              <w:rPr>
                <w:rFonts w:asciiTheme="majorHAnsi" w:hAnsiTheme="majorHAnsi"/>
                <w:lang w:val="en-GB" w:eastAsia="de-DE"/>
              </w:rPr>
            </w:pPr>
            <w:r w:rsidRPr="00251447">
              <w:rPr>
                <w:rFonts w:asciiTheme="majorHAnsi" w:hAnsiTheme="majorHAnsi"/>
                <w:lang w:val="en-GB" w:eastAsia="de-DE"/>
              </w:rPr>
              <w:t>All Project Developers applying for project activities located in a country named by the OECD Development Assistance Committee’s ODA recipient list and seeking Gold Standard Certification for carbon credits shall declare the Official Development Assistance (ODA) support. The Project Developer shall follow the GHG Emissions Reduction &amp; Sequestration Product Requirements and submit the declaration at the time of Design Certification.</w:t>
            </w:r>
          </w:p>
        </w:tc>
        <w:tc>
          <w:tcPr>
            <w:tcW w:w="1925" w:type="pct"/>
            <w:shd w:val="clear" w:color="auto" w:fill="auto"/>
          </w:tcPr>
          <w:p w14:paraId="0378CE81" w14:textId="77777777" w:rsidR="007E1334" w:rsidRDefault="007E1334" w:rsidP="0052099C">
            <w:pPr>
              <w:spacing w:line="240" w:lineRule="auto"/>
              <w:rPr>
                <w:rFonts w:asciiTheme="majorHAnsi" w:hAnsiTheme="majorHAnsi"/>
                <w:bCs/>
                <w:lang w:val="en-GB" w:eastAsia="de-DE"/>
              </w:rPr>
            </w:pPr>
            <w:r w:rsidRPr="00251447">
              <w:rPr>
                <w:rFonts w:asciiTheme="majorHAnsi" w:hAnsiTheme="majorHAnsi"/>
                <w:bCs/>
                <w:lang w:val="en-GB" w:eastAsia="de-DE"/>
              </w:rPr>
              <w:t>No ODA is involved in the PoA</w:t>
            </w:r>
            <w:r>
              <w:rPr>
                <w:rFonts w:asciiTheme="majorHAnsi" w:hAnsiTheme="majorHAnsi"/>
                <w:bCs/>
                <w:lang w:val="en-GB" w:eastAsia="de-DE"/>
              </w:rPr>
              <w:t xml:space="preserve"> and its associated VPAs</w:t>
            </w:r>
            <w:r w:rsidRPr="00251447">
              <w:rPr>
                <w:rFonts w:asciiTheme="majorHAnsi" w:hAnsiTheme="majorHAnsi"/>
                <w:bCs/>
                <w:lang w:val="en-GB" w:eastAsia="de-DE"/>
              </w:rPr>
              <w:t xml:space="preserve">. </w:t>
            </w:r>
          </w:p>
          <w:p w14:paraId="4C96CADB" w14:textId="77777777" w:rsidR="007E1334" w:rsidRDefault="007E1334" w:rsidP="0052099C">
            <w:pPr>
              <w:spacing w:line="240" w:lineRule="auto"/>
              <w:rPr>
                <w:rFonts w:asciiTheme="majorHAnsi" w:hAnsiTheme="majorHAnsi"/>
                <w:bCs/>
                <w:lang w:val="en-GB" w:eastAsia="de-DE"/>
              </w:rPr>
            </w:pPr>
          </w:p>
          <w:p w14:paraId="4FF122E7" w14:textId="77777777" w:rsidR="007E1334" w:rsidRPr="00251447" w:rsidRDefault="007E1334" w:rsidP="0052099C">
            <w:pPr>
              <w:spacing w:line="240" w:lineRule="auto"/>
              <w:rPr>
                <w:rFonts w:asciiTheme="majorHAnsi" w:hAnsiTheme="majorHAnsi"/>
                <w:bCs/>
                <w:lang w:val="en-GB" w:eastAsia="de-DE"/>
              </w:rPr>
            </w:pPr>
            <w:r w:rsidRPr="00251447">
              <w:rPr>
                <w:rFonts w:asciiTheme="majorHAnsi" w:hAnsiTheme="majorHAnsi"/>
                <w:bCs/>
                <w:lang w:val="en-GB" w:eastAsia="de-DE"/>
              </w:rPr>
              <w:t>A declaration is being submitted</w:t>
            </w:r>
            <w:r>
              <w:rPr>
                <w:rFonts w:asciiTheme="majorHAnsi" w:hAnsiTheme="majorHAnsi"/>
                <w:bCs/>
                <w:lang w:val="en-GB" w:eastAsia="de-DE"/>
              </w:rPr>
              <w:t xml:space="preserve"> by CME</w:t>
            </w:r>
            <w:r w:rsidRPr="00251447">
              <w:rPr>
                <w:rFonts w:asciiTheme="majorHAnsi" w:hAnsiTheme="majorHAnsi"/>
                <w:bCs/>
                <w:lang w:val="en-GB" w:eastAsia="de-DE"/>
              </w:rPr>
              <w:t>.</w:t>
            </w:r>
          </w:p>
        </w:tc>
      </w:tr>
    </w:tbl>
    <w:p w14:paraId="2F071695" w14:textId="77777777" w:rsidR="007E1334" w:rsidRDefault="007E1334" w:rsidP="007E1334">
      <w:pPr>
        <w:jc w:val="both"/>
        <w:rPr>
          <w:rFonts w:asciiTheme="majorHAnsi" w:eastAsia="MS Mincho" w:hAnsiTheme="majorHAnsi"/>
        </w:rPr>
      </w:pPr>
    </w:p>
    <w:p w14:paraId="3DFA18C9" w14:textId="77777777" w:rsidR="007E1334" w:rsidRDefault="007E1334" w:rsidP="007E1334">
      <w:pPr>
        <w:spacing w:after="0" w:line="240" w:lineRule="auto"/>
        <w:jc w:val="both"/>
        <w:rPr>
          <w:b/>
          <w:bCs/>
          <w:lang w:val="en-GB"/>
        </w:rPr>
      </w:pPr>
      <w:r>
        <w:rPr>
          <w:b/>
          <w:bCs/>
          <w:lang w:val="en-GB"/>
        </w:rPr>
        <w:t xml:space="preserve">Eligibility under Gold Standard </w:t>
      </w:r>
      <w:r w:rsidRPr="00BA3405">
        <w:rPr>
          <w:b/>
          <w:bCs/>
          <w:lang w:val="en-GB"/>
        </w:rPr>
        <w:t>GHG EMISSIONS REDUCTION &amp; SEQUESTRATION</w:t>
      </w:r>
      <w:r>
        <w:rPr>
          <w:b/>
          <w:bCs/>
          <w:lang w:val="en-GB"/>
        </w:rPr>
        <w:t xml:space="preserve"> </w:t>
      </w:r>
      <w:r w:rsidRPr="00BA3405">
        <w:rPr>
          <w:b/>
          <w:bCs/>
          <w:lang w:val="en-GB"/>
        </w:rPr>
        <w:t>PRODUCT REQUIREMENTS</w:t>
      </w:r>
      <w:r>
        <w:rPr>
          <w:b/>
          <w:bCs/>
          <w:lang w:val="en-GB"/>
        </w:rPr>
        <w:t xml:space="preserve"> (Optional Requirement)</w:t>
      </w:r>
      <w:r>
        <w:rPr>
          <w:rStyle w:val="Appelnotedebasdep"/>
          <w:b/>
          <w:bCs/>
          <w:lang w:val="en-GB"/>
        </w:rPr>
        <w:footnoteReference w:id="14"/>
      </w:r>
    </w:p>
    <w:p w14:paraId="3E95BBE0" w14:textId="77777777" w:rsidR="007E1334" w:rsidRDefault="007E1334" w:rsidP="007E1334">
      <w:pPr>
        <w:spacing w:after="0" w:line="240" w:lineRule="auto"/>
        <w:jc w:val="both"/>
        <w:rPr>
          <w:lang w:val="en-GB"/>
        </w:rPr>
      </w:pPr>
    </w:p>
    <w:p w14:paraId="11554696" w14:textId="77777777" w:rsidR="007E1334" w:rsidRDefault="007E1334" w:rsidP="007E1334">
      <w:pPr>
        <w:spacing w:after="0" w:line="240" w:lineRule="auto"/>
        <w:jc w:val="both"/>
        <w:rPr>
          <w:iCs/>
          <w:lang w:val="en-GB"/>
        </w:rPr>
      </w:pPr>
      <w:r>
        <w:rPr>
          <w:iCs/>
          <w:lang w:val="en-GB"/>
        </w:rPr>
        <w:t xml:space="preserve">As per section 2 of GS4GG </w:t>
      </w:r>
      <w:r w:rsidRPr="00BA3405">
        <w:rPr>
          <w:iCs/>
          <w:lang w:val="en-GB"/>
        </w:rPr>
        <w:t>GHG EMISSIONS REDUCTION &amp; SEQUESTRATION PRODUCT REQUIREMENTS</w:t>
      </w:r>
      <w:r>
        <w:rPr>
          <w:iCs/>
          <w:lang w:val="en-GB"/>
        </w:rPr>
        <w:t xml:space="preserve"> Version 2.0 dated 01/04/2021, general eligibility criteria as defined below:</w:t>
      </w:r>
    </w:p>
    <w:tbl>
      <w:tblPr>
        <w:tblW w:w="542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2404"/>
        <w:gridCol w:w="4017"/>
        <w:gridCol w:w="4019"/>
      </w:tblGrid>
      <w:tr w:rsidR="007E1334" w:rsidRPr="00774339" w14:paraId="4760242D" w14:textId="77777777" w:rsidTr="0052099C">
        <w:trPr>
          <w:tblHeader/>
        </w:trPr>
        <w:tc>
          <w:tcPr>
            <w:tcW w:w="1151" w:type="pct"/>
            <w:tcBorders>
              <w:top w:val="single" w:sz="4" w:space="0" w:color="BFBFBF"/>
              <w:left w:val="single" w:sz="4" w:space="0" w:color="BFBFBF"/>
              <w:bottom w:val="single" w:sz="4" w:space="0" w:color="BFBFBF"/>
              <w:right w:val="single" w:sz="4" w:space="0" w:color="BFBFBF"/>
            </w:tcBorders>
            <w:hideMark/>
          </w:tcPr>
          <w:p w14:paraId="0F81A38A" w14:textId="77777777" w:rsidR="007E1334" w:rsidRPr="00605174" w:rsidRDefault="007E1334" w:rsidP="0052099C">
            <w:pPr>
              <w:spacing w:after="0" w:line="240" w:lineRule="auto"/>
              <w:jc w:val="both"/>
              <w:rPr>
                <w:b/>
                <w:bCs/>
                <w:sz w:val="20"/>
                <w:szCs w:val="20"/>
              </w:rPr>
            </w:pPr>
            <w:r w:rsidRPr="00605174">
              <w:rPr>
                <w:b/>
                <w:bCs/>
                <w:sz w:val="20"/>
                <w:szCs w:val="20"/>
              </w:rPr>
              <w:t>Eligibility Criteria Category</w:t>
            </w:r>
          </w:p>
        </w:tc>
        <w:tc>
          <w:tcPr>
            <w:tcW w:w="1924" w:type="pct"/>
            <w:tcBorders>
              <w:top w:val="single" w:sz="4" w:space="0" w:color="BFBFBF"/>
              <w:left w:val="single" w:sz="4" w:space="0" w:color="BFBFBF"/>
              <w:bottom w:val="single" w:sz="4" w:space="0" w:color="BFBFBF"/>
              <w:right w:val="single" w:sz="4" w:space="0" w:color="BFBFBF"/>
            </w:tcBorders>
            <w:hideMark/>
          </w:tcPr>
          <w:p w14:paraId="7B6B9DB3" w14:textId="77777777" w:rsidR="007E1334" w:rsidRPr="00605174" w:rsidRDefault="007E1334" w:rsidP="0052099C">
            <w:pPr>
              <w:spacing w:after="0" w:line="240" w:lineRule="auto"/>
              <w:jc w:val="both"/>
              <w:rPr>
                <w:b/>
                <w:bCs/>
                <w:sz w:val="20"/>
                <w:szCs w:val="20"/>
              </w:rPr>
            </w:pPr>
            <w:r w:rsidRPr="00605174">
              <w:rPr>
                <w:b/>
                <w:bCs/>
                <w:sz w:val="20"/>
                <w:szCs w:val="20"/>
              </w:rPr>
              <w:t>Eligibility criterion -</w:t>
            </w:r>
          </w:p>
          <w:p w14:paraId="6A8DE18C" w14:textId="77777777" w:rsidR="007E1334" w:rsidRPr="00605174" w:rsidRDefault="007E1334" w:rsidP="0052099C">
            <w:pPr>
              <w:spacing w:after="0" w:line="240" w:lineRule="auto"/>
              <w:jc w:val="both"/>
              <w:rPr>
                <w:b/>
                <w:bCs/>
                <w:sz w:val="20"/>
                <w:szCs w:val="20"/>
                <w:lang w:val="en-GB"/>
              </w:rPr>
            </w:pPr>
            <w:r w:rsidRPr="00605174">
              <w:rPr>
                <w:b/>
                <w:bCs/>
                <w:sz w:val="20"/>
                <w:szCs w:val="20"/>
              </w:rPr>
              <w:t>Required condition</w:t>
            </w:r>
          </w:p>
        </w:tc>
        <w:tc>
          <w:tcPr>
            <w:tcW w:w="1925" w:type="pct"/>
            <w:tcBorders>
              <w:top w:val="single" w:sz="4" w:space="0" w:color="BFBFBF"/>
              <w:left w:val="single" w:sz="4" w:space="0" w:color="BFBFBF"/>
              <w:bottom w:val="single" w:sz="4" w:space="0" w:color="BFBFBF"/>
              <w:right w:val="single" w:sz="4" w:space="0" w:color="BFBFBF"/>
            </w:tcBorders>
            <w:hideMark/>
          </w:tcPr>
          <w:p w14:paraId="6012AC12" w14:textId="77777777" w:rsidR="007E1334" w:rsidRPr="00605174" w:rsidRDefault="007E1334" w:rsidP="0052099C">
            <w:pPr>
              <w:spacing w:after="0" w:line="240" w:lineRule="auto"/>
              <w:jc w:val="both"/>
              <w:rPr>
                <w:b/>
                <w:bCs/>
                <w:sz w:val="20"/>
                <w:szCs w:val="20"/>
                <w:lang w:val="en-GB"/>
              </w:rPr>
            </w:pPr>
            <w:r w:rsidRPr="00605174">
              <w:rPr>
                <w:b/>
                <w:bCs/>
                <w:sz w:val="20"/>
                <w:szCs w:val="20"/>
                <w:lang w:val="en-GB"/>
              </w:rPr>
              <w:t>Justification</w:t>
            </w:r>
          </w:p>
        </w:tc>
      </w:tr>
      <w:tr w:rsidR="007E1334" w:rsidRPr="00774339" w14:paraId="026A2816" w14:textId="77777777" w:rsidTr="0052099C">
        <w:tc>
          <w:tcPr>
            <w:tcW w:w="1151" w:type="pct"/>
            <w:tcBorders>
              <w:top w:val="single" w:sz="4" w:space="0" w:color="BFBFBF"/>
              <w:left w:val="single" w:sz="4" w:space="0" w:color="BFBFBF"/>
              <w:bottom w:val="single" w:sz="4" w:space="0" w:color="BFBFBF"/>
              <w:right w:val="single" w:sz="4" w:space="0" w:color="BFBFBF"/>
            </w:tcBorders>
            <w:shd w:val="clear" w:color="auto" w:fill="F2F2F2"/>
            <w:hideMark/>
          </w:tcPr>
          <w:p w14:paraId="4E58B2EE" w14:textId="77777777" w:rsidR="007E1334" w:rsidRPr="00605174" w:rsidRDefault="007E1334" w:rsidP="00515BA1">
            <w:pPr>
              <w:numPr>
                <w:ilvl w:val="0"/>
                <w:numId w:val="30"/>
              </w:numPr>
              <w:spacing w:after="0" w:line="240" w:lineRule="auto"/>
              <w:jc w:val="both"/>
              <w:rPr>
                <w:b/>
                <w:bCs/>
                <w:sz w:val="20"/>
                <w:szCs w:val="20"/>
              </w:rPr>
            </w:pPr>
            <w:r w:rsidRPr="00605174">
              <w:rPr>
                <w:b/>
                <w:sz w:val="20"/>
                <w:szCs w:val="20"/>
              </w:rPr>
              <w:t>GENERAL ELIGIBILITY CRITERIA</w:t>
            </w:r>
            <w:r>
              <w:rPr>
                <w:b/>
                <w:sz w:val="20"/>
                <w:szCs w:val="20"/>
              </w:rPr>
              <w:t>#1</w:t>
            </w:r>
          </w:p>
        </w:tc>
        <w:tc>
          <w:tcPr>
            <w:tcW w:w="1924" w:type="pct"/>
            <w:tcBorders>
              <w:top w:val="single" w:sz="4" w:space="0" w:color="BFBFBF"/>
              <w:left w:val="single" w:sz="4" w:space="0" w:color="BFBFBF"/>
              <w:bottom w:val="single" w:sz="4" w:space="0" w:color="BFBFBF"/>
              <w:right w:val="single" w:sz="4" w:space="0" w:color="BFBFBF"/>
            </w:tcBorders>
            <w:shd w:val="clear" w:color="auto" w:fill="F2F2F2"/>
          </w:tcPr>
          <w:p w14:paraId="3BD53378" w14:textId="77777777" w:rsidR="007E1334" w:rsidRPr="00605174" w:rsidRDefault="007E1334" w:rsidP="0052099C">
            <w:pPr>
              <w:spacing w:after="0" w:line="240" w:lineRule="auto"/>
              <w:jc w:val="both"/>
              <w:rPr>
                <w:sz w:val="20"/>
                <w:szCs w:val="20"/>
                <w:lang w:val="en-GB"/>
              </w:rPr>
            </w:pPr>
            <w:r w:rsidRPr="00531A01">
              <w:rPr>
                <w:sz w:val="20"/>
                <w:szCs w:val="20"/>
                <w:lang w:val="en-GB"/>
              </w:rPr>
              <w:t>Unless otherwise stated elsewhere in the Principles &amp; Requirements, Projects</w:t>
            </w:r>
            <w:r>
              <w:rPr>
                <w:sz w:val="20"/>
                <w:szCs w:val="20"/>
                <w:lang w:val="en-GB"/>
              </w:rPr>
              <w:t xml:space="preserve"> </w:t>
            </w:r>
            <w:r w:rsidRPr="00531A01">
              <w:rPr>
                <w:sz w:val="20"/>
                <w:szCs w:val="20"/>
                <w:lang w:val="en-GB"/>
              </w:rPr>
              <w:t>involving a mix of eligible and ineligible components can only claim credits for</w:t>
            </w:r>
            <w:r>
              <w:rPr>
                <w:sz w:val="20"/>
                <w:szCs w:val="20"/>
                <w:lang w:val="en-GB"/>
              </w:rPr>
              <w:t xml:space="preserve"> </w:t>
            </w:r>
            <w:r w:rsidRPr="00531A01">
              <w:rPr>
                <w:sz w:val="20"/>
                <w:szCs w:val="20"/>
                <w:lang w:val="en-GB"/>
              </w:rPr>
              <w:t>the Emission Reductions and/or sequestration associated with the eligible</w:t>
            </w:r>
            <w:r>
              <w:rPr>
                <w:sz w:val="20"/>
                <w:szCs w:val="20"/>
                <w:lang w:val="en-GB"/>
              </w:rPr>
              <w:t xml:space="preserve"> </w:t>
            </w:r>
            <w:r w:rsidRPr="00531A01">
              <w:rPr>
                <w:sz w:val="20"/>
                <w:szCs w:val="20"/>
                <w:lang w:val="en-GB"/>
              </w:rPr>
              <w:t>component of the project.</w:t>
            </w:r>
          </w:p>
        </w:tc>
        <w:tc>
          <w:tcPr>
            <w:tcW w:w="1925" w:type="pct"/>
            <w:tcBorders>
              <w:top w:val="single" w:sz="4" w:space="0" w:color="BFBFBF"/>
              <w:left w:val="single" w:sz="4" w:space="0" w:color="BFBFBF"/>
              <w:bottom w:val="single" w:sz="4" w:space="0" w:color="BFBFBF"/>
              <w:right w:val="single" w:sz="4" w:space="0" w:color="BFBFBF"/>
            </w:tcBorders>
            <w:shd w:val="clear" w:color="auto" w:fill="F2F2F2"/>
          </w:tcPr>
          <w:p w14:paraId="7D2468B8" w14:textId="77777777" w:rsidR="007E1334" w:rsidRDefault="007E1334" w:rsidP="0052099C">
            <w:pPr>
              <w:spacing w:after="0" w:line="240" w:lineRule="auto"/>
              <w:jc w:val="both"/>
              <w:rPr>
                <w:rFonts w:asciiTheme="minorHAnsi" w:hAnsiTheme="minorHAnsi"/>
                <w:bCs/>
                <w:sz w:val="20"/>
                <w:szCs w:val="20"/>
                <w:lang w:val="en-GB" w:eastAsia="de-DE"/>
              </w:rPr>
            </w:pPr>
            <w:r w:rsidRPr="00625E28">
              <w:rPr>
                <w:rFonts w:asciiTheme="minorHAnsi" w:hAnsiTheme="minorHAnsi"/>
                <w:bCs/>
                <w:sz w:val="20"/>
                <w:szCs w:val="20"/>
                <w:lang w:val="en-GB" w:eastAsia="de-DE"/>
              </w:rPr>
              <w:t xml:space="preserve">The PoA includes dissemination of improved cook stoves (ICS) and installation/distribution of water purification technologies (WPS). </w:t>
            </w:r>
          </w:p>
          <w:p w14:paraId="78D24AC9" w14:textId="77777777" w:rsidR="007E1334" w:rsidRDefault="007E1334" w:rsidP="0052099C">
            <w:pPr>
              <w:spacing w:after="0" w:line="240" w:lineRule="auto"/>
              <w:jc w:val="both"/>
              <w:rPr>
                <w:sz w:val="20"/>
                <w:szCs w:val="20"/>
                <w:lang w:val="en-GB"/>
              </w:rPr>
            </w:pPr>
          </w:p>
          <w:p w14:paraId="368BE93F" w14:textId="5A3A136B" w:rsidR="007E1334" w:rsidRPr="00605174" w:rsidRDefault="007E1334" w:rsidP="0052099C">
            <w:pPr>
              <w:spacing w:line="240" w:lineRule="auto"/>
              <w:jc w:val="both"/>
              <w:rPr>
                <w:rFonts w:asciiTheme="minorHAnsi" w:hAnsiTheme="minorHAnsi"/>
                <w:bCs/>
                <w:sz w:val="20"/>
                <w:szCs w:val="20"/>
                <w:lang w:val="en-GB" w:eastAsia="de-DE"/>
              </w:rPr>
            </w:pPr>
            <w:r w:rsidRPr="00605174">
              <w:rPr>
                <w:rFonts w:asciiTheme="minorHAnsi" w:hAnsiTheme="minorHAnsi"/>
                <w:bCs/>
                <w:sz w:val="20"/>
                <w:szCs w:val="20"/>
                <w:lang w:val="en-GB" w:eastAsia="de-DE"/>
              </w:rPr>
              <w:t>The VPA applies GS approved “Technologies and Practices to Displace Decentralized Thermal Energy Consumption</w:t>
            </w:r>
            <w:ins w:id="184" w:author="EVA LEIBOVICI" w:date="2023-09-18T15:57:00Z">
              <w:r w:rsidR="00530244">
                <w:rPr>
                  <w:rFonts w:asciiTheme="minorHAnsi" w:hAnsiTheme="minorHAnsi"/>
                  <w:bCs/>
                  <w:sz w:val="20"/>
                  <w:szCs w:val="20"/>
                  <w:lang w:val="en-GB" w:eastAsia="de-DE"/>
                </w:rPr>
                <w:t xml:space="preserve"> </w:t>
              </w:r>
            </w:ins>
            <w:ins w:id="185" w:author="EVA LEIBOVICI" w:date="2023-09-18T16:24:00Z">
              <w:r w:rsidR="00934B2C">
                <w:rPr>
                  <w:rFonts w:asciiTheme="minorHAnsi" w:hAnsiTheme="minorHAnsi"/>
                  <w:bCs/>
                  <w:sz w:val="20"/>
                  <w:szCs w:val="20"/>
                  <w:lang w:val="en-GB" w:eastAsia="de-DE"/>
                </w:rPr>
                <w:t xml:space="preserve">– Reduced emissions from cooking and heating, </w:t>
              </w:r>
            </w:ins>
            <w:ins w:id="186" w:author="EVA LEIBOVICI" w:date="2023-09-18T15:57:00Z">
              <w:r w:rsidR="00530244">
                <w:rPr>
                  <w:rFonts w:asciiTheme="minorHAnsi" w:hAnsiTheme="minorHAnsi"/>
                  <w:bCs/>
                  <w:sz w:val="20"/>
                  <w:szCs w:val="20"/>
                  <w:lang w:val="en-GB" w:eastAsia="de-DE"/>
                </w:rPr>
                <w:t>v4.0</w:t>
              </w:r>
            </w:ins>
            <w:r w:rsidRPr="00605174">
              <w:rPr>
                <w:rFonts w:asciiTheme="minorHAnsi" w:hAnsiTheme="minorHAnsi"/>
                <w:bCs/>
                <w:sz w:val="20"/>
                <w:szCs w:val="20"/>
                <w:lang w:val="en-GB" w:eastAsia="de-DE"/>
              </w:rPr>
              <w:t xml:space="preserve">” and “Emission reductions from Safe Drinking Water Supply” impact quantification methodologies, for ICS and CWS devices respectively. </w:t>
            </w:r>
          </w:p>
          <w:p w14:paraId="307FE2D7" w14:textId="77777777" w:rsidR="007E1334" w:rsidRPr="00605174" w:rsidRDefault="007E1334" w:rsidP="0052099C">
            <w:pPr>
              <w:spacing w:line="240" w:lineRule="auto"/>
              <w:jc w:val="both"/>
              <w:rPr>
                <w:rFonts w:asciiTheme="minorHAnsi" w:hAnsiTheme="minorHAnsi"/>
                <w:bCs/>
                <w:sz w:val="20"/>
                <w:szCs w:val="20"/>
                <w:lang w:val="en-GB" w:eastAsia="de-DE"/>
              </w:rPr>
            </w:pPr>
          </w:p>
          <w:p w14:paraId="352E1A7D" w14:textId="77777777" w:rsidR="007E1334" w:rsidRDefault="007E1334" w:rsidP="0052099C">
            <w:pPr>
              <w:spacing w:after="0" w:line="240" w:lineRule="auto"/>
              <w:jc w:val="both"/>
              <w:rPr>
                <w:rFonts w:asciiTheme="minorHAnsi" w:hAnsiTheme="minorHAnsi"/>
                <w:sz w:val="20"/>
                <w:szCs w:val="20"/>
                <w:lang w:val="en-GB" w:eastAsia="de-DE"/>
              </w:rPr>
            </w:pPr>
            <w:r w:rsidRPr="00605174">
              <w:rPr>
                <w:rFonts w:asciiTheme="minorHAnsi" w:hAnsiTheme="minorHAnsi"/>
                <w:bCs/>
                <w:sz w:val="20"/>
                <w:szCs w:val="20"/>
                <w:lang w:val="en-GB" w:eastAsia="de-DE"/>
              </w:rPr>
              <w:t xml:space="preserve">Hence as per the GS4GG </w:t>
            </w:r>
            <w:r w:rsidRPr="00605174">
              <w:rPr>
                <w:rFonts w:asciiTheme="minorHAnsi" w:hAnsiTheme="minorHAnsi"/>
                <w:sz w:val="20"/>
                <w:szCs w:val="20"/>
                <w:lang w:val="en-GB" w:eastAsia="de-DE"/>
              </w:rPr>
              <w:t xml:space="preserve">Principles and Requirements version 1.2 section </w:t>
            </w:r>
            <w:r w:rsidRPr="00605174">
              <w:rPr>
                <w:rFonts w:asciiTheme="minorHAnsi" w:hAnsiTheme="minorHAnsi"/>
                <w:sz w:val="20"/>
                <w:szCs w:val="20"/>
                <w:lang w:val="en-GB" w:eastAsia="de-DE"/>
              </w:rPr>
              <w:lastRenderedPageBreak/>
              <w:t>4.1.3</w:t>
            </w:r>
            <w:r>
              <w:rPr>
                <w:rFonts w:asciiTheme="minorHAnsi" w:hAnsiTheme="minorHAnsi"/>
                <w:sz w:val="20"/>
                <w:szCs w:val="20"/>
                <w:lang w:val="en-GB" w:eastAsia="de-DE"/>
              </w:rPr>
              <w:t xml:space="preserve"> (a)</w:t>
            </w:r>
            <w:r w:rsidRPr="00605174">
              <w:rPr>
                <w:rFonts w:asciiTheme="minorHAnsi" w:hAnsiTheme="minorHAnsi"/>
                <w:sz w:val="20"/>
                <w:szCs w:val="20"/>
                <w:lang w:val="en-GB" w:eastAsia="de-DE"/>
              </w:rPr>
              <w:t xml:space="preserve">, the </w:t>
            </w:r>
            <w:r>
              <w:rPr>
                <w:rFonts w:asciiTheme="minorHAnsi" w:hAnsiTheme="minorHAnsi"/>
                <w:sz w:val="20"/>
                <w:szCs w:val="20"/>
                <w:lang w:val="en-GB" w:eastAsia="de-DE"/>
              </w:rPr>
              <w:t>PoA</w:t>
            </w:r>
            <w:r w:rsidRPr="00605174">
              <w:rPr>
                <w:rFonts w:asciiTheme="minorHAnsi" w:hAnsiTheme="minorHAnsi"/>
                <w:sz w:val="20"/>
                <w:szCs w:val="20"/>
                <w:lang w:val="en-GB" w:eastAsia="de-DE"/>
              </w:rPr>
              <w:t xml:space="preserve"> becomes automatically eligible.</w:t>
            </w:r>
          </w:p>
          <w:p w14:paraId="44BAF2B8" w14:textId="77777777" w:rsidR="007E1334" w:rsidRDefault="007E1334" w:rsidP="0052099C">
            <w:pPr>
              <w:spacing w:after="0" w:line="240" w:lineRule="auto"/>
              <w:jc w:val="both"/>
              <w:rPr>
                <w:sz w:val="20"/>
                <w:szCs w:val="20"/>
                <w:lang w:val="en-GB"/>
              </w:rPr>
            </w:pPr>
          </w:p>
          <w:p w14:paraId="52FE575B" w14:textId="77777777" w:rsidR="007E1334" w:rsidRPr="00605174" w:rsidRDefault="007E1334" w:rsidP="0052099C">
            <w:pPr>
              <w:spacing w:after="0" w:line="240" w:lineRule="auto"/>
              <w:jc w:val="both"/>
              <w:rPr>
                <w:sz w:val="20"/>
                <w:szCs w:val="20"/>
                <w:lang w:val="en-GB"/>
              </w:rPr>
            </w:pPr>
            <w:r>
              <w:rPr>
                <w:sz w:val="20"/>
                <w:szCs w:val="20"/>
                <w:lang w:val="en-GB"/>
              </w:rPr>
              <w:t xml:space="preserve">The PoA does not involve any ineligible component. </w:t>
            </w:r>
          </w:p>
        </w:tc>
      </w:tr>
      <w:tr w:rsidR="007E1334" w:rsidRPr="00774339" w14:paraId="0A64F736" w14:textId="77777777" w:rsidTr="0052099C">
        <w:tc>
          <w:tcPr>
            <w:tcW w:w="1151" w:type="pct"/>
            <w:tcBorders>
              <w:top w:val="single" w:sz="4" w:space="0" w:color="BFBFBF"/>
              <w:left w:val="single" w:sz="4" w:space="0" w:color="BFBFBF"/>
              <w:bottom w:val="single" w:sz="4" w:space="0" w:color="BFBFBF"/>
              <w:right w:val="single" w:sz="4" w:space="0" w:color="BFBFBF"/>
            </w:tcBorders>
            <w:hideMark/>
          </w:tcPr>
          <w:p w14:paraId="3D90884B" w14:textId="77777777" w:rsidR="007E1334" w:rsidRPr="00605174" w:rsidRDefault="007E1334" w:rsidP="00515BA1">
            <w:pPr>
              <w:numPr>
                <w:ilvl w:val="0"/>
                <w:numId w:val="30"/>
              </w:numPr>
              <w:spacing w:after="0" w:line="240" w:lineRule="auto"/>
              <w:jc w:val="both"/>
              <w:rPr>
                <w:b/>
                <w:bCs/>
                <w:sz w:val="20"/>
                <w:szCs w:val="20"/>
              </w:rPr>
            </w:pPr>
            <w:r w:rsidRPr="00605174">
              <w:rPr>
                <w:b/>
                <w:sz w:val="20"/>
                <w:szCs w:val="20"/>
              </w:rPr>
              <w:lastRenderedPageBreak/>
              <w:t>GENERAL ELIGIBILITY CRITERIA</w:t>
            </w:r>
            <w:r>
              <w:rPr>
                <w:b/>
                <w:sz w:val="20"/>
                <w:szCs w:val="20"/>
              </w:rPr>
              <w:t>#2</w:t>
            </w:r>
          </w:p>
        </w:tc>
        <w:tc>
          <w:tcPr>
            <w:tcW w:w="1924" w:type="pct"/>
            <w:tcBorders>
              <w:top w:val="single" w:sz="4" w:space="0" w:color="BFBFBF"/>
              <w:left w:val="single" w:sz="4" w:space="0" w:color="BFBFBF"/>
              <w:bottom w:val="single" w:sz="4" w:space="0" w:color="BFBFBF"/>
              <w:right w:val="single" w:sz="4" w:space="0" w:color="BFBFBF"/>
            </w:tcBorders>
          </w:tcPr>
          <w:p w14:paraId="6CC976D8" w14:textId="77777777" w:rsidR="007E1334" w:rsidRPr="00605174" w:rsidRDefault="007E1334" w:rsidP="0052099C">
            <w:pPr>
              <w:spacing w:after="0" w:line="240" w:lineRule="auto"/>
              <w:jc w:val="both"/>
              <w:rPr>
                <w:sz w:val="20"/>
                <w:szCs w:val="20"/>
                <w:lang w:val="en-GB"/>
              </w:rPr>
            </w:pPr>
            <w:r w:rsidRPr="008230A9">
              <w:rPr>
                <w:sz w:val="20"/>
                <w:szCs w:val="20"/>
                <w:lang w:val="en-GB"/>
              </w:rPr>
              <w:t>Bundled Projects1: Where Projects are submitted together for certification</w:t>
            </w:r>
            <w:r>
              <w:rPr>
                <w:sz w:val="20"/>
                <w:szCs w:val="20"/>
                <w:lang w:val="en-GB"/>
              </w:rPr>
              <w:t xml:space="preserve"> </w:t>
            </w:r>
            <w:r w:rsidRPr="008230A9">
              <w:rPr>
                <w:sz w:val="20"/>
                <w:szCs w:val="20"/>
                <w:lang w:val="en-GB"/>
              </w:rPr>
              <w:t>within a bundle, each Project within the bundle shall individually conform to</w:t>
            </w:r>
            <w:r>
              <w:rPr>
                <w:sz w:val="20"/>
                <w:szCs w:val="20"/>
                <w:lang w:val="en-GB"/>
              </w:rPr>
              <w:t xml:space="preserve"> </w:t>
            </w:r>
            <w:r w:rsidRPr="008230A9">
              <w:rPr>
                <w:sz w:val="20"/>
                <w:szCs w:val="20"/>
                <w:lang w:val="en-GB"/>
              </w:rPr>
              <w:t>all GS4GG Requirements. Eligibility criteria with regards to the scale of the</w:t>
            </w:r>
            <w:r>
              <w:rPr>
                <w:sz w:val="20"/>
                <w:szCs w:val="20"/>
                <w:lang w:val="en-GB"/>
              </w:rPr>
              <w:t xml:space="preserve"> </w:t>
            </w:r>
            <w:r w:rsidRPr="008230A9">
              <w:rPr>
                <w:sz w:val="20"/>
                <w:szCs w:val="20"/>
                <w:lang w:val="en-GB"/>
              </w:rPr>
              <w:t>Project shall apply to the bundle as a whole and not to the individual Projects.</w:t>
            </w:r>
          </w:p>
        </w:tc>
        <w:tc>
          <w:tcPr>
            <w:tcW w:w="1925" w:type="pct"/>
            <w:tcBorders>
              <w:top w:val="single" w:sz="4" w:space="0" w:color="BFBFBF"/>
              <w:left w:val="single" w:sz="4" w:space="0" w:color="BFBFBF"/>
              <w:bottom w:val="single" w:sz="4" w:space="0" w:color="BFBFBF"/>
              <w:right w:val="single" w:sz="4" w:space="0" w:color="BFBFBF"/>
            </w:tcBorders>
          </w:tcPr>
          <w:p w14:paraId="07E125E6" w14:textId="77777777" w:rsidR="007E1334" w:rsidRDefault="007E1334" w:rsidP="0052099C">
            <w:pPr>
              <w:spacing w:after="0" w:line="240" w:lineRule="auto"/>
              <w:jc w:val="both"/>
              <w:rPr>
                <w:bCs/>
                <w:sz w:val="20"/>
                <w:szCs w:val="20"/>
                <w:lang w:val="en-GB"/>
              </w:rPr>
            </w:pPr>
            <w:r>
              <w:rPr>
                <w:bCs/>
                <w:sz w:val="20"/>
                <w:szCs w:val="20"/>
                <w:lang w:val="en-GB"/>
              </w:rPr>
              <w:t>Not Applicable.</w:t>
            </w:r>
          </w:p>
          <w:p w14:paraId="63778B8B" w14:textId="77777777" w:rsidR="007E1334" w:rsidRDefault="007E1334" w:rsidP="0052099C">
            <w:pPr>
              <w:spacing w:after="0" w:line="240" w:lineRule="auto"/>
              <w:jc w:val="both"/>
              <w:rPr>
                <w:bCs/>
                <w:sz w:val="20"/>
                <w:szCs w:val="20"/>
                <w:lang w:val="en-GB"/>
              </w:rPr>
            </w:pPr>
          </w:p>
          <w:p w14:paraId="7C314D07" w14:textId="77777777" w:rsidR="007E1334" w:rsidRPr="00605174" w:rsidRDefault="007E1334" w:rsidP="0052099C">
            <w:pPr>
              <w:spacing w:after="0" w:line="240" w:lineRule="auto"/>
              <w:jc w:val="both"/>
              <w:rPr>
                <w:bCs/>
                <w:sz w:val="20"/>
                <w:szCs w:val="20"/>
                <w:lang w:val="en-GB"/>
              </w:rPr>
            </w:pPr>
            <w:r>
              <w:rPr>
                <w:bCs/>
                <w:sz w:val="20"/>
                <w:szCs w:val="20"/>
                <w:lang w:val="en-GB"/>
              </w:rPr>
              <w:t>Each VPA will be an individual project activity.</w:t>
            </w:r>
          </w:p>
        </w:tc>
      </w:tr>
      <w:tr w:rsidR="007E1334" w:rsidRPr="00774339" w14:paraId="70B34C25" w14:textId="77777777" w:rsidTr="0052099C">
        <w:tc>
          <w:tcPr>
            <w:tcW w:w="1151" w:type="pct"/>
            <w:tcBorders>
              <w:top w:val="single" w:sz="4" w:space="0" w:color="BFBFBF"/>
              <w:left w:val="single" w:sz="4" w:space="0" w:color="BFBFBF"/>
              <w:bottom w:val="single" w:sz="4" w:space="0" w:color="BFBFBF"/>
              <w:right w:val="single" w:sz="4" w:space="0" w:color="BFBFBF"/>
            </w:tcBorders>
            <w:shd w:val="clear" w:color="auto" w:fill="F2F2F2"/>
            <w:hideMark/>
          </w:tcPr>
          <w:p w14:paraId="5E6C9B39" w14:textId="77777777" w:rsidR="007E1334" w:rsidRPr="00605174" w:rsidRDefault="007E1334" w:rsidP="00515BA1">
            <w:pPr>
              <w:numPr>
                <w:ilvl w:val="0"/>
                <w:numId w:val="30"/>
              </w:numPr>
              <w:spacing w:after="0" w:line="240" w:lineRule="auto"/>
              <w:jc w:val="both"/>
              <w:rPr>
                <w:b/>
                <w:bCs/>
                <w:sz w:val="20"/>
                <w:szCs w:val="20"/>
              </w:rPr>
            </w:pPr>
            <w:r w:rsidRPr="00605174">
              <w:rPr>
                <w:b/>
                <w:sz w:val="20"/>
                <w:szCs w:val="20"/>
              </w:rPr>
              <w:t>GENERAL ELIGIBILITY CRITERIA</w:t>
            </w:r>
            <w:r>
              <w:rPr>
                <w:b/>
                <w:sz w:val="20"/>
                <w:szCs w:val="20"/>
              </w:rPr>
              <w:t>#3</w:t>
            </w:r>
          </w:p>
        </w:tc>
        <w:tc>
          <w:tcPr>
            <w:tcW w:w="1924" w:type="pct"/>
            <w:tcBorders>
              <w:top w:val="single" w:sz="4" w:space="0" w:color="BFBFBF"/>
              <w:left w:val="single" w:sz="4" w:space="0" w:color="BFBFBF"/>
              <w:bottom w:val="single" w:sz="4" w:space="0" w:color="BFBFBF"/>
              <w:right w:val="single" w:sz="4" w:space="0" w:color="BFBFBF"/>
            </w:tcBorders>
            <w:shd w:val="clear" w:color="auto" w:fill="F2F2F2"/>
          </w:tcPr>
          <w:p w14:paraId="078BB3ED" w14:textId="77777777" w:rsidR="007E1334" w:rsidRPr="008230A9" w:rsidRDefault="007E1334" w:rsidP="0052099C">
            <w:pPr>
              <w:spacing w:after="0" w:line="240" w:lineRule="auto"/>
              <w:jc w:val="both"/>
              <w:rPr>
                <w:sz w:val="20"/>
                <w:szCs w:val="20"/>
                <w:lang w:val="en-GB"/>
              </w:rPr>
            </w:pPr>
            <w:r w:rsidRPr="008230A9">
              <w:rPr>
                <w:sz w:val="20"/>
                <w:szCs w:val="20"/>
                <w:lang w:val="en-GB"/>
              </w:rPr>
              <w:t>Programme of Activities (PoA): (LUF – N/A) Where a group of Projects are</w:t>
            </w:r>
          </w:p>
          <w:p w14:paraId="158232E3" w14:textId="77777777" w:rsidR="007E1334" w:rsidRPr="008230A9" w:rsidRDefault="007E1334" w:rsidP="0052099C">
            <w:pPr>
              <w:spacing w:after="0" w:line="240" w:lineRule="auto"/>
              <w:jc w:val="both"/>
              <w:rPr>
                <w:sz w:val="20"/>
                <w:szCs w:val="20"/>
                <w:lang w:val="en-GB"/>
              </w:rPr>
            </w:pPr>
            <w:r w:rsidRPr="008230A9">
              <w:rPr>
                <w:sz w:val="20"/>
                <w:szCs w:val="20"/>
                <w:lang w:val="en-GB"/>
              </w:rPr>
              <w:t>submitted together for Gold Standard Design Certification within a Programme</w:t>
            </w:r>
            <w:r>
              <w:rPr>
                <w:sz w:val="20"/>
                <w:szCs w:val="20"/>
                <w:lang w:val="en-GB"/>
              </w:rPr>
              <w:t xml:space="preserve"> </w:t>
            </w:r>
            <w:r w:rsidRPr="008230A9">
              <w:rPr>
                <w:sz w:val="20"/>
                <w:szCs w:val="20"/>
                <w:lang w:val="en-GB"/>
              </w:rPr>
              <w:t>of Activities, each of these Projects shall conform to all Requirements</w:t>
            </w:r>
            <w:r>
              <w:rPr>
                <w:sz w:val="20"/>
                <w:szCs w:val="20"/>
                <w:lang w:val="en-GB"/>
              </w:rPr>
              <w:t xml:space="preserve"> </w:t>
            </w:r>
            <w:r w:rsidRPr="008230A9">
              <w:rPr>
                <w:sz w:val="20"/>
                <w:szCs w:val="20"/>
                <w:lang w:val="en-GB"/>
              </w:rPr>
              <w:t>including the Programme of Activity Requirements. A microscale VPA can only</w:t>
            </w:r>
          </w:p>
          <w:p w14:paraId="3EE6F340" w14:textId="77777777" w:rsidR="007E1334" w:rsidRPr="008230A9" w:rsidRDefault="007E1334" w:rsidP="0052099C">
            <w:pPr>
              <w:spacing w:after="0" w:line="240" w:lineRule="auto"/>
              <w:jc w:val="both"/>
              <w:rPr>
                <w:sz w:val="20"/>
                <w:szCs w:val="20"/>
                <w:lang w:val="en-GB"/>
              </w:rPr>
            </w:pPr>
            <w:r w:rsidRPr="008230A9">
              <w:rPr>
                <w:sz w:val="20"/>
                <w:szCs w:val="20"/>
                <w:lang w:val="en-GB"/>
              </w:rPr>
              <w:t>be part of a Microscale PoA and shall conform to all requirements including</w:t>
            </w:r>
          </w:p>
          <w:p w14:paraId="3D0EAE59" w14:textId="77777777" w:rsidR="007E1334" w:rsidRPr="00605174" w:rsidRDefault="007E1334" w:rsidP="0052099C">
            <w:pPr>
              <w:spacing w:after="0" w:line="240" w:lineRule="auto"/>
              <w:jc w:val="both"/>
              <w:rPr>
                <w:sz w:val="20"/>
                <w:szCs w:val="20"/>
                <w:lang w:val="en-GB"/>
              </w:rPr>
            </w:pPr>
            <w:r w:rsidRPr="008230A9">
              <w:rPr>
                <w:sz w:val="20"/>
                <w:szCs w:val="20"/>
                <w:lang w:val="en-GB"/>
              </w:rPr>
              <w:t>those listed in Annex A of the Programme of Activity Requirements.</w:t>
            </w:r>
          </w:p>
        </w:tc>
        <w:tc>
          <w:tcPr>
            <w:tcW w:w="1925" w:type="pct"/>
            <w:tcBorders>
              <w:top w:val="single" w:sz="4" w:space="0" w:color="BFBFBF"/>
              <w:left w:val="single" w:sz="4" w:space="0" w:color="BFBFBF"/>
              <w:bottom w:val="single" w:sz="4" w:space="0" w:color="BFBFBF"/>
              <w:right w:val="single" w:sz="4" w:space="0" w:color="BFBFBF"/>
            </w:tcBorders>
            <w:shd w:val="clear" w:color="auto" w:fill="F2F2F2"/>
          </w:tcPr>
          <w:p w14:paraId="77436CD6" w14:textId="3CB74A05" w:rsidR="007E1334" w:rsidRPr="00605174" w:rsidRDefault="007E1334" w:rsidP="0052099C">
            <w:pPr>
              <w:spacing w:after="0" w:line="240" w:lineRule="auto"/>
              <w:jc w:val="both"/>
              <w:rPr>
                <w:bCs/>
                <w:sz w:val="20"/>
                <w:szCs w:val="20"/>
                <w:lang w:val="en-GB"/>
              </w:rPr>
            </w:pPr>
            <w:r>
              <w:rPr>
                <w:sz w:val="20"/>
                <w:szCs w:val="20"/>
                <w:lang w:val="en-GB"/>
              </w:rPr>
              <w:t>E</w:t>
            </w:r>
            <w:r w:rsidRPr="008230A9">
              <w:rPr>
                <w:sz w:val="20"/>
                <w:szCs w:val="20"/>
                <w:lang w:val="en-GB"/>
              </w:rPr>
              <w:t xml:space="preserve">ach of the </w:t>
            </w:r>
            <w:r>
              <w:rPr>
                <w:sz w:val="20"/>
                <w:szCs w:val="20"/>
                <w:lang w:val="en-GB"/>
              </w:rPr>
              <w:t xml:space="preserve">VPA will </w:t>
            </w:r>
            <w:r w:rsidRPr="008230A9">
              <w:rPr>
                <w:sz w:val="20"/>
                <w:szCs w:val="20"/>
                <w:lang w:val="en-GB"/>
              </w:rPr>
              <w:t>conf</w:t>
            </w:r>
            <w:r>
              <w:rPr>
                <w:sz w:val="20"/>
                <w:szCs w:val="20"/>
                <w:lang w:val="en-GB"/>
              </w:rPr>
              <w:t>i</w:t>
            </w:r>
            <w:r w:rsidRPr="008230A9">
              <w:rPr>
                <w:sz w:val="20"/>
                <w:szCs w:val="20"/>
                <w:lang w:val="en-GB"/>
              </w:rPr>
              <w:t xml:space="preserve">rm </w:t>
            </w:r>
            <w:del w:id="187" w:author="NIHAR Kumar" w:date="2023-05-25T12:24:00Z">
              <w:r w:rsidDel="00EF43E6">
                <w:rPr>
                  <w:sz w:val="20"/>
                  <w:szCs w:val="20"/>
                  <w:lang w:val="en-GB"/>
                </w:rPr>
                <w:delText>the</w:delText>
              </w:r>
              <w:r w:rsidRPr="008230A9" w:rsidDel="00EF43E6">
                <w:rPr>
                  <w:sz w:val="20"/>
                  <w:szCs w:val="20"/>
                  <w:lang w:val="en-GB"/>
                </w:rPr>
                <w:delText xml:space="preserve"> all</w:delText>
              </w:r>
            </w:del>
            <w:ins w:id="188" w:author="NIHAR Kumar" w:date="2023-05-25T12:24:00Z">
              <w:r w:rsidR="00EF43E6">
                <w:rPr>
                  <w:sz w:val="20"/>
                  <w:szCs w:val="20"/>
                  <w:lang w:val="en-GB"/>
                </w:rPr>
                <w:t>all</w:t>
              </w:r>
            </w:ins>
            <w:r w:rsidRPr="008230A9">
              <w:rPr>
                <w:sz w:val="20"/>
                <w:szCs w:val="20"/>
                <w:lang w:val="en-GB"/>
              </w:rPr>
              <w:t xml:space="preserve"> Requirements</w:t>
            </w:r>
            <w:r>
              <w:rPr>
                <w:sz w:val="20"/>
                <w:szCs w:val="20"/>
                <w:lang w:val="en-GB"/>
              </w:rPr>
              <w:t xml:space="preserve"> </w:t>
            </w:r>
            <w:r w:rsidRPr="008230A9">
              <w:rPr>
                <w:sz w:val="20"/>
                <w:szCs w:val="20"/>
                <w:lang w:val="en-GB"/>
              </w:rPr>
              <w:t>including the Programme of Activity Requirements</w:t>
            </w:r>
            <w:r>
              <w:rPr>
                <w:sz w:val="20"/>
                <w:szCs w:val="20"/>
                <w:lang w:val="en-GB"/>
              </w:rPr>
              <w:t>.</w:t>
            </w:r>
          </w:p>
        </w:tc>
      </w:tr>
    </w:tbl>
    <w:p w14:paraId="297D11C4" w14:textId="77777777" w:rsidR="007E1334" w:rsidRDefault="007E1334" w:rsidP="007E1334">
      <w:pPr>
        <w:jc w:val="both"/>
        <w:rPr>
          <w:rFonts w:asciiTheme="majorHAnsi" w:eastAsia="MS Mincho" w:hAnsiTheme="majorHAnsi"/>
        </w:rPr>
      </w:pPr>
    </w:p>
    <w:p w14:paraId="3E1F5C74" w14:textId="77777777" w:rsidR="007E1334" w:rsidRPr="00737F5C" w:rsidRDefault="007E1334" w:rsidP="007E1334">
      <w:pPr>
        <w:spacing w:after="0" w:line="240" w:lineRule="auto"/>
        <w:jc w:val="both"/>
        <w:rPr>
          <w:b/>
          <w:bCs/>
          <w:lang w:val="en-GB"/>
        </w:rPr>
      </w:pPr>
      <w:r w:rsidRPr="00737F5C">
        <w:rPr>
          <w:b/>
          <w:bCs/>
          <w:lang w:val="en-GB"/>
        </w:rPr>
        <w:t>Eligibility under Gold Standard Community Services Activity (CSA) Requirements</w:t>
      </w:r>
      <w:r>
        <w:rPr>
          <w:rStyle w:val="Appelnotedebasdep"/>
          <w:b/>
          <w:bCs/>
          <w:lang w:val="en-GB"/>
        </w:rPr>
        <w:footnoteReference w:id="15"/>
      </w:r>
    </w:p>
    <w:p w14:paraId="542A9639" w14:textId="77777777" w:rsidR="007E1334" w:rsidRPr="00737F5C" w:rsidRDefault="007E1334" w:rsidP="007E1334">
      <w:pPr>
        <w:spacing w:after="0" w:line="240" w:lineRule="auto"/>
        <w:jc w:val="both"/>
        <w:rPr>
          <w:lang w:val="en-GB"/>
        </w:rPr>
      </w:pPr>
      <w:r w:rsidRPr="00737F5C">
        <w:rPr>
          <w:lang w:val="en-GB"/>
        </w:rPr>
        <w:t>&gt;&gt;</w:t>
      </w:r>
    </w:p>
    <w:p w14:paraId="00D1D883" w14:textId="77777777" w:rsidR="007E1334" w:rsidRPr="00546BD2" w:rsidRDefault="007E1334" w:rsidP="007E1334">
      <w:pPr>
        <w:spacing w:after="0" w:line="240" w:lineRule="auto"/>
        <w:jc w:val="both"/>
        <w:rPr>
          <w:iCs/>
          <w:lang w:val="en-GB"/>
        </w:rPr>
      </w:pPr>
      <w:r w:rsidRPr="00737F5C">
        <w:rPr>
          <w:iCs/>
          <w:lang w:val="en-GB"/>
        </w:rPr>
        <w:t xml:space="preserve">As per section </w:t>
      </w:r>
      <w:r>
        <w:rPr>
          <w:iCs/>
          <w:lang w:val="en-GB"/>
        </w:rPr>
        <w:t>2</w:t>
      </w:r>
      <w:r w:rsidRPr="00737F5C">
        <w:rPr>
          <w:iCs/>
          <w:lang w:val="en-GB"/>
        </w:rPr>
        <w:t xml:space="preserve"> of GS4GG </w:t>
      </w:r>
      <w:r w:rsidRPr="0001048A">
        <w:rPr>
          <w:iCs/>
          <w:lang w:val="en-GB"/>
        </w:rPr>
        <w:t>COMMUNITY SERVICES ACTIVITY REQUIREMENTS</w:t>
      </w:r>
      <w:r w:rsidRPr="0001048A" w:rsidDel="0001048A">
        <w:rPr>
          <w:iCs/>
          <w:lang w:val="en-GB"/>
        </w:rPr>
        <w:t xml:space="preserve"> </w:t>
      </w:r>
      <w:r>
        <w:rPr>
          <w:iCs/>
          <w:lang w:val="en-GB"/>
        </w:rPr>
        <w:t>Version 1.2 dated October 2019</w:t>
      </w:r>
      <w:r w:rsidRPr="00737F5C">
        <w:rPr>
          <w:iCs/>
          <w:lang w:val="en-GB"/>
        </w:rPr>
        <w:t xml:space="preserve">, </w:t>
      </w:r>
      <w:r>
        <w:rPr>
          <w:iCs/>
          <w:lang w:val="en-GB"/>
        </w:rPr>
        <w:t>project type e</w:t>
      </w:r>
      <w:r w:rsidRPr="00737F5C">
        <w:rPr>
          <w:iCs/>
          <w:lang w:val="en-GB"/>
        </w:rPr>
        <w:t xml:space="preserve">ligibility criteria </w:t>
      </w:r>
      <w:r>
        <w:rPr>
          <w:iCs/>
          <w:lang w:val="en-GB"/>
        </w:rPr>
        <w:t>as</w:t>
      </w:r>
      <w:r w:rsidRPr="00737F5C">
        <w:rPr>
          <w:iCs/>
          <w:lang w:val="en-GB"/>
        </w:rPr>
        <w:t xml:space="preserve"> defined below:</w:t>
      </w:r>
    </w:p>
    <w:tbl>
      <w:tblPr>
        <w:tblW w:w="542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2404"/>
        <w:gridCol w:w="4017"/>
        <w:gridCol w:w="4019"/>
      </w:tblGrid>
      <w:tr w:rsidR="007E1334" w:rsidRPr="00737F5C" w14:paraId="02E4694F" w14:textId="77777777" w:rsidTr="0052099C">
        <w:trPr>
          <w:tblHeader/>
        </w:trPr>
        <w:tc>
          <w:tcPr>
            <w:tcW w:w="1151" w:type="pct"/>
            <w:shd w:val="clear" w:color="auto" w:fill="auto"/>
          </w:tcPr>
          <w:p w14:paraId="0D6BB7DD" w14:textId="77777777" w:rsidR="007E1334" w:rsidRPr="00737F5C" w:rsidRDefault="007E1334" w:rsidP="0052099C">
            <w:pPr>
              <w:spacing w:after="0" w:line="240" w:lineRule="auto"/>
              <w:jc w:val="both"/>
              <w:rPr>
                <w:b/>
                <w:bCs/>
              </w:rPr>
            </w:pPr>
            <w:r w:rsidRPr="00737F5C">
              <w:rPr>
                <w:b/>
                <w:bCs/>
              </w:rPr>
              <w:t>Eligibility Criteria Category</w:t>
            </w:r>
          </w:p>
        </w:tc>
        <w:tc>
          <w:tcPr>
            <w:tcW w:w="1924" w:type="pct"/>
            <w:shd w:val="clear" w:color="auto" w:fill="auto"/>
          </w:tcPr>
          <w:p w14:paraId="78795B72" w14:textId="77777777" w:rsidR="007E1334" w:rsidRPr="00737F5C" w:rsidRDefault="007E1334" w:rsidP="0052099C">
            <w:pPr>
              <w:spacing w:after="0" w:line="240" w:lineRule="auto"/>
              <w:jc w:val="both"/>
              <w:rPr>
                <w:b/>
                <w:bCs/>
              </w:rPr>
            </w:pPr>
            <w:r w:rsidRPr="00737F5C">
              <w:rPr>
                <w:b/>
                <w:bCs/>
              </w:rPr>
              <w:t>Eligibility criterion -</w:t>
            </w:r>
          </w:p>
          <w:p w14:paraId="62B618AA" w14:textId="77777777" w:rsidR="007E1334" w:rsidRPr="00737F5C" w:rsidRDefault="007E1334" w:rsidP="0052099C">
            <w:pPr>
              <w:spacing w:after="0" w:line="240" w:lineRule="auto"/>
              <w:jc w:val="both"/>
              <w:rPr>
                <w:b/>
                <w:bCs/>
                <w:lang w:val="en-GB"/>
              </w:rPr>
            </w:pPr>
            <w:r w:rsidRPr="00737F5C">
              <w:rPr>
                <w:b/>
                <w:bCs/>
              </w:rPr>
              <w:t>Required condition</w:t>
            </w:r>
          </w:p>
        </w:tc>
        <w:tc>
          <w:tcPr>
            <w:tcW w:w="1925" w:type="pct"/>
            <w:shd w:val="clear" w:color="auto" w:fill="auto"/>
          </w:tcPr>
          <w:p w14:paraId="7EDD17BB" w14:textId="77777777" w:rsidR="007E1334" w:rsidRPr="00737F5C" w:rsidRDefault="007E1334" w:rsidP="0052099C">
            <w:pPr>
              <w:spacing w:after="0" w:line="240" w:lineRule="auto"/>
              <w:jc w:val="both"/>
              <w:rPr>
                <w:b/>
                <w:bCs/>
                <w:lang w:val="en-GB"/>
              </w:rPr>
            </w:pPr>
            <w:r w:rsidRPr="00737F5C">
              <w:rPr>
                <w:b/>
                <w:bCs/>
                <w:lang w:val="en-GB"/>
              </w:rPr>
              <w:t>Justification</w:t>
            </w:r>
          </w:p>
        </w:tc>
      </w:tr>
      <w:tr w:rsidR="007E1334" w:rsidRPr="00737F5C" w14:paraId="33AADCCA" w14:textId="77777777" w:rsidTr="0052099C">
        <w:tc>
          <w:tcPr>
            <w:tcW w:w="1151" w:type="pct"/>
            <w:shd w:val="clear" w:color="auto" w:fill="F2F2F2"/>
          </w:tcPr>
          <w:p w14:paraId="0FA89F4B" w14:textId="77777777" w:rsidR="007E1334" w:rsidRPr="00737F5C" w:rsidRDefault="007E1334" w:rsidP="00515BA1">
            <w:pPr>
              <w:numPr>
                <w:ilvl w:val="0"/>
                <w:numId w:val="26"/>
              </w:numPr>
              <w:spacing w:after="0" w:line="240" w:lineRule="auto"/>
              <w:jc w:val="both"/>
              <w:rPr>
                <w:b/>
                <w:bCs/>
              </w:rPr>
            </w:pPr>
            <w:r w:rsidRPr="00737F5C">
              <w:rPr>
                <w:b/>
                <w:bCs/>
              </w:rPr>
              <w:t>Eligible Project Types</w:t>
            </w:r>
          </w:p>
        </w:tc>
        <w:tc>
          <w:tcPr>
            <w:tcW w:w="1924" w:type="pct"/>
            <w:shd w:val="clear" w:color="auto" w:fill="F2F2F2"/>
          </w:tcPr>
          <w:p w14:paraId="52F3BE70" w14:textId="77777777" w:rsidR="007E1334" w:rsidRPr="00737F5C" w:rsidRDefault="007E1334" w:rsidP="0052099C">
            <w:pPr>
              <w:spacing w:after="0" w:line="240" w:lineRule="auto"/>
              <w:jc w:val="both"/>
              <w:rPr>
                <w:lang w:val="en-GB"/>
              </w:rPr>
            </w:pPr>
            <w:r w:rsidRPr="00737F5C">
              <w:rPr>
                <w:lang w:val="en-GB"/>
              </w:rPr>
              <w:t>All CSA Projects shall lead to climate change mitigation and/or adaptation by providing or improving access to services/resources at the household or community or institution level. Eligible services include electricity and energy, water and sanitation, waste management, housing, etc.</w:t>
            </w:r>
          </w:p>
        </w:tc>
        <w:tc>
          <w:tcPr>
            <w:tcW w:w="1925" w:type="pct"/>
            <w:shd w:val="clear" w:color="auto" w:fill="F2F2F2"/>
          </w:tcPr>
          <w:p w14:paraId="6BDDB663" w14:textId="77777777" w:rsidR="007E1334" w:rsidRPr="00737F5C" w:rsidRDefault="007E1334" w:rsidP="0052099C">
            <w:pPr>
              <w:spacing w:after="0" w:line="240" w:lineRule="auto"/>
              <w:jc w:val="both"/>
              <w:rPr>
                <w:lang w:val="en-GB"/>
              </w:rPr>
            </w:pPr>
            <w:r w:rsidRPr="00737F5C">
              <w:rPr>
                <w:lang w:val="en-GB"/>
              </w:rPr>
              <w:t xml:space="preserve">The goal of the </w:t>
            </w:r>
            <w:r>
              <w:rPr>
                <w:lang w:val="en-GB"/>
              </w:rPr>
              <w:t xml:space="preserve">PoA </w:t>
            </w:r>
            <w:r w:rsidRPr="00737F5C">
              <w:rPr>
                <w:lang w:val="en-GB"/>
              </w:rPr>
              <w:t>is to distribute</w:t>
            </w:r>
            <w:r>
              <w:rPr>
                <w:lang w:val="en-GB"/>
              </w:rPr>
              <w:t>/install</w:t>
            </w:r>
            <w:r w:rsidRPr="00737F5C">
              <w:rPr>
                <w:lang w:val="en-GB"/>
              </w:rPr>
              <w:t xml:space="preserve"> </w:t>
            </w:r>
            <w:r>
              <w:rPr>
                <w:lang w:val="en-GB"/>
              </w:rPr>
              <w:t>improved cookstove and water purification systems</w:t>
            </w:r>
            <w:r w:rsidRPr="00737F5C">
              <w:rPr>
                <w:lang w:val="en-GB"/>
              </w:rPr>
              <w:t xml:space="preserve"> in the households</w:t>
            </w:r>
            <w:r>
              <w:rPr>
                <w:lang w:val="en-GB"/>
              </w:rPr>
              <w:t>, community, and Institutional premise</w:t>
            </w:r>
            <w:r w:rsidRPr="00737F5C">
              <w:rPr>
                <w:lang w:val="en-GB"/>
              </w:rPr>
              <w:t>s</w:t>
            </w:r>
            <w:r>
              <w:rPr>
                <w:lang w:val="en-GB"/>
              </w:rPr>
              <w:t>.</w:t>
            </w:r>
          </w:p>
        </w:tc>
      </w:tr>
      <w:tr w:rsidR="007E1334" w:rsidRPr="00737F5C" w14:paraId="2948C7E2" w14:textId="77777777" w:rsidTr="0052099C">
        <w:tc>
          <w:tcPr>
            <w:tcW w:w="1151" w:type="pct"/>
            <w:shd w:val="clear" w:color="auto" w:fill="auto"/>
          </w:tcPr>
          <w:p w14:paraId="3CE50FB8" w14:textId="77777777" w:rsidR="007E1334" w:rsidRPr="00737F5C" w:rsidRDefault="007E1334" w:rsidP="00515BA1">
            <w:pPr>
              <w:numPr>
                <w:ilvl w:val="0"/>
                <w:numId w:val="26"/>
              </w:numPr>
              <w:spacing w:after="0" w:line="240" w:lineRule="auto"/>
              <w:jc w:val="both"/>
              <w:rPr>
                <w:b/>
                <w:bCs/>
              </w:rPr>
            </w:pPr>
            <w:r w:rsidRPr="00737F5C">
              <w:rPr>
                <w:b/>
              </w:rPr>
              <w:lastRenderedPageBreak/>
              <w:t>GENERAL ELIGIBILITY CRITERIA</w:t>
            </w:r>
            <w:r w:rsidRPr="00737F5C">
              <w:rPr>
                <w:b/>
                <w:bCs/>
              </w:rPr>
              <w:t xml:space="preserve"> - Type of project</w:t>
            </w:r>
          </w:p>
        </w:tc>
        <w:tc>
          <w:tcPr>
            <w:tcW w:w="1924" w:type="pct"/>
            <w:shd w:val="clear" w:color="auto" w:fill="auto"/>
          </w:tcPr>
          <w:p w14:paraId="3A98D39F" w14:textId="77777777" w:rsidR="007E1334" w:rsidRPr="00926B1D" w:rsidRDefault="007E1334" w:rsidP="0052099C">
            <w:pPr>
              <w:spacing w:after="0" w:line="240" w:lineRule="auto"/>
              <w:jc w:val="both"/>
              <w:rPr>
                <w:lang w:val="en-GB"/>
              </w:rPr>
            </w:pPr>
            <w:r w:rsidRPr="00F16749">
              <w:rPr>
                <w:b/>
                <w:bCs/>
                <w:lang w:val="en-GB"/>
              </w:rPr>
              <w:t>(b) End-use energy efficiency:</w:t>
            </w:r>
            <w:r w:rsidRPr="00926B1D">
              <w:rPr>
                <w:lang w:val="en-GB"/>
              </w:rPr>
              <w:t xml:space="preserve"> Project activities that reduce energy requirements as compared to baseline scenario without affecting the level and quality of services or products, where the end-user of the products and services are clearly identified and when the physical intervention is required at the user end. For example, efficient cooking, heating, lighting, etc.</w:t>
            </w:r>
          </w:p>
        </w:tc>
        <w:tc>
          <w:tcPr>
            <w:tcW w:w="1925" w:type="pct"/>
            <w:shd w:val="clear" w:color="auto" w:fill="auto"/>
          </w:tcPr>
          <w:p w14:paraId="13FB4312" w14:textId="77777777" w:rsidR="007E1334" w:rsidRPr="00926B1D" w:rsidRDefault="007E1334" w:rsidP="0052099C">
            <w:pPr>
              <w:spacing w:after="0" w:line="240" w:lineRule="auto"/>
              <w:jc w:val="both"/>
              <w:rPr>
                <w:bCs/>
                <w:lang w:val="en-GB"/>
              </w:rPr>
            </w:pPr>
            <w:r w:rsidRPr="00926B1D">
              <w:rPr>
                <w:bCs/>
                <w:lang w:val="en-GB"/>
              </w:rPr>
              <w:t>The project involves distribution</w:t>
            </w:r>
            <w:r>
              <w:rPr>
                <w:bCs/>
                <w:lang w:val="en-GB"/>
              </w:rPr>
              <w:t>/installation</w:t>
            </w:r>
            <w:r w:rsidRPr="00926B1D">
              <w:rPr>
                <w:bCs/>
                <w:lang w:val="en-GB"/>
              </w:rPr>
              <w:t xml:space="preserve"> of ICS </w:t>
            </w:r>
            <w:r>
              <w:rPr>
                <w:bCs/>
                <w:lang w:val="en-GB"/>
              </w:rPr>
              <w:t>and</w:t>
            </w:r>
            <w:r w:rsidRPr="00926B1D">
              <w:rPr>
                <w:bCs/>
                <w:lang w:val="en-GB"/>
              </w:rPr>
              <w:t xml:space="preserve"> WPS which reduce energy requirements as compared to baseline scenario</w:t>
            </w:r>
            <w:r>
              <w:rPr>
                <w:bCs/>
                <w:lang w:val="en-GB"/>
              </w:rPr>
              <w:t xml:space="preserve"> </w:t>
            </w:r>
            <w:r w:rsidRPr="00DE4E07">
              <w:rPr>
                <w:bCs/>
                <w:lang w:val="en-GB"/>
              </w:rPr>
              <w:t>without affecting the level and quality of services or products</w:t>
            </w:r>
            <w:r>
              <w:rPr>
                <w:bCs/>
                <w:lang w:val="en-GB"/>
              </w:rPr>
              <w:t>.</w:t>
            </w:r>
          </w:p>
        </w:tc>
      </w:tr>
      <w:tr w:rsidR="007E1334" w:rsidRPr="00737F5C" w14:paraId="434CEC5E" w14:textId="77777777" w:rsidTr="0052099C">
        <w:tc>
          <w:tcPr>
            <w:tcW w:w="1151" w:type="pct"/>
            <w:shd w:val="clear" w:color="auto" w:fill="F2F2F2"/>
          </w:tcPr>
          <w:p w14:paraId="6828E15F" w14:textId="77777777" w:rsidR="007E1334" w:rsidRPr="00737F5C" w:rsidRDefault="007E1334" w:rsidP="00515BA1">
            <w:pPr>
              <w:numPr>
                <w:ilvl w:val="0"/>
                <w:numId w:val="26"/>
              </w:numPr>
              <w:spacing w:after="0" w:line="240" w:lineRule="auto"/>
              <w:jc w:val="both"/>
              <w:rPr>
                <w:b/>
                <w:bCs/>
              </w:rPr>
            </w:pPr>
            <w:r w:rsidRPr="00737F5C">
              <w:rPr>
                <w:b/>
              </w:rPr>
              <w:t>GENERAL ELIGIBILITY CRITERIA</w:t>
            </w:r>
            <w:r w:rsidRPr="00737F5C">
              <w:rPr>
                <w:b/>
                <w:bCs/>
              </w:rPr>
              <w:t xml:space="preserve"> – Project Area, Boundary and scale</w:t>
            </w:r>
          </w:p>
        </w:tc>
        <w:tc>
          <w:tcPr>
            <w:tcW w:w="1924" w:type="pct"/>
            <w:shd w:val="clear" w:color="auto" w:fill="F2F2F2"/>
          </w:tcPr>
          <w:p w14:paraId="035AE32A" w14:textId="77777777" w:rsidR="007E1334" w:rsidRPr="00737F5C" w:rsidRDefault="007E1334" w:rsidP="0052099C">
            <w:pPr>
              <w:spacing w:after="0" w:line="240" w:lineRule="auto"/>
              <w:jc w:val="both"/>
              <w:rPr>
                <w:lang w:val="en-GB"/>
              </w:rPr>
            </w:pPr>
            <w:r w:rsidRPr="00737F5C">
              <w:rPr>
                <w:lang w:val="en-GB"/>
              </w:rPr>
              <w:t>Project Area and Boundary shall be defined in line with the applicable Impact Quantification Methodologies and Product Requirements.</w:t>
            </w:r>
          </w:p>
        </w:tc>
        <w:tc>
          <w:tcPr>
            <w:tcW w:w="1925" w:type="pct"/>
            <w:shd w:val="clear" w:color="auto" w:fill="F2F2F2"/>
          </w:tcPr>
          <w:p w14:paraId="50C97A14" w14:textId="77777777" w:rsidR="007E1334" w:rsidRDefault="007E1334" w:rsidP="0052099C">
            <w:pPr>
              <w:spacing w:after="0" w:line="240" w:lineRule="auto"/>
              <w:jc w:val="both"/>
              <w:rPr>
                <w:bCs/>
                <w:lang w:val="en-GB"/>
              </w:rPr>
            </w:pPr>
            <w:r w:rsidRPr="00737F5C">
              <w:rPr>
                <w:bCs/>
                <w:lang w:val="en-GB"/>
              </w:rPr>
              <w:t>The project area is point location of ICS</w:t>
            </w:r>
            <w:r>
              <w:rPr>
                <w:bCs/>
                <w:lang w:val="en-GB"/>
              </w:rPr>
              <w:t xml:space="preserve"> and WPS</w:t>
            </w:r>
            <w:r w:rsidRPr="00737F5C">
              <w:rPr>
                <w:bCs/>
                <w:lang w:val="en-GB"/>
              </w:rPr>
              <w:t xml:space="preserve"> beneficiaries in</w:t>
            </w:r>
            <w:r>
              <w:rPr>
                <w:bCs/>
                <w:lang w:val="en-GB"/>
              </w:rPr>
              <w:t xml:space="preserve"> host country</w:t>
            </w:r>
            <w:r w:rsidRPr="00737F5C">
              <w:rPr>
                <w:bCs/>
                <w:lang w:val="en-GB"/>
              </w:rPr>
              <w:t xml:space="preserve">. </w:t>
            </w:r>
          </w:p>
          <w:p w14:paraId="5C5D3777" w14:textId="77777777" w:rsidR="007E1334" w:rsidRDefault="007E1334" w:rsidP="0052099C">
            <w:pPr>
              <w:spacing w:after="0" w:line="240" w:lineRule="auto"/>
              <w:jc w:val="both"/>
              <w:rPr>
                <w:bCs/>
                <w:lang w:val="en-GB"/>
              </w:rPr>
            </w:pPr>
          </w:p>
          <w:p w14:paraId="7F25C723" w14:textId="77777777" w:rsidR="007E1334" w:rsidRDefault="007E1334" w:rsidP="0052099C">
            <w:pPr>
              <w:spacing w:after="0" w:line="240" w:lineRule="auto"/>
              <w:jc w:val="both"/>
              <w:rPr>
                <w:bCs/>
                <w:lang w:val="en-GB"/>
              </w:rPr>
            </w:pPr>
            <w:r w:rsidRPr="00737F5C">
              <w:rPr>
                <w:bCs/>
                <w:lang w:val="en-GB"/>
              </w:rPr>
              <w:t xml:space="preserve">The project boundary will be limited </w:t>
            </w:r>
            <w:r>
              <w:rPr>
                <w:bCs/>
                <w:lang w:val="en-GB"/>
              </w:rPr>
              <w:t>to the geographical boundary of the host countries.</w:t>
            </w:r>
          </w:p>
          <w:p w14:paraId="67559408" w14:textId="77777777" w:rsidR="007E1334" w:rsidRDefault="007E1334" w:rsidP="0052099C">
            <w:pPr>
              <w:spacing w:after="0" w:line="240" w:lineRule="auto"/>
              <w:jc w:val="both"/>
              <w:rPr>
                <w:bCs/>
                <w:lang w:val="en-GB"/>
              </w:rPr>
            </w:pPr>
          </w:p>
          <w:p w14:paraId="591CDCBC" w14:textId="77777777" w:rsidR="007E1334" w:rsidRPr="00737F5C" w:rsidRDefault="007E1334" w:rsidP="0052099C">
            <w:pPr>
              <w:spacing w:after="0" w:line="240" w:lineRule="auto"/>
              <w:jc w:val="both"/>
              <w:rPr>
                <w:bCs/>
                <w:lang w:val="en-GB"/>
              </w:rPr>
            </w:pPr>
            <w:r>
              <w:rPr>
                <w:bCs/>
                <w:lang w:val="en-GB"/>
              </w:rPr>
              <w:t xml:space="preserve">The VPA included in the PoA will be small scale (Type II &amp; III). </w:t>
            </w:r>
          </w:p>
        </w:tc>
      </w:tr>
      <w:tr w:rsidR="007E1334" w:rsidRPr="00737F5C" w14:paraId="7F72FE6B" w14:textId="77777777" w:rsidTr="0052099C">
        <w:tc>
          <w:tcPr>
            <w:tcW w:w="1151" w:type="pct"/>
            <w:shd w:val="clear" w:color="auto" w:fill="auto"/>
          </w:tcPr>
          <w:p w14:paraId="7914A457" w14:textId="77777777" w:rsidR="007E1334" w:rsidRPr="00737F5C" w:rsidRDefault="007E1334" w:rsidP="00515BA1">
            <w:pPr>
              <w:numPr>
                <w:ilvl w:val="0"/>
                <w:numId w:val="26"/>
              </w:numPr>
              <w:spacing w:after="0" w:line="240" w:lineRule="auto"/>
              <w:jc w:val="both"/>
              <w:rPr>
                <w:b/>
                <w:bCs/>
              </w:rPr>
            </w:pPr>
            <w:r w:rsidRPr="00737F5C">
              <w:rPr>
                <w:b/>
              </w:rPr>
              <w:t>GENERAL ELIGIBILITY CRITERIA</w:t>
            </w:r>
            <w:r w:rsidRPr="00737F5C">
              <w:rPr>
                <w:b/>
                <w:bCs/>
              </w:rPr>
              <w:t xml:space="preserve"> – Legal Ownership</w:t>
            </w:r>
          </w:p>
        </w:tc>
        <w:tc>
          <w:tcPr>
            <w:tcW w:w="1924" w:type="pct"/>
            <w:shd w:val="clear" w:color="auto" w:fill="auto"/>
          </w:tcPr>
          <w:p w14:paraId="27F1A7C6" w14:textId="77777777" w:rsidR="007E1334" w:rsidRPr="00737F5C" w:rsidRDefault="007E1334" w:rsidP="00515BA1">
            <w:pPr>
              <w:numPr>
                <w:ilvl w:val="0"/>
                <w:numId w:val="27"/>
              </w:numPr>
              <w:spacing w:after="0" w:line="240" w:lineRule="auto"/>
              <w:jc w:val="both"/>
              <w:rPr>
                <w:lang w:val="en-GB"/>
              </w:rPr>
            </w:pPr>
            <w:r w:rsidRPr="00737F5C">
              <w:rPr>
                <w:lang w:val="en-GB"/>
              </w:rPr>
              <w:t>Projects involving the distribution of a large number of devices for services such as heating, cooking, lighting, electricity generation, water treatment technology such as water filter, etc. shall provide a clear description of the ownership of the Products that are generated under Gold Standard Certification all along the investment chain. In line with the FPIC requirement, the proofs that end-users are aware of and willing to give up their rights on Products shall be provided.</w:t>
            </w:r>
          </w:p>
          <w:p w14:paraId="7CBE2EAB" w14:textId="77777777" w:rsidR="007E1334" w:rsidRPr="00737F5C" w:rsidRDefault="007E1334" w:rsidP="0052099C">
            <w:pPr>
              <w:spacing w:after="0" w:line="240" w:lineRule="auto"/>
              <w:jc w:val="both"/>
              <w:rPr>
                <w:lang w:val="en-GB"/>
              </w:rPr>
            </w:pPr>
          </w:p>
          <w:p w14:paraId="27114ADC" w14:textId="77777777" w:rsidR="007E1334" w:rsidRPr="00737F5C" w:rsidRDefault="007E1334" w:rsidP="00515BA1">
            <w:pPr>
              <w:numPr>
                <w:ilvl w:val="0"/>
                <w:numId w:val="27"/>
              </w:numPr>
              <w:spacing w:after="0" w:line="240" w:lineRule="auto"/>
              <w:jc w:val="both"/>
              <w:rPr>
                <w:lang w:val="en-GB"/>
              </w:rPr>
            </w:pPr>
            <w:r w:rsidRPr="00737F5C">
              <w:rPr>
                <w:lang w:val="en-GB"/>
              </w:rPr>
              <w:t>The transfer of Product ownership shall be discussed during local stakeholder consultations for projects.</w:t>
            </w:r>
          </w:p>
        </w:tc>
        <w:tc>
          <w:tcPr>
            <w:tcW w:w="1925" w:type="pct"/>
            <w:shd w:val="clear" w:color="auto" w:fill="auto"/>
          </w:tcPr>
          <w:p w14:paraId="5D71B3C2" w14:textId="77777777" w:rsidR="007E1334" w:rsidRPr="003D4B58" w:rsidRDefault="007E1334" w:rsidP="00515BA1">
            <w:pPr>
              <w:pStyle w:val="Paragraphedeliste"/>
              <w:numPr>
                <w:ilvl w:val="0"/>
                <w:numId w:val="28"/>
              </w:numPr>
              <w:spacing w:after="0" w:line="240" w:lineRule="auto"/>
              <w:jc w:val="both"/>
              <w:rPr>
                <w:bCs/>
                <w:lang w:val="en-GB"/>
              </w:rPr>
            </w:pPr>
            <w:r w:rsidRPr="003D4B58">
              <w:rPr>
                <w:bCs/>
                <w:lang w:val="en-GB"/>
              </w:rPr>
              <w:t xml:space="preserve">The ICS/WPS owners transfer their rights on ownership of carbon credits to </w:t>
            </w:r>
            <w:r>
              <w:rPr>
                <w:rFonts w:asciiTheme="majorHAnsi" w:hAnsiTheme="majorHAnsi"/>
                <w:lang w:val="en-GB" w:eastAsia="de-DE"/>
              </w:rPr>
              <w:t>CME (EcoAct SAS</w:t>
            </w:r>
            <w:r>
              <w:t>)</w:t>
            </w:r>
            <w:r w:rsidRPr="003D4B58">
              <w:rPr>
                <w:bCs/>
                <w:lang w:val="en-GB"/>
              </w:rPr>
              <w:t xml:space="preserve"> via</w:t>
            </w:r>
            <w:r w:rsidRPr="00B94306">
              <w:rPr>
                <w:bCs/>
                <w:lang w:val="en-GB"/>
              </w:rPr>
              <w:t xml:space="preserve"> </w:t>
            </w:r>
            <w:r w:rsidRPr="004C5E95">
              <w:rPr>
                <w:rFonts w:asciiTheme="majorHAnsi" w:hAnsiTheme="majorHAnsi"/>
                <w:lang w:val="en-GB" w:eastAsia="de-DE"/>
              </w:rPr>
              <w:t>customer agreements / sales receipts / consent form or may be collected via monitoring app (mobile or web-based, for example) etc.</w:t>
            </w:r>
          </w:p>
          <w:p w14:paraId="6E0A1182" w14:textId="77777777" w:rsidR="007E1334" w:rsidRPr="003D4B58" w:rsidRDefault="007E1334" w:rsidP="0052099C">
            <w:pPr>
              <w:pStyle w:val="Paragraphedeliste"/>
              <w:spacing w:after="0" w:line="240" w:lineRule="auto"/>
              <w:jc w:val="both"/>
              <w:rPr>
                <w:bCs/>
                <w:lang w:val="en-GB"/>
              </w:rPr>
            </w:pPr>
          </w:p>
          <w:p w14:paraId="134EA7FB" w14:textId="77777777" w:rsidR="007E1334" w:rsidRPr="003D4B58" w:rsidRDefault="007E1334" w:rsidP="0052099C">
            <w:pPr>
              <w:pStyle w:val="Paragraphedeliste"/>
              <w:spacing w:after="0" w:line="240" w:lineRule="auto"/>
              <w:jc w:val="both"/>
              <w:rPr>
                <w:lang w:val="en-GB"/>
              </w:rPr>
            </w:pPr>
            <w:r w:rsidRPr="003D4B58">
              <w:rPr>
                <w:lang w:val="en-GB"/>
              </w:rPr>
              <w:t>Alternatively, this may be communicated to the end users, at the time of purchase / distribution via disclaimer on the product packaging, on CME’s website etc.</w:t>
            </w:r>
          </w:p>
          <w:p w14:paraId="4B8F167C" w14:textId="77777777" w:rsidR="007E1334" w:rsidRPr="00737F5C" w:rsidRDefault="007E1334" w:rsidP="0052099C">
            <w:pPr>
              <w:spacing w:after="0" w:line="240" w:lineRule="auto"/>
              <w:jc w:val="both"/>
              <w:rPr>
                <w:bCs/>
                <w:lang w:val="en-GB"/>
              </w:rPr>
            </w:pPr>
          </w:p>
          <w:p w14:paraId="4B5E65C4" w14:textId="487B2A03" w:rsidR="007E1334" w:rsidRPr="003D4B58" w:rsidRDefault="007E1334" w:rsidP="00515BA1">
            <w:pPr>
              <w:pStyle w:val="Paragraphedeliste"/>
              <w:numPr>
                <w:ilvl w:val="0"/>
                <w:numId w:val="28"/>
              </w:numPr>
              <w:spacing w:after="0" w:line="240" w:lineRule="auto"/>
              <w:jc w:val="both"/>
              <w:rPr>
                <w:bCs/>
                <w:lang w:val="en-GB"/>
              </w:rPr>
            </w:pPr>
            <w:r w:rsidRPr="00737F5C">
              <w:rPr>
                <w:lang w:val="en-GB"/>
              </w:rPr>
              <w:t xml:space="preserve">The transfer of </w:t>
            </w:r>
            <w:r>
              <w:rPr>
                <w:lang w:val="en-GB"/>
              </w:rPr>
              <w:t xml:space="preserve">Carbon Credits will also </w:t>
            </w:r>
            <w:ins w:id="189" w:author="NIHAR Kumar" w:date="2023-05-25T12:25:00Z">
              <w:r w:rsidR="00EF43E6">
                <w:rPr>
                  <w:lang w:val="en-GB"/>
                </w:rPr>
                <w:t xml:space="preserve">be </w:t>
              </w:r>
            </w:ins>
            <w:r w:rsidRPr="00737F5C">
              <w:rPr>
                <w:lang w:val="en-GB"/>
              </w:rPr>
              <w:t>discussed during local stakeholder consultations for</w:t>
            </w:r>
            <w:r>
              <w:rPr>
                <w:lang w:val="en-GB"/>
              </w:rPr>
              <w:t xml:space="preserve"> PoA.</w:t>
            </w:r>
          </w:p>
        </w:tc>
      </w:tr>
    </w:tbl>
    <w:p w14:paraId="1997801A" w14:textId="77777777" w:rsidR="007E1334" w:rsidRPr="002B7163" w:rsidRDefault="007E1334" w:rsidP="004473A5">
      <w:pPr>
        <w:rPr>
          <w:lang w:eastAsia="de-DE"/>
        </w:rPr>
      </w:pPr>
    </w:p>
    <w:p w14:paraId="2452FDAA" w14:textId="35FB343C" w:rsidR="004473A5" w:rsidRPr="003B3D2B" w:rsidRDefault="004473A5" w:rsidP="004473A5">
      <w:pPr>
        <w:pStyle w:val="SectionList"/>
        <w:rPr>
          <w:rFonts w:eastAsia="MS Mincho"/>
        </w:rPr>
      </w:pPr>
      <w:r w:rsidRPr="003B3D2B">
        <w:rPr>
          <w:rFonts w:eastAsia="MS Mincho"/>
        </w:rPr>
        <w:lastRenderedPageBreak/>
        <w:t>Target/Indicator for each of the minimum three SDGs targeted by the P</w:t>
      </w:r>
      <w:r w:rsidR="00E038A9" w:rsidRPr="00256D56">
        <w:rPr>
          <w:rFonts w:eastAsia="MS Mincho"/>
        </w:rPr>
        <w:t>o</w:t>
      </w:r>
      <w:r w:rsidRPr="003B3D2B">
        <w:rPr>
          <w:rFonts w:eastAsia="MS Mincho"/>
        </w:rPr>
        <w:t xml:space="preserve">A </w:t>
      </w:r>
    </w:p>
    <w:p w14:paraId="267123CF" w14:textId="48A0A296" w:rsidR="00256D56" w:rsidRPr="003B3D2B" w:rsidRDefault="00863E18" w:rsidP="00F932C1">
      <w:pPr>
        <w:pStyle w:val="En-ttedemessage"/>
        <w:rPr>
          <w:lang w:eastAsia="de-DE"/>
        </w:rPr>
      </w:pPr>
      <w:r w:rsidRPr="4553C269">
        <w:rPr>
          <w:i/>
          <w:iCs/>
          <w:lang w:eastAsia="de-DE"/>
        </w:rPr>
        <w:t>SDGs a</w:t>
      </w:r>
      <w:r w:rsidR="00323BDE" w:rsidRPr="00F932C1">
        <w:rPr>
          <w:i/>
          <w:iCs/>
          <w:lang w:eastAsia="de-DE"/>
        </w:rPr>
        <w:t xml:space="preserve">ssessment </w:t>
      </w:r>
      <w:r w:rsidR="00A178A8" w:rsidRPr="00F932C1">
        <w:rPr>
          <w:i/>
          <w:iCs/>
          <w:lang w:eastAsia="de-DE"/>
        </w:rPr>
        <w:t xml:space="preserve">is conducted at </w:t>
      </w:r>
      <w:r w:rsidR="00A178A8" w:rsidRPr="4553C269">
        <w:rPr>
          <w:i/>
          <w:iCs/>
          <w:lang w:eastAsia="de-DE"/>
        </w:rPr>
        <w:t xml:space="preserve">the </w:t>
      </w:r>
      <w:r w:rsidR="00A178A8" w:rsidRPr="00F932C1">
        <w:rPr>
          <w:i/>
          <w:iCs/>
          <w:lang w:eastAsia="de-DE"/>
        </w:rPr>
        <w:t>VPA level. CME shall provide th</w:t>
      </w:r>
      <w:r w:rsidR="00323BDE" w:rsidRPr="00F932C1">
        <w:rPr>
          <w:i/>
          <w:iCs/>
          <w:lang w:eastAsia="de-DE"/>
        </w:rPr>
        <w:t>e</w:t>
      </w:r>
      <w:r w:rsidR="00A178A8" w:rsidRPr="00F932C1">
        <w:rPr>
          <w:i/>
          <w:iCs/>
          <w:lang w:eastAsia="de-DE"/>
        </w:rPr>
        <w:t xml:space="preserve"> information </w:t>
      </w:r>
      <w:r w:rsidR="000279C9" w:rsidRPr="00F932C1">
        <w:rPr>
          <w:i/>
          <w:iCs/>
          <w:lang w:eastAsia="de-DE"/>
        </w:rPr>
        <w:t xml:space="preserve">in the VPA DD and may </w:t>
      </w:r>
      <w:r w:rsidR="00323BDE" w:rsidRPr="00F932C1">
        <w:rPr>
          <w:i/>
          <w:iCs/>
          <w:lang w:eastAsia="de-DE"/>
        </w:rPr>
        <w:t xml:space="preserve">also </w:t>
      </w:r>
      <w:r w:rsidR="000279C9" w:rsidRPr="00F932C1">
        <w:rPr>
          <w:i/>
          <w:iCs/>
          <w:lang w:eastAsia="de-DE"/>
        </w:rPr>
        <w:t>summari</w:t>
      </w:r>
      <w:r w:rsidR="000279C9" w:rsidRPr="4553C269">
        <w:rPr>
          <w:i/>
          <w:iCs/>
          <w:lang w:eastAsia="de-DE"/>
        </w:rPr>
        <w:t>ze</w:t>
      </w:r>
      <w:r w:rsidR="000279C9" w:rsidRPr="00F932C1">
        <w:rPr>
          <w:i/>
          <w:iCs/>
          <w:lang w:eastAsia="de-DE"/>
        </w:rPr>
        <w:t xml:space="preserve"> the outcome in th</w:t>
      </w:r>
      <w:r w:rsidR="00C456DD" w:rsidRPr="4553C269">
        <w:rPr>
          <w:i/>
          <w:iCs/>
          <w:lang w:eastAsia="de-DE"/>
        </w:rPr>
        <w:t>e</w:t>
      </w:r>
      <w:r w:rsidR="000279C9" w:rsidRPr="00F932C1">
        <w:rPr>
          <w:i/>
          <w:iCs/>
          <w:lang w:eastAsia="de-DE"/>
        </w:rPr>
        <w:t xml:space="preserve"> Table below.</w:t>
      </w:r>
    </w:p>
    <w:p w14:paraId="49E961C1" w14:textId="77777777" w:rsidR="00C456DD" w:rsidRDefault="00C456DD" w:rsidP="00863E18">
      <w:pPr>
        <w:rPr>
          <w:lang w:eastAsia="de-DE"/>
        </w:rPr>
      </w:pPr>
    </w:p>
    <w:p w14:paraId="0961D358" w14:textId="4EF28BC8" w:rsidR="00863E18" w:rsidRPr="00F932C1" w:rsidRDefault="00863E18">
      <w:pPr>
        <w:rPr>
          <w:lang w:eastAsia="de-DE"/>
        </w:rPr>
      </w:pPr>
      <w:r>
        <w:rPr>
          <w:lang w:eastAsia="de-DE"/>
        </w:rPr>
        <w:t>&gt;&gt;</w:t>
      </w:r>
    </w:p>
    <w:tbl>
      <w:tblPr>
        <w:tblStyle w:val="GSTableBoldline-heightcondensed"/>
        <w:tblW w:w="5000" w:type="pct"/>
        <w:tblLayout w:type="fixed"/>
        <w:tblCellMar>
          <w:top w:w="57" w:type="dxa"/>
          <w:left w:w="57" w:type="dxa"/>
        </w:tblCellMar>
        <w:tblLook w:val="0620" w:firstRow="1" w:lastRow="0" w:firstColumn="0" w:lastColumn="0" w:noHBand="1" w:noVBand="1"/>
      </w:tblPr>
      <w:tblGrid>
        <w:gridCol w:w="3261"/>
        <w:gridCol w:w="2855"/>
        <w:gridCol w:w="3516"/>
      </w:tblGrid>
      <w:tr w:rsidR="004473A5" w:rsidRPr="007D68C9" w14:paraId="43191A34" w14:textId="77777777" w:rsidTr="00F30E2B">
        <w:trPr>
          <w:cnfStyle w:val="100000000000" w:firstRow="1" w:lastRow="0" w:firstColumn="0" w:lastColumn="0" w:oddVBand="0" w:evenVBand="0" w:oddHBand="0" w:evenHBand="0" w:firstRowFirstColumn="0" w:firstRowLastColumn="0" w:lastRowFirstColumn="0" w:lastRowLastColumn="0"/>
        </w:trPr>
        <w:tc>
          <w:tcPr>
            <w:tcW w:w="1693" w:type="pct"/>
            <w:vMerge w:val="restart"/>
            <w:vAlign w:val="top"/>
          </w:tcPr>
          <w:p w14:paraId="308CE78D" w14:textId="77777777" w:rsidR="004473A5" w:rsidRPr="00256D56" w:rsidRDefault="004473A5" w:rsidP="00BA7756">
            <w:pPr>
              <w:rPr>
                <w:color w:val="FFFFFF" w:themeColor="background1"/>
              </w:rPr>
            </w:pPr>
            <w:r w:rsidRPr="00256D56">
              <w:rPr>
                <w:color w:val="FFFFFF" w:themeColor="background1"/>
              </w:rPr>
              <w:t>S</w:t>
            </w:r>
            <w:r w:rsidRPr="00863E18">
              <w:rPr>
                <w:color w:val="FFFFFF" w:themeColor="background1"/>
              </w:rPr>
              <w:t xml:space="preserve">ustainable Development </w:t>
            </w:r>
            <w:r w:rsidRPr="00256D56">
              <w:rPr>
                <w:color w:val="FFFFFF" w:themeColor="background1"/>
              </w:rPr>
              <w:t>Goals Targeted</w:t>
            </w:r>
          </w:p>
        </w:tc>
        <w:tc>
          <w:tcPr>
            <w:tcW w:w="1482" w:type="pct"/>
            <w:vMerge w:val="restart"/>
            <w:vAlign w:val="top"/>
          </w:tcPr>
          <w:p w14:paraId="289BE58A" w14:textId="77777777" w:rsidR="004473A5" w:rsidRPr="00256D56" w:rsidRDefault="004473A5" w:rsidP="00BA7756">
            <w:pPr>
              <w:rPr>
                <w:color w:val="FFFFFF" w:themeColor="background1"/>
              </w:rPr>
            </w:pPr>
            <w:r w:rsidRPr="00256D56">
              <w:rPr>
                <w:color w:val="FFFFFF" w:themeColor="background1"/>
              </w:rPr>
              <w:t>Most relevant SDG Target</w:t>
            </w:r>
          </w:p>
        </w:tc>
        <w:tc>
          <w:tcPr>
            <w:tcW w:w="1825" w:type="pct"/>
            <w:vAlign w:val="top"/>
          </w:tcPr>
          <w:p w14:paraId="7FC1A663" w14:textId="77777777" w:rsidR="004473A5" w:rsidRPr="00256D56" w:rsidRDefault="004473A5" w:rsidP="00BA7756">
            <w:pPr>
              <w:rPr>
                <w:color w:val="FFFFFF" w:themeColor="background1"/>
              </w:rPr>
            </w:pPr>
            <w:r w:rsidRPr="00256D56">
              <w:rPr>
                <w:color w:val="FFFFFF" w:themeColor="background1"/>
              </w:rPr>
              <w:t>SDG Impact</w:t>
            </w:r>
          </w:p>
        </w:tc>
      </w:tr>
      <w:tr w:rsidR="004473A5" w:rsidRPr="007D68C9" w14:paraId="3D50DF22" w14:textId="77777777" w:rsidTr="00F30E2B">
        <w:tc>
          <w:tcPr>
            <w:tcW w:w="1693" w:type="pct"/>
            <w:vMerge/>
            <w:vAlign w:val="top"/>
          </w:tcPr>
          <w:p w14:paraId="350F08A5" w14:textId="77777777" w:rsidR="004473A5" w:rsidRPr="00256D56" w:rsidRDefault="004473A5" w:rsidP="00BA7756">
            <w:pPr>
              <w:rPr>
                <w:b/>
                <w:color w:val="FFFFFF" w:themeColor="background1"/>
              </w:rPr>
            </w:pPr>
          </w:p>
        </w:tc>
        <w:tc>
          <w:tcPr>
            <w:tcW w:w="1482" w:type="pct"/>
            <w:vMerge/>
            <w:vAlign w:val="top"/>
          </w:tcPr>
          <w:p w14:paraId="1CCB6DEC" w14:textId="77777777" w:rsidR="004473A5" w:rsidRPr="00256D56" w:rsidRDefault="004473A5" w:rsidP="00BA7756">
            <w:pPr>
              <w:rPr>
                <w:b/>
                <w:color w:val="FFFFFF" w:themeColor="background1"/>
              </w:rPr>
            </w:pPr>
          </w:p>
        </w:tc>
        <w:tc>
          <w:tcPr>
            <w:tcW w:w="1825" w:type="pct"/>
            <w:shd w:val="clear" w:color="auto" w:fill="00B9BD" w:themeFill="accent1"/>
            <w:vAlign w:val="top"/>
          </w:tcPr>
          <w:p w14:paraId="4344B141" w14:textId="37BC2761" w:rsidR="004473A5" w:rsidRPr="00256D56" w:rsidRDefault="004473A5" w:rsidP="00BA7756">
            <w:pPr>
              <w:rPr>
                <w:b/>
                <w:color w:val="FFFFFF" w:themeColor="background1"/>
              </w:rPr>
            </w:pPr>
            <w:r w:rsidRPr="00256D56">
              <w:rPr>
                <w:b/>
                <w:color w:val="FFFFFF" w:themeColor="background1"/>
              </w:rPr>
              <w:t>Indicator (</w:t>
            </w:r>
            <w:r w:rsidR="002B7163" w:rsidRPr="00256D56">
              <w:rPr>
                <w:b/>
                <w:color w:val="FFFFFF" w:themeColor="background1"/>
              </w:rPr>
              <w:t>Selected in SDG tool</w:t>
            </w:r>
            <w:r w:rsidRPr="00256D56">
              <w:rPr>
                <w:b/>
                <w:color w:val="FFFFFF" w:themeColor="background1"/>
              </w:rPr>
              <w:t>)</w:t>
            </w:r>
          </w:p>
        </w:tc>
      </w:tr>
      <w:tr w:rsidR="00F30E2B" w:rsidRPr="007D68C9" w14:paraId="0D2DC235" w14:textId="77777777" w:rsidTr="00F30E2B">
        <w:tc>
          <w:tcPr>
            <w:tcW w:w="1693" w:type="pct"/>
          </w:tcPr>
          <w:p w14:paraId="628CF0FE" w14:textId="558A1FB8" w:rsidR="00F30E2B" w:rsidRPr="00256D56" w:rsidRDefault="00F30E2B" w:rsidP="00F30E2B">
            <w:r w:rsidRPr="00256D56">
              <w:t>13 Climate Action (mandatory)</w:t>
            </w:r>
          </w:p>
        </w:tc>
        <w:tc>
          <w:tcPr>
            <w:tcW w:w="1482" w:type="pct"/>
          </w:tcPr>
          <w:p w14:paraId="540631B7" w14:textId="746D5498" w:rsidR="00F30E2B" w:rsidRPr="00256D56" w:rsidRDefault="00F30E2B" w:rsidP="00F30E2B">
            <w:r w:rsidRPr="00753E37">
              <w:rPr>
                <w:rFonts w:cs="Arial"/>
                <w:szCs w:val="22"/>
              </w:rPr>
              <w:t>13.2 Integrate climate change measures into national policies, strategies and planning</w:t>
            </w:r>
            <w:r w:rsidDel="00BF7679">
              <w:rPr>
                <w:rFonts w:cs="Arial"/>
                <w:szCs w:val="22"/>
              </w:rPr>
              <w:t xml:space="preserve"> </w:t>
            </w:r>
          </w:p>
        </w:tc>
        <w:tc>
          <w:tcPr>
            <w:tcW w:w="1825" w:type="pct"/>
          </w:tcPr>
          <w:p w14:paraId="0CAE1379" w14:textId="21534D12" w:rsidR="00F30E2B" w:rsidRPr="00256D56" w:rsidRDefault="00F30E2B" w:rsidP="00F30E2B">
            <w:r w:rsidRPr="00FF24F1">
              <w:rPr>
                <w:rFonts w:asciiTheme="majorHAnsi" w:hAnsiTheme="majorHAnsi"/>
              </w:rPr>
              <w:t>Reduction in GHGs emissions: Amount of GHGs emissions avoided or sequestered</w:t>
            </w:r>
          </w:p>
        </w:tc>
      </w:tr>
      <w:tr w:rsidR="00407E26" w:rsidRPr="007D68C9" w14:paraId="753C95BB" w14:textId="77777777" w:rsidTr="00A83CA4">
        <w:tc>
          <w:tcPr>
            <w:tcW w:w="1693" w:type="pct"/>
            <w:tcBorders>
              <w:bottom w:val="single" w:sz="4" w:space="0" w:color="A6A6A6" w:themeColor="background1" w:themeShade="A6"/>
            </w:tcBorders>
            <w:vAlign w:val="top"/>
          </w:tcPr>
          <w:p w14:paraId="2F80160A" w14:textId="1F47C0A9" w:rsidR="00407E26" w:rsidRPr="00256D56" w:rsidRDefault="00407E26" w:rsidP="00407E26">
            <w:r>
              <w:rPr>
                <w:rFonts w:asciiTheme="majorHAnsi" w:hAnsiTheme="majorHAnsi" w:cs="Arial"/>
                <w:szCs w:val="22"/>
              </w:rPr>
              <w:t>SDG 1 No Poverty</w:t>
            </w:r>
          </w:p>
        </w:tc>
        <w:tc>
          <w:tcPr>
            <w:tcW w:w="1482" w:type="pct"/>
            <w:tcBorders>
              <w:bottom w:val="single" w:sz="4" w:space="0" w:color="A6A6A6" w:themeColor="background1" w:themeShade="A6"/>
            </w:tcBorders>
            <w:vAlign w:val="top"/>
          </w:tcPr>
          <w:p w14:paraId="5FDA4C9B" w14:textId="1EB6E6A4" w:rsidR="00407E26" w:rsidRPr="00256D56" w:rsidRDefault="00407E26" w:rsidP="00407E26">
            <w:r w:rsidRPr="008062BF">
              <w:rPr>
                <w:rFonts w:asciiTheme="majorHAnsi" w:hAnsiTheme="majorHAnsi"/>
              </w:rPr>
              <w:t>1.1 By 2030, eradicate extreme poverty for all people everywhere, currently measured as people living on less than $1.25 a day</w:t>
            </w:r>
            <w:r>
              <w:rPr>
                <w:rFonts w:asciiTheme="majorHAnsi" w:hAnsiTheme="majorHAnsi"/>
              </w:rPr>
              <w:t xml:space="preserve"> </w:t>
            </w:r>
          </w:p>
        </w:tc>
        <w:tc>
          <w:tcPr>
            <w:tcW w:w="1825" w:type="pct"/>
            <w:tcBorders>
              <w:bottom w:val="single" w:sz="4" w:space="0" w:color="A6A6A6" w:themeColor="background1" w:themeShade="A6"/>
            </w:tcBorders>
            <w:vAlign w:val="top"/>
          </w:tcPr>
          <w:p w14:paraId="54B9C161" w14:textId="09716D57" w:rsidR="00407E26" w:rsidRPr="00256D56" w:rsidRDefault="00407E26" w:rsidP="00407E26">
            <w:r w:rsidRPr="00AE2582">
              <w:rPr>
                <w:rFonts w:asciiTheme="minorHAnsi" w:hAnsiTheme="minorHAnsi"/>
                <w:szCs w:val="22"/>
                <w:lang w:eastAsia="de-DE"/>
              </w:rPr>
              <w:t>Average household savings i.e.</w:t>
            </w:r>
            <w:ins w:id="190" w:author="NIHAR Kumar" w:date="2023-05-25T12:25:00Z">
              <w:r w:rsidR="00EF43E6">
                <w:rPr>
                  <w:rFonts w:asciiTheme="minorHAnsi" w:hAnsiTheme="minorHAnsi"/>
                  <w:szCs w:val="22"/>
                  <w:lang w:eastAsia="de-DE"/>
                </w:rPr>
                <w:t>,</w:t>
              </w:r>
            </w:ins>
            <w:r w:rsidRPr="00AE2582">
              <w:rPr>
                <w:rFonts w:asciiTheme="minorHAnsi" w:hAnsiTheme="minorHAnsi"/>
                <w:szCs w:val="22"/>
                <w:lang w:eastAsia="de-DE"/>
              </w:rPr>
              <w:t xml:space="preserve"> decrease in expenditure on basic services such as cooking, boiling drinking water)</w:t>
            </w:r>
          </w:p>
        </w:tc>
      </w:tr>
      <w:tr w:rsidR="00557B17" w:rsidRPr="007D68C9" w14:paraId="049A76B6" w14:textId="77777777" w:rsidTr="00AC76F7">
        <w:tc>
          <w:tcPr>
            <w:tcW w:w="1693" w:type="pct"/>
            <w:tcBorders>
              <w:top w:val="single" w:sz="4" w:space="0" w:color="A6A6A6" w:themeColor="background1" w:themeShade="A6"/>
              <w:bottom w:val="single" w:sz="4" w:space="0" w:color="A6A6A6" w:themeColor="background1" w:themeShade="A6"/>
            </w:tcBorders>
            <w:vAlign w:val="top"/>
          </w:tcPr>
          <w:p w14:paraId="224E6BCF" w14:textId="77777777" w:rsidR="00557B17" w:rsidRPr="008712BA" w:rsidRDefault="00557B17" w:rsidP="00557B17">
            <w:pPr>
              <w:rPr>
                <w:rFonts w:asciiTheme="majorHAnsi" w:hAnsiTheme="majorHAnsi" w:cs="Arial"/>
                <w:szCs w:val="22"/>
              </w:rPr>
            </w:pPr>
            <w:r>
              <w:rPr>
                <w:rFonts w:asciiTheme="majorHAnsi" w:hAnsiTheme="majorHAnsi" w:cs="Arial"/>
                <w:szCs w:val="22"/>
              </w:rPr>
              <w:t>SDG 3 Good health and well being</w:t>
            </w:r>
          </w:p>
          <w:p w14:paraId="30490B90" w14:textId="77777777" w:rsidR="00557B17" w:rsidRPr="00256D56" w:rsidRDefault="00557B17" w:rsidP="00557B17"/>
        </w:tc>
        <w:tc>
          <w:tcPr>
            <w:tcW w:w="1482" w:type="pct"/>
            <w:tcBorders>
              <w:top w:val="single" w:sz="4" w:space="0" w:color="A6A6A6" w:themeColor="background1" w:themeShade="A6"/>
              <w:bottom w:val="single" w:sz="4" w:space="0" w:color="A6A6A6" w:themeColor="background1" w:themeShade="A6"/>
            </w:tcBorders>
            <w:vAlign w:val="top"/>
          </w:tcPr>
          <w:p w14:paraId="358A99C6" w14:textId="77777777" w:rsidR="00557B17" w:rsidRPr="00FF24F1" w:rsidRDefault="00557B17" w:rsidP="00557B17">
            <w:pPr>
              <w:spacing w:line="240" w:lineRule="auto"/>
              <w:contextualSpacing w:val="0"/>
              <w:rPr>
                <w:rFonts w:asciiTheme="majorHAnsi" w:hAnsiTheme="majorHAnsi"/>
              </w:rPr>
            </w:pPr>
            <w:r w:rsidRPr="00FF24F1">
              <w:rPr>
                <w:rFonts w:asciiTheme="majorHAnsi" w:hAnsiTheme="majorHAnsi"/>
              </w:rPr>
              <w:t>3.9 By 2030, substantially reduce the number of deaths and illnesses from hazardous chemicals and air, water and soil pollution and contamination</w:t>
            </w:r>
          </w:p>
          <w:p w14:paraId="7D4D6B0D" w14:textId="77777777" w:rsidR="00557B17" w:rsidRPr="00256D56" w:rsidRDefault="00557B17" w:rsidP="00557B17"/>
        </w:tc>
        <w:tc>
          <w:tcPr>
            <w:tcW w:w="1825" w:type="pct"/>
            <w:tcBorders>
              <w:top w:val="single" w:sz="4" w:space="0" w:color="A6A6A6" w:themeColor="background1" w:themeShade="A6"/>
              <w:bottom w:val="single" w:sz="4" w:space="0" w:color="A6A6A6" w:themeColor="background1" w:themeShade="A6"/>
            </w:tcBorders>
            <w:vAlign w:val="top"/>
          </w:tcPr>
          <w:p w14:paraId="1E10C677" w14:textId="213A15E7" w:rsidR="00557B17" w:rsidRPr="00256D56" w:rsidRDefault="00557B17" w:rsidP="00557B17">
            <w:r w:rsidRPr="0052099C">
              <w:rPr>
                <w:rFonts w:asciiTheme="minorHAnsi" w:hAnsiTheme="minorHAnsi"/>
                <w:szCs w:val="22"/>
                <w:lang w:eastAsia="de-DE"/>
              </w:rPr>
              <w:t xml:space="preserve">% Reduction in number of </w:t>
            </w:r>
            <w:r w:rsidRPr="00A576B0">
              <w:rPr>
                <w:rFonts w:asciiTheme="minorHAnsi" w:hAnsiTheme="minorHAnsi"/>
                <w:szCs w:val="22"/>
                <w:lang w:eastAsia="de-DE"/>
              </w:rPr>
              <w:t>households</w:t>
            </w:r>
            <w:r w:rsidRPr="0052099C">
              <w:rPr>
                <w:rFonts w:asciiTheme="minorHAnsi" w:hAnsiTheme="minorHAnsi"/>
                <w:szCs w:val="22"/>
                <w:lang w:eastAsia="de-DE"/>
              </w:rPr>
              <w:t xml:space="preserve"> visited medical facilities/dispensary for treatment of</w:t>
            </w:r>
            <w:r>
              <w:rPr>
                <w:rFonts w:asciiTheme="minorHAnsi" w:hAnsiTheme="minorHAnsi"/>
                <w:szCs w:val="22"/>
                <w:lang w:eastAsia="de-DE"/>
              </w:rPr>
              <w:t xml:space="preserve"> </w:t>
            </w:r>
            <w:r w:rsidRPr="00027706">
              <w:rPr>
                <w:rFonts w:asciiTheme="minorHAnsi" w:hAnsiTheme="minorHAnsi"/>
                <w:szCs w:val="22"/>
                <w:lang w:eastAsia="de-DE"/>
              </w:rPr>
              <w:t>respiratory issues etc. such as cough, shortness in breath, pneumonia and other respiratory issues</w:t>
            </w:r>
            <w:r w:rsidRPr="00F65CD5" w:rsidDel="00234718">
              <w:rPr>
                <w:rFonts w:asciiTheme="minorHAnsi" w:hAnsiTheme="minorHAnsi"/>
                <w:szCs w:val="22"/>
                <w:lang w:eastAsia="de-DE"/>
              </w:rPr>
              <w:t xml:space="preserve"> </w:t>
            </w:r>
          </w:p>
        </w:tc>
      </w:tr>
      <w:tr w:rsidR="00AC337B" w:rsidRPr="007D68C9" w14:paraId="7EAE4323" w14:textId="77777777" w:rsidTr="00E6328F">
        <w:tc>
          <w:tcPr>
            <w:tcW w:w="1693" w:type="pct"/>
            <w:tcBorders>
              <w:top w:val="single" w:sz="4" w:space="0" w:color="A6A6A6" w:themeColor="background1" w:themeShade="A6"/>
              <w:bottom w:val="single" w:sz="4" w:space="0" w:color="A6A6A6" w:themeColor="background1" w:themeShade="A6"/>
            </w:tcBorders>
            <w:vAlign w:val="top"/>
          </w:tcPr>
          <w:p w14:paraId="66C55DC6" w14:textId="4D8598A0" w:rsidR="00AC337B" w:rsidRDefault="00AC337B" w:rsidP="00AC337B">
            <w:pPr>
              <w:rPr>
                <w:rFonts w:asciiTheme="majorHAnsi" w:hAnsiTheme="majorHAnsi" w:cs="Arial"/>
                <w:szCs w:val="22"/>
              </w:rPr>
            </w:pPr>
            <w:r>
              <w:rPr>
                <w:rFonts w:asciiTheme="majorHAnsi" w:hAnsiTheme="majorHAnsi" w:cs="Arial"/>
                <w:szCs w:val="22"/>
              </w:rPr>
              <w:t>SDG 5: gender equality</w:t>
            </w:r>
          </w:p>
        </w:tc>
        <w:tc>
          <w:tcPr>
            <w:tcW w:w="1482" w:type="pct"/>
            <w:tcBorders>
              <w:top w:val="single" w:sz="4" w:space="0" w:color="A6A6A6" w:themeColor="background1" w:themeShade="A6"/>
              <w:bottom w:val="single" w:sz="4" w:space="0" w:color="A6A6A6" w:themeColor="background1" w:themeShade="A6"/>
            </w:tcBorders>
          </w:tcPr>
          <w:p w14:paraId="3CAB6480" w14:textId="193D0D3E" w:rsidR="00AC337B" w:rsidRPr="00FF24F1" w:rsidRDefault="00AC337B" w:rsidP="00AC337B">
            <w:pPr>
              <w:spacing w:line="240" w:lineRule="auto"/>
              <w:contextualSpacing w:val="0"/>
              <w:rPr>
                <w:rFonts w:asciiTheme="majorHAnsi" w:hAnsiTheme="majorHAnsi"/>
              </w:rPr>
            </w:pPr>
            <w:r w:rsidRPr="005E7648">
              <w:rPr>
                <w:rFonts w:asciiTheme="majorHAnsi" w:hAnsiTheme="majorHAnsi"/>
              </w:rPr>
              <w:t>5.4 Recognize and value unpaid care and domestic work through the provision of public services, infrastructure and social protection policies and the promotion of shared responsibility within the household and the family as nationally appropriate</w:t>
            </w:r>
          </w:p>
        </w:tc>
        <w:tc>
          <w:tcPr>
            <w:tcW w:w="1825" w:type="pct"/>
            <w:tcBorders>
              <w:top w:val="single" w:sz="4" w:space="0" w:color="A6A6A6" w:themeColor="background1" w:themeShade="A6"/>
              <w:bottom w:val="single" w:sz="4" w:space="0" w:color="A6A6A6" w:themeColor="background1" w:themeShade="A6"/>
            </w:tcBorders>
          </w:tcPr>
          <w:p w14:paraId="163B5EBD" w14:textId="5631B234" w:rsidR="00AC337B" w:rsidRPr="0052099C" w:rsidRDefault="00AC337B" w:rsidP="00AC337B">
            <w:pPr>
              <w:rPr>
                <w:rFonts w:asciiTheme="minorHAnsi" w:hAnsiTheme="minorHAnsi"/>
                <w:szCs w:val="22"/>
                <w:lang w:eastAsia="de-DE"/>
              </w:rPr>
            </w:pPr>
            <w:r w:rsidRPr="00AE207B">
              <w:rPr>
                <w:rFonts w:asciiTheme="majorHAnsi" w:hAnsiTheme="majorHAnsi"/>
              </w:rPr>
              <w:t>Women empowerment and gender equality</w:t>
            </w:r>
            <w:r>
              <w:rPr>
                <w:rFonts w:asciiTheme="majorHAnsi" w:hAnsiTheme="majorHAnsi"/>
              </w:rPr>
              <w:t xml:space="preserve">: </w:t>
            </w:r>
            <w:r w:rsidRPr="00AE207B">
              <w:rPr>
                <w:rFonts w:asciiTheme="majorHAnsi" w:hAnsiTheme="majorHAnsi"/>
              </w:rPr>
              <w:t>Average time saving associated with cooking time and fuel collection</w:t>
            </w:r>
            <w:r w:rsidRPr="004A5910" w:rsidDel="004942B7">
              <w:rPr>
                <w:rFonts w:asciiTheme="minorHAnsi" w:hAnsiTheme="minorHAnsi"/>
                <w:szCs w:val="22"/>
                <w:lang w:eastAsia="de-DE"/>
              </w:rPr>
              <w:t xml:space="preserve"> </w:t>
            </w:r>
          </w:p>
        </w:tc>
      </w:tr>
      <w:tr w:rsidR="004F1BCD" w:rsidRPr="007D68C9" w14:paraId="7D2C12F1" w14:textId="77777777" w:rsidTr="001506EA">
        <w:tc>
          <w:tcPr>
            <w:tcW w:w="1693" w:type="pct"/>
            <w:tcBorders>
              <w:top w:val="single" w:sz="4" w:space="0" w:color="A6A6A6" w:themeColor="background1" w:themeShade="A6"/>
              <w:bottom w:val="single" w:sz="4" w:space="0" w:color="A6A6A6" w:themeColor="background1" w:themeShade="A6"/>
            </w:tcBorders>
            <w:vAlign w:val="top"/>
          </w:tcPr>
          <w:p w14:paraId="7319085A" w14:textId="77777777" w:rsidR="004F1BCD" w:rsidRPr="00A576B0" w:rsidRDefault="004F1BCD" w:rsidP="004F1BCD">
            <w:pPr>
              <w:rPr>
                <w:rFonts w:asciiTheme="majorHAnsi" w:hAnsiTheme="majorHAnsi" w:cs="Arial"/>
                <w:szCs w:val="22"/>
              </w:rPr>
            </w:pPr>
            <w:r w:rsidRPr="00A576B0">
              <w:rPr>
                <w:rFonts w:asciiTheme="majorHAnsi" w:hAnsiTheme="majorHAnsi" w:cs="Arial"/>
                <w:szCs w:val="22"/>
              </w:rPr>
              <w:t>SDG 6: access to safe water</w:t>
            </w:r>
          </w:p>
          <w:p w14:paraId="5F53FC50" w14:textId="77777777" w:rsidR="004F1BCD" w:rsidRDefault="004F1BCD" w:rsidP="004F1BCD">
            <w:pPr>
              <w:rPr>
                <w:rFonts w:asciiTheme="majorHAnsi" w:hAnsiTheme="majorHAnsi" w:cs="Arial"/>
                <w:szCs w:val="22"/>
              </w:rPr>
            </w:pPr>
          </w:p>
        </w:tc>
        <w:tc>
          <w:tcPr>
            <w:tcW w:w="1482" w:type="pct"/>
            <w:tcBorders>
              <w:top w:val="single" w:sz="4" w:space="0" w:color="A6A6A6" w:themeColor="background1" w:themeShade="A6"/>
              <w:bottom w:val="single" w:sz="4" w:space="0" w:color="A6A6A6" w:themeColor="background1" w:themeShade="A6"/>
            </w:tcBorders>
          </w:tcPr>
          <w:p w14:paraId="34037BC7" w14:textId="22624D39" w:rsidR="004F1BCD" w:rsidRPr="00FF24F1" w:rsidRDefault="004F1BCD" w:rsidP="004F1BCD">
            <w:pPr>
              <w:spacing w:line="240" w:lineRule="auto"/>
              <w:contextualSpacing w:val="0"/>
              <w:rPr>
                <w:rFonts w:asciiTheme="majorHAnsi" w:hAnsiTheme="majorHAnsi"/>
              </w:rPr>
            </w:pPr>
            <w:r w:rsidRPr="00A576B0">
              <w:rPr>
                <w:rFonts w:asciiTheme="majorHAnsi" w:hAnsiTheme="majorHAnsi"/>
              </w:rPr>
              <w:t xml:space="preserve">Target 6.3 Improve Water Quality, </w:t>
            </w:r>
            <w:r w:rsidRPr="00A576B0">
              <w:rPr>
                <w:rFonts w:asciiTheme="majorHAnsi" w:hAnsiTheme="majorHAnsi"/>
              </w:rPr>
              <w:lastRenderedPageBreak/>
              <w:t>Wastewater treatment and safe reuse</w:t>
            </w:r>
          </w:p>
        </w:tc>
        <w:tc>
          <w:tcPr>
            <w:tcW w:w="1825" w:type="pct"/>
            <w:tcBorders>
              <w:top w:val="single" w:sz="4" w:space="0" w:color="A6A6A6" w:themeColor="background1" w:themeShade="A6"/>
              <w:bottom w:val="single" w:sz="4" w:space="0" w:color="A6A6A6" w:themeColor="background1" w:themeShade="A6"/>
            </w:tcBorders>
          </w:tcPr>
          <w:p w14:paraId="04B05EA8" w14:textId="3039462B" w:rsidR="004F1BCD" w:rsidRPr="0052099C" w:rsidRDefault="004F1BCD" w:rsidP="004F1BCD">
            <w:pPr>
              <w:rPr>
                <w:rFonts w:asciiTheme="minorHAnsi" w:hAnsiTheme="minorHAnsi"/>
                <w:szCs w:val="22"/>
                <w:lang w:eastAsia="de-DE"/>
              </w:rPr>
            </w:pPr>
            <w:r w:rsidRPr="006103DE">
              <w:rPr>
                <w:rFonts w:asciiTheme="majorHAnsi" w:hAnsiTheme="majorHAnsi"/>
              </w:rPr>
              <w:lastRenderedPageBreak/>
              <w:t>Nb of people accessing safe water thanks to the project</w:t>
            </w:r>
            <w:r w:rsidRPr="00A576B0">
              <w:rPr>
                <w:rFonts w:asciiTheme="majorHAnsi" w:hAnsiTheme="majorHAnsi"/>
              </w:rPr>
              <w:t xml:space="preserve"> </w:t>
            </w:r>
          </w:p>
        </w:tc>
      </w:tr>
      <w:tr w:rsidR="004F1BCD" w:rsidRPr="007D68C9" w14:paraId="0552A522" w14:textId="77777777" w:rsidTr="001506EA">
        <w:tc>
          <w:tcPr>
            <w:tcW w:w="1693" w:type="pct"/>
            <w:tcBorders>
              <w:top w:val="single" w:sz="4" w:space="0" w:color="A6A6A6" w:themeColor="background1" w:themeShade="A6"/>
              <w:bottom w:val="single" w:sz="4" w:space="0" w:color="A6A6A6" w:themeColor="background1" w:themeShade="A6"/>
            </w:tcBorders>
            <w:vAlign w:val="top"/>
          </w:tcPr>
          <w:p w14:paraId="73A65347" w14:textId="2045BDE2" w:rsidR="004F1BCD" w:rsidRDefault="004F1BCD" w:rsidP="004F1BCD">
            <w:pPr>
              <w:rPr>
                <w:rFonts w:asciiTheme="majorHAnsi" w:hAnsiTheme="majorHAnsi" w:cs="Arial"/>
                <w:szCs w:val="22"/>
              </w:rPr>
            </w:pPr>
            <w:r w:rsidRPr="008712BA">
              <w:rPr>
                <w:rFonts w:asciiTheme="majorHAnsi" w:hAnsiTheme="majorHAnsi" w:cs="Arial"/>
                <w:szCs w:val="22"/>
              </w:rPr>
              <w:t xml:space="preserve">SDG 7: Affordable and clean energy </w:t>
            </w:r>
          </w:p>
        </w:tc>
        <w:tc>
          <w:tcPr>
            <w:tcW w:w="1482" w:type="pct"/>
            <w:tcBorders>
              <w:top w:val="single" w:sz="4" w:space="0" w:color="A6A6A6" w:themeColor="background1" w:themeShade="A6"/>
              <w:bottom w:val="single" w:sz="4" w:space="0" w:color="A6A6A6" w:themeColor="background1" w:themeShade="A6"/>
            </w:tcBorders>
          </w:tcPr>
          <w:p w14:paraId="4ED5D290" w14:textId="2E924DE9" w:rsidR="004F1BCD" w:rsidRPr="00FF24F1" w:rsidRDefault="004F1BCD" w:rsidP="004F1BCD">
            <w:pPr>
              <w:spacing w:line="240" w:lineRule="auto"/>
              <w:contextualSpacing w:val="0"/>
              <w:rPr>
                <w:rFonts w:asciiTheme="majorHAnsi" w:hAnsiTheme="majorHAnsi"/>
              </w:rPr>
            </w:pPr>
            <w:r w:rsidRPr="00AE207B">
              <w:rPr>
                <w:rFonts w:asciiTheme="majorHAnsi" w:hAnsiTheme="majorHAnsi"/>
              </w:rPr>
              <w:t>7.1 By 2030, ensure universal access to affordable, reliable and</w:t>
            </w:r>
            <w:r>
              <w:rPr>
                <w:rFonts w:asciiTheme="majorHAnsi" w:hAnsiTheme="majorHAnsi"/>
              </w:rPr>
              <w:t xml:space="preserve"> </w:t>
            </w:r>
            <w:r w:rsidRPr="00AE207B">
              <w:rPr>
                <w:rFonts w:asciiTheme="majorHAnsi" w:hAnsiTheme="majorHAnsi"/>
              </w:rPr>
              <w:t>modern energy services</w:t>
            </w:r>
            <w:r w:rsidDel="004E40AE">
              <w:rPr>
                <w:rFonts w:asciiTheme="majorHAnsi" w:hAnsiTheme="majorHAnsi"/>
              </w:rPr>
              <w:t xml:space="preserve"> </w:t>
            </w:r>
          </w:p>
        </w:tc>
        <w:tc>
          <w:tcPr>
            <w:tcW w:w="1825" w:type="pct"/>
            <w:tcBorders>
              <w:top w:val="single" w:sz="4" w:space="0" w:color="A6A6A6" w:themeColor="background1" w:themeShade="A6"/>
              <w:bottom w:val="single" w:sz="4" w:space="0" w:color="A6A6A6" w:themeColor="background1" w:themeShade="A6"/>
            </w:tcBorders>
            <w:vAlign w:val="top"/>
          </w:tcPr>
          <w:p w14:paraId="7BFBC8C8" w14:textId="3DC3B012" w:rsidR="004F1BCD" w:rsidRPr="0052099C" w:rsidRDefault="004F1BCD" w:rsidP="004F1BCD">
            <w:pPr>
              <w:rPr>
                <w:rFonts w:asciiTheme="minorHAnsi" w:hAnsiTheme="minorHAnsi"/>
                <w:szCs w:val="22"/>
                <w:lang w:eastAsia="de-DE"/>
              </w:rPr>
            </w:pPr>
            <w:r w:rsidRPr="00AE207B">
              <w:rPr>
                <w:rFonts w:asciiTheme="majorHAnsi" w:eastAsia="Meiryo" w:hAnsiTheme="majorHAnsi"/>
                <w:szCs w:val="22"/>
                <w:lang w:eastAsia="fr-FR"/>
              </w:rPr>
              <w:t>Increased access to energy</w:t>
            </w:r>
            <w:r>
              <w:rPr>
                <w:rFonts w:asciiTheme="majorHAnsi" w:eastAsia="Meiryo" w:hAnsiTheme="majorHAnsi"/>
                <w:szCs w:val="22"/>
                <w:lang w:eastAsia="fr-FR"/>
              </w:rPr>
              <w:t xml:space="preserve">: </w:t>
            </w:r>
            <w:r w:rsidRPr="00AE207B">
              <w:rPr>
                <w:rFonts w:asciiTheme="majorHAnsi" w:eastAsia="Meiryo" w:hAnsiTheme="majorHAnsi"/>
                <w:szCs w:val="22"/>
                <w:lang w:eastAsia="fr-FR"/>
              </w:rPr>
              <w:t>Number of beneficiaries: Households</w:t>
            </w:r>
            <w:r>
              <w:rPr>
                <w:rFonts w:asciiTheme="majorHAnsi" w:eastAsia="Meiryo" w:hAnsiTheme="majorHAnsi"/>
                <w:szCs w:val="22"/>
                <w:lang w:eastAsia="fr-FR"/>
              </w:rPr>
              <w:t xml:space="preserve"> (Number of stove distributed/sold)</w:t>
            </w:r>
            <w:r w:rsidRPr="00AE207B">
              <w:rPr>
                <w:rFonts w:asciiTheme="majorHAnsi" w:eastAsia="Meiryo" w:hAnsiTheme="majorHAnsi"/>
                <w:szCs w:val="22"/>
                <w:lang w:eastAsia="fr-FR"/>
              </w:rPr>
              <w:tab/>
            </w:r>
          </w:p>
        </w:tc>
      </w:tr>
      <w:tr w:rsidR="004F1BCD" w:rsidRPr="007D68C9" w14:paraId="7A21FE00" w14:textId="77777777" w:rsidTr="001506EA">
        <w:tc>
          <w:tcPr>
            <w:tcW w:w="1693" w:type="pct"/>
            <w:tcBorders>
              <w:top w:val="single" w:sz="4" w:space="0" w:color="A6A6A6" w:themeColor="background1" w:themeShade="A6"/>
              <w:bottom w:val="single" w:sz="4" w:space="0" w:color="A6A6A6" w:themeColor="background1" w:themeShade="A6"/>
            </w:tcBorders>
            <w:vAlign w:val="top"/>
          </w:tcPr>
          <w:p w14:paraId="174686DF" w14:textId="77777777" w:rsidR="004F1BCD" w:rsidRPr="008712BA" w:rsidRDefault="004F1BCD" w:rsidP="004F1BCD">
            <w:pPr>
              <w:rPr>
                <w:rFonts w:asciiTheme="majorHAnsi" w:hAnsiTheme="majorHAnsi" w:cs="Arial"/>
                <w:szCs w:val="22"/>
              </w:rPr>
            </w:pPr>
            <w:r w:rsidRPr="008712BA">
              <w:rPr>
                <w:rFonts w:asciiTheme="majorHAnsi" w:hAnsiTheme="majorHAnsi" w:cs="Arial"/>
                <w:szCs w:val="22"/>
              </w:rPr>
              <w:t xml:space="preserve">SDG 8: Decent Work and Economic Growth </w:t>
            </w:r>
          </w:p>
          <w:p w14:paraId="04E5CEEA" w14:textId="77777777" w:rsidR="004F1BCD" w:rsidRDefault="004F1BCD" w:rsidP="004F1BCD">
            <w:pPr>
              <w:rPr>
                <w:rFonts w:asciiTheme="majorHAnsi" w:hAnsiTheme="majorHAnsi" w:cs="Arial"/>
                <w:szCs w:val="22"/>
              </w:rPr>
            </w:pPr>
          </w:p>
        </w:tc>
        <w:tc>
          <w:tcPr>
            <w:tcW w:w="1482" w:type="pct"/>
            <w:tcBorders>
              <w:top w:val="single" w:sz="4" w:space="0" w:color="A6A6A6" w:themeColor="background1" w:themeShade="A6"/>
              <w:bottom w:val="single" w:sz="4" w:space="0" w:color="A6A6A6" w:themeColor="background1" w:themeShade="A6"/>
            </w:tcBorders>
          </w:tcPr>
          <w:p w14:paraId="7F3F93E3" w14:textId="07B0D4CF" w:rsidR="004F1BCD" w:rsidRPr="00FF24F1" w:rsidRDefault="004F1BCD" w:rsidP="004F1BCD">
            <w:pPr>
              <w:spacing w:line="240" w:lineRule="auto"/>
              <w:contextualSpacing w:val="0"/>
              <w:rPr>
                <w:rFonts w:asciiTheme="majorHAnsi" w:hAnsiTheme="majorHAnsi"/>
              </w:rPr>
            </w:pPr>
            <w:r w:rsidRPr="00AE207B">
              <w:rPr>
                <w:rFonts w:asciiTheme="majorHAnsi" w:hAnsiTheme="majorHAnsi"/>
              </w:rPr>
              <w:t>8.5 By 2030, achieve full and productive employment and decent work for all women and men, including for young people and persons with disabilities, and equal pay for work of equal value</w:t>
            </w:r>
            <w:r w:rsidRPr="00AE207B">
              <w:rPr>
                <w:rFonts w:asciiTheme="majorHAnsi" w:hAnsiTheme="majorHAnsi"/>
              </w:rPr>
              <w:tab/>
            </w:r>
            <w:r w:rsidRPr="00AE207B">
              <w:rPr>
                <w:rFonts w:asciiTheme="majorHAnsi" w:hAnsiTheme="majorHAnsi"/>
              </w:rPr>
              <w:tab/>
            </w:r>
          </w:p>
        </w:tc>
        <w:tc>
          <w:tcPr>
            <w:tcW w:w="1825" w:type="pct"/>
            <w:tcBorders>
              <w:top w:val="single" w:sz="4" w:space="0" w:color="A6A6A6" w:themeColor="background1" w:themeShade="A6"/>
              <w:bottom w:val="single" w:sz="4" w:space="0" w:color="A6A6A6" w:themeColor="background1" w:themeShade="A6"/>
            </w:tcBorders>
          </w:tcPr>
          <w:p w14:paraId="45196419" w14:textId="25E0BABB" w:rsidR="004F1BCD" w:rsidRPr="0052099C" w:rsidRDefault="004F1BCD" w:rsidP="004F1BCD">
            <w:pPr>
              <w:rPr>
                <w:rFonts w:asciiTheme="minorHAnsi" w:hAnsiTheme="minorHAnsi"/>
                <w:szCs w:val="22"/>
                <w:lang w:eastAsia="de-DE"/>
              </w:rPr>
            </w:pPr>
            <w:r w:rsidRPr="00FF24F1">
              <w:rPr>
                <w:rFonts w:asciiTheme="majorHAnsi" w:hAnsiTheme="majorHAnsi"/>
              </w:rPr>
              <w:t xml:space="preserve">Increased employment opportunities: Total number of </w:t>
            </w:r>
            <w:r w:rsidRPr="00AE207B">
              <w:rPr>
                <w:rFonts w:asciiTheme="majorHAnsi" w:hAnsiTheme="majorHAnsi"/>
              </w:rPr>
              <w:t>full-time</w:t>
            </w:r>
            <w:r w:rsidRPr="00FF24F1">
              <w:rPr>
                <w:rFonts w:asciiTheme="majorHAnsi" w:hAnsiTheme="majorHAnsi"/>
              </w:rPr>
              <w:t xml:space="preserve"> jobs created by gender</w:t>
            </w:r>
            <w:r w:rsidRPr="00FF24F1">
              <w:rPr>
                <w:rFonts w:asciiTheme="majorHAnsi" w:hAnsiTheme="majorHAnsi"/>
              </w:rPr>
              <w:tab/>
            </w:r>
          </w:p>
        </w:tc>
      </w:tr>
    </w:tbl>
    <w:p w14:paraId="34C8CF6D" w14:textId="77777777" w:rsidR="004473A5" w:rsidRPr="004D06CA" w:rsidRDefault="004473A5" w:rsidP="004473A5">
      <w:pPr>
        <w:rPr>
          <w:rFonts w:ascii="Avenir Book" w:hAnsi="Avenir Book"/>
          <w:i/>
          <w:szCs w:val="22"/>
        </w:rPr>
      </w:pPr>
    </w:p>
    <w:p w14:paraId="16CA61FD" w14:textId="77777777" w:rsidR="004473A5" w:rsidRPr="00A34209" w:rsidRDefault="004473A5" w:rsidP="004473A5">
      <w:pPr>
        <w:pStyle w:val="SectionList"/>
      </w:pPr>
      <w:r w:rsidRPr="00A34209">
        <w:t>Coordinating/managing entity</w:t>
      </w:r>
    </w:p>
    <w:p w14:paraId="6D1DF522" w14:textId="77777777" w:rsidR="004473A5" w:rsidRDefault="004473A5" w:rsidP="004473A5">
      <w:pPr>
        <w:rPr>
          <w:lang w:eastAsia="de-DE"/>
        </w:rPr>
      </w:pPr>
      <w:r w:rsidRPr="000C5DE6">
        <w:rPr>
          <w:lang w:eastAsia="de-DE"/>
        </w:rPr>
        <w:t>&gt;&gt;</w:t>
      </w:r>
    </w:p>
    <w:p w14:paraId="3873474A" w14:textId="16B1C817" w:rsidR="001B00B2" w:rsidRPr="001B00B2" w:rsidRDefault="001B00B2" w:rsidP="004473A5">
      <w:pPr>
        <w:rPr>
          <w:rFonts w:asciiTheme="majorHAnsi" w:hAnsiTheme="majorHAnsi" w:cs="Arial"/>
          <w:b/>
          <w:bCs/>
          <w:color w:val="5F6368"/>
          <w:sz w:val="21"/>
          <w:szCs w:val="21"/>
          <w:shd w:val="clear" w:color="auto" w:fill="FFFFFF"/>
          <w:lang w:val="en-ZA"/>
        </w:rPr>
      </w:pPr>
      <w:r>
        <w:t>EcoAct</w:t>
      </w:r>
      <w:r w:rsidRPr="004C2EE9">
        <w:t xml:space="preserve"> </w:t>
      </w:r>
      <w:r>
        <w:t xml:space="preserve">SAS </w:t>
      </w:r>
      <w:r w:rsidRPr="004C2EE9">
        <w:t>is the Coordinating/Managing Entity</w:t>
      </w:r>
      <w:r>
        <w:t xml:space="preserve"> (CME) of the PoA. The contact information of CME is available in the appendix.</w:t>
      </w:r>
    </w:p>
    <w:p w14:paraId="31520B78" w14:textId="77777777" w:rsidR="004473A5" w:rsidRPr="00A34209" w:rsidRDefault="004473A5" w:rsidP="004473A5">
      <w:pPr>
        <w:pStyle w:val="SectionList"/>
      </w:pPr>
      <w:r w:rsidRPr="00A34209">
        <w:t>Funding sources of PoA</w:t>
      </w:r>
    </w:p>
    <w:p w14:paraId="338EC6A6" w14:textId="77777777" w:rsidR="004473A5" w:rsidRDefault="004473A5" w:rsidP="004473A5">
      <w:pPr>
        <w:spacing w:line="276" w:lineRule="auto"/>
        <w:contextualSpacing w:val="0"/>
        <w:rPr>
          <w:lang w:val="en-GB"/>
        </w:rPr>
      </w:pPr>
      <w:r>
        <w:rPr>
          <w:lang w:val="en-GB"/>
        </w:rPr>
        <w:t>&gt;&gt;</w:t>
      </w:r>
    </w:p>
    <w:p w14:paraId="04412633" w14:textId="77777777" w:rsidR="00E04BFC" w:rsidRDefault="00E04BFC" w:rsidP="00E04BFC">
      <w:pPr>
        <w:jc w:val="both"/>
        <w:rPr>
          <w:rFonts w:asciiTheme="majorHAnsi" w:hAnsiTheme="majorHAnsi"/>
        </w:rPr>
      </w:pPr>
      <w:r w:rsidRPr="008712BA">
        <w:rPr>
          <w:rFonts w:asciiTheme="majorHAnsi" w:hAnsiTheme="majorHAnsi"/>
        </w:rPr>
        <w:t xml:space="preserve">The </w:t>
      </w:r>
      <w:r>
        <w:rPr>
          <w:rFonts w:asciiTheme="majorHAnsi" w:hAnsiTheme="majorHAnsi"/>
        </w:rPr>
        <w:t>PoA</w:t>
      </w:r>
      <w:r w:rsidRPr="008712BA">
        <w:rPr>
          <w:rFonts w:asciiTheme="majorHAnsi" w:hAnsiTheme="majorHAnsi"/>
        </w:rPr>
        <w:t xml:space="preserve"> is a voluntary coordinated action taken by the CME</w:t>
      </w:r>
      <w:r>
        <w:rPr>
          <w:rFonts w:asciiTheme="majorHAnsi" w:hAnsiTheme="majorHAnsi"/>
        </w:rPr>
        <w:t xml:space="preserve"> (EcoAct SAS)</w:t>
      </w:r>
      <w:r w:rsidRPr="008712BA">
        <w:rPr>
          <w:rFonts w:asciiTheme="majorHAnsi" w:hAnsiTheme="majorHAnsi"/>
        </w:rPr>
        <w:t xml:space="preserve"> and the project participants. No </w:t>
      </w:r>
      <w:r>
        <w:rPr>
          <w:rFonts w:asciiTheme="majorHAnsi" w:hAnsiTheme="majorHAnsi"/>
        </w:rPr>
        <w:t>Official Development Assistance</w:t>
      </w:r>
      <w:r w:rsidRPr="008712BA">
        <w:rPr>
          <w:rFonts w:asciiTheme="majorHAnsi" w:hAnsiTheme="majorHAnsi"/>
        </w:rPr>
        <w:t xml:space="preserve"> will be diverted to the implementation of the PoA. The Program is currently intended to be funded by private funding</w:t>
      </w:r>
      <w:r>
        <w:rPr>
          <w:rFonts w:asciiTheme="majorHAnsi" w:hAnsiTheme="majorHAnsi"/>
        </w:rPr>
        <w:t>’s</w:t>
      </w:r>
      <w:r w:rsidRPr="008712BA">
        <w:rPr>
          <w:rFonts w:asciiTheme="majorHAnsi" w:hAnsiTheme="majorHAnsi"/>
        </w:rPr>
        <w:t xml:space="preserve"> from Project Implementer or its partners, or from private investors.</w:t>
      </w:r>
      <w:r>
        <w:rPr>
          <w:rFonts w:asciiTheme="majorHAnsi" w:hAnsiTheme="majorHAnsi"/>
        </w:rPr>
        <w:t xml:space="preserve"> The VPA will be enabled in a large majority thanks to the carbon revenues from the selling’s of carbon credits. </w:t>
      </w:r>
    </w:p>
    <w:p w14:paraId="526315D1" w14:textId="77777777" w:rsidR="00E04BFC" w:rsidRDefault="00E04BFC" w:rsidP="00E04BFC">
      <w:pPr>
        <w:spacing w:line="240" w:lineRule="auto"/>
        <w:contextualSpacing w:val="0"/>
        <w:jc w:val="both"/>
        <w:rPr>
          <w:lang w:val="en-GB"/>
        </w:rPr>
      </w:pPr>
      <w:r>
        <w:t>A declaration by CME in this regard is being submitted.</w:t>
      </w:r>
    </w:p>
    <w:p w14:paraId="79170C56" w14:textId="77777777" w:rsidR="00E04BFC" w:rsidRDefault="00E04BFC" w:rsidP="004473A5">
      <w:pPr>
        <w:spacing w:line="276" w:lineRule="auto"/>
        <w:contextualSpacing w:val="0"/>
        <w:rPr>
          <w:lang w:val="en-GB"/>
        </w:rPr>
      </w:pPr>
    </w:p>
    <w:p w14:paraId="07678FCC" w14:textId="77777777" w:rsidR="004473A5" w:rsidRDefault="004473A5" w:rsidP="004473A5">
      <w:pPr>
        <w:spacing w:line="276" w:lineRule="auto"/>
        <w:contextualSpacing w:val="0"/>
        <w:rPr>
          <w:lang w:val="en-GB"/>
        </w:rPr>
      </w:pPr>
    </w:p>
    <w:p w14:paraId="2B042F25" w14:textId="77777777" w:rsidR="004473A5" w:rsidRDefault="004473A5" w:rsidP="004473A5">
      <w:pPr>
        <w:spacing w:line="276" w:lineRule="auto"/>
        <w:contextualSpacing w:val="0"/>
        <w:rPr>
          <w:lang w:val="en-GB"/>
        </w:rPr>
      </w:pPr>
      <w:r>
        <w:rPr>
          <w:lang w:val="en-GB"/>
        </w:rPr>
        <w:br w:type="page"/>
      </w:r>
    </w:p>
    <w:p w14:paraId="5A917475" w14:textId="77777777" w:rsidR="004473A5" w:rsidRPr="008C3818" w:rsidRDefault="004473A5" w:rsidP="004473A5">
      <w:pPr>
        <w:pStyle w:val="SectionTitle"/>
      </w:pPr>
      <w:r w:rsidRPr="00F95025">
        <w:lastRenderedPageBreak/>
        <w:t xml:space="preserve">MANAGEMENT </w:t>
      </w:r>
      <w:r>
        <w:t>S</w:t>
      </w:r>
      <w:r w:rsidRPr="00F95025">
        <w:t>YSTEM</w:t>
      </w:r>
      <w:r>
        <w:t xml:space="preserve"> AND INCLUSION CRITERIA</w:t>
      </w:r>
    </w:p>
    <w:p w14:paraId="192D9A6D" w14:textId="77777777" w:rsidR="004473A5" w:rsidRDefault="004473A5" w:rsidP="004473A5">
      <w:pPr>
        <w:pStyle w:val="SectionList"/>
      </w:pPr>
      <w:r>
        <w:t>Management System</w:t>
      </w:r>
    </w:p>
    <w:p w14:paraId="058A0CFC" w14:textId="77777777" w:rsidR="004473A5" w:rsidRDefault="004473A5" w:rsidP="004473A5">
      <w:pPr>
        <w:rPr>
          <w:lang w:eastAsia="de-DE"/>
        </w:rPr>
      </w:pPr>
      <w:r w:rsidRPr="000C5DE6">
        <w:rPr>
          <w:lang w:eastAsia="de-DE"/>
        </w:rPr>
        <w:t>&gt;&gt;</w:t>
      </w:r>
    </w:p>
    <w:p w14:paraId="6262F4AB" w14:textId="77777777" w:rsidR="00521C1D" w:rsidRPr="00546BD2" w:rsidRDefault="00521C1D" w:rsidP="00515BA1">
      <w:pPr>
        <w:pStyle w:val="Paragraphedeliste"/>
        <w:numPr>
          <w:ilvl w:val="0"/>
          <w:numId w:val="32"/>
        </w:numPr>
        <w:jc w:val="both"/>
        <w:rPr>
          <w:rFonts w:asciiTheme="majorHAnsi" w:hAnsiTheme="majorHAnsi"/>
          <w:b/>
          <w:bCs/>
        </w:rPr>
      </w:pPr>
      <w:r w:rsidRPr="00546BD2">
        <w:rPr>
          <w:rFonts w:asciiTheme="majorHAnsi" w:hAnsiTheme="majorHAnsi"/>
          <w:b/>
          <w:bCs/>
        </w:rPr>
        <w:t xml:space="preserve">Roles and responsibilities of personnel involved in the process of inclusion of VPAs, including a review of their competencies. </w:t>
      </w:r>
    </w:p>
    <w:p w14:paraId="095133D8" w14:textId="77777777" w:rsidR="00521C1D" w:rsidRDefault="00521C1D" w:rsidP="00521C1D">
      <w:pPr>
        <w:jc w:val="both"/>
        <w:rPr>
          <w:rFonts w:asciiTheme="majorHAnsi" w:hAnsiTheme="majorHAnsi"/>
        </w:rPr>
      </w:pPr>
      <w:r>
        <w:rPr>
          <w:rFonts w:asciiTheme="majorHAnsi" w:hAnsiTheme="majorHAnsi"/>
        </w:rPr>
        <w:t xml:space="preserve">EcoAct will oversee the inclusion of each VPAs in the PoA and will supervise the overall certification and monitoring management of carbon related documentations. EcoAct is a well-recognized carbon market specialist and carbon offset project developer that develops and manages several cookstoves </w:t>
      </w:r>
      <w:r w:rsidRPr="00546BD2">
        <w:rPr>
          <w:rFonts w:asciiTheme="majorHAnsi" w:hAnsiTheme="majorHAnsi"/>
        </w:rPr>
        <w:t>and safe water supply</w:t>
      </w:r>
      <w:r>
        <w:rPr>
          <w:rFonts w:asciiTheme="majorHAnsi" w:hAnsiTheme="majorHAnsi"/>
        </w:rPr>
        <w:t xml:space="preserve"> projects registered under the Gold Standard and has a large track record of long-term partnerships with project developers worldwide in the carbon market.</w:t>
      </w:r>
    </w:p>
    <w:p w14:paraId="0B3E9248" w14:textId="77777777" w:rsidR="00521C1D" w:rsidRPr="00546BD2" w:rsidRDefault="00521C1D" w:rsidP="00515BA1">
      <w:pPr>
        <w:pStyle w:val="Paragraphedeliste"/>
        <w:numPr>
          <w:ilvl w:val="0"/>
          <w:numId w:val="34"/>
        </w:numPr>
        <w:jc w:val="both"/>
        <w:rPr>
          <w:rFonts w:asciiTheme="majorHAnsi" w:hAnsiTheme="majorHAnsi"/>
        </w:rPr>
      </w:pPr>
      <w:r w:rsidRPr="00546BD2">
        <w:rPr>
          <w:rFonts w:asciiTheme="majorHAnsi" w:hAnsiTheme="majorHAnsi"/>
        </w:rPr>
        <w:t xml:space="preserve">The Project Development team, as part of EcoAct Nature Based Solution (NBS) business unit is composed of a group of 7 to 10 members. This team will oversee project development and management and will ensure all future VPAs integration. </w:t>
      </w:r>
    </w:p>
    <w:p w14:paraId="7A7E7918" w14:textId="77777777" w:rsidR="00521C1D" w:rsidRPr="00546BD2" w:rsidRDefault="00521C1D" w:rsidP="00515BA1">
      <w:pPr>
        <w:pStyle w:val="Paragraphedeliste"/>
        <w:numPr>
          <w:ilvl w:val="0"/>
          <w:numId w:val="34"/>
        </w:numPr>
        <w:jc w:val="both"/>
        <w:rPr>
          <w:rFonts w:asciiTheme="majorHAnsi" w:hAnsiTheme="majorHAnsi"/>
        </w:rPr>
      </w:pPr>
      <w:r>
        <w:t xml:space="preserve">A dedicated team of consultants supervised by the Head of Project Development is in charge of performing all the PoA day to day activities as well as maintaining its strategic development on the ground. Regular internal KPI are reported to the management team of EcoAct through internal weekly and a dedicated monthly Steerco which enable an agile and adaptative management of the project. </w:t>
      </w:r>
    </w:p>
    <w:p w14:paraId="60F87C9C" w14:textId="77777777" w:rsidR="00521C1D" w:rsidRDefault="00521C1D" w:rsidP="00521C1D">
      <w:pPr>
        <w:jc w:val="both"/>
        <w:rPr>
          <w:rFonts w:asciiTheme="majorHAnsi" w:hAnsiTheme="majorHAnsi"/>
        </w:rPr>
      </w:pPr>
      <w:r>
        <w:rPr>
          <w:rFonts w:asciiTheme="majorHAnsi" w:hAnsiTheme="majorHAnsi"/>
        </w:rPr>
        <w:t xml:space="preserve">Besides, for each VPA, EcoAct’s personnel involved in the process of including a VPA will be composed of a team that will expand in correlation with the number of projects implemented within the PoA. Typical VPA team will be composed of three types of profiles: </w:t>
      </w:r>
    </w:p>
    <w:p w14:paraId="37D16648" w14:textId="77777777" w:rsidR="00521C1D" w:rsidRDefault="00521C1D" w:rsidP="00515BA1">
      <w:pPr>
        <w:pStyle w:val="Paragraphedeliste"/>
        <w:numPr>
          <w:ilvl w:val="0"/>
          <w:numId w:val="31"/>
        </w:numPr>
        <w:jc w:val="both"/>
        <w:rPr>
          <w:rFonts w:asciiTheme="majorHAnsi" w:hAnsiTheme="majorHAnsi"/>
        </w:rPr>
      </w:pPr>
      <w:r w:rsidRPr="00546BD2">
        <w:rPr>
          <w:rFonts w:asciiTheme="majorHAnsi" w:hAnsiTheme="majorHAnsi"/>
          <w:b/>
          <w:bCs/>
        </w:rPr>
        <w:t>Junior Consultants</w:t>
      </w:r>
      <w:r>
        <w:rPr>
          <w:rFonts w:asciiTheme="majorHAnsi" w:hAnsiTheme="majorHAnsi"/>
        </w:rPr>
        <w:t xml:space="preserve"> with engineering educational background (Master’s degree) and 1 to 2 years’ climate change mitigation projects experience, in charge of data collection and check with project owner. </w:t>
      </w:r>
    </w:p>
    <w:p w14:paraId="774DAA6D" w14:textId="77777777" w:rsidR="00521C1D" w:rsidRDefault="00521C1D" w:rsidP="00515BA1">
      <w:pPr>
        <w:pStyle w:val="Paragraphedeliste"/>
        <w:numPr>
          <w:ilvl w:val="0"/>
          <w:numId w:val="31"/>
        </w:numPr>
        <w:jc w:val="both"/>
        <w:rPr>
          <w:rFonts w:asciiTheme="majorHAnsi" w:hAnsiTheme="majorHAnsi"/>
        </w:rPr>
      </w:pPr>
      <w:r w:rsidRPr="00546BD2">
        <w:rPr>
          <w:rFonts w:asciiTheme="majorHAnsi" w:hAnsiTheme="majorHAnsi"/>
          <w:b/>
          <w:bCs/>
        </w:rPr>
        <w:t>Manager Consultant</w:t>
      </w:r>
      <w:r>
        <w:rPr>
          <w:rFonts w:asciiTheme="majorHAnsi" w:hAnsiTheme="majorHAnsi"/>
        </w:rPr>
        <w:t xml:space="preserve">, with engineering background and more than 5 years’ experience on carbon standard advisory. He/she will draft the VPA-DD and will help implementers to scope projects to better fit in PoA inclusion criteria. </w:t>
      </w:r>
    </w:p>
    <w:p w14:paraId="7990025E" w14:textId="78D72794" w:rsidR="00521C1D" w:rsidRDefault="00521C1D" w:rsidP="00515BA1">
      <w:pPr>
        <w:pStyle w:val="Paragraphedeliste"/>
        <w:numPr>
          <w:ilvl w:val="0"/>
          <w:numId w:val="31"/>
        </w:numPr>
        <w:jc w:val="both"/>
        <w:rPr>
          <w:rFonts w:asciiTheme="majorHAnsi" w:hAnsiTheme="majorHAnsi"/>
        </w:rPr>
      </w:pPr>
      <w:r w:rsidRPr="00546BD2">
        <w:rPr>
          <w:rFonts w:asciiTheme="majorHAnsi" w:hAnsiTheme="majorHAnsi"/>
          <w:b/>
          <w:bCs/>
        </w:rPr>
        <w:t>The Head of Project Development team</w:t>
      </w:r>
      <w:r>
        <w:rPr>
          <w:rFonts w:asciiTheme="majorHAnsi" w:hAnsiTheme="majorHAnsi"/>
        </w:rPr>
        <w:t>, with 10 year</w:t>
      </w:r>
      <w:ins w:id="191" w:author="NIHAR Kumar" w:date="2023-05-25T12:25:00Z">
        <w:r w:rsidR="00F930A5">
          <w:rPr>
            <w:rFonts w:asciiTheme="majorHAnsi" w:hAnsiTheme="majorHAnsi"/>
          </w:rPr>
          <w:t>’</w:t>
        </w:r>
      </w:ins>
      <w:r>
        <w:rPr>
          <w:rFonts w:asciiTheme="majorHAnsi" w:hAnsiTheme="majorHAnsi"/>
        </w:rPr>
        <w:t xml:space="preserve">s experience in climate change advisory and carbon markets, will ensure the proper implementation of </w:t>
      </w:r>
      <w:r>
        <w:rPr>
          <w:rFonts w:asciiTheme="majorHAnsi" w:hAnsiTheme="majorHAnsi"/>
        </w:rPr>
        <w:lastRenderedPageBreak/>
        <w:t xml:space="preserve">the project, launch projects, check KPIs related to the well implementation of the project and review the final draft of VPAs before submitting VPA for validation. </w:t>
      </w:r>
    </w:p>
    <w:p w14:paraId="24B7CA35" w14:textId="77777777" w:rsidR="00521C1D" w:rsidRDefault="00521C1D" w:rsidP="00521C1D">
      <w:pPr>
        <w:jc w:val="both"/>
        <w:rPr>
          <w:rFonts w:asciiTheme="majorHAnsi" w:hAnsiTheme="majorHAnsi"/>
        </w:rPr>
      </w:pPr>
      <w:r>
        <w:rPr>
          <w:rFonts w:asciiTheme="majorHAnsi" w:hAnsiTheme="majorHAnsi"/>
        </w:rPr>
        <w:t xml:space="preserve">It should be noted that EcoAct’s top management team will also review each VPAs and its ex-ante VER calculation sheet and will regularly meet to ensure the good management of the PoA. </w:t>
      </w:r>
    </w:p>
    <w:p w14:paraId="39D5290C" w14:textId="77777777" w:rsidR="00521C1D" w:rsidRDefault="00521C1D" w:rsidP="00521C1D">
      <w:pPr>
        <w:jc w:val="both"/>
        <w:rPr>
          <w:rFonts w:asciiTheme="majorHAnsi" w:hAnsiTheme="majorHAnsi"/>
        </w:rPr>
      </w:pPr>
    </w:p>
    <w:p w14:paraId="41948A60" w14:textId="77777777" w:rsidR="00521C1D" w:rsidRDefault="00521C1D" w:rsidP="00521C1D">
      <w:pPr>
        <w:jc w:val="both"/>
        <w:rPr>
          <w:rFonts w:asciiTheme="majorHAnsi" w:hAnsiTheme="majorHAnsi"/>
        </w:rPr>
      </w:pPr>
      <w:r>
        <w:rPr>
          <w:rFonts w:asciiTheme="majorHAnsi" w:hAnsiTheme="majorHAnsi"/>
        </w:rPr>
        <w:t xml:space="preserve">Besides, all Project Implementers that will develop VPAs and partner with EcoAct to include the PoA will dedicate a focal point who will be in charge to liaise with EcoAct and provide all necessary data, KPIs, and useful information in order to fit VPA with standard requirements and inclusion criteria. This focal point should be experienced with project management and have several years of experience within the organization. This person should be a member of the top management team of the organization to ease decision processes. It EcoAct is working with local Project implementers. </w:t>
      </w:r>
    </w:p>
    <w:p w14:paraId="7A8D569E" w14:textId="77777777" w:rsidR="00521C1D" w:rsidRDefault="00521C1D" w:rsidP="00521C1D">
      <w:pPr>
        <w:jc w:val="both"/>
        <w:rPr>
          <w:rFonts w:asciiTheme="majorHAnsi" w:hAnsiTheme="majorHAnsi"/>
        </w:rPr>
      </w:pPr>
    </w:p>
    <w:p w14:paraId="1B40F21F" w14:textId="77777777" w:rsidR="00521C1D" w:rsidRDefault="00521C1D" w:rsidP="00521C1D">
      <w:pPr>
        <w:jc w:val="both"/>
        <w:rPr>
          <w:rFonts w:asciiTheme="majorHAnsi" w:hAnsiTheme="majorHAnsi"/>
        </w:rPr>
      </w:pPr>
      <w:r>
        <w:rPr>
          <w:rFonts w:asciiTheme="majorHAnsi" w:hAnsiTheme="majorHAnsi"/>
        </w:rPr>
        <w:t>On the Project Implementers scale, each project will have to implement specific organization on the ground to implement all activities related to the project. Table 2 below is an example of the types of organization that EcoAct foresee for the distribution of  devices.</w:t>
      </w:r>
    </w:p>
    <w:p w14:paraId="25955985" w14:textId="5CFE7CBB" w:rsidR="00521C1D" w:rsidRPr="00546BD2" w:rsidRDefault="00521C1D" w:rsidP="00521C1D">
      <w:pPr>
        <w:pStyle w:val="Lgende"/>
        <w:keepNext/>
        <w:rPr>
          <w:sz w:val="22"/>
          <w:szCs w:val="22"/>
        </w:rPr>
      </w:pPr>
      <w:r w:rsidRPr="00546BD2">
        <w:rPr>
          <w:sz w:val="22"/>
          <w:szCs w:val="22"/>
        </w:rPr>
        <w:t xml:space="preserve">Table </w:t>
      </w:r>
      <w:r w:rsidRPr="00546BD2">
        <w:rPr>
          <w:sz w:val="22"/>
          <w:szCs w:val="22"/>
        </w:rPr>
        <w:fldChar w:fldCharType="begin"/>
      </w:r>
      <w:r w:rsidRPr="00546BD2">
        <w:rPr>
          <w:sz w:val="22"/>
          <w:szCs w:val="22"/>
        </w:rPr>
        <w:instrText xml:space="preserve"> SEQ Table \* ARABIC </w:instrText>
      </w:r>
      <w:r w:rsidRPr="00546BD2">
        <w:rPr>
          <w:sz w:val="22"/>
          <w:szCs w:val="22"/>
        </w:rPr>
        <w:fldChar w:fldCharType="separate"/>
      </w:r>
      <w:r w:rsidR="0001567B">
        <w:rPr>
          <w:noProof/>
          <w:sz w:val="22"/>
          <w:szCs w:val="22"/>
        </w:rPr>
        <w:t>1</w:t>
      </w:r>
      <w:r w:rsidRPr="00546BD2">
        <w:rPr>
          <w:noProof/>
          <w:sz w:val="22"/>
          <w:szCs w:val="22"/>
        </w:rPr>
        <w:fldChar w:fldCharType="end"/>
      </w:r>
      <w:r w:rsidRPr="00546BD2">
        <w:rPr>
          <w:sz w:val="22"/>
          <w:szCs w:val="22"/>
        </w:rPr>
        <w:t xml:space="preserve"> Proposed organization for VPAs.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7326"/>
      </w:tblGrid>
      <w:tr w:rsidR="00521C1D" w:rsidRPr="00782421" w14:paraId="76A16F01" w14:textId="77777777" w:rsidTr="0052099C">
        <w:tc>
          <w:tcPr>
            <w:tcW w:w="2245" w:type="dxa"/>
            <w:shd w:val="clear" w:color="auto" w:fill="auto"/>
            <w:vAlign w:val="center"/>
          </w:tcPr>
          <w:p w14:paraId="6D97F704" w14:textId="77777777" w:rsidR="00521C1D" w:rsidRPr="00782421" w:rsidRDefault="00521C1D" w:rsidP="0052099C">
            <w:pPr>
              <w:spacing w:line="276" w:lineRule="auto"/>
              <w:jc w:val="center"/>
              <w:rPr>
                <w:rFonts w:asciiTheme="majorHAnsi" w:hAnsiTheme="majorHAnsi"/>
                <w:b/>
                <w:szCs w:val="22"/>
              </w:rPr>
            </w:pPr>
            <w:r w:rsidRPr="00782421">
              <w:rPr>
                <w:rFonts w:asciiTheme="majorHAnsi" w:hAnsiTheme="majorHAnsi"/>
                <w:b/>
                <w:szCs w:val="22"/>
              </w:rPr>
              <w:t>Position</w:t>
            </w:r>
          </w:p>
        </w:tc>
        <w:tc>
          <w:tcPr>
            <w:tcW w:w="7326" w:type="dxa"/>
            <w:shd w:val="clear" w:color="auto" w:fill="auto"/>
            <w:vAlign w:val="center"/>
          </w:tcPr>
          <w:p w14:paraId="79EC3B07" w14:textId="77777777" w:rsidR="00521C1D" w:rsidRPr="00782421" w:rsidRDefault="00521C1D" w:rsidP="0052099C">
            <w:pPr>
              <w:spacing w:line="276" w:lineRule="auto"/>
              <w:jc w:val="center"/>
              <w:rPr>
                <w:rFonts w:asciiTheme="majorHAnsi" w:hAnsiTheme="majorHAnsi"/>
                <w:b/>
                <w:szCs w:val="22"/>
              </w:rPr>
            </w:pPr>
            <w:r w:rsidRPr="00782421">
              <w:rPr>
                <w:rFonts w:asciiTheme="majorHAnsi" w:hAnsiTheme="majorHAnsi"/>
                <w:b/>
                <w:szCs w:val="22"/>
              </w:rPr>
              <w:t>Description</w:t>
            </w:r>
          </w:p>
        </w:tc>
      </w:tr>
      <w:tr w:rsidR="00521C1D" w:rsidRPr="00782421" w14:paraId="000AE5A0" w14:textId="77777777" w:rsidTr="0052099C">
        <w:trPr>
          <w:trHeight w:val="513"/>
        </w:trPr>
        <w:tc>
          <w:tcPr>
            <w:tcW w:w="2245" w:type="dxa"/>
            <w:shd w:val="clear" w:color="auto" w:fill="auto"/>
            <w:vAlign w:val="center"/>
          </w:tcPr>
          <w:p w14:paraId="2A2C761F" w14:textId="77777777" w:rsidR="00521C1D" w:rsidRPr="00782421" w:rsidRDefault="00521C1D" w:rsidP="0052099C">
            <w:pPr>
              <w:spacing w:line="276" w:lineRule="auto"/>
              <w:rPr>
                <w:rFonts w:asciiTheme="majorHAnsi" w:hAnsiTheme="majorHAnsi"/>
                <w:szCs w:val="22"/>
              </w:rPr>
            </w:pPr>
            <w:r w:rsidRPr="00782421">
              <w:rPr>
                <w:rFonts w:asciiTheme="majorHAnsi" w:hAnsiTheme="majorHAnsi"/>
                <w:szCs w:val="22"/>
              </w:rPr>
              <w:t>Managing Director</w:t>
            </w:r>
          </w:p>
        </w:tc>
        <w:tc>
          <w:tcPr>
            <w:tcW w:w="7326" w:type="dxa"/>
            <w:shd w:val="clear" w:color="auto" w:fill="auto"/>
            <w:vAlign w:val="center"/>
          </w:tcPr>
          <w:p w14:paraId="06BC4760" w14:textId="77777777" w:rsidR="00521C1D" w:rsidRPr="00782421" w:rsidRDefault="00521C1D" w:rsidP="0052099C">
            <w:pPr>
              <w:spacing w:line="276" w:lineRule="auto"/>
              <w:jc w:val="both"/>
              <w:rPr>
                <w:rFonts w:asciiTheme="majorHAnsi" w:hAnsiTheme="majorHAnsi"/>
                <w:szCs w:val="22"/>
              </w:rPr>
            </w:pPr>
            <w:r w:rsidRPr="00782421">
              <w:rPr>
                <w:rFonts w:asciiTheme="majorHAnsi" w:hAnsiTheme="majorHAnsi"/>
                <w:szCs w:val="22"/>
              </w:rPr>
              <w:t>Overall management of the project</w:t>
            </w:r>
          </w:p>
        </w:tc>
      </w:tr>
      <w:tr w:rsidR="00521C1D" w:rsidRPr="00782421" w14:paraId="4DFC9BAB" w14:textId="77777777" w:rsidTr="0052099C">
        <w:trPr>
          <w:trHeight w:val="1255"/>
        </w:trPr>
        <w:tc>
          <w:tcPr>
            <w:tcW w:w="2245" w:type="dxa"/>
            <w:shd w:val="clear" w:color="auto" w:fill="auto"/>
            <w:vAlign w:val="center"/>
          </w:tcPr>
          <w:p w14:paraId="3D17E3FF" w14:textId="77777777" w:rsidR="00521C1D" w:rsidRPr="00782421" w:rsidRDefault="00521C1D" w:rsidP="0052099C">
            <w:pPr>
              <w:spacing w:line="276" w:lineRule="auto"/>
              <w:rPr>
                <w:rFonts w:asciiTheme="majorHAnsi" w:hAnsiTheme="majorHAnsi"/>
                <w:szCs w:val="22"/>
              </w:rPr>
            </w:pPr>
            <w:r w:rsidRPr="00782421">
              <w:rPr>
                <w:rFonts w:asciiTheme="majorHAnsi" w:hAnsiTheme="majorHAnsi"/>
                <w:szCs w:val="22"/>
              </w:rPr>
              <w:t>Project Manager</w:t>
            </w:r>
          </w:p>
        </w:tc>
        <w:tc>
          <w:tcPr>
            <w:tcW w:w="7326" w:type="dxa"/>
            <w:shd w:val="clear" w:color="auto" w:fill="auto"/>
            <w:vAlign w:val="center"/>
          </w:tcPr>
          <w:p w14:paraId="5892824E" w14:textId="77777777" w:rsidR="00521C1D" w:rsidRPr="00782421" w:rsidRDefault="00521C1D" w:rsidP="0052099C">
            <w:pPr>
              <w:spacing w:line="276" w:lineRule="auto"/>
              <w:jc w:val="both"/>
              <w:rPr>
                <w:rFonts w:asciiTheme="majorHAnsi" w:hAnsiTheme="majorHAnsi"/>
                <w:szCs w:val="22"/>
              </w:rPr>
            </w:pPr>
            <w:r w:rsidRPr="00782421">
              <w:rPr>
                <w:rFonts w:asciiTheme="majorHAnsi" w:hAnsiTheme="majorHAnsi"/>
                <w:szCs w:val="22"/>
              </w:rPr>
              <w:t>The project manager oversees implementation of the project. He</w:t>
            </w:r>
            <w:r>
              <w:rPr>
                <w:rFonts w:asciiTheme="majorHAnsi" w:hAnsiTheme="majorHAnsi"/>
                <w:szCs w:val="22"/>
              </w:rPr>
              <w:t>/She</w:t>
            </w:r>
            <w:r w:rsidRPr="00782421">
              <w:rPr>
                <w:rFonts w:asciiTheme="majorHAnsi" w:hAnsiTheme="majorHAnsi"/>
                <w:szCs w:val="22"/>
              </w:rPr>
              <w:t xml:space="preserve"> oversees financial and accounting management and production process coordination reporting. </w:t>
            </w:r>
          </w:p>
          <w:p w14:paraId="079DDB8E" w14:textId="77777777" w:rsidR="00521C1D" w:rsidRPr="00782421" w:rsidRDefault="00521C1D" w:rsidP="0052099C">
            <w:pPr>
              <w:spacing w:line="276" w:lineRule="auto"/>
              <w:jc w:val="both"/>
              <w:rPr>
                <w:rFonts w:asciiTheme="majorHAnsi" w:hAnsiTheme="majorHAnsi"/>
                <w:szCs w:val="22"/>
              </w:rPr>
            </w:pPr>
            <w:r w:rsidRPr="00782421">
              <w:rPr>
                <w:rFonts w:asciiTheme="majorHAnsi" w:hAnsiTheme="majorHAnsi"/>
                <w:szCs w:val="22"/>
              </w:rPr>
              <w:t xml:space="preserve">This person is also responsible for good quality of the stoves </w:t>
            </w:r>
            <w:r>
              <w:rPr>
                <w:rFonts w:asciiTheme="majorHAnsi" w:hAnsiTheme="majorHAnsi"/>
                <w:szCs w:val="22"/>
              </w:rPr>
              <w:t xml:space="preserve">and water systems </w:t>
            </w:r>
            <w:r w:rsidRPr="00782421">
              <w:rPr>
                <w:rFonts w:asciiTheme="majorHAnsi" w:hAnsiTheme="majorHAnsi"/>
                <w:szCs w:val="22"/>
              </w:rPr>
              <w:t>and respect of the production timeline as well as good implementation of the monitoring.</w:t>
            </w:r>
          </w:p>
        </w:tc>
      </w:tr>
      <w:tr w:rsidR="00521C1D" w:rsidRPr="00782421" w14:paraId="3A360D90" w14:textId="77777777" w:rsidTr="0052099C">
        <w:trPr>
          <w:trHeight w:val="319"/>
        </w:trPr>
        <w:tc>
          <w:tcPr>
            <w:tcW w:w="2245" w:type="dxa"/>
            <w:shd w:val="clear" w:color="auto" w:fill="auto"/>
            <w:vAlign w:val="center"/>
          </w:tcPr>
          <w:p w14:paraId="6EECDB17" w14:textId="77777777" w:rsidR="00521C1D" w:rsidRPr="00782421" w:rsidRDefault="00521C1D" w:rsidP="0052099C">
            <w:pPr>
              <w:spacing w:line="276" w:lineRule="auto"/>
              <w:rPr>
                <w:rFonts w:asciiTheme="majorHAnsi" w:hAnsiTheme="majorHAnsi"/>
                <w:szCs w:val="22"/>
              </w:rPr>
            </w:pPr>
            <w:r w:rsidRPr="00782421">
              <w:rPr>
                <w:rFonts w:asciiTheme="majorHAnsi" w:hAnsiTheme="majorHAnsi"/>
                <w:szCs w:val="22"/>
              </w:rPr>
              <w:t>Manufacturer</w:t>
            </w:r>
          </w:p>
        </w:tc>
        <w:tc>
          <w:tcPr>
            <w:tcW w:w="7326" w:type="dxa"/>
            <w:shd w:val="clear" w:color="auto" w:fill="auto"/>
            <w:vAlign w:val="center"/>
          </w:tcPr>
          <w:p w14:paraId="0F9DF7BF" w14:textId="77777777" w:rsidR="00521C1D" w:rsidRPr="00782421" w:rsidRDefault="00521C1D" w:rsidP="0052099C">
            <w:pPr>
              <w:spacing w:line="276" w:lineRule="auto"/>
              <w:jc w:val="both"/>
              <w:rPr>
                <w:rFonts w:asciiTheme="majorHAnsi" w:hAnsiTheme="majorHAnsi"/>
                <w:szCs w:val="22"/>
              </w:rPr>
            </w:pPr>
            <w:r w:rsidRPr="00782421">
              <w:rPr>
                <w:rFonts w:asciiTheme="majorHAnsi" w:hAnsiTheme="majorHAnsi"/>
                <w:szCs w:val="22"/>
              </w:rPr>
              <w:t xml:space="preserve">A company </w:t>
            </w:r>
            <w:r>
              <w:rPr>
                <w:rFonts w:asciiTheme="majorHAnsi" w:hAnsiTheme="majorHAnsi"/>
                <w:szCs w:val="22"/>
              </w:rPr>
              <w:t xml:space="preserve">(preferably local) </w:t>
            </w:r>
            <w:r w:rsidRPr="00782421">
              <w:rPr>
                <w:rFonts w:asciiTheme="majorHAnsi" w:hAnsiTheme="majorHAnsi"/>
                <w:szCs w:val="22"/>
              </w:rPr>
              <w:t>produces the stove</w:t>
            </w:r>
            <w:r>
              <w:rPr>
                <w:rFonts w:asciiTheme="majorHAnsi" w:hAnsiTheme="majorHAnsi"/>
                <w:szCs w:val="22"/>
              </w:rPr>
              <w:t xml:space="preserve"> and / or the water devices</w:t>
            </w:r>
            <w:r w:rsidRPr="00782421">
              <w:rPr>
                <w:rFonts w:asciiTheme="majorHAnsi" w:hAnsiTheme="majorHAnsi"/>
                <w:szCs w:val="22"/>
              </w:rPr>
              <w:t xml:space="preserve"> following the Quality and Safety procedures established by </w:t>
            </w:r>
            <w:r>
              <w:rPr>
                <w:rFonts w:asciiTheme="majorHAnsi" w:hAnsiTheme="majorHAnsi"/>
                <w:szCs w:val="22"/>
              </w:rPr>
              <w:t xml:space="preserve">the Project Implementers following EcoAct guidance. </w:t>
            </w:r>
            <w:r w:rsidRPr="00782421">
              <w:rPr>
                <w:rFonts w:asciiTheme="majorHAnsi" w:hAnsiTheme="majorHAnsi"/>
                <w:szCs w:val="22"/>
              </w:rPr>
              <w:t xml:space="preserve"> </w:t>
            </w:r>
          </w:p>
        </w:tc>
      </w:tr>
      <w:tr w:rsidR="00521C1D" w:rsidRPr="00782421" w14:paraId="5B320B0D" w14:textId="77777777" w:rsidTr="0052099C">
        <w:trPr>
          <w:trHeight w:val="870"/>
        </w:trPr>
        <w:tc>
          <w:tcPr>
            <w:tcW w:w="2245" w:type="dxa"/>
            <w:shd w:val="clear" w:color="auto" w:fill="auto"/>
            <w:vAlign w:val="center"/>
          </w:tcPr>
          <w:p w14:paraId="46B32979" w14:textId="77777777" w:rsidR="00521C1D" w:rsidRPr="00782421" w:rsidRDefault="00521C1D" w:rsidP="0052099C">
            <w:pPr>
              <w:spacing w:line="276" w:lineRule="auto"/>
              <w:rPr>
                <w:rFonts w:asciiTheme="majorHAnsi" w:hAnsiTheme="majorHAnsi"/>
                <w:szCs w:val="22"/>
              </w:rPr>
            </w:pPr>
            <w:r w:rsidRPr="00782421">
              <w:rPr>
                <w:rFonts w:asciiTheme="majorHAnsi" w:hAnsiTheme="majorHAnsi"/>
                <w:szCs w:val="22"/>
              </w:rPr>
              <w:t>Field Coordinators</w:t>
            </w:r>
          </w:p>
        </w:tc>
        <w:tc>
          <w:tcPr>
            <w:tcW w:w="7326" w:type="dxa"/>
            <w:shd w:val="clear" w:color="auto" w:fill="auto"/>
            <w:vAlign w:val="center"/>
          </w:tcPr>
          <w:p w14:paraId="624AF0D4" w14:textId="77777777" w:rsidR="00521C1D" w:rsidRPr="00782421" w:rsidRDefault="00521C1D" w:rsidP="0052099C">
            <w:pPr>
              <w:spacing w:line="276" w:lineRule="auto"/>
              <w:jc w:val="both"/>
              <w:rPr>
                <w:rFonts w:asciiTheme="majorHAnsi" w:hAnsiTheme="majorHAnsi"/>
                <w:szCs w:val="22"/>
              </w:rPr>
            </w:pPr>
            <w:r w:rsidRPr="00782421">
              <w:rPr>
                <w:rFonts w:asciiTheme="majorHAnsi" w:hAnsiTheme="majorHAnsi"/>
                <w:szCs w:val="22"/>
              </w:rPr>
              <w:t>The Field Coordinator is responsible for coordinating the field officers for the mobilization of beneficiaries and distribution</w:t>
            </w:r>
            <w:r>
              <w:rPr>
                <w:rFonts w:asciiTheme="majorHAnsi" w:hAnsiTheme="majorHAnsi"/>
                <w:szCs w:val="22"/>
              </w:rPr>
              <w:t>/installation</w:t>
            </w:r>
            <w:r w:rsidRPr="00782421">
              <w:rPr>
                <w:rFonts w:asciiTheme="majorHAnsi" w:hAnsiTheme="majorHAnsi"/>
                <w:szCs w:val="22"/>
              </w:rPr>
              <w:t xml:space="preserve"> of cookstoves</w:t>
            </w:r>
            <w:r>
              <w:rPr>
                <w:rFonts w:asciiTheme="majorHAnsi" w:hAnsiTheme="majorHAnsi"/>
                <w:szCs w:val="22"/>
              </w:rPr>
              <w:t xml:space="preserve"> and water systems</w:t>
            </w:r>
            <w:r w:rsidRPr="00782421">
              <w:rPr>
                <w:rFonts w:asciiTheme="majorHAnsi" w:hAnsiTheme="majorHAnsi"/>
                <w:szCs w:val="22"/>
              </w:rPr>
              <w:t xml:space="preserve"> in count</w:t>
            </w:r>
            <w:r>
              <w:rPr>
                <w:rFonts w:asciiTheme="majorHAnsi" w:hAnsiTheme="majorHAnsi"/>
                <w:szCs w:val="22"/>
              </w:rPr>
              <w:t>ies</w:t>
            </w:r>
            <w:r w:rsidRPr="00782421">
              <w:rPr>
                <w:rFonts w:asciiTheme="majorHAnsi" w:hAnsiTheme="majorHAnsi"/>
                <w:szCs w:val="22"/>
              </w:rPr>
              <w:t>.</w:t>
            </w:r>
          </w:p>
          <w:p w14:paraId="7005E81A" w14:textId="77777777" w:rsidR="00521C1D" w:rsidRPr="00782421" w:rsidRDefault="00521C1D" w:rsidP="0052099C">
            <w:pPr>
              <w:spacing w:line="276" w:lineRule="auto"/>
              <w:jc w:val="both"/>
              <w:rPr>
                <w:rFonts w:asciiTheme="majorHAnsi" w:hAnsiTheme="majorHAnsi"/>
                <w:szCs w:val="22"/>
              </w:rPr>
            </w:pPr>
          </w:p>
          <w:p w14:paraId="2DA62DA6" w14:textId="77777777" w:rsidR="00521C1D" w:rsidRPr="00782421" w:rsidRDefault="00521C1D" w:rsidP="0052099C">
            <w:pPr>
              <w:spacing w:line="276" w:lineRule="auto"/>
              <w:jc w:val="both"/>
              <w:rPr>
                <w:rFonts w:asciiTheme="majorHAnsi" w:hAnsiTheme="majorHAnsi"/>
                <w:szCs w:val="22"/>
              </w:rPr>
            </w:pPr>
            <w:r w:rsidRPr="00782421">
              <w:rPr>
                <w:rFonts w:asciiTheme="majorHAnsi" w:hAnsiTheme="majorHAnsi"/>
                <w:szCs w:val="22"/>
              </w:rPr>
              <w:t xml:space="preserve">Field Coordinators are also responsible for data quality management of information brought by Field Officers on </w:t>
            </w:r>
            <w:r w:rsidRPr="00782421">
              <w:rPr>
                <w:rFonts w:asciiTheme="majorHAnsi" w:hAnsiTheme="majorHAnsi"/>
                <w:szCs w:val="22"/>
              </w:rPr>
              <w:lastRenderedPageBreak/>
              <w:t>monitoring, repairs</w:t>
            </w:r>
            <w:r>
              <w:rPr>
                <w:rFonts w:asciiTheme="majorHAnsi" w:hAnsiTheme="majorHAnsi"/>
                <w:szCs w:val="22"/>
              </w:rPr>
              <w:t xml:space="preserve"> / maintenance</w:t>
            </w:r>
            <w:r w:rsidRPr="00782421">
              <w:rPr>
                <w:rFonts w:asciiTheme="majorHAnsi" w:hAnsiTheme="majorHAnsi"/>
                <w:szCs w:val="22"/>
              </w:rPr>
              <w:t>, and replacements</w:t>
            </w:r>
            <w:r>
              <w:rPr>
                <w:rFonts w:asciiTheme="majorHAnsi" w:hAnsiTheme="majorHAnsi"/>
                <w:szCs w:val="22"/>
              </w:rPr>
              <w:t xml:space="preserve"> when dealing with filters and stoves. </w:t>
            </w:r>
          </w:p>
        </w:tc>
      </w:tr>
      <w:tr w:rsidR="00521C1D" w:rsidRPr="00782421" w14:paraId="5D2EF70D" w14:textId="77777777" w:rsidTr="0052099C">
        <w:trPr>
          <w:trHeight w:val="1018"/>
        </w:trPr>
        <w:tc>
          <w:tcPr>
            <w:tcW w:w="2245" w:type="dxa"/>
            <w:shd w:val="clear" w:color="auto" w:fill="auto"/>
            <w:vAlign w:val="center"/>
          </w:tcPr>
          <w:p w14:paraId="29DED215" w14:textId="77777777" w:rsidR="00521C1D" w:rsidRPr="00782421" w:rsidRDefault="00521C1D" w:rsidP="0052099C">
            <w:pPr>
              <w:spacing w:line="276" w:lineRule="auto"/>
              <w:rPr>
                <w:rFonts w:asciiTheme="majorHAnsi" w:hAnsiTheme="majorHAnsi"/>
                <w:szCs w:val="22"/>
              </w:rPr>
            </w:pPr>
            <w:r w:rsidRPr="00782421">
              <w:rPr>
                <w:rFonts w:asciiTheme="majorHAnsi" w:hAnsiTheme="majorHAnsi"/>
                <w:szCs w:val="22"/>
              </w:rPr>
              <w:lastRenderedPageBreak/>
              <w:t>Field Officers</w:t>
            </w:r>
          </w:p>
        </w:tc>
        <w:tc>
          <w:tcPr>
            <w:tcW w:w="7326" w:type="dxa"/>
            <w:shd w:val="clear" w:color="auto" w:fill="auto"/>
            <w:vAlign w:val="center"/>
          </w:tcPr>
          <w:p w14:paraId="642E39BB" w14:textId="77777777" w:rsidR="00521C1D" w:rsidRPr="00782421" w:rsidRDefault="00521C1D" w:rsidP="0052099C">
            <w:pPr>
              <w:spacing w:line="276" w:lineRule="auto"/>
              <w:jc w:val="both"/>
              <w:rPr>
                <w:rFonts w:asciiTheme="majorHAnsi" w:hAnsiTheme="majorHAnsi"/>
                <w:szCs w:val="22"/>
              </w:rPr>
            </w:pPr>
            <w:r>
              <w:rPr>
                <w:rFonts w:asciiTheme="majorHAnsi" w:hAnsiTheme="majorHAnsi"/>
                <w:szCs w:val="22"/>
              </w:rPr>
              <w:t>F</w:t>
            </w:r>
            <w:r w:rsidRPr="00782421">
              <w:rPr>
                <w:rFonts w:asciiTheme="majorHAnsi" w:hAnsiTheme="majorHAnsi"/>
                <w:szCs w:val="22"/>
              </w:rPr>
              <w:t>ield officers track stove</w:t>
            </w:r>
            <w:r>
              <w:rPr>
                <w:rFonts w:asciiTheme="majorHAnsi" w:hAnsiTheme="majorHAnsi"/>
                <w:szCs w:val="22"/>
              </w:rPr>
              <w:t xml:space="preserve">s distribution and monitoring. </w:t>
            </w:r>
          </w:p>
          <w:p w14:paraId="5C69AD6C" w14:textId="77777777" w:rsidR="00521C1D" w:rsidRPr="00782421" w:rsidRDefault="00521C1D" w:rsidP="0052099C">
            <w:pPr>
              <w:spacing w:line="276" w:lineRule="auto"/>
              <w:jc w:val="both"/>
              <w:rPr>
                <w:rFonts w:asciiTheme="majorHAnsi" w:hAnsiTheme="majorHAnsi"/>
                <w:szCs w:val="22"/>
              </w:rPr>
            </w:pPr>
            <w:r w:rsidRPr="00782421">
              <w:rPr>
                <w:rFonts w:asciiTheme="majorHAnsi" w:hAnsiTheme="majorHAnsi"/>
                <w:szCs w:val="22"/>
              </w:rPr>
              <w:t xml:space="preserve">Each field officer is helped by the ambassadors for two days per week. </w:t>
            </w:r>
          </w:p>
        </w:tc>
      </w:tr>
      <w:tr w:rsidR="00521C1D" w:rsidRPr="00782421" w14:paraId="1DD736D3" w14:textId="77777777" w:rsidTr="0052099C">
        <w:trPr>
          <w:trHeight w:val="445"/>
        </w:trPr>
        <w:tc>
          <w:tcPr>
            <w:tcW w:w="2245" w:type="dxa"/>
            <w:shd w:val="clear" w:color="auto" w:fill="auto"/>
            <w:vAlign w:val="center"/>
          </w:tcPr>
          <w:p w14:paraId="6DC8A05C" w14:textId="77777777" w:rsidR="00521C1D" w:rsidRPr="00782421" w:rsidRDefault="00521C1D" w:rsidP="0052099C">
            <w:pPr>
              <w:spacing w:line="276" w:lineRule="auto"/>
              <w:rPr>
                <w:rFonts w:asciiTheme="majorHAnsi" w:hAnsiTheme="majorHAnsi"/>
                <w:szCs w:val="22"/>
              </w:rPr>
            </w:pPr>
            <w:r w:rsidRPr="00782421">
              <w:rPr>
                <w:rFonts w:asciiTheme="majorHAnsi" w:hAnsiTheme="majorHAnsi"/>
                <w:szCs w:val="22"/>
              </w:rPr>
              <w:t>Ambassadors</w:t>
            </w:r>
          </w:p>
        </w:tc>
        <w:tc>
          <w:tcPr>
            <w:tcW w:w="7326" w:type="dxa"/>
            <w:shd w:val="clear" w:color="auto" w:fill="auto"/>
            <w:vAlign w:val="center"/>
          </w:tcPr>
          <w:p w14:paraId="44BCE62D" w14:textId="77777777" w:rsidR="00521C1D" w:rsidRPr="00782421" w:rsidRDefault="00521C1D" w:rsidP="0052099C">
            <w:pPr>
              <w:spacing w:line="276" w:lineRule="auto"/>
              <w:jc w:val="both"/>
              <w:rPr>
                <w:rFonts w:asciiTheme="majorHAnsi" w:hAnsiTheme="majorHAnsi"/>
                <w:szCs w:val="22"/>
              </w:rPr>
            </w:pPr>
            <w:r w:rsidRPr="00782421">
              <w:rPr>
                <w:rFonts w:asciiTheme="majorHAnsi" w:hAnsiTheme="majorHAnsi"/>
                <w:szCs w:val="22"/>
              </w:rPr>
              <w:t xml:space="preserve">Ambassadors are helping the field officers in project mobilization, organization of meetings, identification of potential beneficiaries and distribution </w:t>
            </w:r>
            <w:r>
              <w:rPr>
                <w:rFonts w:asciiTheme="majorHAnsi" w:hAnsiTheme="majorHAnsi"/>
                <w:szCs w:val="22"/>
              </w:rPr>
              <w:t>of devices</w:t>
            </w:r>
            <w:r w:rsidRPr="00782421">
              <w:rPr>
                <w:rFonts w:asciiTheme="majorHAnsi" w:hAnsiTheme="majorHAnsi"/>
                <w:szCs w:val="22"/>
              </w:rPr>
              <w:t>.</w:t>
            </w:r>
            <w:r>
              <w:rPr>
                <w:rFonts w:asciiTheme="majorHAnsi" w:hAnsiTheme="majorHAnsi"/>
                <w:szCs w:val="22"/>
              </w:rPr>
              <w:t xml:space="preserve"> </w:t>
            </w:r>
          </w:p>
        </w:tc>
      </w:tr>
    </w:tbl>
    <w:p w14:paraId="645EF466" w14:textId="77777777" w:rsidR="00521C1D" w:rsidRDefault="00521C1D" w:rsidP="00521C1D">
      <w:pPr>
        <w:jc w:val="both"/>
        <w:rPr>
          <w:rFonts w:asciiTheme="majorHAnsi" w:hAnsiTheme="majorHAnsi"/>
        </w:rPr>
      </w:pPr>
    </w:p>
    <w:p w14:paraId="29D2CC4A" w14:textId="77777777" w:rsidR="00521C1D" w:rsidRDefault="00521C1D" w:rsidP="00521C1D">
      <w:pPr>
        <w:keepNext/>
        <w:spacing w:line="276" w:lineRule="auto"/>
        <w:jc w:val="center"/>
      </w:pPr>
      <w:r>
        <w:rPr>
          <w:rFonts w:asciiTheme="majorHAnsi" w:hAnsiTheme="majorHAnsi"/>
          <w:noProof/>
          <w:szCs w:val="22"/>
          <w:lang w:val="en-IN" w:eastAsia="en-IN" w:bidi="ta-IN"/>
        </w:rPr>
        <w:drawing>
          <wp:inline distT="0" distB="0" distL="0" distR="0" wp14:anchorId="053002E3" wp14:editId="1DEB8486">
            <wp:extent cx="4623094" cy="3737113"/>
            <wp:effectExtent l="0" t="0" r="635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32660" cy="3744845"/>
                    </a:xfrm>
                    <a:prstGeom prst="rect">
                      <a:avLst/>
                    </a:prstGeom>
                    <a:noFill/>
                  </pic:spPr>
                </pic:pic>
              </a:graphicData>
            </a:graphic>
          </wp:inline>
        </w:drawing>
      </w:r>
    </w:p>
    <w:p w14:paraId="16F4078E" w14:textId="228C9B98" w:rsidR="00521C1D" w:rsidRPr="00546BD2" w:rsidRDefault="00521C1D" w:rsidP="00521C1D">
      <w:pPr>
        <w:jc w:val="both"/>
        <w:rPr>
          <w:iCs/>
          <w:color w:val="323232" w:themeColor="text2"/>
          <w:szCs w:val="22"/>
        </w:rPr>
      </w:pPr>
      <w:r w:rsidRPr="00546BD2">
        <w:rPr>
          <w:iCs/>
          <w:color w:val="323232" w:themeColor="text2"/>
          <w:szCs w:val="22"/>
        </w:rPr>
        <w:t xml:space="preserve">Figure </w:t>
      </w:r>
      <w:r w:rsidRPr="00546BD2">
        <w:rPr>
          <w:iCs/>
          <w:color w:val="323232" w:themeColor="text2"/>
          <w:szCs w:val="22"/>
        </w:rPr>
        <w:fldChar w:fldCharType="begin"/>
      </w:r>
      <w:r w:rsidRPr="00546BD2">
        <w:rPr>
          <w:iCs/>
          <w:color w:val="323232" w:themeColor="text2"/>
          <w:szCs w:val="22"/>
        </w:rPr>
        <w:instrText xml:space="preserve"> SEQ Figure \* ARABIC </w:instrText>
      </w:r>
      <w:r w:rsidRPr="00546BD2">
        <w:rPr>
          <w:iCs/>
          <w:color w:val="323232" w:themeColor="text2"/>
          <w:szCs w:val="22"/>
        </w:rPr>
        <w:fldChar w:fldCharType="separate"/>
      </w:r>
      <w:r w:rsidR="0001567B">
        <w:rPr>
          <w:iCs/>
          <w:noProof/>
          <w:color w:val="323232" w:themeColor="text2"/>
          <w:szCs w:val="22"/>
        </w:rPr>
        <w:t>3</w:t>
      </w:r>
      <w:r w:rsidRPr="00546BD2">
        <w:rPr>
          <w:iCs/>
          <w:color w:val="323232" w:themeColor="text2"/>
          <w:szCs w:val="22"/>
        </w:rPr>
        <w:fldChar w:fldCharType="end"/>
      </w:r>
      <w:r w:rsidRPr="00546BD2">
        <w:rPr>
          <w:iCs/>
          <w:color w:val="323232" w:themeColor="text2"/>
          <w:szCs w:val="22"/>
        </w:rPr>
        <w:t xml:space="preserve"> Example of organizational chart for at VPA scale</w:t>
      </w:r>
    </w:p>
    <w:p w14:paraId="2AD28FCE" w14:textId="77777777" w:rsidR="00521C1D" w:rsidRPr="00546BD2" w:rsidRDefault="00521C1D" w:rsidP="00515BA1">
      <w:pPr>
        <w:pStyle w:val="Paragraphedeliste"/>
        <w:numPr>
          <w:ilvl w:val="0"/>
          <w:numId w:val="32"/>
        </w:numPr>
        <w:jc w:val="both"/>
        <w:rPr>
          <w:rFonts w:ascii="Avenir Book" w:hAnsi="Avenir Book"/>
        </w:rPr>
      </w:pPr>
      <w:r w:rsidRPr="00546BD2">
        <w:rPr>
          <w:rFonts w:asciiTheme="majorHAnsi" w:hAnsiTheme="majorHAnsi"/>
          <w:b/>
          <w:bCs/>
        </w:rPr>
        <w:t xml:space="preserve">Records of arrangements for training and capacity development for personnel. </w:t>
      </w:r>
    </w:p>
    <w:p w14:paraId="6AE394AB" w14:textId="77777777" w:rsidR="00521C1D" w:rsidRDefault="00521C1D" w:rsidP="00521C1D">
      <w:pPr>
        <w:jc w:val="both"/>
        <w:rPr>
          <w:rFonts w:asciiTheme="majorHAnsi" w:hAnsiTheme="majorHAnsi"/>
        </w:rPr>
      </w:pPr>
      <w:r w:rsidRPr="00241B10">
        <w:rPr>
          <w:rFonts w:asciiTheme="majorHAnsi" w:hAnsiTheme="majorHAnsi"/>
        </w:rPr>
        <w:t xml:space="preserve">In partnership with community leaders, NGOs and other local community organizations, the Project Implementer will initiate a training procedure to ensure that </w:t>
      </w:r>
      <w:r>
        <w:rPr>
          <w:rFonts w:asciiTheme="majorHAnsi" w:hAnsiTheme="majorHAnsi"/>
        </w:rPr>
        <w:t>endusers</w:t>
      </w:r>
      <w:r w:rsidRPr="00241B10">
        <w:rPr>
          <w:rFonts w:asciiTheme="majorHAnsi" w:hAnsiTheme="majorHAnsi"/>
        </w:rPr>
        <w:t>/recipients understand the benefits of the technology</w:t>
      </w:r>
      <w:r>
        <w:rPr>
          <w:rFonts w:asciiTheme="majorHAnsi" w:hAnsiTheme="majorHAnsi"/>
        </w:rPr>
        <w:t xml:space="preserve">, that </w:t>
      </w:r>
      <w:r w:rsidRPr="00241B10">
        <w:rPr>
          <w:rFonts w:asciiTheme="majorHAnsi" w:hAnsiTheme="majorHAnsi"/>
        </w:rPr>
        <w:t xml:space="preserve">cultural issues are addressed, and </w:t>
      </w:r>
      <w:r>
        <w:rPr>
          <w:rFonts w:asciiTheme="majorHAnsi" w:hAnsiTheme="majorHAnsi"/>
        </w:rPr>
        <w:t xml:space="preserve">that </w:t>
      </w:r>
      <w:r w:rsidRPr="00241B10">
        <w:rPr>
          <w:rFonts w:asciiTheme="majorHAnsi" w:hAnsiTheme="majorHAnsi"/>
        </w:rPr>
        <w:t>users are trained in the optimal use of the equipment. Training campaigns for each project type will be carried out</w:t>
      </w:r>
      <w:r>
        <w:rPr>
          <w:rFonts w:asciiTheme="majorHAnsi" w:hAnsiTheme="majorHAnsi"/>
        </w:rPr>
        <w:t xml:space="preserve"> at VPA levels. </w:t>
      </w:r>
    </w:p>
    <w:p w14:paraId="37CB6539" w14:textId="77777777" w:rsidR="00521C1D" w:rsidRDefault="00521C1D" w:rsidP="00521C1D">
      <w:pPr>
        <w:jc w:val="both"/>
        <w:rPr>
          <w:rFonts w:asciiTheme="majorHAnsi" w:hAnsiTheme="majorHAnsi"/>
        </w:rPr>
      </w:pPr>
    </w:p>
    <w:p w14:paraId="10F7145A" w14:textId="77777777" w:rsidR="00521C1D" w:rsidRDefault="00521C1D" w:rsidP="00521C1D">
      <w:pPr>
        <w:jc w:val="both"/>
        <w:rPr>
          <w:rFonts w:asciiTheme="majorHAnsi" w:hAnsiTheme="majorHAnsi"/>
        </w:rPr>
      </w:pPr>
      <w:r>
        <w:rPr>
          <w:rFonts w:asciiTheme="majorHAnsi" w:hAnsiTheme="majorHAnsi"/>
        </w:rPr>
        <w:t xml:space="preserve">While the design of these trainings will be proposed and supervised by EcoAct, the performing will be jointly organized by local NGOs and targeted to project implementers’ personal and / or beneficiaries when necessary (eg. For hygiene capacity building </w:t>
      </w:r>
      <w:r>
        <w:rPr>
          <w:rFonts w:asciiTheme="majorHAnsi" w:hAnsiTheme="majorHAnsi"/>
        </w:rPr>
        <w:lastRenderedPageBreak/>
        <w:t xml:space="preserve">related to water projects). These trainings shall follow mandatory requirements from Good Practice Monitoring Requirements. Therefore, Project Implementers, with the help of EcoAct will: </w:t>
      </w:r>
    </w:p>
    <w:p w14:paraId="71D46F99" w14:textId="77777777" w:rsidR="00521C1D" w:rsidRPr="00794D42" w:rsidRDefault="00521C1D" w:rsidP="00515BA1">
      <w:pPr>
        <w:pStyle w:val="Paragraphedeliste"/>
        <w:numPr>
          <w:ilvl w:val="0"/>
          <w:numId w:val="31"/>
        </w:numPr>
        <w:jc w:val="both"/>
        <w:rPr>
          <w:rFonts w:asciiTheme="majorHAnsi" w:hAnsiTheme="majorHAnsi"/>
        </w:rPr>
      </w:pPr>
      <w:r w:rsidRPr="00546BD2">
        <w:rPr>
          <w:rFonts w:asciiTheme="majorHAnsi" w:hAnsiTheme="majorHAnsi"/>
          <w:b/>
          <w:bCs/>
        </w:rPr>
        <w:t>Perform Field Team Training and Supervision:</w:t>
      </w:r>
      <w:r w:rsidRPr="004D0878">
        <w:rPr>
          <w:rFonts w:asciiTheme="majorHAnsi" w:hAnsiTheme="majorHAnsi"/>
        </w:rPr>
        <w:t xml:space="preserve"> Project implementer undertakes training workshops for Field Officers to undertake surveys. </w:t>
      </w:r>
    </w:p>
    <w:p w14:paraId="7DCA358B" w14:textId="77777777" w:rsidR="00521C1D" w:rsidRPr="00794D42" w:rsidRDefault="00521C1D" w:rsidP="00515BA1">
      <w:pPr>
        <w:pStyle w:val="Paragraphedeliste"/>
        <w:numPr>
          <w:ilvl w:val="0"/>
          <w:numId w:val="31"/>
        </w:numPr>
        <w:jc w:val="both"/>
        <w:rPr>
          <w:rFonts w:asciiTheme="majorHAnsi" w:hAnsiTheme="majorHAnsi"/>
        </w:rPr>
      </w:pPr>
      <w:r w:rsidRPr="00546BD2">
        <w:rPr>
          <w:rFonts w:asciiTheme="majorHAnsi" w:hAnsiTheme="majorHAnsi"/>
          <w:b/>
          <w:bCs/>
        </w:rPr>
        <w:t>Train end user and realize follow up visits:</w:t>
      </w:r>
      <w:r w:rsidRPr="004D0878">
        <w:rPr>
          <w:rFonts w:asciiTheme="majorHAnsi" w:hAnsiTheme="majorHAnsi"/>
        </w:rPr>
        <w:t xml:space="preserve"> </w:t>
      </w:r>
      <w:r>
        <w:rPr>
          <w:rFonts w:asciiTheme="majorHAnsi" w:hAnsiTheme="majorHAnsi"/>
        </w:rPr>
        <w:t>C</w:t>
      </w:r>
      <w:r w:rsidRPr="004D0878">
        <w:rPr>
          <w:rFonts w:asciiTheme="majorHAnsi" w:hAnsiTheme="majorHAnsi"/>
        </w:rPr>
        <w:t xml:space="preserve">ontinuous monitoring undertaken by Field Officers ensures that end users understand how to use their devices properly, following the training during the sale / distribution of the devices. </w:t>
      </w:r>
    </w:p>
    <w:p w14:paraId="5175042A" w14:textId="77777777" w:rsidR="00521C1D" w:rsidRPr="004D0878" w:rsidRDefault="00521C1D" w:rsidP="00515BA1">
      <w:pPr>
        <w:pStyle w:val="Paragraphedeliste"/>
        <w:numPr>
          <w:ilvl w:val="0"/>
          <w:numId w:val="31"/>
        </w:numPr>
        <w:jc w:val="both"/>
        <w:rPr>
          <w:rFonts w:asciiTheme="majorHAnsi" w:hAnsiTheme="majorHAnsi"/>
        </w:rPr>
      </w:pPr>
      <w:r w:rsidRPr="00546BD2">
        <w:rPr>
          <w:rFonts w:asciiTheme="majorHAnsi" w:hAnsiTheme="majorHAnsi"/>
          <w:b/>
          <w:bCs/>
        </w:rPr>
        <w:t>Perform awareness campaigns:</w:t>
      </w:r>
      <w:r w:rsidRPr="004D0878">
        <w:rPr>
          <w:rFonts w:asciiTheme="majorHAnsi" w:hAnsiTheme="majorHAnsi"/>
        </w:rPr>
        <w:t xml:space="preserve"> Beyond monitoring visits, Project Implementers shall set up group awareness campaigns on the importance of climate change, how the technology helps flight climate change, and how ensuring best practice in use ensures a most optimal use of the stove, filters, and any above-mentioned technologies. </w:t>
      </w:r>
    </w:p>
    <w:p w14:paraId="112DA40A" w14:textId="77777777" w:rsidR="00521C1D" w:rsidRDefault="00521C1D" w:rsidP="00521C1D">
      <w:pPr>
        <w:jc w:val="both"/>
        <w:rPr>
          <w:rFonts w:asciiTheme="majorHAnsi" w:hAnsiTheme="majorHAnsi"/>
        </w:rPr>
      </w:pPr>
      <w:r>
        <w:rPr>
          <w:rFonts w:asciiTheme="majorHAnsi" w:hAnsiTheme="majorHAnsi"/>
        </w:rPr>
        <w:t>Finally, EcoAct will perform regular internal trainings on different aspects of the project to maintain its knowledge at its best for issues related to the project such as intercultural management, project managements, gender mainstreaming, BoP economics, etc.</w:t>
      </w:r>
    </w:p>
    <w:p w14:paraId="1EFAD2E0" w14:textId="77777777" w:rsidR="00521C1D" w:rsidRPr="008712BA" w:rsidRDefault="00521C1D" w:rsidP="00521C1D">
      <w:pPr>
        <w:pStyle w:val="SDMTableBoxParaNotNumbered"/>
        <w:spacing w:line="360" w:lineRule="auto"/>
        <w:jc w:val="both"/>
      </w:pPr>
      <w:r w:rsidRPr="00467997">
        <w:rPr>
          <w:rFonts w:asciiTheme="majorHAnsi" w:eastAsiaTheme="minorHAnsi" w:hAnsiTheme="majorHAnsi" w:cs="Times New Roman (Body CS)"/>
          <w:color w:val="4D4D4C"/>
          <w:sz w:val="22"/>
          <w:szCs w:val="24"/>
          <w:lang w:val="en-US" w:eastAsia="en-US"/>
          <w14:cntxtAlts/>
        </w:rPr>
        <w:t xml:space="preserve">The number of </w:t>
      </w:r>
      <w:r>
        <w:rPr>
          <w:rFonts w:asciiTheme="majorHAnsi" w:eastAsiaTheme="minorHAnsi" w:hAnsiTheme="majorHAnsi" w:cs="Times New Roman (Body CS)"/>
          <w:color w:val="4D4D4C"/>
          <w:sz w:val="22"/>
          <w:szCs w:val="24"/>
          <w:lang w:val="en-US" w:eastAsia="en-US"/>
          <w14:cntxtAlts/>
        </w:rPr>
        <w:t>attendants</w:t>
      </w:r>
      <w:r w:rsidRPr="00467997">
        <w:rPr>
          <w:rFonts w:asciiTheme="majorHAnsi" w:eastAsiaTheme="minorHAnsi" w:hAnsiTheme="majorHAnsi" w:cs="Times New Roman (Body CS)"/>
          <w:color w:val="4D4D4C"/>
          <w:sz w:val="22"/>
          <w:szCs w:val="24"/>
          <w:lang w:val="en-US" w:eastAsia="en-US"/>
          <w14:cntxtAlts/>
        </w:rPr>
        <w:t xml:space="preserve"> (ambassadors, field officers, and beneficiaries) </w:t>
      </w:r>
      <w:r>
        <w:rPr>
          <w:rFonts w:asciiTheme="majorHAnsi" w:eastAsiaTheme="minorHAnsi" w:hAnsiTheme="majorHAnsi" w:cs="Times New Roman (Body CS)"/>
          <w:color w:val="4D4D4C"/>
          <w:sz w:val="22"/>
          <w:szCs w:val="24"/>
          <w:lang w:val="en-US" w:eastAsia="en-US"/>
          <w14:cntxtAlts/>
        </w:rPr>
        <w:t xml:space="preserve">will be </w:t>
      </w:r>
      <w:r w:rsidRPr="00467997">
        <w:rPr>
          <w:rFonts w:asciiTheme="majorHAnsi" w:eastAsiaTheme="minorHAnsi" w:hAnsiTheme="majorHAnsi" w:cs="Times New Roman (Body CS)"/>
          <w:color w:val="4D4D4C"/>
          <w:sz w:val="22"/>
          <w:szCs w:val="24"/>
          <w:lang w:val="en-US" w:eastAsia="en-US"/>
          <w14:cntxtAlts/>
        </w:rPr>
        <w:t xml:space="preserve">kept through training attendance lists. These </w:t>
      </w:r>
      <w:r>
        <w:rPr>
          <w:rFonts w:asciiTheme="majorHAnsi" w:eastAsiaTheme="minorHAnsi" w:hAnsiTheme="majorHAnsi" w:cs="Times New Roman (Body CS)"/>
          <w:color w:val="4D4D4C"/>
          <w:sz w:val="22"/>
          <w:szCs w:val="24"/>
          <w:lang w:val="en-US" w:eastAsia="en-US"/>
          <w14:cntxtAlts/>
        </w:rPr>
        <w:t>will be</w:t>
      </w:r>
      <w:r w:rsidRPr="00467997">
        <w:rPr>
          <w:rFonts w:asciiTheme="majorHAnsi" w:eastAsiaTheme="minorHAnsi" w:hAnsiTheme="majorHAnsi" w:cs="Times New Roman (Body CS)"/>
          <w:color w:val="4D4D4C"/>
          <w:sz w:val="22"/>
          <w:szCs w:val="24"/>
          <w:lang w:val="en-US" w:eastAsia="en-US"/>
          <w14:cntxtAlts/>
        </w:rPr>
        <w:t xml:space="preserve"> kept and counted. </w:t>
      </w:r>
    </w:p>
    <w:p w14:paraId="17789A8B" w14:textId="77777777" w:rsidR="00521C1D" w:rsidRPr="00546BD2" w:rsidRDefault="00521C1D" w:rsidP="00515BA1">
      <w:pPr>
        <w:pStyle w:val="Paragraphedeliste"/>
        <w:numPr>
          <w:ilvl w:val="0"/>
          <w:numId w:val="32"/>
        </w:numPr>
        <w:jc w:val="both"/>
        <w:rPr>
          <w:rFonts w:asciiTheme="majorHAnsi" w:hAnsiTheme="majorHAnsi"/>
        </w:rPr>
      </w:pPr>
      <w:r w:rsidRPr="00546BD2">
        <w:rPr>
          <w:rFonts w:asciiTheme="majorHAnsi" w:hAnsiTheme="majorHAnsi"/>
          <w:b/>
          <w:bCs/>
        </w:rPr>
        <w:t xml:space="preserve">A procedure for technical review of inclusion of VPAs. </w:t>
      </w:r>
    </w:p>
    <w:p w14:paraId="08CD7EB2" w14:textId="77777777" w:rsidR="00521C1D" w:rsidRDefault="00521C1D" w:rsidP="00521C1D">
      <w:pPr>
        <w:jc w:val="both"/>
        <w:rPr>
          <w:rFonts w:asciiTheme="majorHAnsi" w:hAnsiTheme="majorHAnsi"/>
        </w:rPr>
      </w:pPr>
      <w:r>
        <w:rPr>
          <w:rFonts w:asciiTheme="majorHAnsi" w:hAnsiTheme="majorHAnsi"/>
        </w:rPr>
        <w:t xml:space="preserve">Each VPA will go through a stepwise process including: </w:t>
      </w:r>
    </w:p>
    <w:p w14:paraId="4E822EFB" w14:textId="77777777" w:rsidR="00521C1D" w:rsidRDefault="00521C1D" w:rsidP="00515BA1">
      <w:pPr>
        <w:pStyle w:val="Paragraphedeliste"/>
        <w:numPr>
          <w:ilvl w:val="0"/>
          <w:numId w:val="33"/>
        </w:numPr>
        <w:jc w:val="both"/>
        <w:rPr>
          <w:rFonts w:asciiTheme="majorHAnsi" w:hAnsiTheme="majorHAnsi"/>
        </w:rPr>
      </w:pPr>
      <w:r>
        <w:rPr>
          <w:rFonts w:asciiTheme="majorHAnsi" w:hAnsiTheme="majorHAnsi"/>
        </w:rPr>
        <w:t xml:space="preserve">The performance by EcoAct of a meticulous due diligence on the Project Implementers and its project that encompasses political, social, and business risks, check on its fitness with the methodology criteria, technical skills, environmental due diligence, associated with a first emission reduction analysis; </w:t>
      </w:r>
    </w:p>
    <w:p w14:paraId="7351357D" w14:textId="77777777" w:rsidR="00521C1D" w:rsidRDefault="00521C1D" w:rsidP="00515BA1">
      <w:pPr>
        <w:pStyle w:val="Paragraphedeliste"/>
        <w:numPr>
          <w:ilvl w:val="0"/>
          <w:numId w:val="33"/>
        </w:numPr>
        <w:jc w:val="both"/>
        <w:rPr>
          <w:rFonts w:asciiTheme="majorHAnsi" w:hAnsiTheme="majorHAnsi"/>
        </w:rPr>
      </w:pPr>
      <w:r>
        <w:rPr>
          <w:rFonts w:asciiTheme="majorHAnsi" w:hAnsiTheme="majorHAnsi"/>
        </w:rPr>
        <w:t xml:space="preserve">The draft of a first VPA-DD with inclusion criteria by the Project development team in close collaboration with local teams. </w:t>
      </w:r>
    </w:p>
    <w:p w14:paraId="0D7DE23E" w14:textId="77777777" w:rsidR="00521C1D" w:rsidRDefault="00521C1D" w:rsidP="00515BA1">
      <w:pPr>
        <w:pStyle w:val="Paragraphedeliste"/>
        <w:numPr>
          <w:ilvl w:val="0"/>
          <w:numId w:val="33"/>
        </w:numPr>
        <w:jc w:val="both"/>
        <w:rPr>
          <w:rFonts w:asciiTheme="majorHAnsi" w:hAnsiTheme="majorHAnsi"/>
        </w:rPr>
      </w:pPr>
      <w:r>
        <w:rPr>
          <w:rFonts w:asciiTheme="majorHAnsi" w:hAnsiTheme="majorHAnsi"/>
        </w:rPr>
        <w:t xml:space="preserve">The review of the draft in its most finalized version by the Head of Project Development team and iteration with management and project proponent focal point until that finalized document can be presented to top management. </w:t>
      </w:r>
    </w:p>
    <w:p w14:paraId="315D124E" w14:textId="77777777" w:rsidR="00521C1D" w:rsidRDefault="00521C1D" w:rsidP="00515BA1">
      <w:pPr>
        <w:pStyle w:val="Paragraphedeliste"/>
        <w:numPr>
          <w:ilvl w:val="0"/>
          <w:numId w:val="33"/>
        </w:numPr>
        <w:jc w:val="both"/>
        <w:rPr>
          <w:rFonts w:asciiTheme="majorHAnsi" w:hAnsiTheme="majorHAnsi"/>
        </w:rPr>
      </w:pPr>
      <w:r>
        <w:rPr>
          <w:rFonts w:asciiTheme="majorHAnsi" w:hAnsiTheme="majorHAnsi"/>
        </w:rPr>
        <w:t xml:space="preserve">A final review by the top management of both organizations before starting the whole validation process. </w:t>
      </w:r>
    </w:p>
    <w:p w14:paraId="5A941380" w14:textId="77777777" w:rsidR="00521C1D" w:rsidRDefault="00521C1D" w:rsidP="00521C1D">
      <w:pPr>
        <w:pStyle w:val="Paragraphedeliste"/>
        <w:jc w:val="both"/>
        <w:rPr>
          <w:rFonts w:asciiTheme="majorHAnsi" w:hAnsiTheme="majorHAnsi"/>
        </w:rPr>
      </w:pPr>
      <w:r>
        <w:rPr>
          <w:rFonts w:asciiTheme="majorHAnsi" w:hAnsiTheme="majorHAnsi"/>
        </w:rPr>
        <w:lastRenderedPageBreak/>
        <w:t xml:space="preserve">During the validation and then Verification steps, EcoAct’s Project Development team will be in charge of submitting documents and responding to questions and comments from VVBs and the Gold Standard if any. </w:t>
      </w:r>
    </w:p>
    <w:p w14:paraId="7DBCF52E" w14:textId="77777777" w:rsidR="00521C1D" w:rsidRPr="00546BD2" w:rsidRDefault="00521C1D" w:rsidP="00521C1D">
      <w:pPr>
        <w:pStyle w:val="Paragraphedeliste"/>
        <w:jc w:val="both"/>
        <w:rPr>
          <w:rFonts w:asciiTheme="majorHAnsi" w:hAnsiTheme="majorHAnsi"/>
        </w:rPr>
      </w:pPr>
    </w:p>
    <w:p w14:paraId="5516E430" w14:textId="77777777" w:rsidR="00521C1D" w:rsidRPr="00546BD2" w:rsidRDefault="00521C1D" w:rsidP="00515BA1">
      <w:pPr>
        <w:pStyle w:val="Paragraphedeliste"/>
        <w:numPr>
          <w:ilvl w:val="0"/>
          <w:numId w:val="32"/>
        </w:numPr>
        <w:jc w:val="both"/>
        <w:rPr>
          <w:rFonts w:asciiTheme="majorHAnsi" w:hAnsiTheme="majorHAnsi"/>
        </w:rPr>
      </w:pPr>
      <w:r w:rsidRPr="00546BD2">
        <w:rPr>
          <w:rFonts w:asciiTheme="majorHAnsi" w:hAnsiTheme="majorHAnsi"/>
          <w:b/>
          <w:bCs/>
        </w:rPr>
        <w:t xml:space="preserve">A procedure to avoid double counting (e.g. to avoid the case of including a new VPA that has already been registered either as a CDM project activity or included as a VPA in another registered CDM PoA); </w:t>
      </w:r>
    </w:p>
    <w:p w14:paraId="6A3CF6A7" w14:textId="77777777" w:rsidR="00521C1D" w:rsidRDefault="00521C1D" w:rsidP="00521C1D">
      <w:pPr>
        <w:jc w:val="both"/>
        <w:rPr>
          <w:rFonts w:asciiTheme="majorHAnsi" w:hAnsiTheme="majorHAnsi"/>
        </w:rPr>
      </w:pPr>
      <w:r>
        <w:rPr>
          <w:rFonts w:asciiTheme="majorHAnsi" w:hAnsiTheme="majorHAnsi"/>
        </w:rPr>
        <w:t xml:space="preserve">For each new VPA  to be included in the PoA, EcoAct performs a complete due diligence process in which EcoAct’s team checks whether the project has already been registered under another PoA or standard and thus avoid double counting. </w:t>
      </w:r>
    </w:p>
    <w:p w14:paraId="3FCF501E" w14:textId="77777777" w:rsidR="00521C1D" w:rsidRDefault="00521C1D" w:rsidP="00521C1D">
      <w:pPr>
        <w:jc w:val="both"/>
        <w:rPr>
          <w:rFonts w:asciiTheme="majorHAnsi" w:hAnsiTheme="majorHAnsi"/>
        </w:rPr>
      </w:pPr>
    </w:p>
    <w:p w14:paraId="0F415483" w14:textId="025318D7" w:rsidR="00521C1D" w:rsidRDefault="00521C1D" w:rsidP="00521C1D">
      <w:pPr>
        <w:jc w:val="both"/>
        <w:rPr>
          <w:rFonts w:asciiTheme="majorHAnsi" w:hAnsiTheme="majorHAnsi"/>
        </w:rPr>
      </w:pPr>
      <w:r>
        <w:rPr>
          <w:rFonts w:asciiTheme="majorHAnsi" w:hAnsiTheme="majorHAnsi"/>
        </w:rPr>
        <w:t xml:space="preserve">The PoA Team will check </w:t>
      </w:r>
      <w:ins w:id="192" w:author="NIHAR Kumar" w:date="2023-04-24T14:43:00Z">
        <w:r w:rsidR="003911BE" w:rsidRPr="00C470B6">
          <w:rPr>
            <w:rFonts w:asciiTheme="majorHAnsi" w:hAnsiTheme="majorHAnsi"/>
          </w:rPr>
          <w:t>UNFCCC, GS and VERRA</w:t>
        </w:r>
        <w:r w:rsidR="003911BE" w:rsidDel="008F02DB">
          <w:rPr>
            <w:rFonts w:asciiTheme="majorHAnsi" w:hAnsiTheme="majorHAnsi"/>
          </w:rPr>
          <w:t xml:space="preserve"> </w:t>
        </w:r>
      </w:ins>
      <w:del w:id="193" w:author="NIHAR Kumar" w:date="2023-04-24T14:43:00Z">
        <w:r w:rsidDel="008F02DB">
          <w:rPr>
            <w:rFonts w:asciiTheme="majorHAnsi" w:hAnsiTheme="majorHAnsi"/>
          </w:rPr>
          <w:delText>a</w:delText>
        </w:r>
        <w:r w:rsidRPr="00C470B6" w:rsidDel="008F02DB">
          <w:rPr>
            <w:rFonts w:asciiTheme="majorHAnsi" w:hAnsiTheme="majorHAnsi"/>
          </w:rPr>
          <w:delText xml:space="preserve">ll </w:delText>
        </w:r>
        <w:r w:rsidRPr="00C470B6" w:rsidDel="003911BE">
          <w:rPr>
            <w:rFonts w:asciiTheme="majorHAnsi" w:hAnsiTheme="majorHAnsi"/>
          </w:rPr>
          <w:delText xml:space="preserve">carbon standard </w:delText>
        </w:r>
      </w:del>
      <w:r w:rsidRPr="00C470B6">
        <w:rPr>
          <w:rFonts w:asciiTheme="majorHAnsi" w:hAnsiTheme="majorHAnsi"/>
        </w:rPr>
        <w:t xml:space="preserve">registries </w:t>
      </w:r>
      <w:del w:id="194" w:author="NIHAR Kumar" w:date="2023-04-24T14:43:00Z">
        <w:r w:rsidRPr="00C470B6" w:rsidDel="003911BE">
          <w:rPr>
            <w:rFonts w:asciiTheme="majorHAnsi" w:hAnsiTheme="majorHAnsi"/>
          </w:rPr>
          <w:delText xml:space="preserve">(UNFCCC, GS and VERRA) </w:delText>
        </w:r>
      </w:del>
      <w:r>
        <w:rPr>
          <w:rFonts w:asciiTheme="majorHAnsi" w:hAnsiTheme="majorHAnsi"/>
        </w:rPr>
        <w:t xml:space="preserve">and will </w:t>
      </w:r>
      <w:r w:rsidRPr="00C470B6">
        <w:rPr>
          <w:rFonts w:asciiTheme="majorHAnsi" w:hAnsiTheme="majorHAnsi"/>
        </w:rPr>
        <w:t xml:space="preserve">confirm that the </w:t>
      </w:r>
      <w:r>
        <w:rPr>
          <w:rFonts w:asciiTheme="majorHAnsi" w:hAnsiTheme="majorHAnsi"/>
        </w:rPr>
        <w:t xml:space="preserve">each new </w:t>
      </w:r>
      <w:r w:rsidRPr="00C470B6">
        <w:rPr>
          <w:rFonts w:asciiTheme="majorHAnsi" w:hAnsiTheme="majorHAnsi"/>
        </w:rPr>
        <w:t xml:space="preserve">VPA has not been registered as a separate GS project activity, nor included as part of another registered GS (or other carbon standard) PoA nor that the project activity has been deregistered.  </w:t>
      </w:r>
    </w:p>
    <w:p w14:paraId="5853CF40" w14:textId="77777777" w:rsidR="00521C1D" w:rsidRDefault="00521C1D" w:rsidP="00521C1D">
      <w:pPr>
        <w:jc w:val="both"/>
        <w:rPr>
          <w:rFonts w:asciiTheme="majorHAnsi" w:hAnsiTheme="majorHAnsi"/>
        </w:rPr>
      </w:pPr>
    </w:p>
    <w:p w14:paraId="2242A3CB" w14:textId="77777777" w:rsidR="00521C1D" w:rsidRDefault="00521C1D" w:rsidP="00521C1D">
      <w:pPr>
        <w:jc w:val="both"/>
        <w:rPr>
          <w:rFonts w:asciiTheme="majorHAnsi" w:hAnsiTheme="majorHAnsi"/>
        </w:rPr>
      </w:pPr>
      <w:r w:rsidRPr="00A94826">
        <w:rPr>
          <w:rFonts w:asciiTheme="majorHAnsi" w:hAnsiTheme="majorHAnsi"/>
        </w:rPr>
        <w:t xml:space="preserve">The same has also been confirmed by a letter signed by the VPA implementer </w:t>
      </w:r>
      <w:r>
        <w:rPr>
          <w:rFonts w:asciiTheme="majorHAnsi" w:hAnsiTheme="majorHAnsi"/>
        </w:rPr>
        <w:t>of each new VPA</w:t>
      </w:r>
      <w:r w:rsidRPr="00A94826">
        <w:rPr>
          <w:rFonts w:asciiTheme="majorHAnsi" w:hAnsiTheme="majorHAnsi"/>
        </w:rPr>
        <w:t>.</w:t>
      </w:r>
    </w:p>
    <w:p w14:paraId="7192588B" w14:textId="77777777" w:rsidR="00521C1D" w:rsidRPr="00546BD2" w:rsidRDefault="00521C1D" w:rsidP="00515BA1">
      <w:pPr>
        <w:pStyle w:val="Paragraphedeliste"/>
        <w:numPr>
          <w:ilvl w:val="0"/>
          <w:numId w:val="32"/>
        </w:numPr>
        <w:jc w:val="both"/>
        <w:rPr>
          <w:rFonts w:asciiTheme="majorHAnsi" w:hAnsiTheme="majorHAnsi"/>
        </w:rPr>
      </w:pPr>
      <w:r w:rsidRPr="00546BD2">
        <w:rPr>
          <w:rFonts w:asciiTheme="majorHAnsi" w:hAnsiTheme="majorHAnsi"/>
          <w:b/>
          <w:bCs/>
        </w:rPr>
        <w:t>Records and documentation control process for each VPA under the PoA;</w:t>
      </w:r>
    </w:p>
    <w:p w14:paraId="165BB65F" w14:textId="77777777" w:rsidR="00521C1D" w:rsidRDefault="00521C1D" w:rsidP="00521C1D">
      <w:pPr>
        <w:jc w:val="both"/>
        <w:rPr>
          <w:rFonts w:asciiTheme="majorHAnsi" w:hAnsiTheme="majorHAnsi"/>
        </w:rPr>
      </w:pPr>
      <w:r>
        <w:rPr>
          <w:rFonts w:asciiTheme="majorHAnsi" w:hAnsiTheme="majorHAnsi"/>
        </w:rPr>
        <w:t>At the beginning of each project, EcoAct performs a complete due diligence internal tool to assess Project Implementers capacities to implement and manage the project and other above-mentioned risks.</w:t>
      </w:r>
    </w:p>
    <w:p w14:paraId="57702750" w14:textId="77777777" w:rsidR="00521C1D" w:rsidRDefault="00521C1D" w:rsidP="00521C1D">
      <w:pPr>
        <w:jc w:val="both"/>
        <w:rPr>
          <w:rFonts w:asciiTheme="majorHAnsi" w:hAnsiTheme="majorHAnsi"/>
        </w:rPr>
      </w:pPr>
      <w:r>
        <w:rPr>
          <w:rFonts w:asciiTheme="majorHAnsi" w:hAnsiTheme="majorHAnsi"/>
        </w:rPr>
        <w:t>Upon</w:t>
      </w:r>
      <w:r w:rsidRPr="00FD16FD">
        <w:rPr>
          <w:rFonts w:asciiTheme="majorHAnsi" w:hAnsiTheme="majorHAnsi"/>
        </w:rPr>
        <w:t xml:space="preserve"> the sale, distribution, rehabilitation, or installation of each stove and/or safe water supply or treatment technology in the VPA, a representative or partner of Project Implementer will be responsible for collecting</w:t>
      </w:r>
      <w:r>
        <w:rPr>
          <w:rFonts w:asciiTheme="majorHAnsi" w:hAnsiTheme="majorHAnsi"/>
        </w:rPr>
        <w:t>,</w:t>
      </w:r>
      <w:r w:rsidRPr="00FD16FD">
        <w:rPr>
          <w:rFonts w:asciiTheme="majorHAnsi" w:hAnsiTheme="majorHAnsi"/>
        </w:rPr>
        <w:t xml:space="preserve"> monitoring data</w:t>
      </w:r>
      <w:r>
        <w:rPr>
          <w:rFonts w:asciiTheme="majorHAnsi" w:hAnsiTheme="majorHAnsi"/>
        </w:rPr>
        <w:t xml:space="preserve"> and archiving it. Documentation is archived in the cloud in specific folders dedicated for each VPAs.</w:t>
      </w:r>
    </w:p>
    <w:p w14:paraId="04A108E0" w14:textId="77777777" w:rsidR="00521C1D" w:rsidRDefault="00521C1D" w:rsidP="00521C1D">
      <w:pPr>
        <w:jc w:val="both"/>
        <w:rPr>
          <w:rFonts w:asciiTheme="majorHAnsi" w:hAnsiTheme="majorHAnsi"/>
        </w:rPr>
      </w:pPr>
      <w:r>
        <w:rPr>
          <w:rFonts w:asciiTheme="majorHAnsi" w:hAnsiTheme="majorHAnsi"/>
        </w:rPr>
        <w:t>Documentation control all along the carbon validation and verification will follow the same path as described in (iii) the stepwise checking approach.</w:t>
      </w:r>
    </w:p>
    <w:p w14:paraId="30DE2090" w14:textId="77777777" w:rsidR="00521C1D" w:rsidRDefault="00521C1D" w:rsidP="00521C1D">
      <w:pPr>
        <w:jc w:val="both"/>
        <w:rPr>
          <w:rFonts w:asciiTheme="majorHAnsi" w:hAnsiTheme="majorHAnsi"/>
        </w:rPr>
      </w:pPr>
      <w:r>
        <w:rPr>
          <w:rFonts w:asciiTheme="majorHAnsi" w:hAnsiTheme="majorHAnsi"/>
        </w:rPr>
        <w:t>Also, regular site visits will enable the checking of the projects activities in real and enable to assess partners distribution and relationships with local stakeholders.</w:t>
      </w:r>
    </w:p>
    <w:p w14:paraId="54940E13" w14:textId="77777777" w:rsidR="00521C1D" w:rsidRPr="008712BA" w:rsidRDefault="00521C1D" w:rsidP="00521C1D">
      <w:pPr>
        <w:jc w:val="both"/>
        <w:rPr>
          <w:rFonts w:asciiTheme="majorHAnsi" w:hAnsiTheme="majorHAnsi"/>
        </w:rPr>
      </w:pPr>
    </w:p>
    <w:p w14:paraId="4EECDFF8" w14:textId="77777777" w:rsidR="00521C1D" w:rsidRPr="00DA0D1B" w:rsidRDefault="00521C1D" w:rsidP="00515BA1">
      <w:pPr>
        <w:pStyle w:val="Paragraphedeliste"/>
        <w:numPr>
          <w:ilvl w:val="0"/>
          <w:numId w:val="32"/>
        </w:numPr>
        <w:jc w:val="both"/>
        <w:rPr>
          <w:rFonts w:ascii="Avenir Book" w:hAnsi="Avenir Book"/>
        </w:rPr>
      </w:pPr>
      <w:r w:rsidRPr="00546BD2">
        <w:rPr>
          <w:rFonts w:asciiTheme="majorHAnsi" w:hAnsiTheme="majorHAnsi"/>
          <w:b/>
          <w:bCs/>
        </w:rPr>
        <w:t>Measures for continuous improvements of the PoA management system</w:t>
      </w:r>
      <w:r w:rsidRPr="00047015">
        <w:rPr>
          <w:rFonts w:asciiTheme="majorHAnsi" w:hAnsiTheme="majorHAnsi"/>
        </w:rPr>
        <w:t>.</w:t>
      </w:r>
    </w:p>
    <w:p w14:paraId="70590A9A" w14:textId="77777777" w:rsidR="00521C1D" w:rsidRDefault="00521C1D" w:rsidP="00521C1D">
      <w:pPr>
        <w:jc w:val="both"/>
        <w:rPr>
          <w:rFonts w:asciiTheme="majorHAnsi" w:hAnsiTheme="majorHAnsi"/>
        </w:rPr>
      </w:pPr>
      <w:r>
        <w:rPr>
          <w:rFonts w:asciiTheme="majorHAnsi" w:hAnsiTheme="majorHAnsi"/>
        </w:rPr>
        <w:lastRenderedPageBreak/>
        <w:t xml:space="preserve">The PoA management is an adaptative system due to the implementation of: </w:t>
      </w:r>
    </w:p>
    <w:p w14:paraId="22F8AA29" w14:textId="77777777" w:rsidR="00521C1D" w:rsidRDefault="00521C1D" w:rsidP="00515BA1">
      <w:pPr>
        <w:pStyle w:val="Paragraphedeliste"/>
        <w:numPr>
          <w:ilvl w:val="0"/>
          <w:numId w:val="31"/>
        </w:numPr>
        <w:jc w:val="both"/>
        <w:rPr>
          <w:rFonts w:asciiTheme="majorHAnsi" w:hAnsiTheme="majorHAnsi"/>
        </w:rPr>
      </w:pPr>
      <w:r>
        <w:rPr>
          <w:rFonts w:asciiTheme="majorHAnsi" w:hAnsiTheme="majorHAnsi"/>
        </w:rPr>
        <w:t xml:space="preserve">One steering committee at the PoA level will oversee the fulfilment of the PoA objectives and may ask to the operational team to take correcting measures. </w:t>
      </w:r>
    </w:p>
    <w:p w14:paraId="38A4B63F" w14:textId="77777777" w:rsidR="00521C1D" w:rsidRDefault="00521C1D" w:rsidP="00515BA1">
      <w:pPr>
        <w:pStyle w:val="Paragraphedeliste"/>
        <w:numPr>
          <w:ilvl w:val="0"/>
          <w:numId w:val="31"/>
        </w:numPr>
        <w:jc w:val="both"/>
        <w:rPr>
          <w:rFonts w:asciiTheme="majorHAnsi" w:hAnsiTheme="majorHAnsi"/>
        </w:rPr>
      </w:pPr>
      <w:r>
        <w:rPr>
          <w:rFonts w:asciiTheme="majorHAnsi" w:hAnsiTheme="majorHAnsi"/>
        </w:rPr>
        <w:t xml:space="preserve">A team weekly meetings at PoA level enables better management and correcting measures if necessary, on a bi-weekly basis it allows for a transversal follow-up of each partners developing VPAs and other PoA transversal issues. </w:t>
      </w:r>
    </w:p>
    <w:p w14:paraId="21F05014" w14:textId="77777777" w:rsidR="00521C1D" w:rsidRPr="00872B95" w:rsidRDefault="00521C1D" w:rsidP="00515BA1">
      <w:pPr>
        <w:pStyle w:val="Paragraphedeliste"/>
        <w:numPr>
          <w:ilvl w:val="0"/>
          <w:numId w:val="31"/>
        </w:numPr>
        <w:jc w:val="both"/>
        <w:rPr>
          <w:rFonts w:asciiTheme="majorHAnsi" w:hAnsiTheme="majorHAnsi"/>
        </w:rPr>
      </w:pPr>
      <w:r>
        <w:rPr>
          <w:rFonts w:asciiTheme="majorHAnsi" w:hAnsiTheme="majorHAnsi"/>
        </w:rPr>
        <w:t xml:space="preserve">Continuous and various internal meetings are organized within EcoAct upon demand. </w:t>
      </w:r>
    </w:p>
    <w:p w14:paraId="7F971739" w14:textId="4293EE48" w:rsidR="00521C1D" w:rsidRPr="00521C1D" w:rsidRDefault="00521C1D" w:rsidP="00521C1D">
      <w:pPr>
        <w:jc w:val="both"/>
        <w:rPr>
          <w:rFonts w:asciiTheme="majorHAnsi" w:hAnsiTheme="majorHAnsi"/>
        </w:rPr>
      </w:pPr>
      <w:r>
        <w:rPr>
          <w:rFonts w:asciiTheme="majorHAnsi" w:hAnsiTheme="majorHAnsi"/>
        </w:rPr>
        <w:t>Also, for each partners implementing VPAs, a team of two experts is specifically in charge of the carbon management and supervision of partners ‘activities and thus weekly meetings are also set between all VPAs project owners – especially with the focal points - and EcoAct.</w:t>
      </w:r>
    </w:p>
    <w:p w14:paraId="1C20DAAB" w14:textId="77777777" w:rsidR="004473A5" w:rsidRPr="000B38CB" w:rsidRDefault="004473A5" w:rsidP="004473A5">
      <w:pPr>
        <w:pStyle w:val="SectionList"/>
      </w:pPr>
      <w:r w:rsidRPr="00A34209">
        <w:t>Application of methodologies</w:t>
      </w:r>
    </w:p>
    <w:p w14:paraId="337191A9" w14:textId="77777777" w:rsidR="004473A5" w:rsidRDefault="004473A5" w:rsidP="004473A5">
      <w:pPr>
        <w:rPr>
          <w:lang w:eastAsia="de-DE"/>
        </w:rPr>
      </w:pPr>
      <w:r w:rsidRPr="000C5DE6">
        <w:rPr>
          <w:lang w:eastAsia="de-DE"/>
        </w:rPr>
        <w:t>&gt;&gt;</w:t>
      </w:r>
    </w:p>
    <w:tbl>
      <w:tblPr>
        <w:tblStyle w:val="Grilledutableau"/>
        <w:tblW w:w="0" w:type="auto"/>
        <w:tblLook w:val="04A0" w:firstRow="1" w:lastRow="0" w:firstColumn="1" w:lastColumn="0" w:noHBand="0" w:noVBand="1"/>
      </w:tblPr>
      <w:tblGrid>
        <w:gridCol w:w="4747"/>
        <w:gridCol w:w="4875"/>
      </w:tblGrid>
      <w:tr w:rsidR="00C01264" w:rsidRPr="008712BA" w14:paraId="7C172270" w14:textId="77777777" w:rsidTr="0052099C">
        <w:tc>
          <w:tcPr>
            <w:tcW w:w="4889" w:type="dxa"/>
          </w:tcPr>
          <w:p w14:paraId="7B4E51B5" w14:textId="77777777" w:rsidR="00C01264" w:rsidRPr="008712BA" w:rsidRDefault="00C01264" w:rsidP="0052099C">
            <w:pPr>
              <w:rPr>
                <w:rFonts w:asciiTheme="majorHAnsi" w:eastAsia="MS Mincho" w:hAnsiTheme="majorHAnsi" w:cs="Calibri"/>
                <w:szCs w:val="22"/>
                <w:lang w:eastAsia="ja-JP"/>
              </w:rPr>
            </w:pPr>
            <w:r w:rsidRPr="008712BA">
              <w:rPr>
                <w:rFonts w:asciiTheme="majorHAnsi" w:eastAsia="MS Mincho" w:hAnsiTheme="majorHAnsi" w:cs="Calibri"/>
                <w:szCs w:val="22"/>
                <w:lang w:eastAsia="ja-JP"/>
              </w:rPr>
              <w:t>Technology</w:t>
            </w:r>
          </w:p>
        </w:tc>
        <w:tc>
          <w:tcPr>
            <w:tcW w:w="4890" w:type="dxa"/>
          </w:tcPr>
          <w:p w14:paraId="06A17BCD" w14:textId="77777777" w:rsidR="00C01264" w:rsidRPr="008712BA" w:rsidRDefault="00C01264" w:rsidP="0052099C">
            <w:pPr>
              <w:rPr>
                <w:rFonts w:asciiTheme="majorHAnsi" w:eastAsia="MS Mincho" w:hAnsiTheme="majorHAnsi" w:cs="Calibri"/>
                <w:szCs w:val="22"/>
                <w:lang w:eastAsia="ja-JP"/>
              </w:rPr>
            </w:pPr>
            <w:r w:rsidRPr="008712BA">
              <w:rPr>
                <w:rFonts w:asciiTheme="majorHAnsi" w:eastAsia="MS Mincho" w:hAnsiTheme="majorHAnsi" w:cs="Calibri"/>
                <w:szCs w:val="22"/>
                <w:lang w:eastAsia="ja-JP"/>
              </w:rPr>
              <w:t>Methodology</w:t>
            </w:r>
          </w:p>
        </w:tc>
      </w:tr>
      <w:tr w:rsidR="00C01264" w:rsidRPr="008712BA" w14:paraId="4E4A08C4" w14:textId="77777777" w:rsidTr="0052099C">
        <w:tc>
          <w:tcPr>
            <w:tcW w:w="4889" w:type="dxa"/>
          </w:tcPr>
          <w:p w14:paraId="1E912105" w14:textId="77777777" w:rsidR="00C01264" w:rsidRPr="008712BA" w:rsidRDefault="00C01264" w:rsidP="0052099C">
            <w:pPr>
              <w:rPr>
                <w:rFonts w:asciiTheme="majorHAnsi" w:eastAsia="MS Mincho" w:hAnsiTheme="majorHAnsi" w:cs="Calibri"/>
                <w:szCs w:val="22"/>
                <w:lang w:eastAsia="ja-JP"/>
              </w:rPr>
            </w:pPr>
            <w:r w:rsidRPr="008712BA">
              <w:rPr>
                <w:rFonts w:asciiTheme="majorHAnsi" w:eastAsia="MS Mincho" w:hAnsiTheme="majorHAnsi" w:cs="Calibri"/>
                <w:szCs w:val="22"/>
                <w:lang w:eastAsia="ja-JP"/>
              </w:rPr>
              <w:t xml:space="preserve">Improved biomass and Clean (LPG, biogas, bioethanol) cookstoves  </w:t>
            </w:r>
          </w:p>
        </w:tc>
        <w:tc>
          <w:tcPr>
            <w:tcW w:w="4890" w:type="dxa"/>
          </w:tcPr>
          <w:p w14:paraId="40AC79E2" w14:textId="2009E1EF" w:rsidR="00C01264" w:rsidRDefault="00C01264" w:rsidP="0052099C">
            <w:pPr>
              <w:rPr>
                <w:rFonts w:asciiTheme="majorHAnsi" w:eastAsia="MS Mincho" w:hAnsiTheme="majorHAnsi" w:cs="Calibri"/>
                <w:szCs w:val="22"/>
                <w:lang w:eastAsia="ja-JP"/>
              </w:rPr>
            </w:pPr>
            <w:r w:rsidRPr="008712BA">
              <w:rPr>
                <w:rFonts w:asciiTheme="majorHAnsi" w:eastAsia="MS Mincho" w:hAnsiTheme="majorHAnsi" w:cs="Calibri"/>
                <w:szCs w:val="22"/>
                <w:lang w:eastAsia="ja-JP"/>
              </w:rPr>
              <w:t xml:space="preserve">GS Technologies and Practices to Displace Decentralized Thermal Energy Consumption (TPDDTEC) </w:t>
            </w:r>
            <w:ins w:id="195" w:author="EVA LEIBOVICI" w:date="2023-09-18T16:25:00Z">
              <w:r w:rsidR="00997D98">
                <w:rPr>
                  <w:rFonts w:asciiTheme="majorHAnsi" w:eastAsia="MS Mincho" w:hAnsiTheme="majorHAnsi" w:cs="Calibri"/>
                  <w:szCs w:val="22"/>
                  <w:lang w:eastAsia="ja-JP"/>
                </w:rPr>
                <w:t xml:space="preserve">v4.0 </w:t>
              </w:r>
            </w:ins>
            <w:del w:id="196" w:author="EVA LEIBOVICI" w:date="2023-09-18T16:25:00Z">
              <w:r w:rsidRPr="008712BA" w:rsidDel="00934B2C">
                <w:rPr>
                  <w:rFonts w:asciiTheme="majorHAnsi" w:eastAsia="MS Mincho" w:hAnsiTheme="majorHAnsi" w:cs="Calibri"/>
                  <w:szCs w:val="22"/>
                  <w:lang w:eastAsia="ja-JP"/>
                </w:rPr>
                <w:delText>v3.1</w:delText>
              </w:r>
              <w:r w:rsidDel="00934B2C">
                <w:rPr>
                  <w:rFonts w:asciiTheme="majorHAnsi" w:eastAsia="MS Mincho" w:hAnsiTheme="majorHAnsi" w:cs="Calibri"/>
                  <w:szCs w:val="22"/>
                  <w:lang w:eastAsia="ja-JP"/>
                </w:rPr>
                <w:delText xml:space="preserve"> </w:delText>
              </w:r>
              <w:r w:rsidRPr="00F174F3" w:rsidDel="00934B2C">
                <w:rPr>
                  <w:rFonts w:asciiTheme="minorHAnsi" w:hAnsiTheme="minorHAnsi"/>
                  <w:iCs/>
                </w:rPr>
                <w:delText>25/08/2017</w:delText>
              </w:r>
            </w:del>
            <w:ins w:id="197" w:author="EVA LEIBOVICI" w:date="2023-09-18T16:25:00Z">
              <w:r w:rsidR="00997D98">
                <w:rPr>
                  <w:rFonts w:asciiTheme="minorHAnsi" w:hAnsiTheme="minorHAnsi"/>
                  <w:iCs/>
                </w:rPr>
                <w:t>07/10/2021</w:t>
              </w:r>
            </w:ins>
          </w:p>
          <w:p w14:paraId="33CCAE5E" w14:textId="77777777" w:rsidR="00C01264" w:rsidRPr="00546BD2" w:rsidRDefault="00000000" w:rsidP="0052099C">
            <w:pPr>
              <w:spacing w:line="240" w:lineRule="auto"/>
              <w:jc w:val="both"/>
            </w:pPr>
            <w:hyperlink r:id="rId26" w:history="1">
              <w:r w:rsidR="00C01264">
                <w:rPr>
                  <w:rStyle w:val="Lienhypertexte"/>
                </w:rPr>
                <w:t>https://www.goldstandard.org/project-developers/standard-documents</w:t>
              </w:r>
            </w:hyperlink>
          </w:p>
        </w:tc>
      </w:tr>
      <w:tr w:rsidR="00C01264" w:rsidRPr="008712BA" w14:paraId="3D3E0357" w14:textId="77777777" w:rsidTr="0052099C">
        <w:tc>
          <w:tcPr>
            <w:tcW w:w="4889" w:type="dxa"/>
          </w:tcPr>
          <w:p w14:paraId="093F1F06" w14:textId="77777777" w:rsidR="00C01264" w:rsidRPr="008712BA" w:rsidRDefault="00C01264" w:rsidP="0052099C">
            <w:pPr>
              <w:rPr>
                <w:rFonts w:asciiTheme="majorHAnsi" w:eastAsia="MS Mincho" w:hAnsiTheme="majorHAnsi" w:cs="Calibri"/>
                <w:szCs w:val="22"/>
                <w:lang w:eastAsia="ja-JP"/>
              </w:rPr>
            </w:pPr>
            <w:r w:rsidRPr="008712BA">
              <w:rPr>
                <w:rFonts w:asciiTheme="majorHAnsi" w:eastAsia="MS Mincho" w:hAnsiTheme="majorHAnsi" w:cs="Calibri"/>
                <w:szCs w:val="22"/>
                <w:lang w:eastAsia="ja-JP"/>
              </w:rPr>
              <w:t xml:space="preserve">Safe Water Technologies </w:t>
            </w:r>
          </w:p>
        </w:tc>
        <w:tc>
          <w:tcPr>
            <w:tcW w:w="4890" w:type="dxa"/>
          </w:tcPr>
          <w:p w14:paraId="5595D829" w14:textId="77777777" w:rsidR="00C01264" w:rsidRDefault="00C01264" w:rsidP="0052099C">
            <w:pPr>
              <w:rPr>
                <w:rFonts w:asciiTheme="majorHAnsi" w:eastAsia="MS Mincho" w:hAnsiTheme="majorHAnsi" w:cs="Calibri"/>
                <w:szCs w:val="22"/>
                <w:lang w:eastAsia="ja-JP"/>
              </w:rPr>
            </w:pPr>
            <w:r w:rsidRPr="008712BA">
              <w:rPr>
                <w:rFonts w:asciiTheme="majorHAnsi" w:eastAsia="MS Mincho" w:hAnsiTheme="majorHAnsi" w:cs="Calibri"/>
                <w:szCs w:val="22"/>
                <w:lang w:eastAsia="ja-JP"/>
              </w:rPr>
              <w:t>Emission reductions from Safe Drinking Water Supply v.1.0</w:t>
            </w:r>
            <w:r>
              <w:rPr>
                <w:rFonts w:asciiTheme="majorHAnsi" w:eastAsia="MS Mincho" w:hAnsiTheme="majorHAnsi" w:cs="Calibri"/>
                <w:szCs w:val="22"/>
                <w:lang w:eastAsia="ja-JP"/>
              </w:rPr>
              <w:t xml:space="preserve"> </w:t>
            </w:r>
            <w:r>
              <w:t>03/5/2021</w:t>
            </w:r>
          </w:p>
          <w:p w14:paraId="70927276" w14:textId="77777777" w:rsidR="00C01264" w:rsidRPr="008712BA" w:rsidRDefault="00000000" w:rsidP="0052099C">
            <w:pPr>
              <w:spacing w:line="240" w:lineRule="auto"/>
              <w:jc w:val="both"/>
              <w:rPr>
                <w:rFonts w:asciiTheme="majorHAnsi" w:eastAsia="MS Mincho" w:hAnsiTheme="majorHAnsi" w:cs="Calibri"/>
                <w:szCs w:val="22"/>
                <w:lang w:eastAsia="ja-JP"/>
              </w:rPr>
            </w:pPr>
            <w:hyperlink r:id="rId27" w:history="1">
              <w:r w:rsidR="00C01264">
                <w:rPr>
                  <w:rStyle w:val="Lienhypertexte"/>
                </w:rPr>
                <w:t>https://www.goldstandard.org/project-developers/standard-documents</w:t>
              </w:r>
            </w:hyperlink>
          </w:p>
        </w:tc>
      </w:tr>
    </w:tbl>
    <w:p w14:paraId="0F12FECB" w14:textId="77777777" w:rsidR="00C01264" w:rsidRPr="00546BD2" w:rsidRDefault="00C01264" w:rsidP="00C01264">
      <w:pPr>
        <w:rPr>
          <w:rFonts w:asciiTheme="majorHAnsi" w:hAnsiTheme="majorHAnsi"/>
          <w:lang w:eastAsia="de-DE"/>
        </w:rPr>
      </w:pPr>
    </w:p>
    <w:p w14:paraId="66C57195" w14:textId="77777777" w:rsidR="00C01264" w:rsidRPr="00546BD2" w:rsidRDefault="00C01264" w:rsidP="00C01264">
      <w:pPr>
        <w:rPr>
          <w:rFonts w:asciiTheme="majorHAnsi" w:hAnsiTheme="majorHAnsi"/>
          <w:lang w:eastAsia="de-DE"/>
        </w:rPr>
      </w:pPr>
      <w:r w:rsidRPr="00546BD2">
        <w:rPr>
          <w:rFonts w:asciiTheme="majorHAnsi" w:hAnsiTheme="majorHAnsi"/>
          <w:lang w:eastAsia="de-DE"/>
        </w:rPr>
        <w:t xml:space="preserve">Further, the </w:t>
      </w:r>
      <w:r>
        <w:rPr>
          <w:rFonts w:asciiTheme="majorHAnsi" w:hAnsiTheme="majorHAnsi"/>
          <w:lang w:eastAsia="de-DE"/>
        </w:rPr>
        <w:t>applicability of the methodology is defined at the VPA-level.</w:t>
      </w:r>
    </w:p>
    <w:p w14:paraId="3FA3580A" w14:textId="77777777" w:rsidR="00C01264" w:rsidRPr="00B76B65" w:rsidRDefault="00C01264" w:rsidP="00C01264">
      <w:pPr>
        <w:rPr>
          <w:rFonts w:asciiTheme="majorHAnsi" w:hAnsiTheme="majorHAnsi"/>
          <w:highlight w:val="yellow"/>
          <w:lang w:eastAsia="de-DE"/>
        </w:rPr>
      </w:pPr>
    </w:p>
    <w:tbl>
      <w:tblPr>
        <w:tblStyle w:val="Grilledutableau"/>
        <w:tblW w:w="9627" w:type="dxa"/>
        <w:tblLook w:val="04A0" w:firstRow="1" w:lastRow="0" w:firstColumn="1" w:lastColumn="0" w:noHBand="0" w:noVBand="1"/>
      </w:tblPr>
      <w:tblGrid>
        <w:gridCol w:w="9627"/>
      </w:tblGrid>
      <w:tr w:rsidR="00C01264" w:rsidRPr="00B76B65" w14:paraId="49476F2B" w14:textId="77777777" w:rsidTr="0052099C">
        <w:trPr>
          <w:trHeight w:val="411"/>
        </w:trPr>
        <w:tc>
          <w:tcPr>
            <w:tcW w:w="9627" w:type="dxa"/>
          </w:tcPr>
          <w:p w14:paraId="78755B96" w14:textId="77777777" w:rsidR="00C01264" w:rsidRPr="0008416A" w:rsidRDefault="00C01264" w:rsidP="0052099C">
            <w:pPr>
              <w:rPr>
                <w:rFonts w:asciiTheme="majorHAnsi" w:eastAsia="MS Mincho" w:hAnsiTheme="majorHAnsi" w:cs="Calibri"/>
                <w:szCs w:val="22"/>
                <w:lang w:eastAsia="ja-JP"/>
              </w:rPr>
            </w:pPr>
            <w:r w:rsidRPr="0008416A">
              <w:rPr>
                <w:rFonts w:asciiTheme="majorHAnsi" w:eastAsia="MS Mincho" w:hAnsiTheme="majorHAnsi" w:cs="Calibri"/>
                <w:szCs w:val="22"/>
                <w:lang w:eastAsia="ja-JP"/>
              </w:rPr>
              <w:t>Guidelines</w:t>
            </w:r>
          </w:p>
        </w:tc>
      </w:tr>
      <w:tr w:rsidR="00C01264" w:rsidRPr="00B76B65" w14:paraId="681A8635" w14:textId="77777777" w:rsidTr="0052099C">
        <w:trPr>
          <w:trHeight w:val="1244"/>
        </w:trPr>
        <w:tc>
          <w:tcPr>
            <w:tcW w:w="9627" w:type="dxa"/>
          </w:tcPr>
          <w:p w14:paraId="5480B131" w14:textId="77777777" w:rsidR="00C01264" w:rsidRPr="00546BD2" w:rsidRDefault="00C01264" w:rsidP="00515BA1">
            <w:pPr>
              <w:pStyle w:val="Paragraphedeliste"/>
              <w:numPr>
                <w:ilvl w:val="0"/>
                <w:numId w:val="35"/>
              </w:numPr>
              <w:spacing w:line="240" w:lineRule="auto"/>
              <w:jc w:val="both"/>
              <w:rPr>
                <w:iCs/>
              </w:rPr>
            </w:pPr>
            <w:r>
              <w:t>REQUIREMENTS AND GUIDELINES: USAGE RATE MONITORING, version 2.0, published on 27/10/2020 (</w:t>
            </w:r>
            <w:hyperlink r:id="rId28" w:history="1">
              <w:r w:rsidRPr="007D2DCA">
                <w:rPr>
                  <w:rStyle w:val="Lienhypertexte"/>
                  <w:rFonts w:ascii="Verdana" w:hAnsi="Verdana"/>
                </w:rPr>
                <w:t>https://globalgoals.goldstandard.org/407g-ee-ics-tpddtec-usage-guidelines/</w:t>
              </w:r>
            </w:hyperlink>
            <w:r>
              <w:t xml:space="preserve">) </w:t>
            </w:r>
          </w:p>
        </w:tc>
      </w:tr>
    </w:tbl>
    <w:p w14:paraId="5C9B7E30" w14:textId="77777777" w:rsidR="00C01264" w:rsidRDefault="00C01264" w:rsidP="00C01264">
      <w:pPr>
        <w:rPr>
          <w:rFonts w:asciiTheme="majorHAnsi" w:hAnsiTheme="majorHAnsi"/>
          <w:lang w:eastAsia="de-DE"/>
        </w:rPr>
      </w:pPr>
    </w:p>
    <w:tbl>
      <w:tblPr>
        <w:tblStyle w:val="Grilledutableau"/>
        <w:tblW w:w="9627" w:type="dxa"/>
        <w:tblLook w:val="04A0" w:firstRow="1" w:lastRow="0" w:firstColumn="1" w:lastColumn="0" w:noHBand="0" w:noVBand="1"/>
      </w:tblPr>
      <w:tblGrid>
        <w:gridCol w:w="9627"/>
      </w:tblGrid>
      <w:tr w:rsidR="00C01264" w:rsidRPr="00B76B65" w14:paraId="6FE97948" w14:textId="77777777" w:rsidTr="0052099C">
        <w:trPr>
          <w:trHeight w:val="411"/>
        </w:trPr>
        <w:tc>
          <w:tcPr>
            <w:tcW w:w="9627" w:type="dxa"/>
          </w:tcPr>
          <w:p w14:paraId="5444D698" w14:textId="77777777" w:rsidR="00C01264" w:rsidRPr="00546BD2" w:rsidRDefault="00C01264" w:rsidP="0052099C">
            <w:pPr>
              <w:spacing w:line="240" w:lineRule="auto"/>
              <w:jc w:val="both"/>
              <w:rPr>
                <w:lang w:eastAsia="de-DE"/>
              </w:rPr>
            </w:pPr>
            <w:r>
              <w:rPr>
                <w:lang w:eastAsia="de-DE"/>
              </w:rPr>
              <w:t>Methodological Tools:</w:t>
            </w:r>
          </w:p>
        </w:tc>
      </w:tr>
      <w:tr w:rsidR="00C01264" w:rsidRPr="00B76B65" w14:paraId="7AB40861" w14:textId="77777777" w:rsidTr="0052099C">
        <w:trPr>
          <w:trHeight w:val="1244"/>
        </w:trPr>
        <w:tc>
          <w:tcPr>
            <w:tcW w:w="9627" w:type="dxa"/>
          </w:tcPr>
          <w:p w14:paraId="6ADEA6DB" w14:textId="77777777" w:rsidR="00C01264" w:rsidRPr="00376446" w:rsidRDefault="00C01264" w:rsidP="00515BA1">
            <w:pPr>
              <w:pStyle w:val="Paragraphedeliste"/>
              <w:numPr>
                <w:ilvl w:val="0"/>
                <w:numId w:val="35"/>
              </w:numPr>
              <w:spacing w:line="240" w:lineRule="auto"/>
              <w:jc w:val="both"/>
            </w:pPr>
            <w:r w:rsidRPr="006C4AE0">
              <w:lastRenderedPageBreak/>
              <w:t>CDM Tool 21 – Demonstration of additionality of small-scale project activities version 13.1(</w:t>
            </w:r>
            <w:hyperlink r:id="rId29" w:history="1">
              <w:r w:rsidRPr="005115FD">
                <w:rPr>
                  <w:rStyle w:val="Lienhypertexte"/>
                  <w:rFonts w:ascii="Verdana" w:hAnsi="Verdana"/>
                </w:rPr>
                <w:t>https://cdm.unfccc.int/methodologies/PAmethodologies/tools/am-tool-21-v13.1.pdf</w:t>
              </w:r>
            </w:hyperlink>
            <w:r w:rsidRPr="006C4AE0">
              <w:t>)</w:t>
            </w:r>
          </w:p>
        </w:tc>
      </w:tr>
    </w:tbl>
    <w:p w14:paraId="67B275EF" w14:textId="77777777" w:rsidR="00C01264" w:rsidRDefault="00C01264" w:rsidP="00C01264">
      <w:pPr>
        <w:rPr>
          <w:rFonts w:asciiTheme="majorHAnsi" w:hAnsiTheme="majorHAnsi"/>
          <w:lang w:eastAsia="de-DE"/>
        </w:rPr>
      </w:pPr>
    </w:p>
    <w:p w14:paraId="4F794B65" w14:textId="5519FD48" w:rsidR="00C01264" w:rsidRPr="00C01264" w:rsidRDefault="00C01264" w:rsidP="004473A5">
      <w:pPr>
        <w:rPr>
          <w:rFonts w:asciiTheme="majorHAnsi" w:hAnsiTheme="majorHAnsi"/>
          <w:lang w:eastAsia="de-DE"/>
        </w:rPr>
      </w:pPr>
      <w:r>
        <w:rPr>
          <w:rFonts w:asciiTheme="majorHAnsi" w:hAnsiTheme="majorHAnsi"/>
          <w:lang w:eastAsia="de-DE"/>
        </w:rPr>
        <w:t>CME confirm that t</w:t>
      </w:r>
      <w:r w:rsidRPr="008712BA">
        <w:rPr>
          <w:rFonts w:asciiTheme="majorHAnsi" w:hAnsiTheme="majorHAnsi"/>
          <w:lang w:eastAsia="de-DE"/>
        </w:rPr>
        <w:t>he latest version of the methodolog</w:t>
      </w:r>
      <w:r>
        <w:rPr>
          <w:rFonts w:asciiTheme="majorHAnsi" w:hAnsiTheme="majorHAnsi"/>
          <w:lang w:eastAsia="de-DE"/>
        </w:rPr>
        <w:t>ies</w:t>
      </w:r>
      <w:r w:rsidRPr="008712BA">
        <w:rPr>
          <w:rFonts w:asciiTheme="majorHAnsi" w:hAnsiTheme="majorHAnsi"/>
          <w:lang w:eastAsia="de-DE"/>
        </w:rPr>
        <w:t xml:space="preserve"> and applicable tools </w:t>
      </w:r>
      <w:r>
        <w:rPr>
          <w:rFonts w:asciiTheme="majorHAnsi" w:hAnsiTheme="majorHAnsi"/>
          <w:lang w:eastAsia="de-DE"/>
        </w:rPr>
        <w:t>were</w:t>
      </w:r>
      <w:r w:rsidRPr="008712BA">
        <w:rPr>
          <w:rFonts w:asciiTheme="majorHAnsi" w:hAnsiTheme="majorHAnsi"/>
          <w:lang w:eastAsia="de-DE"/>
        </w:rPr>
        <w:t xml:space="preserve"> applied</w:t>
      </w:r>
      <w:r>
        <w:rPr>
          <w:rFonts w:asciiTheme="majorHAnsi" w:hAnsiTheme="majorHAnsi"/>
          <w:lang w:eastAsia="de-DE"/>
        </w:rPr>
        <w:t xml:space="preserve">. </w:t>
      </w:r>
    </w:p>
    <w:p w14:paraId="26EDDB6F" w14:textId="77777777" w:rsidR="004473A5" w:rsidRPr="00A9089E" w:rsidRDefault="004473A5" w:rsidP="004473A5">
      <w:pPr>
        <w:pStyle w:val="SectionList2nd"/>
      </w:pPr>
      <w:r w:rsidRPr="00A9089E">
        <w:t xml:space="preserve"> Multiple technologies/measures</w:t>
      </w:r>
    </w:p>
    <w:p w14:paraId="0E07FF67" w14:textId="77777777" w:rsidR="004473A5" w:rsidRDefault="004473A5" w:rsidP="004473A5">
      <w:pPr>
        <w:rPr>
          <w:lang w:eastAsia="de-DE"/>
        </w:rPr>
      </w:pPr>
      <w:r w:rsidRPr="000C5DE6">
        <w:rPr>
          <w:lang w:eastAsia="de-DE"/>
        </w:rPr>
        <w:t>&gt;&gt;</w:t>
      </w:r>
    </w:p>
    <w:p w14:paraId="7ED58B7A" w14:textId="77777777" w:rsidR="00AF0C41" w:rsidRDefault="00AF0C41" w:rsidP="00AF0C41">
      <w:pPr>
        <w:jc w:val="both"/>
        <w:rPr>
          <w:rFonts w:asciiTheme="majorHAnsi" w:hAnsiTheme="majorHAnsi"/>
        </w:rPr>
      </w:pPr>
      <w:r>
        <w:rPr>
          <w:rFonts w:asciiTheme="majorHAnsi" w:hAnsiTheme="majorHAnsi"/>
        </w:rPr>
        <w:t xml:space="preserve">The PoA is based on several </w:t>
      </w:r>
      <w:r w:rsidRPr="00047015">
        <w:rPr>
          <w:rFonts w:asciiTheme="majorHAnsi" w:hAnsiTheme="majorHAnsi"/>
          <w:b/>
          <w:bCs/>
        </w:rPr>
        <w:t>technologies</w:t>
      </w:r>
      <w:r>
        <w:rPr>
          <w:rFonts w:asciiTheme="majorHAnsi" w:hAnsiTheme="majorHAnsi"/>
        </w:rPr>
        <w:t xml:space="preserve"> concerned by two different </w:t>
      </w:r>
      <w:r w:rsidRPr="00047015">
        <w:rPr>
          <w:rFonts w:asciiTheme="majorHAnsi" w:hAnsiTheme="majorHAnsi"/>
          <w:b/>
          <w:bCs/>
        </w:rPr>
        <w:t>methodologies</w:t>
      </w:r>
      <w:r>
        <w:rPr>
          <w:rFonts w:asciiTheme="majorHAnsi" w:hAnsiTheme="majorHAnsi"/>
        </w:rPr>
        <w:t xml:space="preserve"> under the Gold Standard listed in B.2. encompassing technologies listed in A.3. Cross effects might exist if different technologies are mixed in a same project zone under the same methodologies (eg. ICS and LPG under TPDDTEC). </w:t>
      </w:r>
    </w:p>
    <w:p w14:paraId="6154B4F0" w14:textId="77777777" w:rsidR="00AF0C41" w:rsidRDefault="00AF0C41" w:rsidP="00AF0C41">
      <w:pPr>
        <w:jc w:val="both"/>
        <w:rPr>
          <w:rFonts w:asciiTheme="majorHAnsi" w:hAnsiTheme="majorHAnsi"/>
        </w:rPr>
      </w:pPr>
    </w:p>
    <w:tbl>
      <w:tblPr>
        <w:tblStyle w:val="Grilledutableau"/>
        <w:tblW w:w="0" w:type="auto"/>
        <w:tblLook w:val="04A0" w:firstRow="1" w:lastRow="0" w:firstColumn="1" w:lastColumn="0" w:noHBand="0" w:noVBand="1"/>
      </w:tblPr>
      <w:tblGrid>
        <w:gridCol w:w="2830"/>
        <w:gridCol w:w="3402"/>
        <w:gridCol w:w="3390"/>
      </w:tblGrid>
      <w:tr w:rsidR="00AF0C41" w14:paraId="0E0DC9DE" w14:textId="77777777" w:rsidTr="0052099C">
        <w:tc>
          <w:tcPr>
            <w:tcW w:w="2830" w:type="dxa"/>
          </w:tcPr>
          <w:p w14:paraId="09AE5181" w14:textId="77777777" w:rsidR="00AF0C41" w:rsidRDefault="00AF0C41" w:rsidP="0052099C">
            <w:pPr>
              <w:spacing w:line="240" w:lineRule="auto"/>
              <w:jc w:val="both"/>
              <w:rPr>
                <w:lang w:eastAsia="de-DE"/>
              </w:rPr>
            </w:pPr>
            <w:r>
              <w:rPr>
                <w:lang w:eastAsia="de-DE"/>
              </w:rPr>
              <w:t>Technologies/Measures</w:t>
            </w:r>
          </w:p>
        </w:tc>
        <w:tc>
          <w:tcPr>
            <w:tcW w:w="3402" w:type="dxa"/>
          </w:tcPr>
          <w:p w14:paraId="7F796E11" w14:textId="77777777" w:rsidR="00AF0C41" w:rsidRDefault="00AF0C41" w:rsidP="0052099C">
            <w:pPr>
              <w:spacing w:line="240" w:lineRule="auto"/>
              <w:jc w:val="both"/>
              <w:rPr>
                <w:lang w:eastAsia="de-DE"/>
              </w:rPr>
            </w:pPr>
            <w:r>
              <w:rPr>
                <w:lang w:eastAsia="de-DE"/>
              </w:rPr>
              <w:t>Improved Cookstove Systems (ICS)</w:t>
            </w:r>
          </w:p>
        </w:tc>
        <w:tc>
          <w:tcPr>
            <w:tcW w:w="3390" w:type="dxa"/>
          </w:tcPr>
          <w:p w14:paraId="708088D2" w14:textId="77777777" w:rsidR="00AF0C41" w:rsidRDefault="00AF0C41" w:rsidP="0052099C">
            <w:pPr>
              <w:spacing w:line="240" w:lineRule="auto"/>
              <w:jc w:val="both"/>
              <w:rPr>
                <w:lang w:eastAsia="de-DE"/>
              </w:rPr>
            </w:pPr>
            <w:r>
              <w:rPr>
                <w:lang w:eastAsia="de-DE"/>
              </w:rPr>
              <w:t>Low GHG Water Purification Systems (WPS)</w:t>
            </w:r>
          </w:p>
        </w:tc>
      </w:tr>
      <w:tr w:rsidR="00AF0C41" w14:paraId="4DA96B1B" w14:textId="77777777" w:rsidTr="0052099C">
        <w:tc>
          <w:tcPr>
            <w:tcW w:w="2830" w:type="dxa"/>
          </w:tcPr>
          <w:p w14:paraId="4205FA94" w14:textId="77777777" w:rsidR="00AF0C41" w:rsidRDefault="00AF0C41" w:rsidP="0052099C">
            <w:pPr>
              <w:spacing w:line="240" w:lineRule="auto"/>
              <w:rPr>
                <w:lang w:eastAsia="de-DE"/>
              </w:rPr>
            </w:pPr>
            <w:r>
              <w:rPr>
                <w:lang w:eastAsia="de-DE"/>
              </w:rPr>
              <w:t>Methodology Applied</w:t>
            </w:r>
          </w:p>
        </w:tc>
        <w:tc>
          <w:tcPr>
            <w:tcW w:w="3402" w:type="dxa"/>
          </w:tcPr>
          <w:p w14:paraId="7A6ACAB1" w14:textId="77777777" w:rsidR="00AF0C41" w:rsidRDefault="00AF0C41" w:rsidP="0052099C">
            <w:pPr>
              <w:spacing w:line="240" w:lineRule="auto"/>
              <w:rPr>
                <w:lang w:eastAsia="de-DE"/>
              </w:rPr>
            </w:pPr>
            <w:r>
              <w:rPr>
                <w:lang w:eastAsia="de-DE"/>
              </w:rPr>
              <w:t>GS Approved Methodology:</w:t>
            </w:r>
          </w:p>
          <w:p w14:paraId="6DEEDAB7" w14:textId="77777777" w:rsidR="00AF0C41" w:rsidRDefault="00AF0C41" w:rsidP="0052099C">
            <w:pPr>
              <w:spacing w:line="240" w:lineRule="auto"/>
              <w:rPr>
                <w:lang w:eastAsia="de-DE"/>
              </w:rPr>
            </w:pPr>
          </w:p>
          <w:p w14:paraId="7F498667" w14:textId="525FC93C" w:rsidR="00AF0C41" w:rsidRDefault="00AF0C41" w:rsidP="0052099C">
            <w:pPr>
              <w:spacing w:line="240" w:lineRule="auto"/>
              <w:rPr>
                <w:lang w:eastAsia="de-DE"/>
              </w:rPr>
            </w:pPr>
            <w:r w:rsidRPr="006E014F">
              <w:rPr>
                <w:lang w:eastAsia="de-DE"/>
              </w:rPr>
              <w:t xml:space="preserve">Technologies and Practices to Displace Decentralized Thermal Energy Consumption, version </w:t>
            </w:r>
            <w:ins w:id="198" w:author="EVA LEIBOVICI" w:date="2023-09-18T16:25:00Z">
              <w:r w:rsidR="00997D98">
                <w:rPr>
                  <w:lang w:eastAsia="de-DE"/>
                </w:rPr>
                <w:t xml:space="preserve">4.0, </w:t>
              </w:r>
            </w:ins>
            <w:ins w:id="199" w:author="EVA LEIBOVICI" w:date="2023-09-18T16:26:00Z">
              <w:r w:rsidR="00997D98">
                <w:rPr>
                  <w:lang w:eastAsia="de-DE"/>
                </w:rPr>
                <w:t>07/10/2023</w:t>
              </w:r>
            </w:ins>
            <w:del w:id="200" w:author="EVA LEIBOVICI" w:date="2023-09-18T16:25:00Z">
              <w:r w:rsidRPr="006E014F" w:rsidDel="00997D98">
                <w:rPr>
                  <w:lang w:eastAsia="de-DE"/>
                </w:rPr>
                <w:delText>3.1,25/08/2017</w:delText>
              </w:r>
            </w:del>
          </w:p>
        </w:tc>
        <w:tc>
          <w:tcPr>
            <w:tcW w:w="3390" w:type="dxa"/>
          </w:tcPr>
          <w:p w14:paraId="42B61B39" w14:textId="77777777" w:rsidR="00AF0C41" w:rsidRDefault="00AF0C41" w:rsidP="0052099C">
            <w:pPr>
              <w:spacing w:line="240" w:lineRule="auto"/>
              <w:jc w:val="both"/>
              <w:rPr>
                <w:lang w:eastAsia="de-DE"/>
              </w:rPr>
            </w:pPr>
            <w:r>
              <w:rPr>
                <w:lang w:eastAsia="de-DE"/>
              </w:rPr>
              <w:t>GS Approved Methodology:</w:t>
            </w:r>
          </w:p>
          <w:p w14:paraId="5F3F32A5" w14:textId="77777777" w:rsidR="00AF0C41" w:rsidRDefault="00AF0C41" w:rsidP="0052099C">
            <w:pPr>
              <w:spacing w:line="240" w:lineRule="auto"/>
              <w:jc w:val="both"/>
              <w:rPr>
                <w:lang w:eastAsia="de-DE"/>
              </w:rPr>
            </w:pPr>
          </w:p>
          <w:p w14:paraId="1686D516" w14:textId="77777777" w:rsidR="00AF0C41" w:rsidRDefault="00AF0C41" w:rsidP="0052099C">
            <w:pPr>
              <w:spacing w:line="240" w:lineRule="auto"/>
              <w:rPr>
                <w:lang w:eastAsia="de-DE"/>
              </w:rPr>
            </w:pPr>
            <w:r w:rsidRPr="006E014F">
              <w:rPr>
                <w:lang w:eastAsia="de-DE"/>
              </w:rPr>
              <w:t>Emission reductions from Safe Drinking Water Supply Version 1.0 – 03/5/2021</w:t>
            </w:r>
          </w:p>
        </w:tc>
      </w:tr>
      <w:tr w:rsidR="00AF0C41" w14:paraId="65A6AEEF" w14:textId="77777777" w:rsidTr="0052099C">
        <w:tc>
          <w:tcPr>
            <w:tcW w:w="2830" w:type="dxa"/>
          </w:tcPr>
          <w:p w14:paraId="777EDAE6" w14:textId="77777777" w:rsidR="00AF0C41" w:rsidRDefault="00AF0C41" w:rsidP="0052099C">
            <w:pPr>
              <w:spacing w:line="240" w:lineRule="auto"/>
              <w:rPr>
                <w:lang w:eastAsia="de-DE"/>
              </w:rPr>
            </w:pPr>
            <w:r>
              <w:rPr>
                <w:lang w:eastAsia="de-DE"/>
              </w:rPr>
              <w:t>End Users</w:t>
            </w:r>
          </w:p>
        </w:tc>
        <w:tc>
          <w:tcPr>
            <w:tcW w:w="3402" w:type="dxa"/>
          </w:tcPr>
          <w:p w14:paraId="58A09F91" w14:textId="144D688B" w:rsidR="00AF0C41" w:rsidRDefault="00AF0C41" w:rsidP="0052099C">
            <w:pPr>
              <w:spacing w:line="240" w:lineRule="auto"/>
              <w:rPr>
                <w:lang w:eastAsia="de-DE"/>
              </w:rPr>
            </w:pPr>
            <w:r>
              <w:rPr>
                <w:lang w:eastAsia="de-DE"/>
              </w:rPr>
              <w:t>Households</w:t>
            </w:r>
            <w:ins w:id="201" w:author="NIHAR Kumar" w:date="2023-05-09T13:10:00Z">
              <w:r w:rsidR="00BF7A58">
                <w:rPr>
                  <w:lang w:eastAsia="de-DE"/>
                </w:rPr>
                <w:t xml:space="preserve"> and non-domestic premises</w:t>
              </w:r>
            </w:ins>
            <w:del w:id="202" w:author="NIHAR Kumar" w:date="2023-05-09T13:10:00Z">
              <w:r w:rsidR="0036169D" w:rsidDel="00BF7A58">
                <w:rPr>
                  <w:lang w:eastAsia="de-DE"/>
                </w:rPr>
                <w:delText>, Institution</w:delText>
              </w:r>
              <w:r w:rsidDel="00BF7A58">
                <w:rPr>
                  <w:lang w:eastAsia="de-DE"/>
                </w:rPr>
                <w:delText xml:space="preserve"> and Community</w:delText>
              </w:r>
            </w:del>
          </w:p>
        </w:tc>
        <w:tc>
          <w:tcPr>
            <w:tcW w:w="3390" w:type="dxa"/>
          </w:tcPr>
          <w:p w14:paraId="25165AD0" w14:textId="72492612" w:rsidR="00AF0C41" w:rsidRDefault="00AF0C41" w:rsidP="0052099C">
            <w:pPr>
              <w:spacing w:line="240" w:lineRule="auto"/>
              <w:rPr>
                <w:lang w:eastAsia="de-DE"/>
              </w:rPr>
            </w:pPr>
            <w:r>
              <w:rPr>
                <w:lang w:eastAsia="de-DE"/>
              </w:rPr>
              <w:t>Households</w:t>
            </w:r>
            <w:del w:id="203" w:author="NIHAR Kumar" w:date="2023-05-09T13:10:00Z">
              <w:r w:rsidDel="00BF7A58">
                <w:rPr>
                  <w:lang w:eastAsia="de-DE"/>
                </w:rPr>
                <w:delText>,</w:delText>
              </w:r>
            </w:del>
            <w:r>
              <w:rPr>
                <w:lang w:eastAsia="de-DE"/>
              </w:rPr>
              <w:t xml:space="preserve"> </w:t>
            </w:r>
            <w:ins w:id="204" w:author="NIHAR Kumar" w:date="2023-05-09T13:10:00Z">
              <w:r w:rsidR="00BF7A58">
                <w:rPr>
                  <w:lang w:eastAsia="de-DE"/>
                </w:rPr>
                <w:t>and non-domestic premises</w:t>
              </w:r>
              <w:r w:rsidR="00BF7A58" w:rsidDel="00BF7A58">
                <w:rPr>
                  <w:lang w:eastAsia="de-DE"/>
                </w:rPr>
                <w:t xml:space="preserve"> </w:t>
              </w:r>
            </w:ins>
            <w:del w:id="205" w:author="NIHAR Kumar" w:date="2023-05-09T13:10:00Z">
              <w:r w:rsidDel="00BF7A58">
                <w:rPr>
                  <w:lang w:eastAsia="de-DE"/>
                </w:rPr>
                <w:delText xml:space="preserve">Institutions and </w:delText>
              </w:r>
            </w:del>
            <w:del w:id="206" w:author="NIHAR Kumar" w:date="2023-04-24T15:56:00Z">
              <w:r w:rsidDel="00954912">
                <w:rPr>
                  <w:lang w:eastAsia="de-DE"/>
                </w:rPr>
                <w:delText>SMEs</w:delText>
              </w:r>
            </w:del>
          </w:p>
        </w:tc>
      </w:tr>
    </w:tbl>
    <w:p w14:paraId="4691EAB4" w14:textId="77777777" w:rsidR="00AF0C41" w:rsidRDefault="00AF0C41" w:rsidP="00AF0C41">
      <w:pPr>
        <w:jc w:val="both"/>
        <w:rPr>
          <w:rFonts w:asciiTheme="majorHAnsi" w:hAnsiTheme="majorHAnsi"/>
        </w:rPr>
      </w:pPr>
    </w:p>
    <w:p w14:paraId="75CAC431" w14:textId="4AB15F94" w:rsidR="00AF0C41" w:rsidRDefault="00AF0C41" w:rsidP="00832398">
      <w:pPr>
        <w:jc w:val="both"/>
        <w:rPr>
          <w:ins w:id="207" w:author="NIHAR Kumar" w:date="2023-04-24T20:24:00Z"/>
          <w:rFonts w:asciiTheme="majorHAnsi" w:hAnsiTheme="majorHAnsi"/>
        </w:rPr>
      </w:pPr>
      <w:r>
        <w:rPr>
          <w:rFonts w:asciiTheme="majorHAnsi" w:hAnsiTheme="majorHAnsi"/>
        </w:rPr>
        <w:t xml:space="preserve">To avoid such cases, each </w:t>
      </w:r>
      <w:r w:rsidRPr="004C2BFC">
        <w:rPr>
          <w:rFonts w:asciiTheme="majorHAnsi" w:hAnsiTheme="majorHAnsi"/>
        </w:rPr>
        <w:t xml:space="preserve">technology of a VPA will have to be monitored through well-defined and separated data-collection systems and plans. VVB </w:t>
      </w:r>
      <w:del w:id="208" w:author="EVA LEIBOVICI" w:date="2023-09-18T16:35:00Z">
        <w:r w:rsidRPr="004C2BFC" w:rsidDel="00471A6C">
          <w:rPr>
            <w:rFonts w:asciiTheme="majorHAnsi" w:hAnsiTheme="majorHAnsi"/>
          </w:rPr>
          <w:delText xml:space="preserve">/ DOE </w:delText>
        </w:r>
      </w:del>
      <w:r w:rsidRPr="004C2BFC">
        <w:rPr>
          <w:rFonts w:asciiTheme="majorHAnsi" w:hAnsiTheme="majorHAnsi"/>
        </w:rPr>
        <w:t>will confirm that each VPA correctly monitored each allowed technology. In other words, during each verification period, a sample group of technology users within each VPA (or homogenous VPA group) will be identified to be monitored. This sample group will alter during every verification period, according to the random selection process carried out in line with the confidence/precision and sample size requirements in the Methodology. The Monitoring Plan will be described in detail in each VPA-DD, which will also include a Sampling Plan for each survey.</w:t>
      </w:r>
    </w:p>
    <w:p w14:paraId="22373F2C" w14:textId="77777777" w:rsidR="00D35BC1" w:rsidRDefault="00D35BC1" w:rsidP="00832398">
      <w:pPr>
        <w:jc w:val="both"/>
        <w:rPr>
          <w:ins w:id="209" w:author="NIHAR Kumar" w:date="2023-04-24T20:24:00Z"/>
          <w:rFonts w:asciiTheme="majorHAnsi" w:hAnsiTheme="majorHAnsi"/>
        </w:rPr>
      </w:pPr>
    </w:p>
    <w:p w14:paraId="1880E157" w14:textId="77777777" w:rsidR="00D35BC1" w:rsidRDefault="00D35BC1" w:rsidP="00832398">
      <w:pPr>
        <w:jc w:val="both"/>
        <w:rPr>
          <w:ins w:id="210" w:author="NIHAR Kumar" w:date="2023-04-24T20:24:00Z"/>
          <w:rFonts w:asciiTheme="majorHAnsi" w:hAnsiTheme="majorHAnsi"/>
        </w:rPr>
      </w:pPr>
    </w:p>
    <w:p w14:paraId="527EE239" w14:textId="77777777" w:rsidR="00D35BC1" w:rsidRDefault="00D35BC1" w:rsidP="00832398">
      <w:pPr>
        <w:jc w:val="both"/>
        <w:rPr>
          <w:ins w:id="211" w:author="NIHAR Kumar" w:date="2023-04-24T19:02:00Z"/>
          <w:rFonts w:asciiTheme="majorHAnsi" w:hAnsiTheme="majorHAnsi"/>
        </w:rPr>
      </w:pPr>
    </w:p>
    <w:p w14:paraId="1AA0DF08" w14:textId="2E880E90" w:rsidR="00D35BC1" w:rsidRDefault="00D35BC1" w:rsidP="00D35BC1">
      <w:pPr>
        <w:jc w:val="both"/>
        <w:rPr>
          <w:ins w:id="212" w:author="NIHAR Kumar" w:date="2023-04-24T20:24:00Z"/>
          <w:rFonts w:asciiTheme="minorHAnsi" w:hAnsiTheme="minorHAnsi"/>
          <w:szCs w:val="22"/>
          <w:lang w:val="en-GB"/>
        </w:rPr>
      </w:pPr>
      <w:ins w:id="213" w:author="NIHAR Kumar" w:date="2023-04-24T20:24:00Z">
        <w:r>
          <w:rPr>
            <w:rFonts w:asciiTheme="majorHAnsi" w:hAnsiTheme="majorHAnsi"/>
          </w:rPr>
          <w:lastRenderedPageBreak/>
          <w:t xml:space="preserve">In line with the </w:t>
        </w:r>
      </w:ins>
      <w:ins w:id="214" w:author="NIHAR Kumar" w:date="2023-04-24T20:32:00Z">
        <w:r w:rsidR="0059625C">
          <w:rPr>
            <w:rFonts w:asciiTheme="majorHAnsi" w:hAnsiTheme="majorHAnsi"/>
          </w:rPr>
          <w:t>para 4.11.8</w:t>
        </w:r>
      </w:ins>
      <w:ins w:id="215" w:author="NIHAR Kumar" w:date="2023-04-24T20:24:00Z">
        <w:r>
          <w:rPr>
            <w:rFonts w:asciiTheme="majorHAnsi" w:hAnsiTheme="majorHAnsi"/>
          </w:rPr>
          <w:t xml:space="preserve"> of “</w:t>
        </w:r>
        <w:r w:rsidRPr="00DA0D1B">
          <w:rPr>
            <w:rFonts w:asciiTheme="minorHAnsi" w:hAnsiTheme="minorHAnsi"/>
            <w:szCs w:val="22"/>
            <w:lang w:val="en-GB"/>
          </w:rPr>
          <w:t xml:space="preserve">GS4GG Programme of Activity Requirements </w:t>
        </w:r>
        <w:r>
          <w:rPr>
            <w:rFonts w:asciiTheme="minorHAnsi" w:hAnsiTheme="minorHAnsi"/>
            <w:szCs w:val="22"/>
            <w:lang w:val="en-GB"/>
          </w:rPr>
          <w:t>and Procedures, v</w:t>
        </w:r>
        <w:r w:rsidRPr="00DA0D1B">
          <w:rPr>
            <w:rFonts w:asciiTheme="minorHAnsi" w:hAnsiTheme="minorHAnsi"/>
            <w:szCs w:val="22"/>
            <w:lang w:val="en-GB"/>
          </w:rPr>
          <w:t>ersion 2</w:t>
        </w:r>
        <w:r>
          <w:rPr>
            <w:rFonts w:asciiTheme="minorHAnsi" w:hAnsiTheme="minorHAnsi"/>
            <w:szCs w:val="22"/>
            <w:lang w:val="en-GB"/>
          </w:rPr>
          <w:t>.0</w:t>
        </w:r>
        <w:r w:rsidRPr="00DA0D1B">
          <w:rPr>
            <w:rFonts w:asciiTheme="minorHAnsi" w:hAnsiTheme="minorHAnsi"/>
            <w:szCs w:val="22"/>
            <w:lang w:val="en-GB"/>
          </w:rPr>
          <w:t xml:space="preserve"> </w:t>
        </w:r>
        <w:r>
          <w:rPr>
            <w:rFonts w:asciiTheme="minorHAnsi" w:hAnsiTheme="minorHAnsi"/>
            <w:szCs w:val="22"/>
            <w:lang w:val="en-GB"/>
          </w:rPr>
          <w:t xml:space="preserve">published on 05.05.2022, the PoA may have Type II cross effect. </w:t>
        </w:r>
      </w:ins>
    </w:p>
    <w:p w14:paraId="7DE15E79" w14:textId="65C869EF" w:rsidR="0059625C" w:rsidRDefault="001118A2" w:rsidP="00832398">
      <w:pPr>
        <w:pStyle w:val="Paragraphedeliste"/>
        <w:numPr>
          <w:ilvl w:val="0"/>
          <w:numId w:val="35"/>
        </w:numPr>
        <w:spacing w:after="0" w:line="240" w:lineRule="auto"/>
        <w:contextualSpacing w:val="0"/>
        <w:jc w:val="both"/>
        <w:rPr>
          <w:ins w:id="216" w:author="NIHAR Kumar" w:date="2023-04-24T20:56:00Z"/>
          <w:rFonts w:eastAsia="Times New Roman" w:cs="Times New Roman"/>
          <w:szCs w:val="22"/>
          <w14:cntxtAlts w14:val="0"/>
        </w:rPr>
      </w:pPr>
      <w:ins w:id="217" w:author="NIHAR Kumar" w:date="2023-04-24T20:34:00Z">
        <w:r>
          <w:rPr>
            <w:rFonts w:eastAsia="Times New Roman" w:cs="Times New Roman"/>
            <w:szCs w:val="22"/>
            <w14:cntxtAlts w14:val="0"/>
          </w:rPr>
          <w:t>E</w:t>
        </w:r>
      </w:ins>
      <w:ins w:id="218" w:author="NIHAR Kumar" w:date="2023-04-24T20:33:00Z">
        <w:r w:rsidR="00B0364F" w:rsidRPr="00FC76FB">
          <w:rPr>
            <w:rFonts w:eastAsia="Times New Roman" w:cs="Times New Roman"/>
            <w:szCs w:val="22"/>
            <w14:cntxtAlts w14:val="0"/>
          </w:rPr>
          <w:t xml:space="preserve">ach VPA </w:t>
        </w:r>
      </w:ins>
      <w:ins w:id="219" w:author="NIHAR Kumar" w:date="2023-04-24T20:55:00Z">
        <w:r w:rsidR="009262B5">
          <w:rPr>
            <w:rFonts w:eastAsia="Times New Roman" w:cs="Times New Roman"/>
            <w:szCs w:val="22"/>
            <w14:cntxtAlts w14:val="0"/>
          </w:rPr>
          <w:t xml:space="preserve">will </w:t>
        </w:r>
      </w:ins>
      <w:ins w:id="220" w:author="NIHAR Kumar" w:date="2023-04-24T20:33:00Z">
        <w:r w:rsidR="00B0364F" w:rsidRPr="00FC76FB">
          <w:rPr>
            <w:rFonts w:eastAsia="Times New Roman" w:cs="Times New Roman"/>
            <w:szCs w:val="22"/>
            <w14:cntxtAlts w14:val="0"/>
          </w:rPr>
          <w:t>appl</w:t>
        </w:r>
      </w:ins>
      <w:ins w:id="221" w:author="NIHAR Kumar" w:date="2023-04-24T20:55:00Z">
        <w:r w:rsidR="002D77B1">
          <w:rPr>
            <w:rFonts w:eastAsia="Times New Roman" w:cs="Times New Roman"/>
            <w:szCs w:val="22"/>
            <w14:cntxtAlts w14:val="0"/>
          </w:rPr>
          <w:t>y</w:t>
        </w:r>
      </w:ins>
      <w:ins w:id="222" w:author="NIHAR Kumar" w:date="2023-04-24T20:33:00Z">
        <w:r w:rsidR="00B0364F" w:rsidRPr="00FC76FB">
          <w:rPr>
            <w:rFonts w:eastAsia="Times New Roman" w:cs="Times New Roman"/>
            <w:szCs w:val="22"/>
            <w14:cntxtAlts w14:val="0"/>
          </w:rPr>
          <w:t xml:space="preserve"> only one methodology, and there is no interaction between different VPAs.</w:t>
        </w:r>
      </w:ins>
    </w:p>
    <w:p w14:paraId="62294E59" w14:textId="77777777" w:rsidR="000B4D6F" w:rsidRPr="00FC76FB" w:rsidRDefault="000B4D6F" w:rsidP="00FC76FB">
      <w:pPr>
        <w:pStyle w:val="Paragraphedeliste"/>
        <w:spacing w:after="0" w:line="240" w:lineRule="auto"/>
        <w:contextualSpacing w:val="0"/>
        <w:jc w:val="both"/>
        <w:rPr>
          <w:ins w:id="223" w:author="NIHAR Kumar" w:date="2023-04-24T19:05:00Z"/>
          <w:rFonts w:eastAsia="Times New Roman" w:cs="Times New Roman"/>
          <w:szCs w:val="22"/>
          <w14:cntxtAlts w14:val="0"/>
        </w:rPr>
      </w:pPr>
    </w:p>
    <w:p w14:paraId="663EAFB7" w14:textId="0A636742" w:rsidR="005B7CC1" w:rsidRDefault="003879D1" w:rsidP="006A182E">
      <w:pPr>
        <w:jc w:val="both"/>
        <w:rPr>
          <w:ins w:id="224" w:author="NIHAR Kumar" w:date="2023-04-24T20:22:00Z"/>
          <w:rFonts w:asciiTheme="minorHAnsi" w:hAnsiTheme="minorHAnsi"/>
          <w:szCs w:val="22"/>
          <w:lang w:val="en-GB"/>
        </w:rPr>
      </w:pPr>
      <w:ins w:id="225" w:author="NIHAR Kumar" w:date="2023-04-24T19:05:00Z">
        <w:r>
          <w:rPr>
            <w:rFonts w:asciiTheme="majorHAnsi" w:hAnsiTheme="majorHAnsi"/>
          </w:rPr>
          <w:t xml:space="preserve">In line with the </w:t>
        </w:r>
      </w:ins>
      <w:ins w:id="226" w:author="NIHAR Kumar" w:date="2023-04-24T20:01:00Z">
        <w:r w:rsidR="00645387">
          <w:rPr>
            <w:rFonts w:asciiTheme="majorHAnsi" w:hAnsiTheme="majorHAnsi"/>
          </w:rPr>
          <w:t xml:space="preserve">Annex 1 </w:t>
        </w:r>
      </w:ins>
      <w:ins w:id="227" w:author="NIHAR Kumar" w:date="2023-04-24T19:05:00Z">
        <w:r w:rsidR="00E97FDB">
          <w:rPr>
            <w:rFonts w:asciiTheme="majorHAnsi" w:hAnsiTheme="majorHAnsi"/>
          </w:rPr>
          <w:t xml:space="preserve">of </w:t>
        </w:r>
      </w:ins>
      <w:ins w:id="228" w:author="NIHAR Kumar" w:date="2023-04-24T19:06:00Z">
        <w:r w:rsidR="001C57E1">
          <w:rPr>
            <w:rFonts w:asciiTheme="majorHAnsi" w:hAnsiTheme="majorHAnsi"/>
          </w:rPr>
          <w:t>“</w:t>
        </w:r>
        <w:r w:rsidR="001C57E1" w:rsidRPr="00DA0D1B">
          <w:rPr>
            <w:rFonts w:asciiTheme="minorHAnsi" w:hAnsiTheme="minorHAnsi"/>
            <w:szCs w:val="22"/>
            <w:lang w:val="en-GB"/>
          </w:rPr>
          <w:t xml:space="preserve">GS4GG Programme of Activity Requirements </w:t>
        </w:r>
      </w:ins>
      <w:ins w:id="229" w:author="NIHAR Kumar" w:date="2023-04-24T19:07:00Z">
        <w:r w:rsidR="001C57E1">
          <w:rPr>
            <w:rFonts w:asciiTheme="minorHAnsi" w:hAnsiTheme="minorHAnsi"/>
            <w:szCs w:val="22"/>
            <w:lang w:val="en-GB"/>
          </w:rPr>
          <w:t>and Procedures</w:t>
        </w:r>
        <w:r w:rsidR="00FD4DBD">
          <w:rPr>
            <w:rFonts w:asciiTheme="minorHAnsi" w:hAnsiTheme="minorHAnsi"/>
            <w:szCs w:val="22"/>
            <w:lang w:val="en-GB"/>
          </w:rPr>
          <w:t>, v</w:t>
        </w:r>
      </w:ins>
      <w:ins w:id="230" w:author="NIHAR Kumar" w:date="2023-04-24T19:06:00Z">
        <w:r w:rsidR="001C57E1" w:rsidRPr="00DA0D1B">
          <w:rPr>
            <w:rFonts w:asciiTheme="minorHAnsi" w:hAnsiTheme="minorHAnsi"/>
            <w:szCs w:val="22"/>
            <w:lang w:val="en-GB"/>
          </w:rPr>
          <w:t>ersion 2</w:t>
        </w:r>
      </w:ins>
      <w:ins w:id="231" w:author="NIHAR Kumar" w:date="2023-04-24T19:07:00Z">
        <w:r w:rsidR="00FD4DBD">
          <w:rPr>
            <w:rFonts w:asciiTheme="minorHAnsi" w:hAnsiTheme="minorHAnsi"/>
            <w:szCs w:val="22"/>
            <w:lang w:val="en-GB"/>
          </w:rPr>
          <w:t>.0</w:t>
        </w:r>
      </w:ins>
      <w:ins w:id="232" w:author="NIHAR Kumar" w:date="2023-04-24T19:06:00Z">
        <w:r w:rsidR="001C57E1" w:rsidRPr="00DA0D1B">
          <w:rPr>
            <w:rFonts w:asciiTheme="minorHAnsi" w:hAnsiTheme="minorHAnsi"/>
            <w:szCs w:val="22"/>
            <w:lang w:val="en-GB"/>
          </w:rPr>
          <w:t xml:space="preserve"> </w:t>
        </w:r>
      </w:ins>
      <w:ins w:id="233" w:author="NIHAR Kumar" w:date="2023-04-24T19:07:00Z">
        <w:r w:rsidR="00FD4DBD">
          <w:rPr>
            <w:rFonts w:asciiTheme="minorHAnsi" w:hAnsiTheme="minorHAnsi"/>
            <w:szCs w:val="22"/>
            <w:lang w:val="en-GB"/>
          </w:rPr>
          <w:t>published on 05.05.2022</w:t>
        </w:r>
      </w:ins>
      <w:ins w:id="234" w:author="NIHAR Kumar" w:date="2023-04-24T20:02:00Z">
        <w:r w:rsidR="00127E7D">
          <w:rPr>
            <w:rFonts w:asciiTheme="minorHAnsi" w:hAnsiTheme="minorHAnsi"/>
            <w:szCs w:val="22"/>
            <w:lang w:val="en-GB"/>
          </w:rPr>
          <w:t xml:space="preserve">, the PoA may have </w:t>
        </w:r>
      </w:ins>
      <w:ins w:id="235" w:author="NIHAR Kumar" w:date="2023-04-24T20:03:00Z">
        <w:r w:rsidR="00806779">
          <w:rPr>
            <w:rFonts w:asciiTheme="minorHAnsi" w:hAnsiTheme="minorHAnsi"/>
            <w:szCs w:val="22"/>
            <w:lang w:val="en-GB"/>
          </w:rPr>
          <w:t>T</w:t>
        </w:r>
      </w:ins>
      <w:ins w:id="236" w:author="NIHAR Kumar" w:date="2023-04-24T20:02:00Z">
        <w:r w:rsidR="00127E7D">
          <w:rPr>
            <w:rFonts w:asciiTheme="minorHAnsi" w:hAnsiTheme="minorHAnsi"/>
            <w:szCs w:val="22"/>
            <w:lang w:val="en-GB"/>
          </w:rPr>
          <w:t xml:space="preserve">ype </w:t>
        </w:r>
        <w:r w:rsidR="007A3F59">
          <w:rPr>
            <w:rFonts w:asciiTheme="minorHAnsi" w:hAnsiTheme="minorHAnsi"/>
            <w:szCs w:val="22"/>
            <w:lang w:val="en-GB"/>
          </w:rPr>
          <w:t xml:space="preserve">II cross </w:t>
        </w:r>
      </w:ins>
      <w:ins w:id="237" w:author="NIHAR Kumar" w:date="2023-04-24T20:03:00Z">
        <w:r w:rsidR="007A3F59">
          <w:rPr>
            <w:rFonts w:asciiTheme="minorHAnsi" w:hAnsiTheme="minorHAnsi"/>
            <w:szCs w:val="22"/>
            <w:lang w:val="en-GB"/>
          </w:rPr>
          <w:t xml:space="preserve">effect. </w:t>
        </w:r>
      </w:ins>
    </w:p>
    <w:p w14:paraId="6CDF93CB" w14:textId="37BCEF8C" w:rsidR="00A7024A" w:rsidRDefault="000C3F5B" w:rsidP="006A182E">
      <w:pPr>
        <w:jc w:val="both"/>
        <w:rPr>
          <w:ins w:id="238" w:author="NIHAR Kumar" w:date="2023-04-24T20:16:00Z"/>
          <w:rFonts w:asciiTheme="minorHAnsi" w:hAnsiTheme="minorHAnsi"/>
          <w:szCs w:val="22"/>
          <w:lang w:val="en-GB"/>
        </w:rPr>
      </w:pPr>
      <w:ins w:id="239" w:author="NIHAR Kumar" w:date="2023-04-24T20:04:00Z">
        <w:r>
          <w:rPr>
            <w:rFonts w:asciiTheme="minorHAnsi" w:hAnsiTheme="minorHAnsi"/>
            <w:szCs w:val="22"/>
            <w:lang w:val="en-GB"/>
          </w:rPr>
          <w:t xml:space="preserve">In </w:t>
        </w:r>
        <w:r w:rsidR="00A7024A" w:rsidRPr="00A7024A">
          <w:rPr>
            <w:rFonts w:asciiTheme="minorHAnsi" w:hAnsiTheme="minorHAnsi"/>
            <w:szCs w:val="22"/>
            <w:lang w:val="en-GB"/>
          </w:rPr>
          <w:t>Type II</w:t>
        </w:r>
      </w:ins>
      <w:ins w:id="240" w:author="NIHAR Kumar" w:date="2023-04-24T20:06:00Z">
        <w:r w:rsidR="00023D38">
          <w:rPr>
            <w:rFonts w:asciiTheme="minorHAnsi" w:hAnsiTheme="minorHAnsi"/>
            <w:szCs w:val="22"/>
            <w:lang w:val="en-GB"/>
          </w:rPr>
          <w:t>,</w:t>
        </w:r>
      </w:ins>
      <w:ins w:id="241" w:author="NIHAR Kumar" w:date="2023-04-24T20:04:00Z">
        <w:r w:rsidR="00A7024A" w:rsidRPr="00A7024A">
          <w:rPr>
            <w:rFonts w:asciiTheme="minorHAnsi" w:hAnsiTheme="minorHAnsi"/>
            <w:szCs w:val="22"/>
            <w:lang w:val="en-GB"/>
          </w:rPr>
          <w:t xml:space="preserve"> Cross effects several measures</w:t>
        </w:r>
      </w:ins>
      <w:ins w:id="242" w:author="NIHAR Kumar" w:date="2023-04-24T20:05:00Z">
        <w:r>
          <w:rPr>
            <w:rFonts w:asciiTheme="minorHAnsi" w:hAnsiTheme="minorHAnsi"/>
            <w:szCs w:val="22"/>
            <w:lang w:val="en-GB"/>
          </w:rPr>
          <w:t xml:space="preserve"> </w:t>
        </w:r>
      </w:ins>
      <w:ins w:id="243" w:author="NIHAR Kumar" w:date="2023-04-24T20:11:00Z">
        <w:r w:rsidR="00EE36BA">
          <w:rPr>
            <w:rFonts w:asciiTheme="minorHAnsi" w:hAnsiTheme="minorHAnsi"/>
            <w:szCs w:val="22"/>
            <w:lang w:val="en-GB"/>
          </w:rPr>
          <w:t xml:space="preserve">may </w:t>
        </w:r>
      </w:ins>
      <w:ins w:id="244" w:author="NIHAR Kumar" w:date="2023-04-24T20:04:00Z">
        <w:r w:rsidR="00A7024A" w:rsidRPr="00A7024A">
          <w:rPr>
            <w:rFonts w:asciiTheme="minorHAnsi" w:hAnsiTheme="minorHAnsi"/>
            <w:szCs w:val="22"/>
            <w:lang w:val="en-GB"/>
          </w:rPr>
          <w:t>rely on the</w:t>
        </w:r>
        <w:r>
          <w:rPr>
            <w:rFonts w:asciiTheme="minorHAnsi" w:hAnsiTheme="minorHAnsi"/>
            <w:szCs w:val="22"/>
            <w:lang w:val="en-GB"/>
          </w:rPr>
          <w:t xml:space="preserve"> </w:t>
        </w:r>
        <w:r w:rsidR="00A7024A" w:rsidRPr="00A7024A">
          <w:rPr>
            <w:rFonts w:asciiTheme="minorHAnsi" w:hAnsiTheme="minorHAnsi"/>
            <w:szCs w:val="22"/>
            <w:lang w:val="en-GB"/>
          </w:rPr>
          <w:t>same</w:t>
        </w:r>
      </w:ins>
      <w:ins w:id="245" w:author="NIHAR Kumar" w:date="2023-04-24T20:06:00Z">
        <w:r w:rsidR="00023D38">
          <w:rPr>
            <w:rFonts w:asciiTheme="minorHAnsi" w:hAnsiTheme="minorHAnsi"/>
            <w:szCs w:val="22"/>
            <w:lang w:val="en-GB"/>
          </w:rPr>
          <w:t xml:space="preserve"> </w:t>
        </w:r>
      </w:ins>
      <w:ins w:id="246" w:author="NIHAR Kumar" w:date="2023-04-24T20:04:00Z">
        <w:r w:rsidR="00A7024A" w:rsidRPr="00A7024A">
          <w:rPr>
            <w:rFonts w:asciiTheme="minorHAnsi" w:hAnsiTheme="minorHAnsi"/>
            <w:szCs w:val="22"/>
            <w:lang w:val="en-GB"/>
          </w:rPr>
          <w:t>information</w:t>
        </w:r>
      </w:ins>
      <w:ins w:id="247" w:author="NIHAR Kumar" w:date="2023-04-24T20:06:00Z">
        <w:r w:rsidR="00023D38">
          <w:rPr>
            <w:rFonts w:asciiTheme="minorHAnsi" w:hAnsiTheme="minorHAnsi"/>
            <w:szCs w:val="22"/>
            <w:lang w:val="en-GB"/>
          </w:rPr>
          <w:t xml:space="preserve"> </w:t>
        </w:r>
      </w:ins>
      <w:ins w:id="248" w:author="NIHAR Kumar" w:date="2023-04-24T20:04:00Z">
        <w:r w:rsidR="00A7024A" w:rsidRPr="00A7024A">
          <w:rPr>
            <w:rFonts w:asciiTheme="minorHAnsi" w:hAnsiTheme="minorHAnsi"/>
            <w:szCs w:val="22"/>
            <w:lang w:val="en-GB"/>
          </w:rPr>
          <w:t>when estimating GHG emission reductions. For example,</w:t>
        </w:r>
      </w:ins>
      <w:ins w:id="249" w:author="NIHAR Kumar" w:date="2023-04-24T20:05:00Z">
        <w:r>
          <w:rPr>
            <w:rFonts w:asciiTheme="minorHAnsi" w:hAnsiTheme="minorHAnsi"/>
            <w:szCs w:val="22"/>
            <w:lang w:val="en-GB"/>
          </w:rPr>
          <w:t xml:space="preserve"> </w:t>
        </w:r>
      </w:ins>
      <w:ins w:id="250" w:author="NIHAR Kumar" w:date="2023-04-24T20:12:00Z">
        <w:r w:rsidR="00822C2C">
          <w:rPr>
            <w:rFonts w:asciiTheme="minorHAnsi" w:hAnsiTheme="minorHAnsi"/>
            <w:szCs w:val="22"/>
            <w:lang w:val="en-GB"/>
          </w:rPr>
          <w:t>improved cookstoves &amp; safe water technology</w:t>
        </w:r>
        <w:r w:rsidR="00822C2C" w:rsidRPr="00A7024A">
          <w:rPr>
            <w:rFonts w:asciiTheme="minorHAnsi" w:hAnsiTheme="minorHAnsi"/>
            <w:szCs w:val="22"/>
            <w:lang w:val="en-GB"/>
          </w:rPr>
          <w:t xml:space="preserve"> </w:t>
        </w:r>
      </w:ins>
      <w:ins w:id="251" w:author="NIHAR Kumar" w:date="2023-04-24T20:04:00Z">
        <w:r w:rsidR="00A7024A" w:rsidRPr="00A7024A">
          <w:rPr>
            <w:rFonts w:asciiTheme="minorHAnsi" w:hAnsiTheme="minorHAnsi"/>
            <w:szCs w:val="22"/>
            <w:lang w:val="en-GB"/>
          </w:rPr>
          <w:t xml:space="preserve">refer to </w:t>
        </w:r>
      </w:ins>
      <w:ins w:id="252" w:author="NIHAR Kumar" w:date="2023-04-24T20:14:00Z">
        <w:r w:rsidR="00D13AF1">
          <w:rPr>
            <w:rFonts w:asciiTheme="minorHAnsi" w:hAnsiTheme="minorHAnsi"/>
            <w:szCs w:val="22"/>
            <w:lang w:val="en-GB"/>
          </w:rPr>
          <w:t xml:space="preserve">same </w:t>
        </w:r>
      </w:ins>
      <w:ins w:id="253" w:author="NIHAR Kumar" w:date="2023-04-24T20:12:00Z">
        <w:r w:rsidR="006A182E">
          <w:rPr>
            <w:rFonts w:asciiTheme="minorHAnsi" w:hAnsiTheme="minorHAnsi"/>
            <w:szCs w:val="22"/>
            <w:lang w:val="en-GB"/>
          </w:rPr>
          <w:t xml:space="preserve">fuelwood </w:t>
        </w:r>
      </w:ins>
      <w:ins w:id="254" w:author="NIHAR Kumar" w:date="2023-04-24T20:04:00Z">
        <w:r w:rsidR="00A7024A" w:rsidRPr="00A7024A">
          <w:rPr>
            <w:rFonts w:asciiTheme="minorHAnsi" w:hAnsiTheme="minorHAnsi"/>
            <w:szCs w:val="22"/>
            <w:lang w:val="en-GB"/>
          </w:rPr>
          <w:t>consumption</w:t>
        </w:r>
      </w:ins>
      <w:ins w:id="255" w:author="NIHAR Kumar" w:date="2023-04-24T20:12:00Z">
        <w:r w:rsidR="006A182E">
          <w:rPr>
            <w:rFonts w:asciiTheme="minorHAnsi" w:hAnsiTheme="minorHAnsi"/>
            <w:szCs w:val="22"/>
            <w:lang w:val="en-GB"/>
          </w:rPr>
          <w:t xml:space="preserve"> in </w:t>
        </w:r>
      </w:ins>
      <w:ins w:id="256" w:author="NIHAR Kumar" w:date="2023-04-24T20:13:00Z">
        <w:r w:rsidR="006A182E">
          <w:rPr>
            <w:rFonts w:asciiTheme="minorHAnsi" w:hAnsiTheme="minorHAnsi"/>
            <w:szCs w:val="22"/>
            <w:lang w:val="en-GB"/>
          </w:rPr>
          <w:t>baseline</w:t>
        </w:r>
      </w:ins>
      <w:ins w:id="257" w:author="NIHAR Kumar" w:date="2023-04-24T20:12:00Z">
        <w:r w:rsidR="006A182E">
          <w:rPr>
            <w:rFonts w:asciiTheme="minorHAnsi" w:hAnsiTheme="minorHAnsi"/>
            <w:szCs w:val="22"/>
            <w:lang w:val="en-GB"/>
          </w:rPr>
          <w:t xml:space="preserve"> </w:t>
        </w:r>
      </w:ins>
      <w:ins w:id="258" w:author="NIHAR Kumar" w:date="2023-04-24T20:14:00Z">
        <w:r w:rsidR="00DF697F">
          <w:rPr>
            <w:rFonts w:asciiTheme="minorHAnsi" w:hAnsiTheme="minorHAnsi"/>
            <w:szCs w:val="22"/>
            <w:lang w:val="en-GB"/>
          </w:rPr>
          <w:t>scenario</w:t>
        </w:r>
      </w:ins>
      <w:ins w:id="259" w:author="NIHAR Kumar" w:date="2023-04-24T20:16:00Z">
        <w:r w:rsidR="007F5B92">
          <w:rPr>
            <w:rFonts w:asciiTheme="minorHAnsi" w:hAnsiTheme="minorHAnsi"/>
            <w:szCs w:val="22"/>
            <w:lang w:val="en-GB"/>
          </w:rPr>
          <w:t xml:space="preserve">. </w:t>
        </w:r>
      </w:ins>
    </w:p>
    <w:p w14:paraId="7987D00C" w14:textId="6F3CCB86" w:rsidR="004D0EF6" w:rsidRDefault="007F5B92" w:rsidP="006A182E">
      <w:pPr>
        <w:jc w:val="both"/>
        <w:rPr>
          <w:ins w:id="260" w:author="NIHAR Kumar" w:date="2023-04-24T20:17:00Z"/>
          <w:rFonts w:asciiTheme="minorHAnsi" w:hAnsiTheme="minorHAnsi"/>
          <w:szCs w:val="22"/>
          <w:lang w:val="en-GB"/>
        </w:rPr>
      </w:pPr>
      <w:ins w:id="261" w:author="NIHAR Kumar" w:date="2023-04-24T20:16:00Z">
        <w:r>
          <w:rPr>
            <w:rFonts w:asciiTheme="minorHAnsi" w:hAnsiTheme="minorHAnsi"/>
            <w:szCs w:val="22"/>
            <w:lang w:val="en-GB"/>
          </w:rPr>
          <w:t xml:space="preserve">To avoid the cross effects in the PoA, </w:t>
        </w:r>
        <w:r w:rsidR="00372641">
          <w:rPr>
            <w:rFonts w:asciiTheme="minorHAnsi" w:hAnsiTheme="minorHAnsi"/>
            <w:szCs w:val="22"/>
            <w:lang w:val="en-GB"/>
          </w:rPr>
          <w:t>the CME will also take the following measure along</w:t>
        </w:r>
      </w:ins>
      <w:ins w:id="262" w:author="NIHAR Kumar" w:date="2023-04-24T20:17:00Z">
        <w:r w:rsidR="00372641">
          <w:rPr>
            <w:rFonts w:asciiTheme="minorHAnsi" w:hAnsiTheme="minorHAnsi"/>
            <w:szCs w:val="22"/>
            <w:lang w:val="en-GB"/>
          </w:rPr>
          <w:t xml:space="preserve"> with the </w:t>
        </w:r>
        <w:r w:rsidR="004D0EF6">
          <w:rPr>
            <w:rFonts w:asciiTheme="minorHAnsi" w:hAnsiTheme="minorHAnsi"/>
            <w:szCs w:val="22"/>
            <w:lang w:val="en-GB"/>
          </w:rPr>
          <w:t xml:space="preserve">those </w:t>
        </w:r>
        <w:r w:rsidR="00372641">
          <w:rPr>
            <w:rFonts w:asciiTheme="minorHAnsi" w:hAnsiTheme="minorHAnsi"/>
            <w:szCs w:val="22"/>
            <w:lang w:val="en-GB"/>
          </w:rPr>
          <w:t>discussed above:</w:t>
        </w:r>
      </w:ins>
    </w:p>
    <w:p w14:paraId="40C9FEFC" w14:textId="0C2A5267" w:rsidR="00D85351" w:rsidRDefault="00650FB5" w:rsidP="00FC76FB">
      <w:pPr>
        <w:pStyle w:val="Paragraphedeliste"/>
        <w:numPr>
          <w:ilvl w:val="0"/>
          <w:numId w:val="35"/>
        </w:numPr>
        <w:spacing w:after="0" w:line="240" w:lineRule="auto"/>
        <w:contextualSpacing w:val="0"/>
        <w:jc w:val="both"/>
        <w:rPr>
          <w:ins w:id="263" w:author="NIHAR Kumar" w:date="2023-05-09T13:13:00Z"/>
          <w:rFonts w:eastAsia="Times New Roman" w:cs="Times New Roman"/>
          <w:szCs w:val="22"/>
          <w14:cntxtAlts w14:val="0"/>
        </w:rPr>
      </w:pPr>
      <w:ins w:id="264" w:author="NIHAR Kumar" w:date="2023-04-24T20:18:00Z">
        <w:r>
          <w:rPr>
            <w:rFonts w:eastAsia="Times New Roman" w:cs="Times New Roman"/>
            <w:szCs w:val="22"/>
            <w14:cntxtAlts w14:val="0"/>
          </w:rPr>
          <w:t>O</w:t>
        </w:r>
      </w:ins>
      <w:ins w:id="265" w:author="NIHAR Kumar" w:date="2023-04-24T20:17:00Z">
        <w:r w:rsidR="004D0EF6" w:rsidRPr="00FC76FB">
          <w:rPr>
            <w:rFonts w:eastAsia="Times New Roman" w:cs="Times New Roman"/>
            <w:szCs w:val="22"/>
            <w14:cntxtAlts w14:val="0"/>
          </w:rPr>
          <w:t>nce a baseline is estimated/determined, the</w:t>
        </w:r>
      </w:ins>
      <w:ins w:id="266" w:author="NIHAR Kumar" w:date="2023-04-24T20:18:00Z">
        <w:r w:rsidR="00C23C35" w:rsidRPr="00FC76FB">
          <w:rPr>
            <w:rFonts w:eastAsia="Times New Roman" w:cs="Times New Roman"/>
            <w:szCs w:val="22"/>
            <w14:cntxtAlts w14:val="0"/>
          </w:rPr>
          <w:t xml:space="preserve"> </w:t>
        </w:r>
      </w:ins>
      <w:ins w:id="267" w:author="NIHAR Kumar" w:date="2023-04-24T20:17:00Z">
        <w:r w:rsidR="004D0EF6" w:rsidRPr="00FC76FB">
          <w:rPr>
            <w:rFonts w:eastAsia="Times New Roman" w:cs="Times New Roman"/>
            <w:szCs w:val="22"/>
            <w14:cntxtAlts w14:val="0"/>
          </w:rPr>
          <w:t>secondary (tertiary, etc.) measure shall not use the historical/default</w:t>
        </w:r>
      </w:ins>
      <w:ins w:id="268" w:author="NIHAR Kumar" w:date="2023-04-24T20:18:00Z">
        <w:r w:rsidR="00C23C35" w:rsidRPr="00FC76FB">
          <w:rPr>
            <w:rFonts w:eastAsia="Times New Roman" w:cs="Times New Roman"/>
            <w:szCs w:val="22"/>
            <w14:cntxtAlts w14:val="0"/>
          </w:rPr>
          <w:t xml:space="preserve"> values, but an adjusted value </w:t>
        </w:r>
      </w:ins>
      <w:ins w:id="269" w:author="NIHAR Kumar" w:date="2023-05-17T17:17:00Z">
        <w:r w:rsidR="005162E5" w:rsidRPr="00FC76FB">
          <w:rPr>
            <w:rFonts w:eastAsia="Times New Roman" w:cs="Times New Roman"/>
            <w:szCs w:val="22"/>
            <w14:cntxtAlts w14:val="0"/>
          </w:rPr>
          <w:t>considering</w:t>
        </w:r>
      </w:ins>
      <w:ins w:id="270" w:author="NIHAR Kumar" w:date="2023-04-24T20:18:00Z">
        <w:r w:rsidR="00C23C35" w:rsidRPr="00FC76FB">
          <w:rPr>
            <w:rFonts w:eastAsia="Times New Roman" w:cs="Times New Roman"/>
            <w:szCs w:val="22"/>
            <w14:cntxtAlts w14:val="0"/>
          </w:rPr>
          <w:t xml:space="preserve"> a scenario in which the</w:t>
        </w:r>
      </w:ins>
      <w:ins w:id="271" w:author="NIHAR Kumar" w:date="2023-04-24T20:19:00Z">
        <w:r>
          <w:rPr>
            <w:rFonts w:eastAsia="Times New Roman" w:cs="Times New Roman"/>
            <w:szCs w:val="22"/>
            <w14:cntxtAlts w14:val="0"/>
          </w:rPr>
          <w:t xml:space="preserve"> </w:t>
        </w:r>
      </w:ins>
      <w:ins w:id="272" w:author="NIHAR Kumar" w:date="2023-04-24T20:18:00Z">
        <w:r w:rsidR="00C23C35" w:rsidRPr="00FC76FB">
          <w:rPr>
            <w:rFonts w:eastAsia="Times New Roman" w:cs="Times New Roman"/>
            <w:szCs w:val="22"/>
            <w14:cntxtAlts w14:val="0"/>
          </w:rPr>
          <w:t>primary measure is implemented</w:t>
        </w:r>
      </w:ins>
      <w:ins w:id="273" w:author="NIHAR Kumar" w:date="2023-04-25T17:59:00Z">
        <w:r w:rsidR="008969E6">
          <w:rPr>
            <w:rFonts w:eastAsia="Times New Roman" w:cs="Times New Roman"/>
            <w:szCs w:val="22"/>
            <w14:cntxtAlts w14:val="0"/>
          </w:rPr>
          <w:t xml:space="preserve"> to avoi</w:t>
        </w:r>
        <w:del w:id="274" w:author="EVA LEIBOVICI" w:date="2023-09-18T16:35:00Z">
          <w:r w:rsidR="008969E6" w:rsidDel="00471A6C">
            <w:rPr>
              <w:rFonts w:eastAsia="Times New Roman" w:cs="Times New Roman"/>
              <w:szCs w:val="22"/>
              <w14:cntxtAlts w14:val="0"/>
            </w:rPr>
            <w:delText>u</w:delText>
          </w:r>
        </w:del>
        <w:r w:rsidR="008969E6">
          <w:rPr>
            <w:rFonts w:eastAsia="Times New Roman" w:cs="Times New Roman"/>
            <w:szCs w:val="22"/>
            <w14:cntxtAlts w14:val="0"/>
          </w:rPr>
          <w:t>d cross effect in the VPA</w:t>
        </w:r>
      </w:ins>
      <w:ins w:id="275" w:author="NIHAR Kumar" w:date="2023-04-24T20:19:00Z">
        <w:r>
          <w:rPr>
            <w:rFonts w:eastAsia="Times New Roman" w:cs="Times New Roman"/>
            <w:szCs w:val="22"/>
            <w14:cntxtAlts w14:val="0"/>
          </w:rPr>
          <w:t>.</w:t>
        </w:r>
      </w:ins>
    </w:p>
    <w:p w14:paraId="655FEA93" w14:textId="77777777" w:rsidR="00775EA5" w:rsidRDefault="00775EA5" w:rsidP="00775EA5">
      <w:pPr>
        <w:spacing w:after="0" w:line="240" w:lineRule="auto"/>
        <w:contextualSpacing w:val="0"/>
        <w:jc w:val="both"/>
        <w:rPr>
          <w:ins w:id="276" w:author="NIHAR Kumar" w:date="2023-05-09T13:13:00Z"/>
          <w:rFonts w:eastAsia="Times New Roman" w:cs="Times New Roman"/>
          <w:szCs w:val="22"/>
          <w14:cntxtAlts w14:val="0"/>
        </w:rPr>
      </w:pPr>
    </w:p>
    <w:p w14:paraId="3795274B" w14:textId="61D42C02" w:rsidR="00775EA5" w:rsidRPr="00775EA5" w:rsidRDefault="00775EA5">
      <w:pPr>
        <w:spacing w:after="0" w:line="240" w:lineRule="auto"/>
        <w:contextualSpacing w:val="0"/>
        <w:jc w:val="both"/>
        <w:rPr>
          <w:rFonts w:eastAsia="Times New Roman" w:cs="Times New Roman"/>
          <w:szCs w:val="22"/>
          <w14:cntxtAlts w14:val="0"/>
          <w:rPrChange w:id="277" w:author="NIHAR Kumar" w:date="2023-05-09T13:13:00Z">
            <w:rPr/>
          </w:rPrChange>
        </w:rPr>
        <w:pPrChange w:id="278" w:author="NIHAR Kumar" w:date="2023-05-09T13:13:00Z">
          <w:pPr>
            <w:pStyle w:val="Paragraphedeliste"/>
            <w:numPr>
              <w:numId w:val="35"/>
            </w:numPr>
            <w:spacing w:after="0" w:line="240" w:lineRule="auto"/>
            <w:ind w:hanging="360"/>
            <w:contextualSpacing w:val="0"/>
            <w:jc w:val="both"/>
          </w:pPr>
        </w:pPrChange>
      </w:pPr>
      <w:ins w:id="279" w:author="NIHAR Kumar" w:date="2023-05-09T13:13:00Z">
        <w:r>
          <w:rPr>
            <w:rFonts w:eastAsia="Times New Roman" w:cs="Times New Roman"/>
            <w:szCs w:val="22"/>
            <w14:cntxtAlts w14:val="0"/>
          </w:rPr>
          <w:t>Further, i</w:t>
        </w:r>
      </w:ins>
      <w:ins w:id="280" w:author="NIHAR Kumar" w:date="2023-05-09T13:15:00Z">
        <w:r w:rsidR="0008668D">
          <w:rPr>
            <w:rFonts w:eastAsia="Times New Roman" w:cs="Times New Roman"/>
            <w:szCs w:val="22"/>
            <w14:cntxtAlts w14:val="0"/>
          </w:rPr>
          <w:t>n</w:t>
        </w:r>
      </w:ins>
      <w:ins w:id="281" w:author="NIHAR Kumar" w:date="2023-05-09T13:13:00Z">
        <w:r>
          <w:rPr>
            <w:rFonts w:eastAsia="Times New Roman" w:cs="Times New Roman"/>
            <w:szCs w:val="22"/>
            <w14:cntxtAlts w14:val="0"/>
          </w:rPr>
          <w:t xml:space="preserve"> case any </w:t>
        </w:r>
        <w:r w:rsidR="00EA6158">
          <w:rPr>
            <w:rFonts w:eastAsia="Times New Roman" w:cs="Times New Roman"/>
            <w:szCs w:val="22"/>
            <w14:cntxtAlts w14:val="0"/>
          </w:rPr>
          <w:t xml:space="preserve">cross effect </w:t>
        </w:r>
      </w:ins>
      <w:ins w:id="282" w:author="NIHAR Kumar" w:date="2023-05-09T13:14:00Z">
        <w:r w:rsidR="00F2275A">
          <w:rPr>
            <w:rFonts w:eastAsia="Times New Roman" w:cs="Times New Roman"/>
            <w:szCs w:val="22"/>
            <w14:cntxtAlts w14:val="0"/>
          </w:rPr>
          <w:t xml:space="preserve">found </w:t>
        </w:r>
      </w:ins>
      <w:ins w:id="283" w:author="NIHAR Kumar" w:date="2023-05-09T13:15:00Z">
        <w:r w:rsidR="00675156">
          <w:rPr>
            <w:rFonts w:eastAsia="Times New Roman" w:cs="Times New Roman"/>
            <w:szCs w:val="22"/>
            <w14:cntxtAlts w14:val="0"/>
          </w:rPr>
          <w:t xml:space="preserve">later on during the </w:t>
        </w:r>
      </w:ins>
      <w:ins w:id="284" w:author="NIHAR Kumar" w:date="2023-05-09T13:16:00Z">
        <w:r w:rsidR="008840D2">
          <w:rPr>
            <w:rFonts w:eastAsia="Times New Roman" w:cs="Times New Roman"/>
            <w:szCs w:val="22"/>
            <w14:cntxtAlts w14:val="0"/>
          </w:rPr>
          <w:t xml:space="preserve">implementation/monitoring/verification/ stage, </w:t>
        </w:r>
        <w:r w:rsidR="0044055D">
          <w:rPr>
            <w:rFonts w:eastAsia="Times New Roman" w:cs="Times New Roman"/>
            <w:szCs w:val="22"/>
            <w14:cntxtAlts w14:val="0"/>
          </w:rPr>
          <w:t>hence</w:t>
        </w:r>
      </w:ins>
      <w:ins w:id="285" w:author="NIHAR Kumar" w:date="2023-05-09T13:15:00Z">
        <w:r w:rsidR="00675156">
          <w:rPr>
            <w:rFonts w:eastAsia="Times New Roman" w:cs="Times New Roman"/>
            <w:szCs w:val="22"/>
            <w14:cntxtAlts w14:val="0"/>
          </w:rPr>
          <w:t xml:space="preserve"> the emission reduction will be discounted accordingly. </w:t>
        </w:r>
      </w:ins>
      <w:ins w:id="286" w:author="NIHAR Kumar" w:date="2023-05-09T13:14:00Z">
        <w:r w:rsidR="00F2275A">
          <w:rPr>
            <w:rFonts w:eastAsia="Times New Roman" w:cs="Times New Roman"/>
            <w:szCs w:val="22"/>
            <w14:cntxtAlts w14:val="0"/>
          </w:rPr>
          <w:t xml:space="preserve"> </w:t>
        </w:r>
      </w:ins>
    </w:p>
    <w:p w14:paraId="63DDD03B" w14:textId="77777777" w:rsidR="004473A5" w:rsidRPr="00A9089E" w:rsidRDefault="004473A5" w:rsidP="004473A5">
      <w:pPr>
        <w:pStyle w:val="SectionList"/>
      </w:pPr>
      <w:r w:rsidRPr="00A34209">
        <w:t>Eligibility criteria for inclusion of a VPA in the PoA</w:t>
      </w:r>
    </w:p>
    <w:tbl>
      <w:tblPr>
        <w:tblStyle w:val="GSTableBoldline-heightcondensed"/>
        <w:tblW w:w="0" w:type="auto"/>
        <w:tblLayout w:type="fixed"/>
        <w:tblCellMar>
          <w:top w:w="57" w:type="dxa"/>
          <w:left w:w="57" w:type="dxa"/>
        </w:tblCellMar>
        <w:tblLook w:val="0160" w:firstRow="1" w:lastRow="1" w:firstColumn="0" w:lastColumn="1" w:noHBand="0" w:noVBand="0"/>
      </w:tblPr>
      <w:tblGrid>
        <w:gridCol w:w="561"/>
        <w:gridCol w:w="3022"/>
        <w:gridCol w:w="3022"/>
        <w:gridCol w:w="3024"/>
      </w:tblGrid>
      <w:tr w:rsidR="004473A5" w:rsidRPr="00A9089E" w14:paraId="052E518C" w14:textId="77777777" w:rsidTr="00BA7756">
        <w:trPr>
          <w:cnfStyle w:val="100000000000" w:firstRow="1" w:lastRow="0" w:firstColumn="0" w:lastColumn="0" w:oddVBand="0" w:evenVBand="0" w:oddHBand="0" w:evenHBand="0" w:firstRowFirstColumn="0" w:firstRowLastColumn="0" w:lastRowFirstColumn="0" w:lastRowLastColumn="0"/>
        </w:trPr>
        <w:tc>
          <w:tcPr>
            <w:tcW w:w="561" w:type="dxa"/>
            <w:vAlign w:val="top"/>
          </w:tcPr>
          <w:p w14:paraId="4F8A6204" w14:textId="77777777" w:rsidR="004473A5" w:rsidRPr="00A9089E" w:rsidRDefault="004473A5" w:rsidP="00BA7756">
            <w:pPr>
              <w:spacing w:line="276" w:lineRule="auto"/>
              <w:rPr>
                <w:color w:val="FFFFFF" w:themeColor="background1"/>
              </w:rPr>
            </w:pPr>
            <w:r w:rsidRPr="00A9089E">
              <w:rPr>
                <w:color w:val="FFFFFF" w:themeColor="background1"/>
              </w:rPr>
              <w:t>No.</w:t>
            </w:r>
          </w:p>
        </w:tc>
        <w:tc>
          <w:tcPr>
            <w:tcW w:w="3022" w:type="dxa"/>
            <w:vAlign w:val="top"/>
          </w:tcPr>
          <w:p w14:paraId="0ADF1397" w14:textId="77777777" w:rsidR="004473A5" w:rsidRPr="00A9089E" w:rsidRDefault="004473A5" w:rsidP="00BA7756">
            <w:pPr>
              <w:spacing w:line="276" w:lineRule="auto"/>
              <w:rPr>
                <w:color w:val="FFFFFF" w:themeColor="background1"/>
                <w:lang w:eastAsia="de-DE"/>
              </w:rPr>
            </w:pPr>
            <w:r w:rsidRPr="00A9089E">
              <w:rPr>
                <w:color w:val="FFFFFF" w:themeColor="background1"/>
                <w:lang w:eastAsia="de-DE"/>
              </w:rPr>
              <w:t>Eligibility Criterion</w:t>
            </w:r>
          </w:p>
          <w:p w14:paraId="2AFF3D0E" w14:textId="77777777" w:rsidR="004473A5" w:rsidRPr="00A9089E" w:rsidRDefault="004473A5" w:rsidP="00BA7756">
            <w:pPr>
              <w:spacing w:line="276" w:lineRule="auto"/>
              <w:rPr>
                <w:color w:val="FFFFFF" w:themeColor="background1"/>
              </w:rPr>
            </w:pPr>
          </w:p>
        </w:tc>
        <w:tc>
          <w:tcPr>
            <w:tcW w:w="3022" w:type="dxa"/>
            <w:vAlign w:val="top"/>
          </w:tcPr>
          <w:p w14:paraId="1CD61A94" w14:textId="77777777" w:rsidR="004473A5" w:rsidRPr="00A9089E" w:rsidRDefault="004473A5" w:rsidP="00BA7756">
            <w:pPr>
              <w:spacing w:line="276" w:lineRule="auto"/>
              <w:rPr>
                <w:color w:val="FFFFFF" w:themeColor="background1"/>
              </w:rPr>
            </w:pPr>
            <w:r w:rsidRPr="00A9089E">
              <w:rPr>
                <w:color w:val="FFFFFF" w:themeColor="background1"/>
              </w:rPr>
              <w:t>Description/</w:t>
            </w:r>
          </w:p>
          <w:p w14:paraId="5CC66719" w14:textId="77777777" w:rsidR="004473A5" w:rsidRPr="00A9089E" w:rsidRDefault="004473A5" w:rsidP="00BA7756">
            <w:pPr>
              <w:spacing w:line="276" w:lineRule="auto"/>
              <w:rPr>
                <w:color w:val="FFFFFF" w:themeColor="background1"/>
              </w:rPr>
            </w:pPr>
            <w:r w:rsidRPr="00A9089E">
              <w:rPr>
                <w:color w:val="FFFFFF" w:themeColor="background1"/>
              </w:rPr>
              <w:t>Required condition</w:t>
            </w:r>
          </w:p>
        </w:tc>
        <w:tc>
          <w:tcPr>
            <w:tcW w:w="3024" w:type="dxa"/>
            <w:vAlign w:val="top"/>
          </w:tcPr>
          <w:p w14:paraId="426E00ED" w14:textId="77777777" w:rsidR="004473A5" w:rsidRPr="00A9089E" w:rsidRDefault="004473A5" w:rsidP="00BA7756">
            <w:pPr>
              <w:spacing w:line="276" w:lineRule="auto"/>
              <w:rPr>
                <w:color w:val="FFFFFF" w:themeColor="background1"/>
              </w:rPr>
            </w:pPr>
            <w:r w:rsidRPr="00A9089E">
              <w:rPr>
                <w:color w:val="FFFFFF" w:themeColor="background1"/>
              </w:rPr>
              <w:t>Means of Verification/Supporting evidence</w:t>
            </w:r>
          </w:p>
          <w:p w14:paraId="11264B95" w14:textId="77777777" w:rsidR="004473A5" w:rsidRPr="00A9089E" w:rsidRDefault="004473A5" w:rsidP="00BA7756">
            <w:pPr>
              <w:spacing w:line="276" w:lineRule="auto"/>
              <w:rPr>
                <w:color w:val="FFFFFF" w:themeColor="background1"/>
              </w:rPr>
            </w:pPr>
            <w:r w:rsidRPr="00A9089E">
              <w:rPr>
                <w:color w:val="FFFFFF" w:themeColor="background1"/>
              </w:rPr>
              <w:t>for inclusion</w:t>
            </w:r>
          </w:p>
        </w:tc>
      </w:tr>
      <w:tr w:rsidR="00470527" w:rsidRPr="00A9089E" w14:paraId="47B94EEA" w14:textId="77777777" w:rsidTr="00BA7756">
        <w:tc>
          <w:tcPr>
            <w:tcW w:w="561" w:type="dxa"/>
            <w:vAlign w:val="top"/>
          </w:tcPr>
          <w:p w14:paraId="5CFB2719" w14:textId="77777777" w:rsidR="00470527" w:rsidRPr="00A9089E" w:rsidRDefault="00470527" w:rsidP="00470527">
            <w:pPr>
              <w:spacing w:line="276" w:lineRule="auto"/>
              <w:rPr>
                <w:color w:val="515151" w:themeColor="text1"/>
              </w:rPr>
            </w:pPr>
            <w:r w:rsidRPr="00A9089E">
              <w:rPr>
                <w:color w:val="515151" w:themeColor="text1"/>
              </w:rPr>
              <w:t>1</w:t>
            </w:r>
          </w:p>
        </w:tc>
        <w:tc>
          <w:tcPr>
            <w:tcW w:w="3022" w:type="dxa"/>
            <w:vAlign w:val="top"/>
          </w:tcPr>
          <w:p w14:paraId="2A17CF9D" w14:textId="3AC9FBCB" w:rsidR="00470527" w:rsidRPr="00A9089E" w:rsidRDefault="00470527" w:rsidP="00470527">
            <w:pPr>
              <w:spacing w:line="276" w:lineRule="auto"/>
              <w:rPr>
                <w:color w:val="FFFFFF" w:themeColor="background1"/>
              </w:rPr>
            </w:pPr>
            <w:r w:rsidRPr="00A3622D">
              <w:rPr>
                <w:rFonts w:asciiTheme="majorHAnsi" w:hAnsiTheme="majorHAnsi"/>
              </w:rPr>
              <w:t xml:space="preserve">Geographical boundaries </w:t>
            </w:r>
            <w:r>
              <w:rPr>
                <w:rFonts w:asciiTheme="majorHAnsi" w:hAnsiTheme="majorHAnsi"/>
              </w:rPr>
              <w:t>/ PoA Boundary</w:t>
            </w:r>
          </w:p>
        </w:tc>
        <w:tc>
          <w:tcPr>
            <w:tcW w:w="3022" w:type="dxa"/>
            <w:vAlign w:val="top"/>
          </w:tcPr>
          <w:p w14:paraId="71CD709C" w14:textId="77777777" w:rsidR="00470527" w:rsidRPr="00A3622D" w:rsidRDefault="00470527" w:rsidP="00470527">
            <w:pPr>
              <w:spacing w:line="240" w:lineRule="auto"/>
              <w:rPr>
                <w:rFonts w:asciiTheme="majorHAnsi" w:hAnsiTheme="majorHAnsi"/>
              </w:rPr>
            </w:pPr>
            <w:r w:rsidRPr="00A3622D">
              <w:rPr>
                <w:rFonts w:asciiTheme="majorHAnsi" w:hAnsiTheme="majorHAnsi"/>
              </w:rPr>
              <w:t>V/CPAs are consistent with the geographical boundary of the PoA;</w:t>
            </w:r>
          </w:p>
          <w:p w14:paraId="6E84723B" w14:textId="77777777" w:rsidR="00470527" w:rsidRPr="00A9089E" w:rsidRDefault="00470527" w:rsidP="00470527">
            <w:pPr>
              <w:spacing w:line="276" w:lineRule="auto"/>
              <w:rPr>
                <w:color w:val="FFFFFF" w:themeColor="background1"/>
              </w:rPr>
            </w:pPr>
          </w:p>
        </w:tc>
        <w:tc>
          <w:tcPr>
            <w:tcW w:w="3024" w:type="dxa"/>
            <w:vAlign w:val="top"/>
          </w:tcPr>
          <w:p w14:paraId="71661704" w14:textId="77777777" w:rsidR="00470527" w:rsidRDefault="00470527" w:rsidP="00470527">
            <w:pPr>
              <w:spacing w:line="240" w:lineRule="auto"/>
              <w:rPr>
                <w:rFonts w:asciiTheme="minorHAnsi" w:hAnsiTheme="minorHAnsi"/>
                <w:color w:val="323232" w:themeColor="text2"/>
                <w:szCs w:val="22"/>
              </w:rPr>
            </w:pPr>
            <w:r w:rsidRPr="00FB7510">
              <w:rPr>
                <w:rFonts w:asciiTheme="minorHAnsi" w:hAnsiTheme="minorHAnsi"/>
                <w:color w:val="323232" w:themeColor="text2"/>
                <w:szCs w:val="22"/>
              </w:rPr>
              <w:t>Each VPA will be located within the physical/geographical boundary of the PoA</w:t>
            </w:r>
            <w:r w:rsidRPr="00F14E23">
              <w:rPr>
                <w:rFonts w:asciiTheme="minorHAnsi" w:hAnsiTheme="minorHAnsi"/>
                <w:color w:val="323232" w:themeColor="text2"/>
                <w:szCs w:val="22"/>
              </w:rPr>
              <w:t>.</w:t>
            </w:r>
          </w:p>
          <w:p w14:paraId="748DE884" w14:textId="77777777" w:rsidR="00470527" w:rsidRDefault="00470527" w:rsidP="00470527">
            <w:pPr>
              <w:spacing w:line="240" w:lineRule="auto"/>
              <w:rPr>
                <w:rFonts w:asciiTheme="minorHAnsi" w:hAnsiTheme="minorHAnsi"/>
                <w:color w:val="323232" w:themeColor="text2"/>
                <w:szCs w:val="22"/>
              </w:rPr>
            </w:pPr>
          </w:p>
          <w:p w14:paraId="031DF7BC" w14:textId="77777777" w:rsidR="00470527" w:rsidRDefault="00470527" w:rsidP="00470527">
            <w:pPr>
              <w:spacing w:line="240" w:lineRule="auto"/>
              <w:rPr>
                <w:rFonts w:asciiTheme="majorHAnsi" w:hAnsiTheme="majorHAnsi"/>
              </w:rPr>
            </w:pPr>
            <w:r>
              <w:rPr>
                <w:rFonts w:asciiTheme="minorHAnsi" w:hAnsiTheme="minorHAnsi"/>
                <w:szCs w:val="22"/>
              </w:rPr>
              <w:t>Refer section A.2 (location of project) of VPA-DD for location of the VPA.</w:t>
            </w:r>
          </w:p>
          <w:p w14:paraId="6A1F241D" w14:textId="2FB58A71" w:rsidR="00470527" w:rsidRPr="00A9089E" w:rsidRDefault="00470527" w:rsidP="00470527">
            <w:pPr>
              <w:spacing w:line="276" w:lineRule="auto"/>
              <w:rPr>
                <w:color w:val="FFFFFF" w:themeColor="background1"/>
              </w:rPr>
            </w:pPr>
            <w:r w:rsidRPr="00A3622D">
              <w:rPr>
                <w:rFonts w:asciiTheme="majorHAnsi" w:hAnsiTheme="majorHAnsi"/>
              </w:rPr>
              <w:t>GPS coordinate and map defining boundary</w:t>
            </w:r>
            <w:r>
              <w:rPr>
                <w:rFonts w:asciiTheme="majorHAnsi" w:hAnsiTheme="majorHAnsi"/>
              </w:rPr>
              <w:t xml:space="preserve"> of each VPA</w:t>
            </w:r>
          </w:p>
        </w:tc>
      </w:tr>
      <w:tr w:rsidR="00470527" w:rsidRPr="00A9089E" w14:paraId="46602708" w14:textId="77777777" w:rsidTr="00BA7756">
        <w:tc>
          <w:tcPr>
            <w:tcW w:w="561" w:type="dxa"/>
            <w:vAlign w:val="top"/>
          </w:tcPr>
          <w:p w14:paraId="2B1553CE" w14:textId="77777777" w:rsidR="00470527" w:rsidRPr="00A9089E" w:rsidRDefault="00470527" w:rsidP="00470527">
            <w:pPr>
              <w:spacing w:line="276" w:lineRule="auto"/>
              <w:rPr>
                <w:color w:val="515151" w:themeColor="text1"/>
              </w:rPr>
            </w:pPr>
            <w:r w:rsidRPr="00A9089E">
              <w:rPr>
                <w:color w:val="515151" w:themeColor="text1"/>
              </w:rPr>
              <w:t>2</w:t>
            </w:r>
          </w:p>
        </w:tc>
        <w:tc>
          <w:tcPr>
            <w:tcW w:w="3022" w:type="dxa"/>
            <w:vAlign w:val="top"/>
          </w:tcPr>
          <w:p w14:paraId="6C3CD5C8" w14:textId="617F423C" w:rsidR="00470527" w:rsidRPr="00A9089E" w:rsidRDefault="00470527" w:rsidP="00470527">
            <w:pPr>
              <w:spacing w:line="276" w:lineRule="auto"/>
              <w:rPr>
                <w:color w:val="FFFFFF" w:themeColor="background1"/>
              </w:rPr>
            </w:pPr>
            <w:r w:rsidRPr="00A3622D">
              <w:rPr>
                <w:rFonts w:asciiTheme="majorHAnsi" w:hAnsiTheme="majorHAnsi"/>
              </w:rPr>
              <w:t>Conditions to avoid double counting of Impacts</w:t>
            </w:r>
          </w:p>
        </w:tc>
        <w:tc>
          <w:tcPr>
            <w:tcW w:w="3022" w:type="dxa"/>
            <w:vAlign w:val="top"/>
          </w:tcPr>
          <w:p w14:paraId="4E732B2C" w14:textId="3D7FA21A" w:rsidR="00470527" w:rsidRPr="00A3622D" w:rsidRDefault="00470527" w:rsidP="00470527">
            <w:pPr>
              <w:spacing w:line="240" w:lineRule="auto"/>
              <w:rPr>
                <w:rFonts w:asciiTheme="majorHAnsi" w:hAnsiTheme="majorHAnsi"/>
              </w:rPr>
            </w:pPr>
            <w:r w:rsidRPr="00A3622D">
              <w:rPr>
                <w:rFonts w:asciiTheme="majorHAnsi" w:hAnsiTheme="majorHAnsi"/>
              </w:rPr>
              <w:t>Project distributed products must not be double counted within any other programs</w:t>
            </w:r>
            <w:ins w:id="287" w:author="EVA LEIBOVICI" w:date="2023-09-18T16:41:00Z">
              <w:r w:rsidR="004546CC">
                <w:rPr>
                  <w:rFonts w:asciiTheme="majorHAnsi" w:hAnsiTheme="majorHAnsi"/>
                </w:rPr>
                <w:t xml:space="preserve">, </w:t>
              </w:r>
            </w:ins>
            <w:ins w:id="288" w:author="EVA LEIBOVICI" w:date="2023-09-18T16:42:00Z">
              <w:r w:rsidR="000812D8">
                <w:rPr>
                  <w:rFonts w:asciiTheme="majorHAnsi" w:hAnsiTheme="majorHAnsi"/>
                </w:rPr>
                <w:t xml:space="preserve">rights of ownership should be clearly defined between </w:t>
              </w:r>
              <w:r w:rsidR="000812D8">
                <w:rPr>
                  <w:rFonts w:asciiTheme="majorHAnsi" w:hAnsiTheme="majorHAnsi"/>
                </w:rPr>
                <w:lastRenderedPageBreak/>
                <w:t xml:space="preserve">the CME and beneficiaries and </w:t>
              </w:r>
              <w:r w:rsidR="001D4A1A">
                <w:rPr>
                  <w:rFonts w:asciiTheme="majorHAnsi" w:hAnsiTheme="majorHAnsi"/>
                </w:rPr>
                <w:t>project participants.</w:t>
              </w:r>
            </w:ins>
          </w:p>
          <w:p w14:paraId="74E25296" w14:textId="77777777" w:rsidR="00470527" w:rsidRPr="00A9089E" w:rsidRDefault="00470527" w:rsidP="00470527">
            <w:pPr>
              <w:spacing w:line="276" w:lineRule="auto"/>
              <w:rPr>
                <w:color w:val="FFFFFF" w:themeColor="background1"/>
              </w:rPr>
            </w:pPr>
          </w:p>
        </w:tc>
        <w:tc>
          <w:tcPr>
            <w:tcW w:w="3024" w:type="dxa"/>
            <w:vAlign w:val="top"/>
          </w:tcPr>
          <w:p w14:paraId="457D2B10" w14:textId="77777777" w:rsidR="00470527" w:rsidRDefault="00470527" w:rsidP="00470527">
            <w:pPr>
              <w:spacing w:line="276" w:lineRule="auto"/>
              <w:rPr>
                <w:ins w:id="289" w:author="EVA LEIBOVICI" w:date="2023-09-18T16:43:00Z"/>
                <w:rFonts w:asciiTheme="majorHAnsi" w:hAnsiTheme="majorHAnsi"/>
                <w:lang w:val="en-GB" w:eastAsia="de-DE"/>
              </w:rPr>
            </w:pPr>
            <w:r>
              <w:rPr>
                <w:rFonts w:asciiTheme="majorHAnsi" w:hAnsiTheme="majorHAnsi"/>
                <w:lang w:val="en-GB" w:eastAsia="de-DE"/>
              </w:rPr>
              <w:lastRenderedPageBreak/>
              <w:t>A</w:t>
            </w:r>
            <w:r w:rsidRPr="00251447">
              <w:rPr>
                <w:rFonts w:asciiTheme="majorHAnsi" w:hAnsiTheme="majorHAnsi"/>
                <w:lang w:val="en-GB" w:eastAsia="de-DE"/>
              </w:rPr>
              <w:t xml:space="preserve">ll </w:t>
            </w:r>
            <w:r>
              <w:rPr>
                <w:rFonts w:asciiTheme="majorHAnsi" w:hAnsiTheme="majorHAnsi"/>
                <w:lang w:val="en-GB" w:eastAsia="de-DE"/>
              </w:rPr>
              <w:t>units</w:t>
            </w:r>
            <w:r w:rsidRPr="00251447">
              <w:rPr>
                <w:rFonts w:asciiTheme="majorHAnsi" w:hAnsiTheme="majorHAnsi"/>
                <w:lang w:val="en-GB" w:eastAsia="de-DE"/>
              </w:rPr>
              <w:t xml:space="preserve"> under this programme shall </w:t>
            </w:r>
            <w:r>
              <w:rPr>
                <w:rFonts w:asciiTheme="majorHAnsi" w:hAnsiTheme="majorHAnsi"/>
                <w:lang w:val="en-GB" w:eastAsia="de-DE"/>
              </w:rPr>
              <w:t xml:space="preserve">be associated with a </w:t>
            </w:r>
            <w:r w:rsidRPr="00251447">
              <w:rPr>
                <w:rFonts w:asciiTheme="majorHAnsi" w:hAnsiTheme="majorHAnsi"/>
                <w:lang w:val="en-GB" w:eastAsia="de-DE"/>
              </w:rPr>
              <w:t xml:space="preserve">unique </w:t>
            </w:r>
            <w:r>
              <w:rPr>
                <w:rFonts w:asciiTheme="majorHAnsi" w:hAnsiTheme="majorHAnsi"/>
                <w:lang w:val="en-GB" w:eastAsia="de-DE"/>
              </w:rPr>
              <w:t xml:space="preserve">logo/brand/ product </w:t>
            </w:r>
            <w:r w:rsidRPr="00251447">
              <w:rPr>
                <w:rFonts w:asciiTheme="majorHAnsi" w:hAnsiTheme="majorHAnsi"/>
                <w:lang w:val="en-GB" w:eastAsia="de-DE"/>
              </w:rPr>
              <w:t>ID number</w:t>
            </w:r>
            <w:r>
              <w:rPr>
                <w:rFonts w:asciiTheme="majorHAnsi" w:hAnsiTheme="majorHAnsi"/>
                <w:lang w:val="en-GB" w:eastAsia="de-DE"/>
              </w:rPr>
              <w:t xml:space="preserve"> / unique </w:t>
            </w:r>
            <w:r>
              <w:rPr>
                <w:rFonts w:asciiTheme="majorHAnsi" w:hAnsiTheme="majorHAnsi"/>
                <w:lang w:val="en-GB" w:eastAsia="de-DE"/>
              </w:rPr>
              <w:lastRenderedPageBreak/>
              <w:t>household or institutional ID number</w:t>
            </w:r>
            <w:r w:rsidRPr="00251447">
              <w:rPr>
                <w:rFonts w:asciiTheme="majorHAnsi" w:hAnsiTheme="majorHAnsi"/>
                <w:lang w:val="en-GB" w:eastAsia="de-DE"/>
              </w:rPr>
              <w:t xml:space="preserve"> / Tag number</w:t>
            </w:r>
            <w:r>
              <w:rPr>
                <w:rFonts w:asciiTheme="majorHAnsi" w:hAnsiTheme="majorHAnsi"/>
                <w:lang w:val="en-GB" w:eastAsia="de-DE"/>
              </w:rPr>
              <w:t xml:space="preserve"> / invoice number / receipt number or </w:t>
            </w:r>
            <w:r w:rsidRPr="00666239">
              <w:rPr>
                <w:rFonts w:asciiTheme="majorHAnsi" w:hAnsiTheme="majorHAnsi"/>
                <w:lang w:val="en-GB" w:eastAsia="de-DE"/>
              </w:rPr>
              <w:t xml:space="preserve"> a name plate with the stove serial number will be displayed in the household. Further, the beneficiary details will be </w:t>
            </w:r>
            <w:r>
              <w:rPr>
                <w:rFonts w:asciiTheme="majorHAnsi" w:hAnsiTheme="majorHAnsi"/>
                <w:lang w:val="en-GB" w:eastAsia="de-DE"/>
              </w:rPr>
              <w:t xml:space="preserve">etc. </w:t>
            </w:r>
            <w:r w:rsidRPr="00251447">
              <w:rPr>
                <w:rFonts w:asciiTheme="majorHAnsi" w:hAnsiTheme="majorHAnsi"/>
                <w:lang w:val="en-GB" w:eastAsia="de-DE"/>
              </w:rPr>
              <w:t>to uniquely identify each</w:t>
            </w:r>
            <w:r>
              <w:rPr>
                <w:rFonts w:asciiTheme="majorHAnsi" w:hAnsiTheme="majorHAnsi"/>
                <w:lang w:val="en-GB" w:eastAsia="de-DE"/>
              </w:rPr>
              <w:t xml:space="preserve"> unit distributed/installed to</w:t>
            </w:r>
            <w:r w:rsidRPr="00251447">
              <w:rPr>
                <w:rFonts w:asciiTheme="majorHAnsi" w:hAnsiTheme="majorHAnsi"/>
                <w:lang w:val="en-GB" w:eastAsia="de-DE"/>
              </w:rPr>
              <w:t xml:space="preserve"> avoid any double counting</w:t>
            </w:r>
            <w:r>
              <w:rPr>
                <w:rFonts w:asciiTheme="majorHAnsi" w:hAnsiTheme="majorHAnsi"/>
                <w:lang w:val="en-GB" w:eastAsia="de-DE"/>
              </w:rPr>
              <w:t xml:space="preserve"> of ICS/WPS and emission reductions.</w:t>
            </w:r>
          </w:p>
          <w:p w14:paraId="46D6E338" w14:textId="77777777" w:rsidR="001D4A1A" w:rsidRDefault="00446256" w:rsidP="00470527">
            <w:pPr>
              <w:spacing w:line="276" w:lineRule="auto"/>
              <w:rPr>
                <w:ins w:id="290" w:author="EVA LEIBOVICI" w:date="2023-09-18T16:48:00Z"/>
                <w:rFonts w:asciiTheme="majorHAnsi" w:hAnsiTheme="majorHAnsi"/>
                <w:lang w:val="en-GB" w:eastAsia="de-DE"/>
              </w:rPr>
            </w:pPr>
            <w:ins w:id="291" w:author="EVA LEIBOVICI" w:date="2023-09-18T16:43:00Z">
              <w:r>
                <w:rPr>
                  <w:rFonts w:asciiTheme="majorHAnsi" w:hAnsiTheme="majorHAnsi"/>
                  <w:lang w:val="en-GB" w:eastAsia="de-DE"/>
                </w:rPr>
                <w:t>In addition, rights of ownership on carbon credits will be clearly defined</w:t>
              </w:r>
            </w:ins>
            <w:ins w:id="292" w:author="EVA LEIBOVICI" w:date="2023-09-18T16:44:00Z">
              <w:r w:rsidR="004F2426">
                <w:rPr>
                  <w:rFonts w:asciiTheme="majorHAnsi" w:hAnsiTheme="majorHAnsi"/>
                  <w:lang w:val="en-GB" w:eastAsia="de-DE"/>
                </w:rPr>
                <w:t xml:space="preserve">. The beneficiaries will sign </w:t>
              </w:r>
              <w:r w:rsidR="007C1734">
                <w:rPr>
                  <w:rFonts w:asciiTheme="majorHAnsi" w:hAnsiTheme="majorHAnsi"/>
                  <w:lang w:val="en-GB" w:eastAsia="de-DE"/>
                </w:rPr>
                <w:t xml:space="preserve">a “beneficiary agreement” which mentions </w:t>
              </w:r>
            </w:ins>
            <w:ins w:id="293" w:author="EVA LEIBOVICI" w:date="2023-09-18T16:45:00Z">
              <w:r w:rsidR="00987BB4">
                <w:rPr>
                  <w:rFonts w:asciiTheme="majorHAnsi" w:hAnsiTheme="majorHAnsi"/>
                  <w:lang w:val="en-GB" w:eastAsia="de-DE"/>
                </w:rPr>
                <w:t xml:space="preserve">exclusive </w:t>
              </w:r>
            </w:ins>
            <w:ins w:id="294" w:author="EVA LEIBOVICI" w:date="2023-09-18T16:44:00Z">
              <w:r w:rsidR="007C1734">
                <w:rPr>
                  <w:rFonts w:asciiTheme="majorHAnsi" w:hAnsiTheme="majorHAnsi"/>
                  <w:lang w:val="en-GB" w:eastAsia="de-DE"/>
                </w:rPr>
                <w:t>transfer of credits to CME</w:t>
              </w:r>
            </w:ins>
            <w:ins w:id="295" w:author="EVA LEIBOVICI" w:date="2023-09-18T16:46:00Z">
              <w:r w:rsidR="00BE179A">
                <w:rPr>
                  <w:rFonts w:asciiTheme="majorHAnsi" w:hAnsiTheme="majorHAnsi"/>
                  <w:lang w:val="en-GB" w:eastAsia="de-DE"/>
                </w:rPr>
                <w:t xml:space="preserve">. The contracts signed with other project </w:t>
              </w:r>
            </w:ins>
            <w:ins w:id="296" w:author="EVA LEIBOVICI" w:date="2023-09-18T16:47:00Z">
              <w:r w:rsidR="00BE179A">
                <w:rPr>
                  <w:rFonts w:asciiTheme="majorHAnsi" w:hAnsiTheme="majorHAnsi"/>
                  <w:lang w:val="en-GB" w:eastAsia="de-DE"/>
                </w:rPr>
                <w:t xml:space="preserve">participants (VPA implementer, </w:t>
              </w:r>
              <w:r w:rsidR="00C450D5">
                <w:rPr>
                  <w:rFonts w:asciiTheme="majorHAnsi" w:hAnsiTheme="majorHAnsi"/>
                  <w:lang w:val="en-GB" w:eastAsia="de-DE"/>
                </w:rPr>
                <w:t>manufacturers, retailers, etc) will clearly mention modalities of credits ownership.</w:t>
              </w:r>
            </w:ins>
            <w:ins w:id="297" w:author="EVA LEIBOVICI" w:date="2023-09-18T16:44:00Z">
              <w:r w:rsidR="007C1734">
                <w:rPr>
                  <w:rFonts w:asciiTheme="majorHAnsi" w:hAnsiTheme="majorHAnsi"/>
                  <w:lang w:val="en-GB" w:eastAsia="de-DE"/>
                </w:rPr>
                <w:t xml:space="preserve"> </w:t>
              </w:r>
            </w:ins>
          </w:p>
          <w:p w14:paraId="00C15FFD" w14:textId="77777777" w:rsidR="00B4723D" w:rsidRDefault="00B4723D" w:rsidP="00470527">
            <w:pPr>
              <w:spacing w:line="276" w:lineRule="auto"/>
              <w:rPr>
                <w:ins w:id="298" w:author="EVA LEIBOVICI" w:date="2023-09-18T16:48:00Z"/>
                <w:rFonts w:asciiTheme="majorHAnsi" w:hAnsiTheme="majorHAnsi"/>
                <w:lang w:val="en-GB" w:eastAsia="de-DE"/>
              </w:rPr>
            </w:pPr>
          </w:p>
          <w:p w14:paraId="72B3F175" w14:textId="4D4F9B47" w:rsidR="00265E2E" w:rsidRDefault="00B4723D" w:rsidP="00470527">
            <w:pPr>
              <w:spacing w:line="276" w:lineRule="auto"/>
              <w:rPr>
                <w:ins w:id="299" w:author="EVA LEIBOVICI" w:date="2023-09-18T16:49:00Z"/>
                <w:rFonts w:asciiTheme="majorHAnsi" w:hAnsiTheme="majorHAnsi"/>
              </w:rPr>
            </w:pPr>
            <w:ins w:id="300" w:author="EVA LEIBOVICI" w:date="2023-09-18T16:48:00Z">
              <w:r w:rsidRPr="004C2BFC">
                <w:rPr>
                  <w:rFonts w:asciiTheme="majorHAnsi" w:hAnsiTheme="majorHAnsi"/>
                  <w:b/>
                  <w:bCs/>
                </w:rPr>
                <w:t>Documentary evidence:</w:t>
              </w:r>
              <w:r w:rsidRPr="00A3622D">
                <w:rPr>
                  <w:rFonts w:asciiTheme="majorHAnsi" w:hAnsiTheme="majorHAnsi"/>
                </w:rPr>
                <w:t xml:space="preserve"> </w:t>
              </w:r>
            </w:ins>
            <w:ins w:id="301" w:author="EVA LEIBOVICI" w:date="2023-09-18T16:49:00Z">
              <w:r w:rsidR="00265E2E">
                <w:rPr>
                  <w:rFonts w:asciiTheme="majorHAnsi" w:hAnsiTheme="majorHAnsi"/>
                </w:rPr>
                <w:t>List of beneficiaries with stove ID referenced</w:t>
              </w:r>
            </w:ins>
          </w:p>
          <w:p w14:paraId="763ED8CE" w14:textId="7C1DCDDD" w:rsidR="00B4723D" w:rsidRDefault="00265E2E" w:rsidP="00470527">
            <w:pPr>
              <w:spacing w:line="276" w:lineRule="auto"/>
              <w:rPr>
                <w:ins w:id="302" w:author="EVA LEIBOVICI" w:date="2023-09-18T16:49:00Z"/>
                <w:rFonts w:asciiTheme="majorHAnsi" w:hAnsiTheme="majorHAnsi"/>
              </w:rPr>
            </w:pPr>
            <w:ins w:id="303" w:author="EVA LEIBOVICI" w:date="2023-09-18T16:49:00Z">
              <w:r>
                <w:rPr>
                  <w:rFonts w:asciiTheme="majorHAnsi" w:hAnsiTheme="majorHAnsi"/>
                </w:rPr>
                <w:t>B</w:t>
              </w:r>
            </w:ins>
            <w:ins w:id="304" w:author="EVA LEIBOVICI" w:date="2023-09-18T16:48:00Z">
              <w:r w:rsidR="00B4723D" w:rsidRPr="00A3622D">
                <w:rPr>
                  <w:rFonts w:asciiTheme="majorHAnsi" w:hAnsiTheme="majorHAnsi"/>
                </w:rPr>
                <w:t>eneficiary agreement</w:t>
              </w:r>
            </w:ins>
            <w:ins w:id="305" w:author="EVA LEIBOVICI" w:date="2023-09-18T16:49:00Z">
              <w:r>
                <w:rPr>
                  <w:rFonts w:asciiTheme="majorHAnsi" w:hAnsiTheme="majorHAnsi"/>
                </w:rPr>
                <w:t>s</w:t>
              </w:r>
            </w:ins>
            <w:ins w:id="306" w:author="EVA LEIBOVICI" w:date="2023-09-18T16:48:00Z">
              <w:r w:rsidR="00B4723D" w:rsidRPr="00A3622D">
                <w:rPr>
                  <w:rFonts w:asciiTheme="majorHAnsi" w:hAnsiTheme="majorHAnsi"/>
                </w:rPr>
                <w:t xml:space="preserve"> </w:t>
              </w:r>
            </w:ins>
            <w:ins w:id="307" w:author="EVA LEIBOVICI" w:date="2023-09-18T16:49:00Z">
              <w:r>
                <w:rPr>
                  <w:rFonts w:asciiTheme="majorHAnsi" w:hAnsiTheme="majorHAnsi"/>
                </w:rPr>
                <w:t>signed</w:t>
              </w:r>
            </w:ins>
            <w:ins w:id="308" w:author="EVA LEIBOVICI" w:date="2023-09-18T16:48:00Z">
              <w:r w:rsidR="00B4723D" w:rsidRPr="00A3622D">
                <w:rPr>
                  <w:rFonts w:asciiTheme="majorHAnsi" w:hAnsiTheme="majorHAnsi"/>
                </w:rPr>
                <w:t xml:space="preserve"> </w:t>
              </w:r>
            </w:ins>
          </w:p>
          <w:p w14:paraId="29874B4A" w14:textId="40B4146F" w:rsidR="00265E2E" w:rsidRPr="00A9089E" w:rsidRDefault="00265E2E" w:rsidP="00470527">
            <w:pPr>
              <w:spacing w:line="276" w:lineRule="auto"/>
              <w:rPr>
                <w:color w:val="FFFFFF" w:themeColor="background1"/>
              </w:rPr>
            </w:pPr>
            <w:ins w:id="309" w:author="EVA LEIBOVICI" w:date="2023-09-18T16:49:00Z">
              <w:r>
                <w:rPr>
                  <w:rFonts w:asciiTheme="majorHAnsi" w:hAnsiTheme="majorHAnsi"/>
                </w:rPr>
                <w:t>Contracts between CME and project participants signed</w:t>
              </w:r>
            </w:ins>
          </w:p>
        </w:tc>
      </w:tr>
      <w:tr w:rsidR="00470527" w:rsidRPr="00A9089E" w14:paraId="30221805" w14:textId="77777777" w:rsidTr="00BA7756">
        <w:tc>
          <w:tcPr>
            <w:tcW w:w="561" w:type="dxa"/>
            <w:tcBorders>
              <w:bottom w:val="single" w:sz="4" w:space="0" w:color="A6A6A6" w:themeColor="background1" w:themeShade="A6"/>
            </w:tcBorders>
            <w:vAlign w:val="top"/>
          </w:tcPr>
          <w:p w14:paraId="71C62CE1" w14:textId="77777777" w:rsidR="00470527" w:rsidRPr="00A9089E" w:rsidRDefault="00470527" w:rsidP="00470527">
            <w:pPr>
              <w:spacing w:line="276" w:lineRule="auto"/>
              <w:rPr>
                <w:color w:val="515151" w:themeColor="text1"/>
              </w:rPr>
            </w:pPr>
            <w:r w:rsidRPr="00A9089E">
              <w:rPr>
                <w:color w:val="515151" w:themeColor="text1"/>
              </w:rPr>
              <w:lastRenderedPageBreak/>
              <w:t>3</w:t>
            </w:r>
          </w:p>
        </w:tc>
        <w:tc>
          <w:tcPr>
            <w:tcW w:w="3022" w:type="dxa"/>
            <w:tcBorders>
              <w:bottom w:val="single" w:sz="4" w:space="0" w:color="A6A6A6" w:themeColor="background1" w:themeShade="A6"/>
            </w:tcBorders>
            <w:vAlign w:val="top"/>
          </w:tcPr>
          <w:p w14:paraId="5AB49ECF" w14:textId="0A16EA58" w:rsidR="00470527" w:rsidRPr="00A9089E" w:rsidRDefault="00470527" w:rsidP="00470527">
            <w:pPr>
              <w:spacing w:line="276" w:lineRule="auto"/>
              <w:rPr>
                <w:color w:val="FFFFFF" w:themeColor="background1"/>
              </w:rPr>
            </w:pPr>
            <w:r w:rsidRPr="00A3622D">
              <w:rPr>
                <w:rFonts w:asciiTheme="majorHAnsi" w:hAnsiTheme="majorHAnsi"/>
              </w:rPr>
              <w:t>Exclusivity of the program</w:t>
            </w:r>
          </w:p>
        </w:tc>
        <w:tc>
          <w:tcPr>
            <w:tcW w:w="3022" w:type="dxa"/>
            <w:tcBorders>
              <w:bottom w:val="single" w:sz="4" w:space="0" w:color="A6A6A6" w:themeColor="background1" w:themeShade="A6"/>
            </w:tcBorders>
            <w:vAlign w:val="top"/>
          </w:tcPr>
          <w:p w14:paraId="5E3D5AC4" w14:textId="2C28DAF5" w:rsidR="00470527" w:rsidRPr="00A9089E" w:rsidRDefault="00470527" w:rsidP="00470527">
            <w:pPr>
              <w:spacing w:line="276" w:lineRule="auto"/>
              <w:rPr>
                <w:color w:val="FFFFFF" w:themeColor="background1"/>
              </w:rPr>
            </w:pPr>
            <w:r w:rsidRPr="00A3622D">
              <w:rPr>
                <w:rFonts w:asciiTheme="majorHAnsi" w:hAnsiTheme="majorHAnsi"/>
              </w:rPr>
              <w:t>V/CPAs are exclusive to the PoA</w:t>
            </w:r>
          </w:p>
        </w:tc>
        <w:tc>
          <w:tcPr>
            <w:tcW w:w="3024" w:type="dxa"/>
            <w:tcBorders>
              <w:bottom w:val="single" w:sz="4" w:space="0" w:color="A6A6A6" w:themeColor="background1" w:themeShade="A6"/>
            </w:tcBorders>
            <w:vAlign w:val="top"/>
          </w:tcPr>
          <w:p w14:paraId="3664AA31" w14:textId="77777777" w:rsidR="00470527" w:rsidRPr="00A3622D" w:rsidRDefault="00470527" w:rsidP="00470527">
            <w:pPr>
              <w:spacing w:line="240" w:lineRule="auto"/>
              <w:rPr>
                <w:rFonts w:asciiTheme="majorHAnsi" w:hAnsiTheme="majorHAnsi"/>
              </w:rPr>
            </w:pPr>
            <w:r w:rsidRPr="00A3622D">
              <w:rPr>
                <w:rFonts w:asciiTheme="majorHAnsi" w:hAnsiTheme="majorHAnsi"/>
              </w:rPr>
              <w:t>GPS coordinates and maps to define the Project boundary including the name of districts and villages.</w:t>
            </w:r>
          </w:p>
          <w:p w14:paraId="4EE1F4B0" w14:textId="77777777" w:rsidR="00470527" w:rsidRPr="00A3622D" w:rsidRDefault="00470527" w:rsidP="00470527">
            <w:pPr>
              <w:spacing w:line="240" w:lineRule="auto"/>
              <w:rPr>
                <w:rFonts w:asciiTheme="majorHAnsi" w:hAnsiTheme="majorHAnsi"/>
              </w:rPr>
            </w:pPr>
            <w:r w:rsidRPr="00A3622D">
              <w:rPr>
                <w:rFonts w:asciiTheme="majorHAnsi" w:hAnsiTheme="majorHAnsi"/>
              </w:rPr>
              <w:t xml:space="preserve"> </w:t>
            </w:r>
          </w:p>
          <w:p w14:paraId="72CFFCCC" w14:textId="4D74EA70" w:rsidR="00470527" w:rsidRPr="00A9089E" w:rsidRDefault="00470527" w:rsidP="00470527">
            <w:pPr>
              <w:spacing w:line="276" w:lineRule="auto"/>
              <w:rPr>
                <w:color w:val="FFFFFF" w:themeColor="background1"/>
              </w:rPr>
            </w:pPr>
            <w:r w:rsidRPr="00A3622D">
              <w:rPr>
                <w:rFonts w:asciiTheme="majorHAnsi" w:hAnsiTheme="majorHAnsi"/>
              </w:rPr>
              <w:t xml:space="preserve">Each small-scale VPA included under this PoA will not be included by any </w:t>
            </w:r>
            <w:r w:rsidRPr="00A3622D">
              <w:rPr>
                <w:rFonts w:asciiTheme="majorHAnsi" w:hAnsiTheme="majorHAnsi"/>
              </w:rPr>
              <w:lastRenderedPageBreak/>
              <w:t>other carbon standard</w:t>
            </w:r>
            <w:r>
              <w:rPr>
                <w:rFonts w:asciiTheme="majorHAnsi" w:hAnsiTheme="majorHAnsi"/>
              </w:rPr>
              <w:t xml:space="preserve"> </w:t>
            </w:r>
            <w:r w:rsidRPr="00F14E23">
              <w:rPr>
                <w:rFonts w:asciiTheme="minorHAnsi" w:hAnsiTheme="minorHAnsi"/>
                <w:szCs w:val="22"/>
              </w:rPr>
              <w:t>and is neither a de-registered VPA of an existing PoA</w:t>
            </w:r>
            <w:r w:rsidRPr="00A3622D">
              <w:rPr>
                <w:rFonts w:asciiTheme="majorHAnsi" w:hAnsiTheme="majorHAnsi"/>
              </w:rPr>
              <w:t xml:space="preserve">. Letter of engagement and cross check on registries. </w:t>
            </w:r>
          </w:p>
        </w:tc>
      </w:tr>
      <w:tr w:rsidR="00470527" w:rsidRPr="00A9089E" w14:paraId="2AA7A84C" w14:textId="77777777" w:rsidTr="00BA7756">
        <w:tc>
          <w:tcPr>
            <w:tcW w:w="561" w:type="dxa"/>
            <w:tcBorders>
              <w:top w:val="single" w:sz="4" w:space="0" w:color="A6A6A6" w:themeColor="background1" w:themeShade="A6"/>
              <w:bottom w:val="single" w:sz="4" w:space="0" w:color="A6A6A6" w:themeColor="background1" w:themeShade="A6"/>
            </w:tcBorders>
            <w:vAlign w:val="top"/>
          </w:tcPr>
          <w:p w14:paraId="27003FAD" w14:textId="0D9F79BB" w:rsidR="00470527" w:rsidRPr="00A9089E" w:rsidRDefault="00470527" w:rsidP="00470527">
            <w:pPr>
              <w:spacing w:line="276" w:lineRule="auto"/>
              <w:rPr>
                <w:color w:val="515151" w:themeColor="text1"/>
              </w:rPr>
            </w:pPr>
            <w:r>
              <w:rPr>
                <w:color w:val="515151" w:themeColor="text1"/>
              </w:rPr>
              <w:lastRenderedPageBreak/>
              <w:t>4</w:t>
            </w:r>
          </w:p>
        </w:tc>
        <w:tc>
          <w:tcPr>
            <w:tcW w:w="3022" w:type="dxa"/>
            <w:tcBorders>
              <w:top w:val="single" w:sz="4" w:space="0" w:color="A6A6A6" w:themeColor="background1" w:themeShade="A6"/>
              <w:bottom w:val="single" w:sz="4" w:space="0" w:color="A6A6A6" w:themeColor="background1" w:themeShade="A6"/>
            </w:tcBorders>
            <w:vAlign w:val="top"/>
          </w:tcPr>
          <w:p w14:paraId="1952B71D" w14:textId="77777777" w:rsidR="00470527" w:rsidRPr="00A3622D" w:rsidRDefault="00470527" w:rsidP="00470527">
            <w:pPr>
              <w:spacing w:line="240" w:lineRule="auto"/>
              <w:rPr>
                <w:rFonts w:asciiTheme="majorHAnsi" w:hAnsiTheme="majorHAnsi"/>
              </w:rPr>
            </w:pPr>
            <w:r w:rsidRPr="00A3622D">
              <w:rPr>
                <w:rFonts w:asciiTheme="majorHAnsi" w:hAnsiTheme="majorHAnsi"/>
              </w:rPr>
              <w:t>Specification of the technology/measure such as the level and type of service, as well as performance specification based on, inter alia, testing/certification;</w:t>
            </w:r>
          </w:p>
          <w:p w14:paraId="4F978ABE" w14:textId="77777777" w:rsidR="00470527" w:rsidRPr="00A9089E" w:rsidRDefault="00470527" w:rsidP="00470527">
            <w:pPr>
              <w:spacing w:line="276" w:lineRule="auto"/>
              <w:rPr>
                <w:color w:val="FFFFFF" w:themeColor="background1"/>
              </w:rPr>
            </w:pPr>
          </w:p>
        </w:tc>
        <w:tc>
          <w:tcPr>
            <w:tcW w:w="3022" w:type="dxa"/>
            <w:tcBorders>
              <w:top w:val="single" w:sz="4" w:space="0" w:color="A6A6A6" w:themeColor="background1" w:themeShade="A6"/>
              <w:bottom w:val="single" w:sz="4" w:space="0" w:color="A6A6A6" w:themeColor="background1" w:themeShade="A6"/>
            </w:tcBorders>
            <w:vAlign w:val="top"/>
          </w:tcPr>
          <w:p w14:paraId="154780A5" w14:textId="77777777" w:rsidR="00470527" w:rsidRPr="00A3622D" w:rsidRDefault="00470527" w:rsidP="00470527">
            <w:pPr>
              <w:spacing w:line="240" w:lineRule="auto"/>
              <w:rPr>
                <w:rFonts w:asciiTheme="majorHAnsi" w:hAnsiTheme="majorHAnsi"/>
              </w:rPr>
            </w:pPr>
            <w:r w:rsidRPr="00A3622D">
              <w:rPr>
                <w:rFonts w:asciiTheme="majorHAnsi" w:hAnsiTheme="majorHAnsi"/>
              </w:rPr>
              <w:t>Technologies accepted in the methodologies are outlined in section A.4 :</w:t>
            </w:r>
            <w:r>
              <w:rPr>
                <w:rFonts w:asciiTheme="majorHAnsi" w:hAnsiTheme="majorHAnsi"/>
              </w:rPr>
              <w:t xml:space="preserve"> included but not limited to</w:t>
            </w:r>
            <w:r w:rsidRPr="00A3622D">
              <w:rPr>
                <w:rFonts w:asciiTheme="majorHAnsi" w:hAnsiTheme="majorHAnsi"/>
              </w:rPr>
              <w:t xml:space="preserve"> Improved biomass and clean cookstoves (LPG, bioethanol, biogas</w:t>
            </w:r>
            <w:r>
              <w:rPr>
                <w:rFonts w:asciiTheme="majorHAnsi" w:hAnsiTheme="majorHAnsi"/>
              </w:rPr>
              <w:t xml:space="preserve"> etc.</w:t>
            </w:r>
            <w:r w:rsidRPr="00A3622D">
              <w:rPr>
                <w:rFonts w:asciiTheme="majorHAnsi" w:hAnsiTheme="majorHAnsi"/>
              </w:rPr>
              <w:t>) eligible under the GS4GG Community Services Activity Requirements v1.2 section 3.1.1. (b)</w:t>
            </w:r>
          </w:p>
          <w:p w14:paraId="731EFAC0" w14:textId="77777777" w:rsidR="00470527" w:rsidRPr="00A3622D" w:rsidRDefault="00470527" w:rsidP="00470527">
            <w:pPr>
              <w:spacing w:line="240" w:lineRule="auto"/>
              <w:rPr>
                <w:rFonts w:asciiTheme="majorHAnsi" w:hAnsiTheme="majorHAnsi"/>
              </w:rPr>
            </w:pPr>
          </w:p>
          <w:p w14:paraId="06869C87" w14:textId="77777777" w:rsidR="00470527" w:rsidRPr="00A3622D" w:rsidRDefault="00470527" w:rsidP="00470527">
            <w:pPr>
              <w:spacing w:line="240" w:lineRule="auto"/>
              <w:rPr>
                <w:rFonts w:asciiTheme="majorHAnsi" w:hAnsiTheme="majorHAnsi"/>
              </w:rPr>
            </w:pPr>
            <w:r w:rsidRPr="00A3622D">
              <w:rPr>
                <w:rFonts w:asciiTheme="majorHAnsi" w:hAnsiTheme="majorHAnsi"/>
              </w:rPr>
              <w:t>Biomass ICS may also be provided at the institutional level, as per 2.1.2 of the CSA Requirements v1.2,</w:t>
            </w:r>
          </w:p>
          <w:p w14:paraId="752F956C" w14:textId="77777777" w:rsidR="00470527" w:rsidRPr="00A3622D" w:rsidRDefault="00470527" w:rsidP="00470527">
            <w:pPr>
              <w:spacing w:line="240" w:lineRule="auto"/>
              <w:rPr>
                <w:rFonts w:asciiTheme="majorHAnsi" w:hAnsiTheme="majorHAnsi"/>
              </w:rPr>
            </w:pPr>
          </w:p>
          <w:p w14:paraId="3D843AC8" w14:textId="77777777" w:rsidR="00470527" w:rsidRPr="00A3622D" w:rsidRDefault="00470527" w:rsidP="00470527">
            <w:pPr>
              <w:spacing w:line="240" w:lineRule="auto"/>
              <w:rPr>
                <w:rFonts w:asciiTheme="majorHAnsi" w:hAnsiTheme="majorHAnsi"/>
              </w:rPr>
            </w:pPr>
            <w:r w:rsidRPr="00A3622D">
              <w:rPr>
                <w:rFonts w:asciiTheme="majorHAnsi" w:hAnsiTheme="majorHAnsi"/>
              </w:rPr>
              <w:t>Safe water supply and treatment technologies are those that displace the boiling of water, including</w:t>
            </w:r>
            <w:r>
              <w:rPr>
                <w:rFonts w:asciiTheme="majorHAnsi" w:hAnsiTheme="majorHAnsi"/>
              </w:rPr>
              <w:t xml:space="preserve"> but not limited to</w:t>
            </w:r>
            <w:r w:rsidRPr="00A3622D">
              <w:rPr>
                <w:rFonts w:asciiTheme="majorHAnsi" w:hAnsiTheme="majorHAnsi"/>
              </w:rPr>
              <w:t xml:space="preserve"> the construction or rehabilitation of boreholes, solar and hand pumps, water filters </w:t>
            </w:r>
            <w:r>
              <w:rPr>
                <w:rFonts w:asciiTheme="majorHAnsi" w:hAnsiTheme="majorHAnsi"/>
              </w:rPr>
              <w:t xml:space="preserve">or chlorine tablets </w:t>
            </w:r>
            <w:r w:rsidRPr="00A3622D">
              <w:rPr>
                <w:rFonts w:asciiTheme="majorHAnsi" w:hAnsiTheme="majorHAnsi"/>
              </w:rPr>
              <w:t>eligible under the GS4GG Community Services Activity Requirements v1.2 section 3.1.1. (d) Water, sanitation and hygiene.</w:t>
            </w:r>
          </w:p>
          <w:p w14:paraId="03B26C06" w14:textId="77777777" w:rsidR="00470527" w:rsidRPr="00A9089E" w:rsidRDefault="00470527" w:rsidP="00470527">
            <w:pPr>
              <w:spacing w:line="276" w:lineRule="auto"/>
              <w:rPr>
                <w:color w:val="FFFFFF" w:themeColor="background1"/>
              </w:rPr>
            </w:pPr>
          </w:p>
        </w:tc>
        <w:tc>
          <w:tcPr>
            <w:tcW w:w="3024" w:type="dxa"/>
            <w:tcBorders>
              <w:top w:val="single" w:sz="4" w:space="0" w:color="A6A6A6" w:themeColor="background1" w:themeShade="A6"/>
              <w:bottom w:val="single" w:sz="4" w:space="0" w:color="A6A6A6" w:themeColor="background1" w:themeShade="A6"/>
            </w:tcBorders>
            <w:vAlign w:val="top"/>
          </w:tcPr>
          <w:p w14:paraId="08329A28" w14:textId="77777777" w:rsidR="00470527" w:rsidRPr="00A3622D" w:rsidRDefault="00470527" w:rsidP="00470527">
            <w:pPr>
              <w:spacing w:line="240" w:lineRule="auto"/>
              <w:rPr>
                <w:rFonts w:asciiTheme="majorHAnsi" w:hAnsiTheme="majorHAnsi"/>
              </w:rPr>
            </w:pPr>
            <w:r w:rsidRPr="00A3622D">
              <w:rPr>
                <w:rFonts w:asciiTheme="majorHAnsi" w:hAnsiTheme="majorHAnsi"/>
              </w:rPr>
              <w:t xml:space="preserve">VPA-DD will have to specify the type(s) of technologies:  </w:t>
            </w:r>
          </w:p>
          <w:p w14:paraId="185096F9" w14:textId="77777777" w:rsidR="00470527" w:rsidRPr="00A3622D" w:rsidRDefault="00470527" w:rsidP="00470527">
            <w:pPr>
              <w:spacing w:line="240" w:lineRule="auto"/>
              <w:rPr>
                <w:rFonts w:asciiTheme="majorHAnsi" w:hAnsiTheme="majorHAnsi"/>
              </w:rPr>
            </w:pPr>
            <w:r w:rsidRPr="00A3622D">
              <w:rPr>
                <w:rFonts w:asciiTheme="majorHAnsi" w:hAnsiTheme="majorHAnsi"/>
              </w:rPr>
              <w:t>For cookstoves: thermal efficiency, technical specifications of the stoves including design, materials, and dimensions</w:t>
            </w:r>
            <w:r>
              <w:rPr>
                <w:rFonts w:asciiTheme="majorHAnsi" w:hAnsiTheme="majorHAnsi"/>
              </w:rPr>
              <w:t xml:space="preserve"> as available</w:t>
            </w:r>
            <w:r w:rsidRPr="00A3622D">
              <w:rPr>
                <w:rFonts w:asciiTheme="majorHAnsi" w:hAnsiTheme="majorHAnsi"/>
              </w:rPr>
              <w:t xml:space="preserve">. Name of the manufacturer, types of energy used by the stove. </w:t>
            </w:r>
          </w:p>
          <w:p w14:paraId="66BC88E6" w14:textId="77777777" w:rsidR="00470527" w:rsidRPr="00A3622D" w:rsidRDefault="00470527" w:rsidP="00470527">
            <w:pPr>
              <w:spacing w:line="240" w:lineRule="auto"/>
              <w:rPr>
                <w:rFonts w:asciiTheme="majorHAnsi" w:hAnsiTheme="majorHAnsi"/>
              </w:rPr>
            </w:pPr>
          </w:p>
          <w:p w14:paraId="69DCD377" w14:textId="77777777" w:rsidR="00470527" w:rsidRPr="00A3622D" w:rsidRDefault="00470527" w:rsidP="00470527">
            <w:pPr>
              <w:spacing w:line="240" w:lineRule="auto"/>
              <w:rPr>
                <w:rFonts w:asciiTheme="majorHAnsi" w:hAnsiTheme="majorHAnsi"/>
              </w:rPr>
            </w:pPr>
            <w:r w:rsidRPr="00A3622D">
              <w:rPr>
                <w:rFonts w:asciiTheme="majorHAnsi" w:hAnsiTheme="majorHAnsi"/>
              </w:rPr>
              <w:t xml:space="preserve">For water technologies: </w:t>
            </w:r>
          </w:p>
          <w:p w14:paraId="57A97C5B" w14:textId="77777777" w:rsidR="00470527" w:rsidRPr="00A3622D" w:rsidRDefault="00470527" w:rsidP="00470527">
            <w:pPr>
              <w:spacing w:line="240" w:lineRule="auto"/>
              <w:rPr>
                <w:rFonts w:asciiTheme="majorHAnsi" w:hAnsiTheme="majorHAnsi"/>
              </w:rPr>
            </w:pPr>
            <w:r w:rsidRPr="00A3622D">
              <w:rPr>
                <w:rFonts w:asciiTheme="majorHAnsi" w:hAnsiTheme="majorHAnsi"/>
              </w:rPr>
              <w:t xml:space="preserve">Technical specifications for </w:t>
            </w:r>
            <w:r w:rsidRPr="00B747B9">
              <w:t>Community level water treatment technologies</w:t>
            </w:r>
            <w:r>
              <w:t xml:space="preserve"> </w:t>
            </w:r>
            <w:r w:rsidRPr="00A3622D">
              <w:rPr>
                <w:rFonts w:asciiTheme="majorHAnsi" w:hAnsiTheme="majorHAnsi"/>
              </w:rPr>
              <w:t xml:space="preserve">CWT such as overall Clean water liter produced, energy consumption, lay-out of the installation onsite. </w:t>
            </w:r>
          </w:p>
          <w:p w14:paraId="1C14A021" w14:textId="77777777" w:rsidR="00470527" w:rsidRPr="00A3622D" w:rsidRDefault="00470527" w:rsidP="00470527">
            <w:pPr>
              <w:spacing w:line="240" w:lineRule="auto"/>
              <w:rPr>
                <w:rFonts w:asciiTheme="majorHAnsi" w:hAnsiTheme="majorHAnsi"/>
              </w:rPr>
            </w:pPr>
          </w:p>
          <w:p w14:paraId="5E4FC922" w14:textId="77777777" w:rsidR="00470527" w:rsidRPr="00A3622D" w:rsidRDefault="00470527" w:rsidP="00470527">
            <w:pPr>
              <w:spacing w:line="240" w:lineRule="auto"/>
              <w:rPr>
                <w:rFonts w:asciiTheme="majorHAnsi" w:hAnsiTheme="majorHAnsi"/>
              </w:rPr>
            </w:pPr>
            <w:r w:rsidRPr="00A3622D">
              <w:rPr>
                <w:rFonts w:asciiTheme="majorHAnsi" w:hAnsiTheme="majorHAnsi"/>
              </w:rPr>
              <w:t xml:space="preserve">For </w:t>
            </w:r>
            <w:r w:rsidRPr="00B747B9">
              <w:t>Household water treatment technologies</w:t>
            </w:r>
            <w:r>
              <w:t xml:space="preserve"> (</w:t>
            </w:r>
            <w:r w:rsidRPr="00A3622D">
              <w:rPr>
                <w:rFonts w:asciiTheme="majorHAnsi" w:hAnsiTheme="majorHAnsi"/>
              </w:rPr>
              <w:t>HWT</w:t>
            </w:r>
            <w:r>
              <w:rPr>
                <w:rFonts w:asciiTheme="majorHAnsi" w:hAnsiTheme="majorHAnsi"/>
              </w:rPr>
              <w:t>)</w:t>
            </w:r>
            <w:r w:rsidRPr="00A3622D">
              <w:rPr>
                <w:rFonts w:asciiTheme="majorHAnsi" w:hAnsiTheme="majorHAnsi"/>
              </w:rPr>
              <w:t xml:space="preserve">: specification of the capacity of the solution. </w:t>
            </w:r>
          </w:p>
          <w:p w14:paraId="35E41191" w14:textId="77777777" w:rsidR="00470527" w:rsidRPr="00A3622D" w:rsidRDefault="00470527" w:rsidP="00470527">
            <w:pPr>
              <w:spacing w:line="240" w:lineRule="auto"/>
              <w:rPr>
                <w:rFonts w:asciiTheme="majorHAnsi" w:hAnsiTheme="majorHAnsi"/>
              </w:rPr>
            </w:pPr>
          </w:p>
          <w:p w14:paraId="6EE6E337" w14:textId="0982B6F4" w:rsidR="00470527" w:rsidRPr="00A9089E" w:rsidRDefault="00470527" w:rsidP="00470527">
            <w:pPr>
              <w:spacing w:line="276" w:lineRule="auto"/>
              <w:rPr>
                <w:color w:val="FFFFFF" w:themeColor="background1"/>
              </w:rPr>
            </w:pPr>
            <w:r w:rsidRPr="00A3622D">
              <w:rPr>
                <w:rFonts w:asciiTheme="majorHAnsi" w:hAnsiTheme="majorHAnsi"/>
              </w:rPr>
              <w:t>For all, there shall be a description of the targeted group of cooking devices.</w:t>
            </w:r>
          </w:p>
        </w:tc>
      </w:tr>
      <w:tr w:rsidR="00470527" w:rsidRPr="00A9089E" w14:paraId="01FC806E" w14:textId="77777777" w:rsidTr="00BA7756">
        <w:tc>
          <w:tcPr>
            <w:tcW w:w="561" w:type="dxa"/>
            <w:tcBorders>
              <w:top w:val="single" w:sz="4" w:space="0" w:color="A6A6A6" w:themeColor="background1" w:themeShade="A6"/>
              <w:bottom w:val="single" w:sz="4" w:space="0" w:color="A6A6A6" w:themeColor="background1" w:themeShade="A6"/>
            </w:tcBorders>
            <w:vAlign w:val="top"/>
          </w:tcPr>
          <w:p w14:paraId="0D799319" w14:textId="3A0DA844" w:rsidR="00470527" w:rsidRPr="00A9089E" w:rsidRDefault="00470527" w:rsidP="00470527">
            <w:pPr>
              <w:spacing w:line="276" w:lineRule="auto"/>
              <w:rPr>
                <w:color w:val="515151" w:themeColor="text1"/>
              </w:rPr>
            </w:pPr>
            <w:r>
              <w:rPr>
                <w:color w:val="515151" w:themeColor="text1"/>
              </w:rPr>
              <w:t>5</w:t>
            </w:r>
          </w:p>
        </w:tc>
        <w:tc>
          <w:tcPr>
            <w:tcW w:w="3022" w:type="dxa"/>
            <w:tcBorders>
              <w:top w:val="single" w:sz="4" w:space="0" w:color="A6A6A6" w:themeColor="background1" w:themeShade="A6"/>
              <w:bottom w:val="single" w:sz="4" w:space="0" w:color="A6A6A6" w:themeColor="background1" w:themeShade="A6"/>
            </w:tcBorders>
            <w:vAlign w:val="top"/>
          </w:tcPr>
          <w:p w14:paraId="0C0CF01D" w14:textId="4ED7AF83" w:rsidR="00470527" w:rsidRPr="00A3622D" w:rsidRDefault="00470527" w:rsidP="00470527">
            <w:pPr>
              <w:spacing w:line="240" w:lineRule="auto"/>
              <w:rPr>
                <w:rFonts w:asciiTheme="majorHAnsi" w:hAnsiTheme="majorHAnsi"/>
              </w:rPr>
            </w:pPr>
            <w:r w:rsidRPr="008712BA">
              <w:rPr>
                <w:rFonts w:asciiTheme="majorHAnsi" w:hAnsiTheme="majorHAnsi"/>
              </w:rPr>
              <w:t xml:space="preserve">start dates of V/CPAs </w:t>
            </w:r>
          </w:p>
        </w:tc>
        <w:tc>
          <w:tcPr>
            <w:tcW w:w="3022" w:type="dxa"/>
            <w:tcBorders>
              <w:top w:val="single" w:sz="4" w:space="0" w:color="A6A6A6" w:themeColor="background1" w:themeShade="A6"/>
              <w:bottom w:val="single" w:sz="4" w:space="0" w:color="A6A6A6" w:themeColor="background1" w:themeShade="A6"/>
            </w:tcBorders>
            <w:vAlign w:val="top"/>
          </w:tcPr>
          <w:p w14:paraId="43750D3C" w14:textId="77777777" w:rsidR="00470527" w:rsidRDefault="00470527" w:rsidP="00470527">
            <w:pPr>
              <w:spacing w:line="240" w:lineRule="auto"/>
              <w:rPr>
                <w:rFonts w:asciiTheme="majorHAnsi" w:hAnsiTheme="majorHAnsi"/>
              </w:rPr>
            </w:pPr>
            <w:r w:rsidRPr="00A3622D">
              <w:rPr>
                <w:rFonts w:asciiTheme="majorHAnsi" w:hAnsiTheme="majorHAnsi"/>
              </w:rPr>
              <w:t>The start date of V/CPAs activity complies with Gold Standard’s Programme of Activity principles and requirements Version 1.2</w:t>
            </w:r>
          </w:p>
          <w:p w14:paraId="7C897CB4" w14:textId="77777777" w:rsidR="00470527" w:rsidRDefault="00470527" w:rsidP="00470527">
            <w:pPr>
              <w:spacing w:line="240" w:lineRule="auto"/>
              <w:rPr>
                <w:rFonts w:asciiTheme="majorHAnsi" w:hAnsiTheme="majorHAnsi"/>
              </w:rPr>
            </w:pPr>
          </w:p>
          <w:p w14:paraId="67644DB1" w14:textId="4181F14A" w:rsidR="00470527" w:rsidRPr="00A3622D" w:rsidRDefault="00470527" w:rsidP="00470527">
            <w:pPr>
              <w:spacing w:line="240" w:lineRule="auto"/>
              <w:rPr>
                <w:rFonts w:asciiTheme="majorHAnsi" w:hAnsiTheme="majorHAnsi"/>
              </w:rPr>
            </w:pPr>
            <w:r w:rsidRPr="00E8109C">
              <w:rPr>
                <w:rFonts w:asciiTheme="majorHAnsi" w:hAnsiTheme="majorHAnsi"/>
              </w:rPr>
              <w:t xml:space="preserve">Each VPA will prove that the start date of the VPA is on or after the start date of the PoA, or state </w:t>
            </w:r>
            <w:r w:rsidRPr="00E8109C">
              <w:rPr>
                <w:rFonts w:asciiTheme="majorHAnsi" w:hAnsiTheme="majorHAnsi"/>
              </w:rPr>
              <w:lastRenderedPageBreak/>
              <w:t>that the VPA is claiming credits retroactively.</w:t>
            </w:r>
          </w:p>
        </w:tc>
        <w:tc>
          <w:tcPr>
            <w:tcW w:w="3024" w:type="dxa"/>
            <w:tcBorders>
              <w:top w:val="single" w:sz="4" w:space="0" w:color="A6A6A6" w:themeColor="background1" w:themeShade="A6"/>
              <w:bottom w:val="single" w:sz="4" w:space="0" w:color="A6A6A6" w:themeColor="background1" w:themeShade="A6"/>
            </w:tcBorders>
            <w:vAlign w:val="top"/>
          </w:tcPr>
          <w:p w14:paraId="31126CF0" w14:textId="77777777" w:rsidR="00470527" w:rsidRDefault="00470527" w:rsidP="00470527">
            <w:pPr>
              <w:spacing w:line="240" w:lineRule="auto"/>
              <w:rPr>
                <w:rFonts w:asciiTheme="minorHAnsi" w:hAnsiTheme="minorHAnsi"/>
                <w:szCs w:val="22"/>
              </w:rPr>
            </w:pPr>
            <w:r w:rsidRPr="00F14E23">
              <w:rPr>
                <w:rFonts w:asciiTheme="minorHAnsi" w:hAnsiTheme="minorHAnsi"/>
                <w:szCs w:val="22"/>
              </w:rPr>
              <w:lastRenderedPageBreak/>
              <w:t xml:space="preserve">The start date of the VPA is the date that the first </w:t>
            </w:r>
            <w:r>
              <w:rPr>
                <w:rFonts w:asciiTheme="minorHAnsi" w:hAnsiTheme="minorHAnsi"/>
                <w:szCs w:val="22"/>
              </w:rPr>
              <w:t>unit (ICS or WPS)</w:t>
            </w:r>
            <w:r w:rsidRPr="00F14E23">
              <w:rPr>
                <w:rFonts w:asciiTheme="minorHAnsi" w:hAnsiTheme="minorHAnsi"/>
                <w:szCs w:val="22"/>
              </w:rPr>
              <w:t xml:space="preserve"> for that VPA </w:t>
            </w:r>
            <w:r>
              <w:rPr>
                <w:rFonts w:asciiTheme="minorHAnsi" w:hAnsiTheme="minorHAnsi"/>
                <w:szCs w:val="22"/>
              </w:rPr>
              <w:t>i</w:t>
            </w:r>
            <w:r w:rsidRPr="00F14E23">
              <w:rPr>
                <w:rFonts w:asciiTheme="minorHAnsi" w:hAnsiTheme="minorHAnsi"/>
                <w:szCs w:val="22"/>
              </w:rPr>
              <w:t xml:space="preserve">s </w:t>
            </w:r>
            <w:r>
              <w:rPr>
                <w:rFonts w:asciiTheme="minorHAnsi" w:hAnsiTheme="minorHAnsi"/>
                <w:szCs w:val="22"/>
              </w:rPr>
              <w:t>installed or distributed</w:t>
            </w:r>
            <w:r w:rsidRPr="00F14E23">
              <w:rPr>
                <w:rFonts w:asciiTheme="minorHAnsi" w:hAnsiTheme="minorHAnsi"/>
                <w:szCs w:val="22"/>
              </w:rPr>
              <w:t xml:space="preserve"> and included into the VPA</w:t>
            </w:r>
            <w:r>
              <w:rPr>
                <w:rFonts w:asciiTheme="minorHAnsi" w:hAnsiTheme="minorHAnsi"/>
                <w:szCs w:val="22"/>
              </w:rPr>
              <w:t xml:space="preserve"> </w:t>
            </w:r>
          </w:p>
          <w:p w14:paraId="2AEA10D9" w14:textId="77777777" w:rsidR="00470527" w:rsidRDefault="00470527" w:rsidP="00470527">
            <w:pPr>
              <w:spacing w:line="240" w:lineRule="auto"/>
              <w:rPr>
                <w:rFonts w:asciiTheme="minorHAnsi" w:hAnsiTheme="minorHAnsi"/>
                <w:szCs w:val="22"/>
              </w:rPr>
            </w:pPr>
          </w:p>
          <w:p w14:paraId="7095309E" w14:textId="77777777" w:rsidR="00470527" w:rsidRDefault="00470527" w:rsidP="00470527">
            <w:pPr>
              <w:spacing w:line="240" w:lineRule="auto"/>
              <w:rPr>
                <w:rFonts w:asciiTheme="minorHAnsi" w:hAnsiTheme="minorHAnsi"/>
                <w:szCs w:val="22"/>
              </w:rPr>
            </w:pPr>
            <w:r>
              <w:rPr>
                <w:rFonts w:asciiTheme="minorHAnsi" w:hAnsiTheme="minorHAnsi"/>
                <w:szCs w:val="22"/>
              </w:rPr>
              <w:t>or</w:t>
            </w:r>
          </w:p>
          <w:p w14:paraId="26770ACC" w14:textId="77777777" w:rsidR="00470527" w:rsidRDefault="00470527" w:rsidP="00470527">
            <w:pPr>
              <w:spacing w:line="240" w:lineRule="auto"/>
              <w:rPr>
                <w:rFonts w:asciiTheme="minorHAnsi" w:hAnsiTheme="minorHAnsi"/>
                <w:szCs w:val="22"/>
              </w:rPr>
            </w:pPr>
          </w:p>
          <w:p w14:paraId="3FE5EF14" w14:textId="77777777" w:rsidR="00470527" w:rsidRDefault="00470527" w:rsidP="00470527">
            <w:pPr>
              <w:spacing w:line="240" w:lineRule="auto"/>
              <w:rPr>
                <w:rFonts w:asciiTheme="minorHAnsi" w:hAnsiTheme="minorHAnsi"/>
                <w:szCs w:val="22"/>
              </w:rPr>
            </w:pPr>
            <w:r w:rsidRPr="003A7EAB">
              <w:rPr>
                <w:rFonts w:asciiTheme="majorHAnsi" w:hAnsiTheme="majorHAnsi"/>
              </w:rPr>
              <w:t xml:space="preserve">the date of signing of contracts for construction of </w:t>
            </w:r>
            <w:r>
              <w:rPr>
                <w:rFonts w:asciiTheme="majorHAnsi" w:hAnsiTheme="majorHAnsi"/>
              </w:rPr>
              <w:t xml:space="preserve">community water </w:t>
            </w:r>
            <w:r>
              <w:rPr>
                <w:rFonts w:asciiTheme="majorHAnsi" w:hAnsiTheme="majorHAnsi"/>
              </w:rPr>
              <w:lastRenderedPageBreak/>
              <w:t>system</w:t>
            </w:r>
            <w:r w:rsidRPr="003A7EAB">
              <w:rPr>
                <w:rFonts w:asciiTheme="majorHAnsi" w:hAnsiTheme="majorHAnsi"/>
              </w:rPr>
              <w:t xml:space="preserve"> whichever is earlier</w:t>
            </w:r>
          </w:p>
          <w:p w14:paraId="7311AA3B" w14:textId="77777777" w:rsidR="00470527" w:rsidRDefault="00470527" w:rsidP="00470527">
            <w:pPr>
              <w:spacing w:line="240" w:lineRule="auto"/>
              <w:rPr>
                <w:rFonts w:asciiTheme="majorHAnsi" w:hAnsiTheme="majorHAnsi"/>
                <w:b/>
                <w:bCs/>
              </w:rPr>
            </w:pPr>
          </w:p>
          <w:p w14:paraId="07BC7CB8" w14:textId="77777777" w:rsidR="00470527" w:rsidRDefault="00470527" w:rsidP="00470527">
            <w:pPr>
              <w:spacing w:line="240" w:lineRule="auto"/>
              <w:rPr>
                <w:rFonts w:asciiTheme="majorHAnsi" w:hAnsiTheme="majorHAnsi"/>
                <w:sz w:val="20"/>
                <w:szCs w:val="22"/>
              </w:rPr>
            </w:pPr>
            <w:r w:rsidRPr="004C2BFC">
              <w:rPr>
                <w:rFonts w:asciiTheme="majorHAnsi" w:hAnsiTheme="majorHAnsi"/>
                <w:b/>
                <w:bCs/>
              </w:rPr>
              <w:t>Documentary evidence:</w:t>
            </w:r>
            <w:r w:rsidRPr="00A3622D">
              <w:rPr>
                <w:rFonts w:asciiTheme="majorHAnsi" w:hAnsiTheme="majorHAnsi"/>
              </w:rPr>
              <w:t xml:space="preserve"> </w:t>
            </w:r>
            <w:r>
              <w:rPr>
                <w:rFonts w:asciiTheme="majorHAnsi" w:hAnsiTheme="majorHAnsi"/>
              </w:rPr>
              <w:t>First</w:t>
            </w:r>
            <w:r w:rsidRPr="00A3622D">
              <w:rPr>
                <w:rFonts w:asciiTheme="majorHAnsi" w:hAnsiTheme="majorHAnsi"/>
              </w:rPr>
              <w:t xml:space="preserve"> beneficiary agreement with date and signature /</w:t>
            </w:r>
            <w:r>
              <w:rPr>
                <w:rFonts w:asciiTheme="majorHAnsi" w:hAnsiTheme="majorHAnsi"/>
              </w:rPr>
              <w:t xml:space="preserve"> </w:t>
            </w:r>
            <w:r>
              <w:rPr>
                <w:rFonts w:asciiTheme="majorHAnsi" w:hAnsiTheme="majorHAnsi"/>
                <w:sz w:val="20"/>
                <w:szCs w:val="22"/>
              </w:rPr>
              <w:t>or</w:t>
            </w:r>
          </w:p>
          <w:p w14:paraId="0E05723F" w14:textId="650945E1" w:rsidR="00470527" w:rsidRPr="00A3622D" w:rsidRDefault="00470527" w:rsidP="00470527">
            <w:pPr>
              <w:spacing w:line="240" w:lineRule="auto"/>
              <w:rPr>
                <w:rFonts w:asciiTheme="majorHAnsi" w:hAnsiTheme="majorHAnsi"/>
              </w:rPr>
            </w:pPr>
            <w:r>
              <w:rPr>
                <w:rFonts w:asciiTheme="majorHAnsi" w:hAnsiTheme="majorHAnsi"/>
                <w:sz w:val="20"/>
                <w:szCs w:val="22"/>
              </w:rPr>
              <w:t>Contract construction of community water system</w:t>
            </w:r>
            <w:r>
              <w:rPr>
                <w:rFonts w:asciiTheme="majorHAnsi" w:hAnsiTheme="majorHAnsi"/>
              </w:rPr>
              <w:t xml:space="preserve"> </w:t>
            </w:r>
          </w:p>
        </w:tc>
      </w:tr>
      <w:tr w:rsidR="006025F8" w:rsidRPr="00A9089E" w14:paraId="67227489" w14:textId="77777777" w:rsidTr="00BA7756">
        <w:tc>
          <w:tcPr>
            <w:tcW w:w="561" w:type="dxa"/>
            <w:tcBorders>
              <w:top w:val="single" w:sz="4" w:space="0" w:color="A6A6A6" w:themeColor="background1" w:themeShade="A6"/>
              <w:bottom w:val="single" w:sz="4" w:space="0" w:color="A6A6A6" w:themeColor="background1" w:themeShade="A6"/>
            </w:tcBorders>
            <w:vAlign w:val="top"/>
          </w:tcPr>
          <w:p w14:paraId="22F11AE6" w14:textId="41426341" w:rsidR="006025F8" w:rsidRPr="00A9089E" w:rsidRDefault="006025F8" w:rsidP="006025F8">
            <w:pPr>
              <w:spacing w:line="276" w:lineRule="auto"/>
              <w:rPr>
                <w:color w:val="515151" w:themeColor="text1"/>
              </w:rPr>
            </w:pPr>
            <w:r>
              <w:rPr>
                <w:color w:val="515151" w:themeColor="text1"/>
              </w:rPr>
              <w:lastRenderedPageBreak/>
              <w:t>6</w:t>
            </w:r>
          </w:p>
        </w:tc>
        <w:tc>
          <w:tcPr>
            <w:tcW w:w="3022" w:type="dxa"/>
            <w:tcBorders>
              <w:top w:val="single" w:sz="4" w:space="0" w:color="A6A6A6" w:themeColor="background1" w:themeShade="A6"/>
              <w:bottom w:val="single" w:sz="4" w:space="0" w:color="A6A6A6" w:themeColor="background1" w:themeShade="A6"/>
            </w:tcBorders>
            <w:vAlign w:val="top"/>
          </w:tcPr>
          <w:p w14:paraId="16A1B78F" w14:textId="2FDD8ADB" w:rsidR="006025F8" w:rsidRPr="008712BA" w:rsidRDefault="006025F8" w:rsidP="006025F8">
            <w:pPr>
              <w:spacing w:line="240" w:lineRule="auto"/>
              <w:rPr>
                <w:rFonts w:asciiTheme="majorHAnsi" w:hAnsiTheme="majorHAnsi"/>
              </w:rPr>
            </w:pPr>
            <w:r w:rsidRPr="008712BA">
              <w:rPr>
                <w:rFonts w:asciiTheme="majorHAnsi" w:hAnsiTheme="majorHAnsi"/>
              </w:rPr>
              <w:t>Conditions to ensure compliance with the applicability of the applied methodologies, the applied standardized baselines and the other applied methodological regulatory documents</w:t>
            </w:r>
          </w:p>
        </w:tc>
        <w:tc>
          <w:tcPr>
            <w:tcW w:w="3022" w:type="dxa"/>
            <w:tcBorders>
              <w:top w:val="single" w:sz="4" w:space="0" w:color="A6A6A6" w:themeColor="background1" w:themeShade="A6"/>
              <w:bottom w:val="single" w:sz="4" w:space="0" w:color="A6A6A6" w:themeColor="background1" w:themeShade="A6"/>
            </w:tcBorders>
            <w:vAlign w:val="top"/>
          </w:tcPr>
          <w:p w14:paraId="6124BA4A" w14:textId="77777777" w:rsidR="006025F8" w:rsidRDefault="006025F8" w:rsidP="006025F8">
            <w:pPr>
              <w:spacing w:line="240" w:lineRule="auto"/>
              <w:rPr>
                <w:rFonts w:asciiTheme="majorHAnsi" w:hAnsiTheme="majorHAnsi"/>
              </w:rPr>
            </w:pPr>
            <w:r>
              <w:rPr>
                <w:rFonts w:asciiTheme="majorHAnsi" w:hAnsiTheme="majorHAnsi"/>
              </w:rPr>
              <w:t>The VPA complies with all Gold Standard methodological regulatory documents</w:t>
            </w:r>
          </w:p>
          <w:p w14:paraId="590B94B4" w14:textId="77777777" w:rsidR="006025F8" w:rsidRDefault="006025F8" w:rsidP="006025F8">
            <w:pPr>
              <w:spacing w:line="240" w:lineRule="auto"/>
              <w:rPr>
                <w:rFonts w:asciiTheme="majorHAnsi" w:hAnsiTheme="majorHAnsi"/>
              </w:rPr>
            </w:pPr>
          </w:p>
          <w:p w14:paraId="2C54A5D8" w14:textId="77777777" w:rsidR="006025F8" w:rsidRPr="004C5E95" w:rsidRDefault="006025F8" w:rsidP="006025F8">
            <w:pPr>
              <w:spacing w:line="240" w:lineRule="auto"/>
              <w:rPr>
                <w:rFonts w:asciiTheme="minorHAnsi" w:hAnsiTheme="minorHAnsi"/>
                <w:b/>
                <w:bCs/>
                <w:szCs w:val="22"/>
              </w:rPr>
            </w:pPr>
            <w:r w:rsidRPr="004C5E95">
              <w:rPr>
                <w:rFonts w:asciiTheme="minorHAnsi" w:hAnsiTheme="minorHAnsi"/>
                <w:b/>
                <w:bCs/>
                <w:szCs w:val="22"/>
              </w:rPr>
              <w:t>For ICS</w:t>
            </w:r>
          </w:p>
          <w:p w14:paraId="466B0AE3" w14:textId="23700108" w:rsidR="006025F8" w:rsidRDefault="006025F8" w:rsidP="006025F8">
            <w:pPr>
              <w:spacing w:line="240" w:lineRule="auto"/>
              <w:rPr>
                <w:rFonts w:asciiTheme="minorHAnsi" w:hAnsiTheme="minorHAnsi"/>
                <w:szCs w:val="22"/>
              </w:rPr>
            </w:pPr>
            <w:r w:rsidRPr="00F14E23">
              <w:rPr>
                <w:rFonts w:asciiTheme="minorHAnsi" w:hAnsiTheme="minorHAnsi"/>
                <w:szCs w:val="22"/>
              </w:rPr>
              <w:t xml:space="preserve">Each VPA will apply the GS methodology: </w:t>
            </w:r>
            <w:r>
              <w:rPr>
                <w:rFonts w:asciiTheme="minorHAnsi" w:hAnsiTheme="minorHAnsi"/>
                <w:szCs w:val="22"/>
              </w:rPr>
              <w:t>“</w:t>
            </w:r>
            <w:r w:rsidRPr="00F14E23">
              <w:rPr>
                <w:rFonts w:asciiTheme="minorHAnsi" w:hAnsiTheme="minorHAnsi"/>
                <w:szCs w:val="22"/>
              </w:rPr>
              <w:t>Technologies and practices to displace decentralize thermal energy consumption</w:t>
            </w:r>
            <w:r>
              <w:rPr>
                <w:rFonts w:asciiTheme="minorHAnsi" w:hAnsiTheme="minorHAnsi"/>
                <w:szCs w:val="22"/>
              </w:rPr>
              <w:t xml:space="preserve">”, </w:t>
            </w:r>
            <w:r w:rsidRPr="00F14E23">
              <w:rPr>
                <w:rFonts w:asciiTheme="minorHAnsi" w:hAnsiTheme="minorHAnsi"/>
                <w:szCs w:val="22"/>
              </w:rPr>
              <w:t xml:space="preserve">Version </w:t>
            </w:r>
            <w:del w:id="310" w:author="EVA LEIBOVICI" w:date="2023-09-18T16:28:00Z">
              <w:r w:rsidRPr="00F14E23" w:rsidDel="008E25EE">
                <w:rPr>
                  <w:rFonts w:asciiTheme="minorHAnsi" w:hAnsiTheme="minorHAnsi"/>
                  <w:szCs w:val="22"/>
                </w:rPr>
                <w:delText>3.1</w:delText>
              </w:r>
            </w:del>
            <w:ins w:id="311" w:author="EVA LEIBOVICI" w:date="2023-09-18T16:28:00Z">
              <w:r w:rsidR="008E25EE">
                <w:rPr>
                  <w:rFonts w:asciiTheme="minorHAnsi" w:hAnsiTheme="minorHAnsi"/>
                  <w:szCs w:val="22"/>
                </w:rPr>
                <w:t>4.0</w:t>
              </w:r>
            </w:ins>
            <w:r w:rsidRPr="00F14E23">
              <w:rPr>
                <w:rFonts w:asciiTheme="minorHAnsi" w:hAnsiTheme="minorHAnsi"/>
                <w:szCs w:val="22"/>
              </w:rPr>
              <w:t xml:space="preserve"> and adhere to all applicability conditions and other requirements of the methodology</w:t>
            </w:r>
          </w:p>
          <w:p w14:paraId="3F19ECB8" w14:textId="77777777" w:rsidR="0043169C" w:rsidRDefault="0043169C" w:rsidP="006025F8">
            <w:pPr>
              <w:spacing w:line="240" w:lineRule="auto"/>
              <w:rPr>
                <w:ins w:id="312" w:author="EVA LEIBOVICI" w:date="2023-09-18T16:37:00Z"/>
                <w:rFonts w:asciiTheme="minorHAnsi" w:hAnsiTheme="minorHAnsi"/>
                <w:b/>
                <w:bCs/>
                <w:szCs w:val="22"/>
              </w:rPr>
            </w:pPr>
          </w:p>
          <w:p w14:paraId="138D81E1" w14:textId="751B9B18" w:rsidR="006025F8" w:rsidRPr="004C5E95" w:rsidRDefault="006025F8" w:rsidP="006025F8">
            <w:pPr>
              <w:spacing w:line="240" w:lineRule="auto"/>
              <w:rPr>
                <w:rFonts w:asciiTheme="minorHAnsi" w:hAnsiTheme="minorHAnsi"/>
                <w:b/>
                <w:bCs/>
                <w:szCs w:val="22"/>
              </w:rPr>
            </w:pPr>
            <w:r w:rsidRPr="004C5E95">
              <w:rPr>
                <w:rFonts w:asciiTheme="minorHAnsi" w:hAnsiTheme="minorHAnsi"/>
                <w:b/>
                <w:bCs/>
                <w:szCs w:val="22"/>
              </w:rPr>
              <w:t>For WPS</w:t>
            </w:r>
          </w:p>
          <w:p w14:paraId="550B9FCC" w14:textId="36BC5F4B" w:rsidR="006025F8" w:rsidRPr="00A3622D" w:rsidRDefault="006025F8" w:rsidP="006025F8">
            <w:pPr>
              <w:spacing w:line="240" w:lineRule="auto"/>
              <w:rPr>
                <w:rFonts w:asciiTheme="majorHAnsi" w:hAnsiTheme="majorHAnsi"/>
              </w:rPr>
            </w:pPr>
            <w:r w:rsidRPr="00F14E23">
              <w:rPr>
                <w:rFonts w:asciiTheme="minorHAnsi" w:hAnsiTheme="minorHAnsi"/>
                <w:szCs w:val="22"/>
              </w:rPr>
              <w:t xml:space="preserve">Each VPA will apply the GS methodology: </w:t>
            </w:r>
            <w:r>
              <w:rPr>
                <w:rFonts w:asciiTheme="minorHAnsi" w:hAnsiTheme="minorHAnsi"/>
                <w:szCs w:val="22"/>
              </w:rPr>
              <w:t>“</w:t>
            </w:r>
            <w:r>
              <w:t xml:space="preserve">Emission Reductions from safe drinking water supply” </w:t>
            </w:r>
            <w:r w:rsidRPr="00F14E23">
              <w:rPr>
                <w:rFonts w:asciiTheme="minorHAnsi" w:hAnsiTheme="minorHAnsi"/>
                <w:szCs w:val="22"/>
              </w:rPr>
              <w:t xml:space="preserve">Version </w:t>
            </w:r>
            <w:r>
              <w:rPr>
                <w:rFonts w:asciiTheme="minorHAnsi" w:hAnsiTheme="minorHAnsi"/>
                <w:szCs w:val="22"/>
              </w:rPr>
              <w:t>1.0</w:t>
            </w:r>
            <w:r w:rsidRPr="00F14E23">
              <w:rPr>
                <w:rFonts w:asciiTheme="minorHAnsi" w:hAnsiTheme="minorHAnsi"/>
                <w:szCs w:val="22"/>
              </w:rPr>
              <w:t xml:space="preserve"> and adhere to all applicability conditions and other requirements of the methodology</w:t>
            </w:r>
          </w:p>
        </w:tc>
        <w:tc>
          <w:tcPr>
            <w:tcW w:w="3024" w:type="dxa"/>
            <w:tcBorders>
              <w:top w:val="single" w:sz="4" w:space="0" w:color="A6A6A6" w:themeColor="background1" w:themeShade="A6"/>
              <w:bottom w:val="single" w:sz="4" w:space="0" w:color="A6A6A6" w:themeColor="background1" w:themeShade="A6"/>
            </w:tcBorders>
            <w:vAlign w:val="top"/>
          </w:tcPr>
          <w:p w14:paraId="73A08FD1" w14:textId="77777777" w:rsidR="006025F8" w:rsidRDefault="006025F8" w:rsidP="006025F8">
            <w:pPr>
              <w:spacing w:line="240" w:lineRule="auto"/>
              <w:rPr>
                <w:rFonts w:asciiTheme="majorHAnsi" w:hAnsiTheme="majorHAnsi"/>
              </w:rPr>
            </w:pPr>
            <w:r w:rsidRPr="00A3622D">
              <w:rPr>
                <w:rFonts w:asciiTheme="majorHAnsi" w:hAnsiTheme="majorHAnsi"/>
              </w:rPr>
              <w:t xml:space="preserve">VPA-DD must be validated as per the Gold standard processes  </w:t>
            </w:r>
          </w:p>
          <w:p w14:paraId="71BA4161" w14:textId="77777777" w:rsidR="006025F8" w:rsidRDefault="006025F8" w:rsidP="006025F8">
            <w:pPr>
              <w:spacing w:line="240" w:lineRule="auto"/>
              <w:rPr>
                <w:rFonts w:asciiTheme="majorHAnsi" w:hAnsiTheme="majorHAnsi"/>
              </w:rPr>
            </w:pPr>
          </w:p>
          <w:p w14:paraId="116B1B34" w14:textId="5872ED71" w:rsidR="006025F8" w:rsidRDefault="006025F8" w:rsidP="006025F8">
            <w:pPr>
              <w:spacing w:line="240" w:lineRule="auto"/>
              <w:rPr>
                <w:rFonts w:asciiTheme="minorHAnsi" w:hAnsiTheme="minorHAnsi"/>
                <w:szCs w:val="22"/>
              </w:rPr>
            </w:pPr>
            <w:r>
              <w:rPr>
                <w:rFonts w:asciiTheme="minorHAnsi" w:hAnsiTheme="minorHAnsi"/>
                <w:szCs w:val="22"/>
              </w:rPr>
              <w:t>The each VPA will follow the “</w:t>
            </w:r>
            <w:r w:rsidRPr="00F14E23">
              <w:rPr>
                <w:rFonts w:asciiTheme="minorHAnsi" w:hAnsiTheme="minorHAnsi"/>
                <w:szCs w:val="22"/>
              </w:rPr>
              <w:t>Technologies and practices to displace decentralize thermal energy consumption</w:t>
            </w:r>
            <w:r>
              <w:rPr>
                <w:rFonts w:asciiTheme="minorHAnsi" w:hAnsiTheme="minorHAnsi"/>
                <w:szCs w:val="22"/>
              </w:rPr>
              <w:t xml:space="preserve">”, </w:t>
            </w:r>
            <w:r w:rsidRPr="00F14E23">
              <w:rPr>
                <w:rFonts w:asciiTheme="minorHAnsi" w:hAnsiTheme="minorHAnsi"/>
                <w:szCs w:val="22"/>
              </w:rPr>
              <w:t xml:space="preserve">Version </w:t>
            </w:r>
            <w:del w:id="313" w:author="EVA LEIBOVICI" w:date="2023-09-18T16:28:00Z">
              <w:r w:rsidRPr="00F14E23" w:rsidDel="008E25EE">
                <w:rPr>
                  <w:rFonts w:asciiTheme="minorHAnsi" w:hAnsiTheme="minorHAnsi"/>
                  <w:szCs w:val="22"/>
                </w:rPr>
                <w:delText>3.1</w:delText>
              </w:r>
            </w:del>
            <w:ins w:id="314" w:author="EVA LEIBOVICI" w:date="2023-09-18T16:28:00Z">
              <w:r w:rsidR="008E25EE">
                <w:rPr>
                  <w:rFonts w:asciiTheme="minorHAnsi" w:hAnsiTheme="minorHAnsi"/>
                  <w:szCs w:val="22"/>
                </w:rPr>
                <w:t>4.0</w:t>
              </w:r>
            </w:ins>
            <w:r>
              <w:rPr>
                <w:rFonts w:asciiTheme="minorHAnsi" w:hAnsiTheme="minorHAnsi"/>
                <w:szCs w:val="22"/>
              </w:rPr>
              <w:t xml:space="preserve"> for ICS and </w:t>
            </w:r>
            <w:r>
              <w:t xml:space="preserve">Emission Reductions from safe drinking water supply” </w:t>
            </w:r>
            <w:r w:rsidRPr="00F14E23">
              <w:rPr>
                <w:rFonts w:asciiTheme="minorHAnsi" w:hAnsiTheme="minorHAnsi"/>
                <w:szCs w:val="22"/>
              </w:rPr>
              <w:t xml:space="preserve">Version </w:t>
            </w:r>
            <w:r>
              <w:rPr>
                <w:rFonts w:asciiTheme="minorHAnsi" w:hAnsiTheme="minorHAnsi"/>
                <w:szCs w:val="22"/>
              </w:rPr>
              <w:t>1.0</w:t>
            </w:r>
            <w:r w:rsidRPr="00F14E23">
              <w:rPr>
                <w:rFonts w:asciiTheme="minorHAnsi" w:hAnsiTheme="minorHAnsi"/>
                <w:szCs w:val="22"/>
              </w:rPr>
              <w:t xml:space="preserve"> </w:t>
            </w:r>
            <w:r>
              <w:rPr>
                <w:rFonts w:asciiTheme="minorHAnsi" w:hAnsiTheme="minorHAnsi"/>
                <w:szCs w:val="22"/>
              </w:rPr>
              <w:t xml:space="preserve">for WPS. </w:t>
            </w:r>
          </w:p>
          <w:p w14:paraId="39FE2D73" w14:textId="77777777" w:rsidR="006025F8" w:rsidRPr="00F14E23" w:rsidRDefault="006025F8" w:rsidP="006025F8">
            <w:pPr>
              <w:spacing w:line="240" w:lineRule="auto"/>
              <w:rPr>
                <w:rFonts w:asciiTheme="minorHAnsi" w:hAnsiTheme="minorHAnsi"/>
                <w:szCs w:val="22"/>
              </w:rPr>
            </w:pPr>
          </w:p>
        </w:tc>
      </w:tr>
      <w:tr w:rsidR="006025F8" w:rsidRPr="00A9089E" w14:paraId="08714857" w14:textId="77777777" w:rsidTr="00BA7756">
        <w:tc>
          <w:tcPr>
            <w:tcW w:w="561" w:type="dxa"/>
            <w:tcBorders>
              <w:top w:val="single" w:sz="4" w:space="0" w:color="A6A6A6" w:themeColor="background1" w:themeShade="A6"/>
              <w:bottom w:val="single" w:sz="4" w:space="0" w:color="A6A6A6" w:themeColor="background1" w:themeShade="A6"/>
            </w:tcBorders>
            <w:vAlign w:val="top"/>
          </w:tcPr>
          <w:p w14:paraId="1A4D2B06" w14:textId="2AE68910" w:rsidR="006025F8" w:rsidRPr="00A9089E" w:rsidRDefault="006025F8" w:rsidP="006025F8">
            <w:pPr>
              <w:spacing w:line="276" w:lineRule="auto"/>
              <w:rPr>
                <w:color w:val="515151" w:themeColor="text1"/>
              </w:rPr>
            </w:pPr>
            <w:r>
              <w:rPr>
                <w:color w:val="515151" w:themeColor="text1"/>
              </w:rPr>
              <w:t>7</w:t>
            </w:r>
          </w:p>
        </w:tc>
        <w:tc>
          <w:tcPr>
            <w:tcW w:w="3022" w:type="dxa"/>
            <w:tcBorders>
              <w:top w:val="single" w:sz="4" w:space="0" w:color="A6A6A6" w:themeColor="background1" w:themeShade="A6"/>
              <w:bottom w:val="single" w:sz="4" w:space="0" w:color="A6A6A6" w:themeColor="background1" w:themeShade="A6"/>
            </w:tcBorders>
            <w:vAlign w:val="top"/>
          </w:tcPr>
          <w:p w14:paraId="1D784505" w14:textId="7CF0F7BC" w:rsidR="006025F8" w:rsidRPr="008712BA" w:rsidRDefault="006025F8" w:rsidP="006025F8">
            <w:pPr>
              <w:spacing w:line="240" w:lineRule="auto"/>
              <w:rPr>
                <w:rFonts w:asciiTheme="majorHAnsi" w:hAnsiTheme="majorHAnsi"/>
              </w:rPr>
            </w:pPr>
            <w:r w:rsidRPr="008712BA">
              <w:rPr>
                <w:rFonts w:asciiTheme="majorHAnsi" w:hAnsiTheme="majorHAnsi"/>
              </w:rPr>
              <w:t>Conditions to ensure that V/CPAs meet the requirements for demonstration of additionality</w:t>
            </w:r>
          </w:p>
        </w:tc>
        <w:tc>
          <w:tcPr>
            <w:tcW w:w="3022" w:type="dxa"/>
            <w:tcBorders>
              <w:top w:val="single" w:sz="4" w:space="0" w:color="A6A6A6" w:themeColor="background1" w:themeShade="A6"/>
              <w:bottom w:val="single" w:sz="4" w:space="0" w:color="A6A6A6" w:themeColor="background1" w:themeShade="A6"/>
            </w:tcBorders>
            <w:vAlign w:val="top"/>
          </w:tcPr>
          <w:p w14:paraId="435CE819" w14:textId="77777777" w:rsidR="006025F8" w:rsidRPr="00F14E23" w:rsidRDefault="006025F8" w:rsidP="006025F8">
            <w:pPr>
              <w:spacing w:line="240" w:lineRule="auto"/>
              <w:ind w:right="142"/>
              <w:jc w:val="both"/>
              <w:rPr>
                <w:rFonts w:asciiTheme="minorHAnsi" w:hAnsiTheme="minorHAnsi"/>
                <w:szCs w:val="22"/>
              </w:rPr>
            </w:pPr>
            <w:r w:rsidRPr="00F14E23">
              <w:rPr>
                <w:rFonts w:asciiTheme="minorHAnsi" w:hAnsiTheme="minorHAnsi"/>
                <w:szCs w:val="22"/>
              </w:rPr>
              <w:t xml:space="preserve">Each VPA will satisfy the criteria for demonstrating additionality through one of the following options: </w:t>
            </w:r>
          </w:p>
          <w:p w14:paraId="5E40EA36" w14:textId="77777777" w:rsidR="006025F8" w:rsidRDefault="006025F8" w:rsidP="006025F8">
            <w:pPr>
              <w:spacing w:line="240" w:lineRule="auto"/>
              <w:contextualSpacing w:val="0"/>
              <w:rPr>
                <w:rFonts w:asciiTheme="majorHAnsi" w:hAnsiTheme="majorHAnsi"/>
              </w:rPr>
            </w:pPr>
          </w:p>
          <w:p w14:paraId="7B65FF5E" w14:textId="77777777" w:rsidR="006025F8" w:rsidRDefault="006025F8" w:rsidP="006025F8">
            <w:pPr>
              <w:spacing w:line="240" w:lineRule="auto"/>
              <w:contextualSpacing w:val="0"/>
              <w:rPr>
                <w:rFonts w:asciiTheme="majorHAnsi" w:hAnsiTheme="majorHAnsi"/>
                <w:b/>
                <w:bCs/>
              </w:rPr>
            </w:pPr>
            <w:r w:rsidRPr="0052099C">
              <w:rPr>
                <w:rFonts w:asciiTheme="majorHAnsi" w:hAnsiTheme="majorHAnsi"/>
                <w:b/>
                <w:bCs/>
              </w:rPr>
              <w:t xml:space="preserve">Option 1: </w:t>
            </w:r>
          </w:p>
          <w:p w14:paraId="1302AC9E" w14:textId="77777777" w:rsidR="006025F8" w:rsidRDefault="006025F8" w:rsidP="006025F8">
            <w:pPr>
              <w:spacing w:line="240" w:lineRule="auto"/>
              <w:contextualSpacing w:val="0"/>
              <w:rPr>
                <w:rFonts w:asciiTheme="majorHAnsi" w:hAnsiTheme="majorHAnsi"/>
                <w:b/>
                <w:bCs/>
              </w:rPr>
            </w:pPr>
          </w:p>
          <w:p w14:paraId="68A4D96D" w14:textId="77777777" w:rsidR="006025F8" w:rsidRPr="0052099C" w:rsidRDefault="006025F8" w:rsidP="00515BA1">
            <w:pPr>
              <w:pStyle w:val="Paragraphedeliste"/>
              <w:numPr>
                <w:ilvl w:val="0"/>
                <w:numId w:val="38"/>
              </w:numPr>
              <w:spacing w:line="240" w:lineRule="auto"/>
              <w:ind w:right="142"/>
              <w:jc w:val="both"/>
              <w:rPr>
                <w:rFonts w:asciiTheme="minorHAnsi" w:hAnsiTheme="minorHAnsi"/>
                <w:szCs w:val="22"/>
              </w:rPr>
            </w:pPr>
            <w:r w:rsidRPr="0052099C">
              <w:rPr>
                <w:rFonts w:asciiTheme="minorHAnsi" w:hAnsiTheme="minorHAnsi"/>
                <w:szCs w:val="22"/>
              </w:rPr>
              <w:t xml:space="preserve">Positive list (Annex B of </w:t>
            </w:r>
            <w:r w:rsidRPr="0052099C">
              <w:rPr>
                <w:rFonts w:asciiTheme="minorHAnsi" w:hAnsiTheme="minorHAnsi"/>
                <w:szCs w:val="22"/>
                <w:lang w:val="en-GB"/>
              </w:rPr>
              <w:t>GS4GG Community Services Activity Requirements version 1.2, October 2019</w:t>
            </w:r>
            <w:r w:rsidRPr="0052099C">
              <w:rPr>
                <w:rFonts w:asciiTheme="minorHAnsi" w:hAnsiTheme="minorHAnsi"/>
                <w:szCs w:val="22"/>
              </w:rPr>
              <w:t>)</w:t>
            </w:r>
          </w:p>
          <w:p w14:paraId="17361500" w14:textId="77777777" w:rsidR="006025F8" w:rsidRDefault="006025F8" w:rsidP="006025F8">
            <w:pPr>
              <w:spacing w:line="240" w:lineRule="auto"/>
              <w:contextualSpacing w:val="0"/>
              <w:rPr>
                <w:rFonts w:asciiTheme="majorHAnsi" w:hAnsiTheme="majorHAnsi"/>
              </w:rPr>
            </w:pPr>
            <w:r w:rsidRPr="00A3622D">
              <w:rPr>
                <w:rFonts w:asciiTheme="majorHAnsi" w:hAnsiTheme="majorHAnsi"/>
              </w:rPr>
              <w:t>VPA-DD must be additional</w:t>
            </w:r>
            <w:r>
              <w:rPr>
                <w:rFonts w:asciiTheme="majorHAnsi" w:hAnsiTheme="majorHAnsi"/>
              </w:rPr>
              <w:t xml:space="preserve">. </w:t>
            </w:r>
            <w:r w:rsidRPr="008F7419">
              <w:rPr>
                <w:rFonts w:asciiTheme="majorHAnsi" w:hAnsiTheme="majorHAnsi"/>
              </w:rPr>
              <w:t xml:space="preserve">VPAs will be in </w:t>
            </w:r>
            <w:r w:rsidRPr="008F7419">
              <w:rPr>
                <w:rFonts w:asciiTheme="majorHAnsi" w:hAnsiTheme="majorHAnsi"/>
              </w:rPr>
              <w:lastRenderedPageBreak/>
              <w:t>compliance with item 1.1.3 of Annex B – positive list mentioned in the ‘Community Services Activity Requirements’.</w:t>
            </w:r>
            <w:r>
              <w:rPr>
                <w:rFonts w:asciiTheme="majorHAnsi" w:hAnsiTheme="majorHAnsi"/>
              </w:rPr>
              <w:t xml:space="preserve"> </w:t>
            </w:r>
            <w:r w:rsidRPr="008F7419">
              <w:rPr>
                <w:rFonts w:asciiTheme="majorHAnsi" w:hAnsiTheme="majorHAnsi"/>
              </w:rPr>
              <w:t xml:space="preserve">Hence, according to paragraph 4.1.9 of the ‘Community Services Activity Requirements’, each of the VPAs, regardless of the host country in which the project activity is being implemented, is deemed additional. </w:t>
            </w:r>
          </w:p>
          <w:p w14:paraId="10D051C8" w14:textId="77777777" w:rsidR="006025F8" w:rsidRDefault="006025F8" w:rsidP="006025F8">
            <w:pPr>
              <w:spacing w:line="240" w:lineRule="auto"/>
              <w:contextualSpacing w:val="0"/>
              <w:rPr>
                <w:rFonts w:asciiTheme="majorHAnsi" w:hAnsiTheme="majorHAnsi"/>
              </w:rPr>
            </w:pPr>
          </w:p>
          <w:p w14:paraId="22DE22A6" w14:textId="77777777" w:rsidR="006025F8" w:rsidRDefault="006025F8" w:rsidP="006025F8">
            <w:pPr>
              <w:spacing w:line="240" w:lineRule="auto"/>
              <w:contextualSpacing w:val="0"/>
              <w:rPr>
                <w:rFonts w:asciiTheme="majorHAnsi" w:hAnsiTheme="majorHAnsi"/>
              </w:rPr>
            </w:pPr>
            <w:r w:rsidRPr="008F7419">
              <w:rPr>
                <w:rFonts w:asciiTheme="majorHAnsi" w:hAnsiTheme="majorHAnsi"/>
              </w:rPr>
              <w:t xml:space="preserve">For VPAs involving water projects whereby the users of the technology/measure are communities where each results in &gt;600 tCO2e (namely borehole projects), </w:t>
            </w:r>
          </w:p>
          <w:p w14:paraId="3EE40E99" w14:textId="77777777" w:rsidR="006025F8" w:rsidRDefault="006025F8" w:rsidP="006025F8">
            <w:pPr>
              <w:spacing w:line="240" w:lineRule="auto"/>
              <w:contextualSpacing w:val="0"/>
              <w:rPr>
                <w:rFonts w:asciiTheme="majorHAnsi" w:hAnsiTheme="majorHAnsi"/>
              </w:rPr>
            </w:pPr>
          </w:p>
          <w:p w14:paraId="4E10EAAF" w14:textId="77777777" w:rsidR="006025F8" w:rsidRDefault="006025F8" w:rsidP="006025F8">
            <w:pPr>
              <w:spacing w:line="240" w:lineRule="auto"/>
              <w:contextualSpacing w:val="0"/>
              <w:rPr>
                <w:rFonts w:asciiTheme="majorHAnsi" w:hAnsiTheme="majorHAnsi"/>
              </w:rPr>
            </w:pPr>
            <w:r>
              <w:rPr>
                <w:rFonts w:asciiTheme="majorHAnsi" w:hAnsiTheme="majorHAnsi"/>
              </w:rPr>
              <w:t xml:space="preserve">or </w:t>
            </w:r>
          </w:p>
          <w:p w14:paraId="7A081303" w14:textId="77777777" w:rsidR="006025F8" w:rsidRDefault="006025F8" w:rsidP="006025F8">
            <w:pPr>
              <w:spacing w:line="240" w:lineRule="auto"/>
              <w:contextualSpacing w:val="0"/>
              <w:rPr>
                <w:rFonts w:asciiTheme="majorHAnsi" w:hAnsiTheme="majorHAnsi"/>
              </w:rPr>
            </w:pPr>
          </w:p>
          <w:p w14:paraId="22CE5952" w14:textId="77777777" w:rsidR="006025F8" w:rsidRDefault="006025F8" w:rsidP="006025F8">
            <w:pPr>
              <w:spacing w:line="240" w:lineRule="auto"/>
              <w:contextualSpacing w:val="0"/>
              <w:rPr>
                <w:rFonts w:asciiTheme="majorHAnsi" w:hAnsiTheme="majorHAnsi"/>
              </w:rPr>
            </w:pPr>
            <w:r w:rsidRPr="008012FD">
              <w:rPr>
                <w:rFonts w:asciiTheme="majorHAnsi" w:hAnsiTheme="majorHAnsi"/>
              </w:rPr>
              <w:t xml:space="preserve">VPAs included in this PoA </w:t>
            </w:r>
            <w:r w:rsidRPr="00DD7394">
              <w:rPr>
                <w:rFonts w:asciiTheme="majorHAnsi" w:hAnsiTheme="majorHAnsi"/>
              </w:rPr>
              <w:t>solely composed of isolated units</w:t>
            </w:r>
            <w:r>
              <w:rPr>
                <w:rFonts w:asciiTheme="majorHAnsi" w:hAnsiTheme="majorHAnsi"/>
              </w:rPr>
              <w:t xml:space="preserve"> (cookstove)</w:t>
            </w:r>
            <w:r w:rsidRPr="00DD7394">
              <w:rPr>
                <w:rFonts w:asciiTheme="majorHAnsi" w:hAnsiTheme="majorHAnsi"/>
              </w:rPr>
              <w:t xml:space="preserve"> where the users of</w:t>
            </w:r>
            <w:r>
              <w:rPr>
                <w:rFonts w:asciiTheme="majorHAnsi" w:hAnsiTheme="majorHAnsi"/>
              </w:rPr>
              <w:t xml:space="preserve"> </w:t>
            </w:r>
            <w:r w:rsidRPr="00DD7394">
              <w:rPr>
                <w:rFonts w:asciiTheme="majorHAnsi" w:hAnsiTheme="majorHAnsi"/>
              </w:rPr>
              <w:t>the technology/measure are households or communities or institutions</w:t>
            </w:r>
            <w:r>
              <w:rPr>
                <w:rFonts w:asciiTheme="majorHAnsi" w:hAnsiTheme="majorHAnsi"/>
              </w:rPr>
              <w:t xml:space="preserve"> </w:t>
            </w:r>
            <w:r w:rsidRPr="00DD7394">
              <w:rPr>
                <w:rFonts w:asciiTheme="majorHAnsi" w:hAnsiTheme="majorHAnsi"/>
              </w:rPr>
              <w:t>and where each uni</w:t>
            </w:r>
            <w:r>
              <w:rPr>
                <w:rFonts w:asciiTheme="majorHAnsi" w:hAnsiTheme="majorHAnsi"/>
              </w:rPr>
              <w:t>t (cookstove)</w:t>
            </w:r>
            <w:r w:rsidRPr="00DD7394">
              <w:rPr>
                <w:rFonts w:asciiTheme="majorHAnsi" w:hAnsiTheme="majorHAnsi"/>
              </w:rPr>
              <w:t>, results in &lt;=600 MWh of energy savings per</w:t>
            </w:r>
            <w:r>
              <w:rPr>
                <w:rFonts w:asciiTheme="majorHAnsi" w:hAnsiTheme="majorHAnsi"/>
              </w:rPr>
              <w:t xml:space="preserve"> year </w:t>
            </w:r>
            <w:r w:rsidRPr="008F7419">
              <w:rPr>
                <w:rFonts w:asciiTheme="majorHAnsi" w:hAnsiTheme="majorHAnsi"/>
              </w:rPr>
              <w:t xml:space="preserve">additionality shall be demonstrated a minima at the PoA level as required by rule 4.1.2 of Gold Standard PoA requirements v1.2. In the absence of implementation plans, financial and human resources proven in the deviation request , the PoA will enable countries to lead to a greater level of enforcement (for water policies) or greater level </w:t>
            </w:r>
            <w:r w:rsidRPr="008F7419">
              <w:rPr>
                <w:rFonts w:asciiTheme="majorHAnsi" w:hAnsiTheme="majorHAnsi"/>
              </w:rPr>
              <w:lastRenderedPageBreak/>
              <w:t>of adoption for existing voluntary schemes, and therefore additional at a PoA level according to the PoA requirements 4.1.2 v 1.2.</w:t>
            </w:r>
          </w:p>
          <w:p w14:paraId="614562BF" w14:textId="77777777" w:rsidR="006025F8" w:rsidRDefault="006025F8" w:rsidP="006025F8">
            <w:pPr>
              <w:spacing w:line="240" w:lineRule="auto"/>
              <w:contextualSpacing w:val="0"/>
              <w:rPr>
                <w:rFonts w:asciiTheme="majorHAnsi" w:hAnsiTheme="majorHAnsi"/>
              </w:rPr>
            </w:pPr>
          </w:p>
          <w:p w14:paraId="3DEA2FEC" w14:textId="77777777" w:rsidR="006025F8" w:rsidRPr="0052099C" w:rsidRDefault="006025F8" w:rsidP="00515BA1">
            <w:pPr>
              <w:pStyle w:val="Paragraphedeliste"/>
              <w:numPr>
                <w:ilvl w:val="0"/>
                <w:numId w:val="37"/>
              </w:numPr>
              <w:spacing w:line="240" w:lineRule="auto"/>
              <w:contextualSpacing w:val="0"/>
              <w:rPr>
                <w:rFonts w:asciiTheme="majorHAnsi" w:hAnsiTheme="majorHAnsi"/>
              </w:rPr>
            </w:pPr>
            <w:r w:rsidRPr="0052099C">
              <w:rPr>
                <w:rFonts w:asciiTheme="majorHAnsi" w:hAnsiTheme="majorHAnsi"/>
              </w:rPr>
              <w:t>Projects located in LDC, SIDS, LLDC</w:t>
            </w:r>
          </w:p>
          <w:p w14:paraId="5C3D5835" w14:textId="77777777" w:rsidR="006025F8" w:rsidRPr="000167C2" w:rsidRDefault="006025F8" w:rsidP="006025F8">
            <w:pPr>
              <w:spacing w:line="240" w:lineRule="auto"/>
              <w:contextualSpacing w:val="0"/>
              <w:rPr>
                <w:rFonts w:asciiTheme="majorHAnsi" w:hAnsiTheme="majorHAnsi"/>
              </w:rPr>
            </w:pPr>
          </w:p>
          <w:p w14:paraId="386DE38A" w14:textId="77777777" w:rsidR="006025F8" w:rsidRPr="0052099C" w:rsidRDefault="006025F8" w:rsidP="00515BA1">
            <w:pPr>
              <w:pStyle w:val="Paragraphedeliste"/>
              <w:numPr>
                <w:ilvl w:val="0"/>
                <w:numId w:val="37"/>
              </w:numPr>
              <w:spacing w:line="240" w:lineRule="auto"/>
              <w:contextualSpacing w:val="0"/>
              <w:rPr>
                <w:rFonts w:asciiTheme="majorHAnsi" w:hAnsiTheme="majorHAnsi"/>
              </w:rPr>
            </w:pPr>
            <w:r w:rsidRPr="0052099C">
              <w:rPr>
                <w:rFonts w:asciiTheme="majorHAnsi" w:hAnsiTheme="majorHAnsi"/>
              </w:rPr>
              <w:t>Microscale projects.</w:t>
            </w:r>
          </w:p>
          <w:p w14:paraId="6ABEE964" w14:textId="77777777" w:rsidR="006025F8" w:rsidRDefault="006025F8" w:rsidP="006025F8">
            <w:pPr>
              <w:spacing w:line="240" w:lineRule="auto"/>
              <w:contextualSpacing w:val="0"/>
              <w:rPr>
                <w:rFonts w:asciiTheme="majorHAnsi" w:hAnsiTheme="majorHAnsi"/>
              </w:rPr>
            </w:pPr>
          </w:p>
          <w:p w14:paraId="390C8D60" w14:textId="77777777" w:rsidR="006025F8" w:rsidRDefault="006025F8" w:rsidP="006025F8">
            <w:pPr>
              <w:spacing w:line="240" w:lineRule="auto"/>
              <w:ind w:right="142"/>
              <w:jc w:val="both"/>
              <w:rPr>
                <w:rFonts w:asciiTheme="minorHAnsi" w:hAnsiTheme="minorHAnsi"/>
                <w:szCs w:val="22"/>
              </w:rPr>
            </w:pPr>
            <w:r w:rsidRPr="008A36A8">
              <w:rPr>
                <w:rFonts w:asciiTheme="minorHAnsi" w:hAnsiTheme="minorHAnsi"/>
                <w:b/>
                <w:bCs/>
                <w:szCs w:val="22"/>
              </w:rPr>
              <w:t xml:space="preserve">Option </w:t>
            </w:r>
            <w:r>
              <w:rPr>
                <w:rFonts w:asciiTheme="minorHAnsi" w:hAnsiTheme="minorHAnsi"/>
                <w:b/>
                <w:bCs/>
                <w:szCs w:val="22"/>
              </w:rPr>
              <w:t>2</w:t>
            </w:r>
            <w:r>
              <w:rPr>
                <w:rFonts w:asciiTheme="minorHAnsi" w:hAnsiTheme="minorHAnsi"/>
                <w:szCs w:val="22"/>
              </w:rPr>
              <w:t xml:space="preserve">: CDM Barrier </w:t>
            </w:r>
          </w:p>
          <w:p w14:paraId="319872DE" w14:textId="77777777" w:rsidR="006025F8" w:rsidRPr="008A36A8" w:rsidRDefault="006025F8" w:rsidP="00515BA1">
            <w:pPr>
              <w:pStyle w:val="Paragraphedeliste"/>
              <w:numPr>
                <w:ilvl w:val="0"/>
                <w:numId w:val="36"/>
              </w:numPr>
              <w:spacing w:line="240" w:lineRule="auto"/>
              <w:ind w:right="142"/>
              <w:jc w:val="both"/>
              <w:rPr>
                <w:rFonts w:asciiTheme="minorHAnsi" w:hAnsiTheme="minorHAnsi"/>
                <w:szCs w:val="22"/>
              </w:rPr>
            </w:pPr>
            <w:r w:rsidRPr="008A36A8">
              <w:rPr>
                <w:rFonts w:asciiTheme="minorHAnsi" w:hAnsiTheme="minorHAnsi"/>
                <w:szCs w:val="22"/>
              </w:rPr>
              <w:t>Para 12</w:t>
            </w:r>
            <w:r>
              <w:rPr>
                <w:rFonts w:asciiTheme="minorHAnsi" w:hAnsiTheme="minorHAnsi"/>
                <w:szCs w:val="22"/>
              </w:rPr>
              <w:t xml:space="preserve"> and 13</w:t>
            </w:r>
            <w:r w:rsidRPr="008A36A8">
              <w:rPr>
                <w:rFonts w:asciiTheme="minorHAnsi" w:hAnsiTheme="minorHAnsi"/>
                <w:szCs w:val="22"/>
              </w:rPr>
              <w:t xml:space="preserve"> of Tool 19 (version 9.0); or</w:t>
            </w:r>
          </w:p>
          <w:p w14:paraId="407B8411" w14:textId="77777777" w:rsidR="006025F8" w:rsidRDefault="006025F8" w:rsidP="00515BA1">
            <w:pPr>
              <w:pStyle w:val="Paragraphedeliste"/>
              <w:numPr>
                <w:ilvl w:val="0"/>
                <w:numId w:val="36"/>
              </w:numPr>
              <w:spacing w:line="240" w:lineRule="auto"/>
              <w:ind w:right="142"/>
              <w:jc w:val="both"/>
              <w:rPr>
                <w:rFonts w:asciiTheme="minorHAnsi" w:hAnsiTheme="minorHAnsi"/>
                <w:szCs w:val="22"/>
              </w:rPr>
            </w:pPr>
            <w:r w:rsidRPr="008A36A8">
              <w:rPr>
                <w:rFonts w:asciiTheme="minorHAnsi" w:hAnsiTheme="minorHAnsi"/>
                <w:szCs w:val="22"/>
              </w:rPr>
              <w:t>Para 10/Figure 1 of Tool 21 (Version 13.1); or</w:t>
            </w:r>
          </w:p>
          <w:p w14:paraId="29FCA15E" w14:textId="5D865CB6" w:rsidR="006025F8" w:rsidRDefault="006025F8" w:rsidP="006025F8">
            <w:pPr>
              <w:spacing w:line="240" w:lineRule="auto"/>
              <w:rPr>
                <w:rFonts w:asciiTheme="majorHAnsi" w:hAnsiTheme="majorHAnsi"/>
              </w:rPr>
            </w:pPr>
            <w:r w:rsidRPr="007830B3">
              <w:rPr>
                <w:rFonts w:asciiTheme="minorHAnsi" w:hAnsiTheme="minorHAnsi"/>
                <w:szCs w:val="22"/>
              </w:rPr>
              <w:t>Para 11 of Tool 21 (Version 13.1)</w:t>
            </w:r>
          </w:p>
        </w:tc>
        <w:tc>
          <w:tcPr>
            <w:tcW w:w="3024" w:type="dxa"/>
            <w:tcBorders>
              <w:top w:val="single" w:sz="4" w:space="0" w:color="A6A6A6" w:themeColor="background1" w:themeShade="A6"/>
              <w:bottom w:val="single" w:sz="4" w:space="0" w:color="A6A6A6" w:themeColor="background1" w:themeShade="A6"/>
            </w:tcBorders>
            <w:vAlign w:val="top"/>
          </w:tcPr>
          <w:p w14:paraId="069F9879" w14:textId="77777777" w:rsidR="006025F8" w:rsidRPr="00A3622D" w:rsidRDefault="006025F8" w:rsidP="006025F8">
            <w:pPr>
              <w:spacing w:line="240" w:lineRule="auto"/>
              <w:rPr>
                <w:rFonts w:asciiTheme="majorHAnsi" w:hAnsiTheme="majorHAnsi"/>
              </w:rPr>
            </w:pPr>
            <w:r w:rsidRPr="00F14E23">
              <w:rPr>
                <w:rFonts w:asciiTheme="minorHAnsi" w:hAnsiTheme="minorHAnsi"/>
                <w:color w:val="323232" w:themeColor="text2"/>
                <w:szCs w:val="22"/>
              </w:rPr>
              <w:lastRenderedPageBreak/>
              <w:t>To be demonstrated in VPA-DD.</w:t>
            </w:r>
            <w:r>
              <w:rPr>
                <w:rFonts w:asciiTheme="minorHAnsi" w:hAnsiTheme="minorHAnsi"/>
                <w:color w:val="323232" w:themeColor="text2"/>
                <w:szCs w:val="22"/>
              </w:rPr>
              <w:t xml:space="preserve"> </w:t>
            </w:r>
            <w:r w:rsidRPr="00A3622D">
              <w:rPr>
                <w:rFonts w:asciiTheme="majorHAnsi" w:hAnsiTheme="majorHAnsi"/>
              </w:rPr>
              <w:t xml:space="preserve">VPA-DD must be validated as per the Gold standard processes. </w:t>
            </w:r>
          </w:p>
          <w:p w14:paraId="33A91214" w14:textId="77777777" w:rsidR="006025F8" w:rsidRDefault="006025F8" w:rsidP="006025F8">
            <w:pPr>
              <w:spacing w:line="240" w:lineRule="auto"/>
              <w:rPr>
                <w:rFonts w:asciiTheme="minorHAnsi" w:hAnsiTheme="minorHAnsi"/>
                <w:color w:val="323232" w:themeColor="text2"/>
                <w:szCs w:val="22"/>
              </w:rPr>
            </w:pPr>
          </w:p>
          <w:p w14:paraId="782764FA" w14:textId="77777777" w:rsidR="006025F8" w:rsidRDefault="006025F8" w:rsidP="006025F8">
            <w:pPr>
              <w:spacing w:line="240" w:lineRule="auto"/>
              <w:rPr>
                <w:rFonts w:asciiTheme="minorHAnsi" w:hAnsiTheme="minorHAnsi"/>
                <w:szCs w:val="22"/>
              </w:rPr>
            </w:pPr>
            <w:r>
              <w:rPr>
                <w:rFonts w:asciiTheme="minorHAnsi" w:hAnsiTheme="minorHAnsi"/>
                <w:szCs w:val="22"/>
              </w:rPr>
              <w:t>Refer section B.5 (demonstration of additionality) of VPA-DD for additionality.</w:t>
            </w:r>
          </w:p>
          <w:p w14:paraId="1A59B140" w14:textId="77777777" w:rsidR="006025F8" w:rsidRDefault="006025F8" w:rsidP="006025F8">
            <w:pPr>
              <w:spacing w:line="240" w:lineRule="auto"/>
              <w:rPr>
                <w:rFonts w:asciiTheme="majorHAnsi" w:hAnsiTheme="majorHAnsi"/>
              </w:rPr>
            </w:pPr>
          </w:p>
          <w:p w14:paraId="7DF1A369" w14:textId="77777777" w:rsidR="006025F8" w:rsidRPr="00A3622D" w:rsidRDefault="006025F8" w:rsidP="006025F8">
            <w:pPr>
              <w:spacing w:line="240" w:lineRule="auto"/>
              <w:rPr>
                <w:rFonts w:asciiTheme="majorHAnsi" w:hAnsiTheme="majorHAnsi"/>
              </w:rPr>
            </w:pPr>
          </w:p>
          <w:p w14:paraId="5BC750BD" w14:textId="77777777" w:rsidR="006025F8" w:rsidRPr="00A3622D" w:rsidRDefault="006025F8" w:rsidP="006025F8">
            <w:pPr>
              <w:spacing w:line="240" w:lineRule="auto"/>
              <w:rPr>
                <w:rFonts w:asciiTheme="majorHAnsi" w:hAnsiTheme="majorHAnsi"/>
              </w:rPr>
            </w:pPr>
          </w:p>
        </w:tc>
      </w:tr>
      <w:tr w:rsidR="006025F8" w:rsidRPr="00A9089E" w14:paraId="49B9CE82" w14:textId="77777777" w:rsidTr="00CA4AF1">
        <w:tc>
          <w:tcPr>
            <w:tcW w:w="561" w:type="dxa"/>
            <w:tcBorders>
              <w:top w:val="single" w:sz="4" w:space="0" w:color="A6A6A6" w:themeColor="background1" w:themeShade="A6"/>
              <w:bottom w:val="single" w:sz="4" w:space="0" w:color="A6A6A6" w:themeColor="background1" w:themeShade="A6"/>
            </w:tcBorders>
            <w:vAlign w:val="top"/>
          </w:tcPr>
          <w:p w14:paraId="60C76A02" w14:textId="6924EA20" w:rsidR="006025F8" w:rsidRPr="00A9089E" w:rsidRDefault="006025F8" w:rsidP="006025F8">
            <w:pPr>
              <w:spacing w:line="276" w:lineRule="auto"/>
              <w:rPr>
                <w:color w:val="515151" w:themeColor="text1"/>
              </w:rPr>
            </w:pPr>
            <w:r>
              <w:rPr>
                <w:color w:val="515151" w:themeColor="text1"/>
              </w:rPr>
              <w:lastRenderedPageBreak/>
              <w:t>8</w:t>
            </w:r>
          </w:p>
        </w:tc>
        <w:tc>
          <w:tcPr>
            <w:tcW w:w="3022" w:type="dxa"/>
            <w:tcBorders>
              <w:top w:val="single" w:sz="4" w:space="0" w:color="A6A6A6" w:themeColor="background1" w:themeShade="A6"/>
              <w:bottom w:val="single" w:sz="4" w:space="0" w:color="A6A6A6" w:themeColor="background1" w:themeShade="A6"/>
            </w:tcBorders>
            <w:vAlign w:val="top"/>
          </w:tcPr>
          <w:p w14:paraId="5D3AC03E" w14:textId="78341CAD" w:rsidR="006025F8" w:rsidRPr="008712BA" w:rsidRDefault="006025F8" w:rsidP="006025F8">
            <w:pPr>
              <w:spacing w:line="240" w:lineRule="auto"/>
              <w:rPr>
                <w:rFonts w:asciiTheme="majorHAnsi" w:hAnsiTheme="majorHAnsi"/>
              </w:rPr>
            </w:pPr>
            <w:r w:rsidRPr="008712BA">
              <w:rPr>
                <w:rFonts w:asciiTheme="majorHAnsi" w:hAnsiTheme="majorHAnsi"/>
              </w:rPr>
              <w:t>No diversion of official development assistance;</w:t>
            </w:r>
          </w:p>
        </w:tc>
        <w:tc>
          <w:tcPr>
            <w:tcW w:w="3022" w:type="dxa"/>
            <w:tcBorders>
              <w:top w:val="single" w:sz="4" w:space="0" w:color="A6A6A6" w:themeColor="background1" w:themeShade="A6"/>
              <w:bottom w:val="single" w:sz="4" w:space="0" w:color="A6A6A6" w:themeColor="background1" w:themeShade="A6"/>
            </w:tcBorders>
            <w:vAlign w:val="top"/>
          </w:tcPr>
          <w:p w14:paraId="31EDEB7B" w14:textId="023D15AF" w:rsidR="006025F8" w:rsidRPr="00F14E23" w:rsidRDefault="006025F8" w:rsidP="006025F8">
            <w:pPr>
              <w:spacing w:line="240" w:lineRule="auto"/>
              <w:ind w:right="142"/>
              <w:jc w:val="both"/>
              <w:rPr>
                <w:rFonts w:asciiTheme="minorHAnsi" w:hAnsiTheme="minorHAnsi"/>
                <w:szCs w:val="22"/>
              </w:rPr>
            </w:pPr>
            <w:r>
              <w:rPr>
                <w:rFonts w:asciiTheme="majorHAnsi" w:hAnsiTheme="majorHAnsi"/>
              </w:rPr>
              <w:t xml:space="preserve">Projects must not use unnecessary ODA </w:t>
            </w:r>
          </w:p>
        </w:tc>
        <w:tc>
          <w:tcPr>
            <w:tcW w:w="3024" w:type="dxa"/>
            <w:tcBorders>
              <w:top w:val="single" w:sz="4" w:space="0" w:color="A6A6A6" w:themeColor="background1" w:themeShade="A6"/>
              <w:bottom w:val="single" w:sz="4" w:space="0" w:color="A6A6A6" w:themeColor="background1" w:themeShade="A6"/>
            </w:tcBorders>
          </w:tcPr>
          <w:p w14:paraId="7C757F5C" w14:textId="77777777" w:rsidR="006025F8" w:rsidRDefault="006025F8" w:rsidP="006025F8">
            <w:pPr>
              <w:spacing w:line="240" w:lineRule="auto"/>
              <w:rPr>
                <w:rFonts w:asciiTheme="majorHAnsi" w:hAnsiTheme="majorHAnsi"/>
              </w:rPr>
            </w:pPr>
            <w:r w:rsidRPr="008712BA">
              <w:rPr>
                <w:rFonts w:asciiTheme="majorHAnsi" w:hAnsiTheme="majorHAnsi"/>
              </w:rPr>
              <w:t xml:space="preserve">A declaration confirming that there is no diversion of ODA for </w:t>
            </w:r>
            <w:r>
              <w:rPr>
                <w:rFonts w:asciiTheme="majorHAnsi" w:hAnsiTheme="majorHAnsi"/>
              </w:rPr>
              <w:t xml:space="preserve">PoA and implementation of </w:t>
            </w:r>
            <w:r w:rsidRPr="008712BA">
              <w:rPr>
                <w:rFonts w:asciiTheme="majorHAnsi" w:hAnsiTheme="majorHAnsi"/>
              </w:rPr>
              <w:t>each VPA will be</w:t>
            </w:r>
            <w:r>
              <w:rPr>
                <w:rFonts w:asciiTheme="majorHAnsi" w:hAnsiTheme="majorHAnsi"/>
              </w:rPr>
              <w:t xml:space="preserve"> submitted to GS during preliminiary review and to VVB during Validation.</w:t>
            </w:r>
          </w:p>
          <w:p w14:paraId="42A3F3BF" w14:textId="77777777" w:rsidR="006025F8" w:rsidRPr="008712BA" w:rsidRDefault="006025F8" w:rsidP="006025F8">
            <w:pPr>
              <w:spacing w:line="240" w:lineRule="auto"/>
              <w:rPr>
                <w:rFonts w:asciiTheme="majorHAnsi" w:hAnsiTheme="majorHAnsi"/>
              </w:rPr>
            </w:pPr>
          </w:p>
          <w:p w14:paraId="0F6FA92D" w14:textId="26CAB297" w:rsidR="006025F8" w:rsidRPr="00F14E23" w:rsidRDefault="006025F8" w:rsidP="006025F8">
            <w:pPr>
              <w:spacing w:line="240" w:lineRule="auto"/>
              <w:rPr>
                <w:rFonts w:asciiTheme="minorHAnsi" w:hAnsiTheme="minorHAnsi"/>
                <w:color w:val="323232" w:themeColor="text2"/>
                <w:szCs w:val="22"/>
              </w:rPr>
            </w:pPr>
            <w:r w:rsidRPr="004C5E95">
              <w:rPr>
                <w:rFonts w:asciiTheme="minorHAnsi" w:hAnsiTheme="minorHAnsi"/>
                <w:b/>
                <w:bCs/>
                <w:szCs w:val="22"/>
              </w:rPr>
              <w:t>Supporting Documents:</w:t>
            </w:r>
            <w:r>
              <w:rPr>
                <w:rFonts w:asciiTheme="minorHAnsi" w:hAnsiTheme="minorHAnsi"/>
                <w:szCs w:val="22"/>
              </w:rPr>
              <w:t xml:space="preserve"> ODA Declaration by CME </w:t>
            </w:r>
          </w:p>
        </w:tc>
      </w:tr>
      <w:tr w:rsidR="006025F8" w:rsidRPr="00A9089E" w14:paraId="5AFB4278" w14:textId="77777777" w:rsidTr="00CA4AF1">
        <w:tc>
          <w:tcPr>
            <w:tcW w:w="561" w:type="dxa"/>
            <w:tcBorders>
              <w:top w:val="single" w:sz="4" w:space="0" w:color="A6A6A6" w:themeColor="background1" w:themeShade="A6"/>
              <w:bottom w:val="single" w:sz="4" w:space="0" w:color="A6A6A6" w:themeColor="background1" w:themeShade="A6"/>
            </w:tcBorders>
            <w:vAlign w:val="top"/>
          </w:tcPr>
          <w:p w14:paraId="14F2F1BB" w14:textId="4836BA1F" w:rsidR="006025F8" w:rsidRPr="00A9089E" w:rsidRDefault="006025F8" w:rsidP="006025F8">
            <w:pPr>
              <w:spacing w:line="276" w:lineRule="auto"/>
              <w:rPr>
                <w:color w:val="515151" w:themeColor="text1"/>
              </w:rPr>
            </w:pPr>
            <w:r>
              <w:rPr>
                <w:color w:val="515151" w:themeColor="text1"/>
              </w:rPr>
              <w:t>9</w:t>
            </w:r>
          </w:p>
        </w:tc>
        <w:tc>
          <w:tcPr>
            <w:tcW w:w="3022" w:type="dxa"/>
            <w:tcBorders>
              <w:top w:val="single" w:sz="4" w:space="0" w:color="A6A6A6" w:themeColor="background1" w:themeShade="A6"/>
              <w:bottom w:val="single" w:sz="4" w:space="0" w:color="A6A6A6" w:themeColor="background1" w:themeShade="A6"/>
            </w:tcBorders>
            <w:vAlign w:val="top"/>
          </w:tcPr>
          <w:p w14:paraId="473051CC" w14:textId="7431E981" w:rsidR="006025F8" w:rsidRPr="008712BA" w:rsidRDefault="006025F8" w:rsidP="006025F8">
            <w:pPr>
              <w:spacing w:line="240" w:lineRule="auto"/>
              <w:rPr>
                <w:rFonts w:asciiTheme="majorHAnsi" w:hAnsiTheme="majorHAnsi"/>
              </w:rPr>
            </w:pPr>
            <w:r w:rsidRPr="008712BA">
              <w:rPr>
                <w:rFonts w:asciiTheme="majorHAnsi" w:hAnsiTheme="majorHAnsi"/>
              </w:rPr>
              <w:t xml:space="preserve">Target group </w:t>
            </w:r>
          </w:p>
        </w:tc>
        <w:tc>
          <w:tcPr>
            <w:tcW w:w="3022" w:type="dxa"/>
            <w:tcBorders>
              <w:top w:val="single" w:sz="4" w:space="0" w:color="A6A6A6" w:themeColor="background1" w:themeShade="A6"/>
              <w:bottom w:val="single" w:sz="4" w:space="0" w:color="A6A6A6" w:themeColor="background1" w:themeShade="A6"/>
            </w:tcBorders>
            <w:vAlign w:val="top"/>
          </w:tcPr>
          <w:p w14:paraId="39D7F9FE" w14:textId="77777777" w:rsidR="006025F8" w:rsidRDefault="006025F8" w:rsidP="006025F8">
            <w:pPr>
              <w:spacing w:line="240" w:lineRule="auto"/>
              <w:rPr>
                <w:rFonts w:asciiTheme="majorHAnsi" w:hAnsiTheme="majorHAnsi"/>
              </w:rPr>
            </w:pPr>
            <w:r w:rsidRPr="00A3622D">
              <w:rPr>
                <w:rFonts w:asciiTheme="majorHAnsi" w:hAnsiTheme="majorHAnsi"/>
              </w:rPr>
              <w:t>Projects will target Domestic households and local institutions (schools, small local companies)</w:t>
            </w:r>
          </w:p>
          <w:p w14:paraId="23BEE829" w14:textId="77777777" w:rsidR="006025F8" w:rsidRDefault="006025F8" w:rsidP="006025F8">
            <w:pPr>
              <w:spacing w:line="240" w:lineRule="auto"/>
              <w:ind w:right="142"/>
              <w:jc w:val="both"/>
              <w:rPr>
                <w:rFonts w:asciiTheme="majorHAnsi" w:hAnsiTheme="majorHAnsi"/>
              </w:rPr>
            </w:pPr>
          </w:p>
        </w:tc>
        <w:tc>
          <w:tcPr>
            <w:tcW w:w="3024" w:type="dxa"/>
            <w:tcBorders>
              <w:top w:val="single" w:sz="4" w:space="0" w:color="A6A6A6" w:themeColor="background1" w:themeShade="A6"/>
              <w:bottom w:val="single" w:sz="4" w:space="0" w:color="A6A6A6" w:themeColor="background1" w:themeShade="A6"/>
            </w:tcBorders>
            <w:vAlign w:val="top"/>
          </w:tcPr>
          <w:p w14:paraId="2D9E5021" w14:textId="3EF52206" w:rsidR="006025F8" w:rsidDel="00954912" w:rsidRDefault="006025F8" w:rsidP="006025F8">
            <w:pPr>
              <w:spacing w:line="240" w:lineRule="auto"/>
              <w:rPr>
                <w:del w:id="315" w:author="NIHAR Kumar" w:date="2023-04-24T15:56:00Z"/>
                <w:rFonts w:asciiTheme="minorHAnsi" w:hAnsiTheme="minorHAnsi"/>
                <w:szCs w:val="22"/>
              </w:rPr>
            </w:pPr>
            <w:r w:rsidRPr="00915711">
              <w:rPr>
                <w:rFonts w:asciiTheme="minorHAnsi" w:hAnsiTheme="minorHAnsi"/>
                <w:szCs w:val="22"/>
              </w:rPr>
              <w:t>The target group of the PoA, and each included VPA, are households</w:t>
            </w:r>
            <w:r>
              <w:rPr>
                <w:rFonts w:asciiTheme="minorHAnsi" w:hAnsiTheme="minorHAnsi"/>
                <w:szCs w:val="22"/>
              </w:rPr>
              <w:t>, communities</w:t>
            </w:r>
            <w:ins w:id="316" w:author="NIHAR Kumar" w:date="2023-04-24T15:56:00Z">
              <w:r w:rsidR="00954912">
                <w:rPr>
                  <w:rFonts w:asciiTheme="minorHAnsi" w:hAnsiTheme="minorHAnsi"/>
                  <w:szCs w:val="22"/>
                </w:rPr>
                <w:t xml:space="preserve"> and</w:t>
              </w:r>
            </w:ins>
            <w:del w:id="317" w:author="NIHAR Kumar" w:date="2023-04-24T15:44:00Z">
              <w:r w:rsidDel="00074656">
                <w:rPr>
                  <w:rFonts w:asciiTheme="minorHAnsi" w:hAnsiTheme="minorHAnsi"/>
                  <w:szCs w:val="22"/>
                </w:rPr>
                <w:delText xml:space="preserve"> and</w:delText>
              </w:r>
            </w:del>
            <w:r w:rsidRPr="00915711">
              <w:rPr>
                <w:rFonts w:asciiTheme="minorHAnsi" w:hAnsiTheme="minorHAnsi"/>
                <w:szCs w:val="22"/>
              </w:rPr>
              <w:t xml:space="preserve"> institutions</w:t>
            </w:r>
            <w:ins w:id="318" w:author="NIHAR Kumar" w:date="2023-04-24T15:56:00Z">
              <w:r w:rsidR="00954912">
                <w:rPr>
                  <w:rFonts w:asciiTheme="minorHAnsi" w:hAnsiTheme="minorHAnsi"/>
                  <w:szCs w:val="22"/>
                </w:rPr>
                <w:t>.</w:t>
              </w:r>
            </w:ins>
            <w:del w:id="319" w:author="NIHAR Kumar" w:date="2023-04-24T15:44:00Z">
              <w:r w:rsidDel="00074656">
                <w:rPr>
                  <w:rFonts w:asciiTheme="minorHAnsi" w:hAnsiTheme="minorHAnsi"/>
                  <w:szCs w:val="22"/>
                </w:rPr>
                <w:delText>.</w:delText>
              </w:r>
            </w:del>
          </w:p>
          <w:p w14:paraId="5B9383D0" w14:textId="77777777" w:rsidR="00954912" w:rsidRDefault="00954912" w:rsidP="006025F8">
            <w:pPr>
              <w:spacing w:line="240" w:lineRule="auto"/>
              <w:rPr>
                <w:ins w:id="320" w:author="NIHAR Kumar" w:date="2023-04-24T15:56:00Z"/>
                <w:rFonts w:asciiTheme="minorHAnsi" w:hAnsiTheme="minorHAnsi"/>
                <w:szCs w:val="22"/>
              </w:rPr>
            </w:pPr>
          </w:p>
          <w:p w14:paraId="2D74C713" w14:textId="77777777" w:rsidR="006025F8" w:rsidRDefault="006025F8" w:rsidP="006025F8">
            <w:pPr>
              <w:spacing w:line="240" w:lineRule="auto"/>
              <w:rPr>
                <w:rFonts w:asciiTheme="majorHAnsi" w:hAnsiTheme="majorHAnsi"/>
              </w:rPr>
            </w:pPr>
          </w:p>
          <w:p w14:paraId="7405E982" w14:textId="77777777" w:rsidR="006025F8" w:rsidRPr="00A63675" w:rsidRDefault="006025F8" w:rsidP="006025F8">
            <w:pPr>
              <w:spacing w:line="240" w:lineRule="auto"/>
              <w:rPr>
                <w:rFonts w:asciiTheme="majorHAnsi" w:hAnsiTheme="majorHAnsi"/>
                <w:b/>
                <w:bCs/>
              </w:rPr>
            </w:pPr>
            <w:r w:rsidRPr="00A63675">
              <w:rPr>
                <w:rFonts w:asciiTheme="minorHAnsi" w:hAnsiTheme="minorHAnsi"/>
                <w:b/>
                <w:bCs/>
                <w:szCs w:val="22"/>
              </w:rPr>
              <w:t>Supporting Document:</w:t>
            </w:r>
          </w:p>
          <w:p w14:paraId="6DDD39B2" w14:textId="21DC169E" w:rsidR="006025F8" w:rsidRPr="008712BA" w:rsidRDefault="006025F8" w:rsidP="006025F8">
            <w:pPr>
              <w:spacing w:line="240" w:lineRule="auto"/>
              <w:rPr>
                <w:rFonts w:asciiTheme="majorHAnsi" w:hAnsiTheme="majorHAnsi"/>
              </w:rPr>
            </w:pPr>
            <w:r w:rsidRPr="00A3622D">
              <w:rPr>
                <w:rFonts w:asciiTheme="majorHAnsi" w:hAnsiTheme="majorHAnsi"/>
              </w:rPr>
              <w:t>Beneficiary lists are available to auditors</w:t>
            </w:r>
          </w:p>
        </w:tc>
      </w:tr>
      <w:tr w:rsidR="006025F8" w:rsidRPr="00A9089E" w14:paraId="53C770B0" w14:textId="77777777" w:rsidTr="00CA4AF1">
        <w:tc>
          <w:tcPr>
            <w:tcW w:w="561" w:type="dxa"/>
            <w:tcBorders>
              <w:top w:val="single" w:sz="4" w:space="0" w:color="A6A6A6" w:themeColor="background1" w:themeShade="A6"/>
              <w:bottom w:val="single" w:sz="4" w:space="0" w:color="A6A6A6" w:themeColor="background1" w:themeShade="A6"/>
            </w:tcBorders>
            <w:vAlign w:val="top"/>
          </w:tcPr>
          <w:p w14:paraId="7AFB4B80" w14:textId="768F11B2" w:rsidR="006025F8" w:rsidRPr="00A9089E" w:rsidRDefault="006025F8" w:rsidP="006025F8">
            <w:pPr>
              <w:spacing w:line="276" w:lineRule="auto"/>
              <w:rPr>
                <w:color w:val="515151" w:themeColor="text1"/>
              </w:rPr>
            </w:pPr>
            <w:r>
              <w:rPr>
                <w:color w:val="515151" w:themeColor="text1"/>
              </w:rPr>
              <w:t>10</w:t>
            </w:r>
          </w:p>
        </w:tc>
        <w:tc>
          <w:tcPr>
            <w:tcW w:w="3022" w:type="dxa"/>
            <w:tcBorders>
              <w:top w:val="single" w:sz="4" w:space="0" w:color="A6A6A6" w:themeColor="background1" w:themeShade="A6"/>
              <w:bottom w:val="single" w:sz="4" w:space="0" w:color="A6A6A6" w:themeColor="background1" w:themeShade="A6"/>
            </w:tcBorders>
            <w:vAlign w:val="top"/>
          </w:tcPr>
          <w:p w14:paraId="158C6217" w14:textId="253AE475" w:rsidR="006025F8" w:rsidRPr="008712BA" w:rsidRDefault="006025F8" w:rsidP="006025F8">
            <w:pPr>
              <w:spacing w:line="240" w:lineRule="auto"/>
              <w:rPr>
                <w:rFonts w:asciiTheme="majorHAnsi" w:hAnsiTheme="majorHAnsi"/>
              </w:rPr>
            </w:pPr>
            <w:r>
              <w:rPr>
                <w:rFonts w:asciiTheme="majorHAnsi" w:hAnsiTheme="majorHAnsi"/>
              </w:rPr>
              <w:t>S</w:t>
            </w:r>
            <w:r w:rsidRPr="008712BA">
              <w:rPr>
                <w:rFonts w:asciiTheme="majorHAnsi" w:hAnsiTheme="majorHAnsi"/>
              </w:rPr>
              <w:t>ampling requirements for the PoA</w:t>
            </w:r>
          </w:p>
        </w:tc>
        <w:tc>
          <w:tcPr>
            <w:tcW w:w="3022" w:type="dxa"/>
            <w:tcBorders>
              <w:top w:val="single" w:sz="4" w:space="0" w:color="A6A6A6" w:themeColor="background1" w:themeShade="A6"/>
              <w:bottom w:val="single" w:sz="4" w:space="0" w:color="A6A6A6" w:themeColor="background1" w:themeShade="A6"/>
            </w:tcBorders>
            <w:vAlign w:val="top"/>
          </w:tcPr>
          <w:p w14:paraId="459BD81C" w14:textId="5F5B3225" w:rsidR="006025F8" w:rsidRPr="00A3622D" w:rsidRDefault="006025F8" w:rsidP="006025F8">
            <w:pPr>
              <w:spacing w:line="240" w:lineRule="auto"/>
              <w:rPr>
                <w:rFonts w:asciiTheme="majorHAnsi" w:hAnsiTheme="majorHAnsi"/>
              </w:rPr>
            </w:pPr>
            <w:r w:rsidRPr="00A3622D">
              <w:rPr>
                <w:rFonts w:asciiTheme="majorHAnsi" w:hAnsiTheme="majorHAnsi"/>
              </w:rPr>
              <w:t xml:space="preserve"> </w:t>
            </w:r>
            <w:r w:rsidRPr="008712BA">
              <w:rPr>
                <w:rFonts w:asciiTheme="majorHAnsi" w:hAnsiTheme="majorHAnsi"/>
              </w:rPr>
              <w:t xml:space="preserve">Sampling requirement will follow methodological guidelines </w:t>
            </w:r>
          </w:p>
        </w:tc>
        <w:tc>
          <w:tcPr>
            <w:tcW w:w="3024" w:type="dxa"/>
            <w:tcBorders>
              <w:top w:val="single" w:sz="4" w:space="0" w:color="A6A6A6" w:themeColor="background1" w:themeShade="A6"/>
              <w:bottom w:val="single" w:sz="4" w:space="0" w:color="A6A6A6" w:themeColor="background1" w:themeShade="A6"/>
            </w:tcBorders>
            <w:vAlign w:val="top"/>
          </w:tcPr>
          <w:p w14:paraId="489FA6E2" w14:textId="77777777" w:rsidR="006025F8" w:rsidRDefault="006025F8" w:rsidP="006025F8">
            <w:pPr>
              <w:spacing w:line="240" w:lineRule="auto"/>
              <w:rPr>
                <w:rFonts w:asciiTheme="minorHAnsi" w:hAnsiTheme="minorHAnsi"/>
                <w:color w:val="323232" w:themeColor="text2"/>
                <w:szCs w:val="22"/>
              </w:rPr>
            </w:pPr>
            <w:r w:rsidRPr="00F14E23">
              <w:rPr>
                <w:rFonts w:asciiTheme="minorHAnsi" w:hAnsiTheme="minorHAnsi"/>
                <w:color w:val="323232" w:themeColor="text2"/>
                <w:szCs w:val="22"/>
              </w:rPr>
              <w:t>To be demonstrated in VPA-DD.</w:t>
            </w:r>
          </w:p>
          <w:p w14:paraId="2FD20617" w14:textId="77777777" w:rsidR="006025F8" w:rsidRDefault="006025F8" w:rsidP="006025F8">
            <w:pPr>
              <w:spacing w:line="240" w:lineRule="auto"/>
              <w:rPr>
                <w:rFonts w:asciiTheme="minorHAnsi" w:hAnsiTheme="minorHAnsi"/>
                <w:szCs w:val="22"/>
              </w:rPr>
            </w:pPr>
          </w:p>
          <w:p w14:paraId="27407FF7" w14:textId="77777777" w:rsidR="006025F8" w:rsidRDefault="006025F8" w:rsidP="006025F8">
            <w:pPr>
              <w:spacing w:line="240" w:lineRule="auto"/>
              <w:rPr>
                <w:rFonts w:asciiTheme="minorHAnsi" w:hAnsiTheme="minorHAnsi"/>
                <w:szCs w:val="22"/>
              </w:rPr>
            </w:pPr>
            <w:r>
              <w:rPr>
                <w:rFonts w:asciiTheme="minorHAnsi" w:hAnsiTheme="minorHAnsi"/>
                <w:szCs w:val="22"/>
              </w:rPr>
              <w:t>Refer section B.7.2 (sampling plan) of VPA-DD for additionality.</w:t>
            </w:r>
          </w:p>
          <w:p w14:paraId="7079F7E0" w14:textId="77777777" w:rsidR="006025F8" w:rsidRDefault="006025F8" w:rsidP="006025F8">
            <w:pPr>
              <w:spacing w:line="240" w:lineRule="auto"/>
              <w:rPr>
                <w:rFonts w:asciiTheme="minorHAnsi" w:hAnsiTheme="minorHAnsi"/>
                <w:szCs w:val="22"/>
              </w:rPr>
            </w:pPr>
          </w:p>
          <w:p w14:paraId="122741B7" w14:textId="77777777" w:rsidR="006025F8" w:rsidRDefault="006025F8" w:rsidP="006025F8">
            <w:pPr>
              <w:spacing w:line="240" w:lineRule="auto"/>
              <w:rPr>
                <w:rFonts w:asciiTheme="majorHAnsi" w:hAnsiTheme="majorHAnsi"/>
              </w:rPr>
            </w:pPr>
            <w:r>
              <w:rPr>
                <w:rFonts w:asciiTheme="minorHAnsi" w:hAnsiTheme="minorHAnsi"/>
                <w:szCs w:val="22"/>
              </w:rPr>
              <w:t>Supporting Documents:</w:t>
            </w:r>
          </w:p>
          <w:p w14:paraId="06BE7627" w14:textId="0710CE58" w:rsidR="006025F8" w:rsidRPr="00915711" w:rsidRDefault="006025F8" w:rsidP="006025F8">
            <w:pPr>
              <w:spacing w:line="240" w:lineRule="auto"/>
              <w:rPr>
                <w:rFonts w:asciiTheme="minorHAnsi" w:hAnsiTheme="minorHAnsi"/>
                <w:szCs w:val="22"/>
              </w:rPr>
            </w:pPr>
            <w:r w:rsidRPr="008712BA">
              <w:rPr>
                <w:rFonts w:asciiTheme="majorHAnsi" w:hAnsiTheme="majorHAnsi"/>
              </w:rPr>
              <w:lastRenderedPageBreak/>
              <w:t>VPA-DD and monitoring reports</w:t>
            </w:r>
          </w:p>
        </w:tc>
      </w:tr>
      <w:tr w:rsidR="006025F8" w:rsidRPr="00A9089E" w14:paraId="623AC87D" w14:textId="77777777" w:rsidTr="00CA4AF1">
        <w:tc>
          <w:tcPr>
            <w:tcW w:w="561" w:type="dxa"/>
            <w:tcBorders>
              <w:top w:val="single" w:sz="4" w:space="0" w:color="A6A6A6" w:themeColor="background1" w:themeShade="A6"/>
              <w:bottom w:val="single" w:sz="4" w:space="0" w:color="A6A6A6" w:themeColor="background1" w:themeShade="A6"/>
            </w:tcBorders>
            <w:vAlign w:val="top"/>
          </w:tcPr>
          <w:p w14:paraId="72D1721D" w14:textId="69A6E315" w:rsidR="006025F8" w:rsidRPr="00A9089E" w:rsidRDefault="006025F8" w:rsidP="006025F8">
            <w:pPr>
              <w:spacing w:line="276" w:lineRule="auto"/>
              <w:rPr>
                <w:color w:val="515151" w:themeColor="text1"/>
              </w:rPr>
            </w:pPr>
            <w:r>
              <w:rPr>
                <w:color w:val="515151" w:themeColor="text1"/>
              </w:rPr>
              <w:lastRenderedPageBreak/>
              <w:t>11</w:t>
            </w:r>
          </w:p>
        </w:tc>
        <w:tc>
          <w:tcPr>
            <w:tcW w:w="3022" w:type="dxa"/>
            <w:tcBorders>
              <w:top w:val="single" w:sz="4" w:space="0" w:color="A6A6A6" w:themeColor="background1" w:themeShade="A6"/>
              <w:bottom w:val="single" w:sz="4" w:space="0" w:color="A6A6A6" w:themeColor="background1" w:themeShade="A6"/>
            </w:tcBorders>
            <w:vAlign w:val="top"/>
          </w:tcPr>
          <w:p w14:paraId="6813B001" w14:textId="042A5408" w:rsidR="006025F8" w:rsidRDefault="006025F8" w:rsidP="006025F8">
            <w:pPr>
              <w:spacing w:line="240" w:lineRule="auto"/>
              <w:rPr>
                <w:rFonts w:asciiTheme="majorHAnsi" w:hAnsiTheme="majorHAnsi"/>
              </w:rPr>
            </w:pPr>
            <w:r>
              <w:rPr>
                <w:rFonts w:asciiTheme="majorHAnsi" w:hAnsiTheme="majorHAnsi"/>
              </w:rPr>
              <w:t>S</w:t>
            </w:r>
            <w:r w:rsidRPr="008712BA">
              <w:rPr>
                <w:rFonts w:asciiTheme="majorHAnsi" w:hAnsiTheme="majorHAnsi"/>
              </w:rPr>
              <w:t xml:space="preserve">mall-scale or microscale thresholds and remain within those thresholds </w:t>
            </w:r>
          </w:p>
        </w:tc>
        <w:tc>
          <w:tcPr>
            <w:tcW w:w="3022" w:type="dxa"/>
            <w:tcBorders>
              <w:top w:val="single" w:sz="4" w:space="0" w:color="A6A6A6" w:themeColor="background1" w:themeShade="A6"/>
              <w:bottom w:val="single" w:sz="4" w:space="0" w:color="A6A6A6" w:themeColor="background1" w:themeShade="A6"/>
            </w:tcBorders>
            <w:vAlign w:val="top"/>
          </w:tcPr>
          <w:p w14:paraId="66E66A9B" w14:textId="77777777" w:rsidR="006025F8" w:rsidRDefault="006025F8" w:rsidP="006025F8">
            <w:pPr>
              <w:spacing w:line="276" w:lineRule="auto"/>
              <w:ind w:right="81"/>
              <w:jc w:val="both"/>
              <w:rPr>
                <w:color w:val="515151" w:themeColor="text1"/>
              </w:rPr>
            </w:pPr>
            <w:r>
              <w:rPr>
                <w:color w:val="515151" w:themeColor="text1"/>
              </w:rPr>
              <w:t>VPAs included under the PoA will be small scale.</w:t>
            </w:r>
          </w:p>
          <w:p w14:paraId="3094A2E3" w14:textId="77777777" w:rsidR="006025F8" w:rsidRDefault="006025F8" w:rsidP="006025F8">
            <w:pPr>
              <w:spacing w:line="240" w:lineRule="auto"/>
              <w:rPr>
                <w:rFonts w:asciiTheme="majorHAnsi" w:hAnsiTheme="majorHAnsi"/>
              </w:rPr>
            </w:pPr>
          </w:p>
          <w:p w14:paraId="5139AB7E" w14:textId="77777777" w:rsidR="006025F8" w:rsidRDefault="006025F8" w:rsidP="006025F8">
            <w:pPr>
              <w:spacing w:line="240" w:lineRule="auto"/>
              <w:rPr>
                <w:szCs w:val="22"/>
              </w:rPr>
            </w:pPr>
            <w:r>
              <w:rPr>
                <w:szCs w:val="22"/>
              </w:rPr>
              <w:t>For ICS (</w:t>
            </w:r>
            <w:r w:rsidRPr="00247A88">
              <w:rPr>
                <w:szCs w:val="22"/>
              </w:rPr>
              <w:t>Type II</w:t>
            </w:r>
            <w:r>
              <w:rPr>
                <w:szCs w:val="22"/>
              </w:rPr>
              <w:t>)</w:t>
            </w:r>
            <w:r w:rsidRPr="00247A88">
              <w:rPr>
                <w:szCs w:val="22"/>
              </w:rPr>
              <w:t>: Energy-efficiency improvement project activities</w:t>
            </w:r>
            <w:r>
              <w:rPr>
                <w:szCs w:val="22"/>
              </w:rPr>
              <w:t>/technology</w:t>
            </w:r>
            <w:r w:rsidRPr="00247A88">
              <w:rPr>
                <w:szCs w:val="22"/>
              </w:rPr>
              <w:t xml:space="preserve"> &lt; = 60</w:t>
            </w:r>
            <w:r w:rsidRPr="00247A88">
              <w:rPr>
                <w:szCs w:val="22"/>
              </w:rPr>
              <w:br/>
              <w:t>GWh(e) or 180 GWh(th) energy savings per year</w:t>
            </w:r>
          </w:p>
          <w:p w14:paraId="2C74D020" w14:textId="77777777" w:rsidR="006025F8" w:rsidRDefault="006025F8" w:rsidP="006025F8">
            <w:pPr>
              <w:spacing w:line="240" w:lineRule="auto"/>
              <w:rPr>
                <w:rFonts w:asciiTheme="majorHAnsi" w:hAnsiTheme="majorHAnsi"/>
              </w:rPr>
            </w:pPr>
            <w:r w:rsidRPr="00247A88">
              <w:rPr>
                <w:szCs w:val="22"/>
              </w:rPr>
              <w:br/>
            </w:r>
            <w:r>
              <w:rPr>
                <w:szCs w:val="22"/>
              </w:rPr>
              <w:t>For WPS (</w:t>
            </w:r>
            <w:r w:rsidRPr="00247A88">
              <w:rPr>
                <w:szCs w:val="22"/>
              </w:rPr>
              <w:t>Type III</w:t>
            </w:r>
            <w:r>
              <w:rPr>
                <w:szCs w:val="22"/>
              </w:rPr>
              <w:t>)</w:t>
            </w:r>
            <w:r w:rsidRPr="00247A88">
              <w:rPr>
                <w:szCs w:val="22"/>
              </w:rPr>
              <w:t xml:space="preserve">: </w:t>
            </w:r>
            <w:r>
              <w:rPr>
                <w:szCs w:val="22"/>
              </w:rPr>
              <w:t>For safe water project activities/technology</w:t>
            </w:r>
            <w:r w:rsidRPr="00247A88">
              <w:rPr>
                <w:szCs w:val="22"/>
              </w:rPr>
              <w:t>&lt; =</w:t>
            </w:r>
            <w:r w:rsidRPr="00247A88">
              <w:rPr>
                <w:szCs w:val="22"/>
              </w:rPr>
              <w:br/>
              <w:t>60,000 tCO</w:t>
            </w:r>
            <w:r w:rsidRPr="00247A88">
              <w:rPr>
                <w:sz w:val="14"/>
                <w:szCs w:val="14"/>
              </w:rPr>
              <w:t>2</w:t>
            </w:r>
            <w:r w:rsidRPr="00247A88">
              <w:rPr>
                <w:szCs w:val="22"/>
              </w:rPr>
              <w:t>eq per year</w:t>
            </w:r>
          </w:p>
          <w:p w14:paraId="18611CD1" w14:textId="77777777" w:rsidR="006025F8" w:rsidRDefault="006025F8" w:rsidP="006025F8">
            <w:pPr>
              <w:spacing w:line="240" w:lineRule="auto"/>
              <w:rPr>
                <w:rFonts w:asciiTheme="majorHAnsi" w:hAnsiTheme="majorHAnsi"/>
              </w:rPr>
            </w:pPr>
          </w:p>
          <w:p w14:paraId="5653FEBD" w14:textId="77777777" w:rsidR="006025F8" w:rsidRPr="00A3622D" w:rsidRDefault="006025F8" w:rsidP="006025F8">
            <w:pPr>
              <w:spacing w:line="240" w:lineRule="auto"/>
              <w:rPr>
                <w:rFonts w:asciiTheme="majorHAnsi" w:hAnsiTheme="majorHAnsi"/>
              </w:rPr>
            </w:pPr>
          </w:p>
        </w:tc>
        <w:tc>
          <w:tcPr>
            <w:tcW w:w="3024" w:type="dxa"/>
            <w:tcBorders>
              <w:top w:val="single" w:sz="4" w:space="0" w:color="A6A6A6" w:themeColor="background1" w:themeShade="A6"/>
              <w:bottom w:val="single" w:sz="4" w:space="0" w:color="A6A6A6" w:themeColor="background1" w:themeShade="A6"/>
            </w:tcBorders>
            <w:vAlign w:val="top"/>
          </w:tcPr>
          <w:p w14:paraId="609B3273" w14:textId="77777777" w:rsidR="006025F8" w:rsidRDefault="006025F8" w:rsidP="006025F8">
            <w:pPr>
              <w:spacing w:line="240" w:lineRule="auto"/>
              <w:rPr>
                <w:szCs w:val="22"/>
              </w:rPr>
            </w:pPr>
            <w:r w:rsidRPr="00DA0D1B">
              <w:rPr>
                <w:b/>
                <w:bCs/>
                <w:color w:val="515151" w:themeColor="text1"/>
              </w:rPr>
              <w:t>For ICS VPAs:</w:t>
            </w:r>
            <w:r>
              <w:rPr>
                <w:color w:val="515151" w:themeColor="text1"/>
              </w:rPr>
              <w:t xml:space="preserve"> VPA will be small scale VPA and </w:t>
            </w:r>
            <w:r w:rsidRPr="0077324F">
              <w:rPr>
                <w:color w:val="515151" w:themeColor="text1"/>
                <w:szCs w:val="22"/>
              </w:rPr>
              <w:t xml:space="preserve">adhering to the threshold of 180 GWhth </w:t>
            </w:r>
            <w:r w:rsidRPr="00247A88">
              <w:rPr>
                <w:szCs w:val="22"/>
              </w:rPr>
              <w:t>energy savings per year</w:t>
            </w:r>
          </w:p>
          <w:p w14:paraId="3CEB4C48" w14:textId="77777777" w:rsidR="006025F8" w:rsidRDefault="006025F8" w:rsidP="006025F8">
            <w:pPr>
              <w:spacing w:line="240" w:lineRule="auto"/>
              <w:rPr>
                <w:color w:val="515151" w:themeColor="text1"/>
                <w:szCs w:val="22"/>
              </w:rPr>
            </w:pPr>
          </w:p>
          <w:p w14:paraId="29DA2C37" w14:textId="77777777" w:rsidR="006025F8" w:rsidRDefault="006025F8" w:rsidP="006025F8">
            <w:pPr>
              <w:spacing w:line="240" w:lineRule="auto"/>
              <w:rPr>
                <w:color w:val="515151" w:themeColor="text1"/>
                <w:szCs w:val="22"/>
              </w:rPr>
            </w:pPr>
          </w:p>
          <w:p w14:paraId="31DF0D74" w14:textId="77777777" w:rsidR="006025F8" w:rsidRDefault="006025F8" w:rsidP="006025F8">
            <w:pPr>
              <w:spacing w:line="240" w:lineRule="auto"/>
              <w:rPr>
                <w:rFonts w:asciiTheme="majorHAnsi" w:hAnsiTheme="majorHAnsi"/>
              </w:rPr>
            </w:pPr>
            <w:r w:rsidRPr="00DA0D1B">
              <w:rPr>
                <w:b/>
                <w:bCs/>
                <w:color w:val="515151" w:themeColor="text1"/>
                <w:szCs w:val="22"/>
              </w:rPr>
              <w:t>For WPS VPAs:</w:t>
            </w:r>
            <w:r>
              <w:rPr>
                <w:color w:val="515151" w:themeColor="text1"/>
                <w:szCs w:val="22"/>
              </w:rPr>
              <w:t xml:space="preserve"> </w:t>
            </w:r>
            <w:r>
              <w:rPr>
                <w:color w:val="515151" w:themeColor="text1"/>
              </w:rPr>
              <w:t xml:space="preserve">VPA will be small scale VPA and </w:t>
            </w:r>
            <w:r w:rsidRPr="0077324F">
              <w:rPr>
                <w:color w:val="515151" w:themeColor="text1"/>
                <w:szCs w:val="22"/>
              </w:rPr>
              <w:t xml:space="preserve">adhering to the threshold of </w:t>
            </w:r>
            <w:r>
              <w:rPr>
                <w:color w:val="515151" w:themeColor="text1"/>
                <w:szCs w:val="22"/>
              </w:rPr>
              <w:t>60,000</w:t>
            </w:r>
            <w:r w:rsidRPr="0077324F">
              <w:rPr>
                <w:color w:val="515151" w:themeColor="text1"/>
                <w:szCs w:val="22"/>
              </w:rPr>
              <w:t xml:space="preserve"> </w:t>
            </w:r>
            <w:r w:rsidRPr="00247A88">
              <w:rPr>
                <w:szCs w:val="22"/>
              </w:rPr>
              <w:t>tCO</w:t>
            </w:r>
            <w:r w:rsidRPr="00247A88">
              <w:rPr>
                <w:sz w:val="14"/>
                <w:szCs w:val="14"/>
              </w:rPr>
              <w:t>2</w:t>
            </w:r>
            <w:r w:rsidRPr="00247A88">
              <w:rPr>
                <w:szCs w:val="22"/>
              </w:rPr>
              <w:t>eq per year</w:t>
            </w:r>
          </w:p>
          <w:p w14:paraId="5513DBF4" w14:textId="77777777" w:rsidR="006025F8" w:rsidRDefault="006025F8" w:rsidP="006025F8">
            <w:pPr>
              <w:spacing w:line="240" w:lineRule="auto"/>
              <w:rPr>
                <w:rFonts w:asciiTheme="minorHAnsi" w:hAnsiTheme="minorHAnsi"/>
                <w:szCs w:val="22"/>
              </w:rPr>
            </w:pPr>
          </w:p>
          <w:p w14:paraId="75E9FE0C" w14:textId="77777777" w:rsidR="006025F8" w:rsidRDefault="006025F8" w:rsidP="006025F8">
            <w:pPr>
              <w:spacing w:line="240" w:lineRule="auto"/>
              <w:rPr>
                <w:szCs w:val="22"/>
              </w:rPr>
            </w:pPr>
            <w:r w:rsidRPr="00DA0D1B">
              <w:rPr>
                <w:rFonts w:asciiTheme="minorHAnsi" w:hAnsiTheme="minorHAnsi"/>
                <w:b/>
                <w:bCs/>
                <w:szCs w:val="22"/>
              </w:rPr>
              <w:t>For ICS &amp; WPS combined VPAs:</w:t>
            </w:r>
            <w:r>
              <w:rPr>
                <w:rFonts w:asciiTheme="minorHAnsi" w:hAnsiTheme="minorHAnsi"/>
                <w:szCs w:val="22"/>
              </w:rPr>
              <w:t xml:space="preserve"> </w:t>
            </w:r>
            <w:r w:rsidRPr="00BE644B">
              <w:rPr>
                <w:szCs w:val="22"/>
              </w:rPr>
              <w:t>A small-scale VPA may contain more than one component, each</w:t>
            </w:r>
            <w:r w:rsidRPr="00BE644B">
              <w:rPr>
                <w:szCs w:val="22"/>
              </w:rPr>
              <w:br/>
              <w:t>belonging to one of the three project types. In this</w:t>
            </w:r>
            <w:r>
              <w:rPr>
                <w:szCs w:val="22"/>
              </w:rPr>
              <w:t xml:space="preserve"> </w:t>
            </w:r>
            <w:r w:rsidRPr="00BE644B">
              <w:rPr>
                <w:szCs w:val="22"/>
              </w:rPr>
              <w:t>case, the sum of the scale of components belonging to the same</w:t>
            </w:r>
            <w:r w:rsidRPr="00BE644B">
              <w:rPr>
                <w:szCs w:val="22"/>
              </w:rPr>
              <w:br/>
              <w:t xml:space="preserve">project type shall not exceed the limit of </w:t>
            </w:r>
            <w:r>
              <w:rPr>
                <w:szCs w:val="22"/>
              </w:rPr>
              <w:t>small-scale</w:t>
            </w:r>
            <w:r w:rsidRPr="00BE644B">
              <w:rPr>
                <w:szCs w:val="22"/>
              </w:rPr>
              <w:t xml:space="preserve"> project type.</w:t>
            </w:r>
            <w:r w:rsidRPr="00BE644B">
              <w:rPr>
                <w:szCs w:val="22"/>
              </w:rPr>
              <w:br/>
            </w:r>
          </w:p>
          <w:p w14:paraId="2CC40D78" w14:textId="77777777" w:rsidR="006025F8" w:rsidRDefault="006025F8" w:rsidP="006025F8">
            <w:pPr>
              <w:spacing w:line="240" w:lineRule="auto"/>
              <w:rPr>
                <w:rFonts w:asciiTheme="minorHAnsi" w:hAnsiTheme="minorHAnsi"/>
                <w:szCs w:val="22"/>
              </w:rPr>
            </w:pPr>
            <w:r w:rsidRPr="00BE644B">
              <w:rPr>
                <w:szCs w:val="22"/>
              </w:rPr>
              <w:t>If more than one component is included in the VPA, the CME shall</w:t>
            </w:r>
            <w:r w:rsidRPr="00BE644B">
              <w:rPr>
                <w:szCs w:val="22"/>
              </w:rPr>
              <w:br/>
              <w:t>provide information on the small-scale project type (i.e. Type I, II</w:t>
            </w:r>
            <w:r w:rsidRPr="00BE644B">
              <w:rPr>
                <w:szCs w:val="22"/>
              </w:rPr>
              <w:br/>
              <w:t>and/or III), technologies/measures and applied methodologies</w:t>
            </w:r>
            <w:r w:rsidRPr="00BE644B">
              <w:rPr>
                <w:szCs w:val="22"/>
              </w:rPr>
              <w:br/>
              <w:t>separately for each component.</w:t>
            </w:r>
          </w:p>
          <w:p w14:paraId="784578DA" w14:textId="77777777" w:rsidR="006025F8" w:rsidRDefault="006025F8" w:rsidP="006025F8">
            <w:pPr>
              <w:spacing w:line="240" w:lineRule="auto"/>
              <w:rPr>
                <w:rFonts w:asciiTheme="minorHAnsi" w:hAnsiTheme="minorHAnsi"/>
                <w:szCs w:val="22"/>
              </w:rPr>
            </w:pPr>
          </w:p>
          <w:p w14:paraId="1C3A2F3F" w14:textId="77777777" w:rsidR="006025F8" w:rsidRDefault="006025F8" w:rsidP="006025F8">
            <w:pPr>
              <w:spacing w:line="240" w:lineRule="auto"/>
              <w:rPr>
                <w:rFonts w:asciiTheme="majorHAnsi" w:hAnsiTheme="majorHAnsi"/>
              </w:rPr>
            </w:pPr>
            <w:r>
              <w:rPr>
                <w:rFonts w:asciiTheme="minorHAnsi" w:hAnsiTheme="minorHAnsi"/>
                <w:szCs w:val="22"/>
              </w:rPr>
              <w:t>Supporting Documents:</w:t>
            </w:r>
          </w:p>
          <w:p w14:paraId="7F3334A9" w14:textId="77777777" w:rsidR="006025F8" w:rsidRDefault="006025F8" w:rsidP="006025F8">
            <w:pPr>
              <w:spacing w:line="240" w:lineRule="auto"/>
              <w:rPr>
                <w:rFonts w:asciiTheme="majorHAnsi" w:hAnsiTheme="majorHAnsi"/>
              </w:rPr>
            </w:pPr>
            <w:r w:rsidRPr="008712BA">
              <w:rPr>
                <w:rFonts w:asciiTheme="majorHAnsi" w:hAnsiTheme="majorHAnsi"/>
              </w:rPr>
              <w:t>VPA-DD and monitoring reports</w:t>
            </w:r>
            <w:r>
              <w:rPr>
                <w:rFonts w:asciiTheme="majorHAnsi" w:hAnsiTheme="majorHAnsi"/>
              </w:rPr>
              <w:t xml:space="preserve"> and ER spreadsheet</w:t>
            </w:r>
          </w:p>
          <w:p w14:paraId="6A78411C" w14:textId="77777777" w:rsidR="006025F8" w:rsidRDefault="006025F8" w:rsidP="006025F8">
            <w:pPr>
              <w:spacing w:line="240" w:lineRule="auto"/>
              <w:rPr>
                <w:rFonts w:asciiTheme="majorHAnsi" w:hAnsiTheme="majorHAnsi"/>
              </w:rPr>
            </w:pPr>
          </w:p>
          <w:p w14:paraId="6F607378" w14:textId="2266C9FB" w:rsidR="006025F8" w:rsidRPr="00F14E23" w:rsidRDefault="006025F8" w:rsidP="006025F8">
            <w:pPr>
              <w:spacing w:line="240" w:lineRule="auto"/>
              <w:rPr>
                <w:rFonts w:asciiTheme="minorHAnsi" w:hAnsiTheme="minorHAnsi"/>
                <w:color w:val="323232" w:themeColor="text2"/>
                <w:szCs w:val="22"/>
              </w:rPr>
            </w:pPr>
            <w:r>
              <w:rPr>
                <w:rFonts w:asciiTheme="majorHAnsi" w:hAnsiTheme="majorHAnsi"/>
              </w:rPr>
              <w:t>Technical specification of the ICS or WPS as applicable.</w:t>
            </w:r>
          </w:p>
        </w:tc>
      </w:tr>
      <w:tr w:rsidR="006025F8" w:rsidRPr="00A9089E" w14:paraId="40C11452" w14:textId="77777777" w:rsidTr="00CA4AF1">
        <w:tc>
          <w:tcPr>
            <w:tcW w:w="561" w:type="dxa"/>
            <w:tcBorders>
              <w:top w:val="single" w:sz="4" w:space="0" w:color="A6A6A6" w:themeColor="background1" w:themeShade="A6"/>
              <w:bottom w:val="single" w:sz="4" w:space="0" w:color="A6A6A6" w:themeColor="background1" w:themeShade="A6"/>
            </w:tcBorders>
            <w:vAlign w:val="top"/>
          </w:tcPr>
          <w:p w14:paraId="2D519F9E" w14:textId="42627B90" w:rsidR="006025F8" w:rsidRPr="00A9089E" w:rsidRDefault="006025F8" w:rsidP="006025F8">
            <w:pPr>
              <w:spacing w:line="276" w:lineRule="auto"/>
              <w:rPr>
                <w:color w:val="515151" w:themeColor="text1"/>
              </w:rPr>
            </w:pPr>
            <w:r>
              <w:rPr>
                <w:color w:val="515151" w:themeColor="text1"/>
              </w:rPr>
              <w:t>12</w:t>
            </w:r>
          </w:p>
        </w:tc>
        <w:tc>
          <w:tcPr>
            <w:tcW w:w="3022" w:type="dxa"/>
            <w:tcBorders>
              <w:top w:val="single" w:sz="4" w:space="0" w:color="A6A6A6" w:themeColor="background1" w:themeShade="A6"/>
              <w:bottom w:val="single" w:sz="4" w:space="0" w:color="A6A6A6" w:themeColor="background1" w:themeShade="A6"/>
            </w:tcBorders>
            <w:vAlign w:val="top"/>
          </w:tcPr>
          <w:p w14:paraId="2F653D80" w14:textId="4A3570C5" w:rsidR="006025F8" w:rsidRDefault="006025F8" w:rsidP="006025F8">
            <w:pPr>
              <w:spacing w:line="240" w:lineRule="auto"/>
              <w:rPr>
                <w:rFonts w:asciiTheme="majorHAnsi" w:hAnsiTheme="majorHAnsi"/>
              </w:rPr>
            </w:pPr>
            <w:r w:rsidRPr="008712BA">
              <w:rPr>
                <w:rFonts w:asciiTheme="majorHAnsi" w:hAnsiTheme="majorHAnsi"/>
              </w:rPr>
              <w:t>Conditions to confirm that technologies in V/CPAs are eligible (refer to A.3 above)</w:t>
            </w:r>
          </w:p>
        </w:tc>
        <w:tc>
          <w:tcPr>
            <w:tcW w:w="3022" w:type="dxa"/>
            <w:tcBorders>
              <w:top w:val="single" w:sz="4" w:space="0" w:color="A6A6A6" w:themeColor="background1" w:themeShade="A6"/>
              <w:bottom w:val="single" w:sz="4" w:space="0" w:color="A6A6A6" w:themeColor="background1" w:themeShade="A6"/>
            </w:tcBorders>
            <w:vAlign w:val="top"/>
          </w:tcPr>
          <w:p w14:paraId="59F52DD1" w14:textId="7F340D61" w:rsidR="006025F8" w:rsidRDefault="006025F8" w:rsidP="006025F8">
            <w:pPr>
              <w:spacing w:line="276" w:lineRule="auto"/>
              <w:ind w:right="81"/>
              <w:jc w:val="both"/>
              <w:rPr>
                <w:color w:val="515151" w:themeColor="text1"/>
              </w:rPr>
            </w:pPr>
            <w:r w:rsidRPr="008712BA">
              <w:rPr>
                <w:rFonts w:asciiTheme="majorHAnsi" w:hAnsiTheme="majorHAnsi"/>
              </w:rPr>
              <w:t xml:space="preserve">The technologies fall under methodologies </w:t>
            </w:r>
            <w:r w:rsidRPr="008712BA">
              <w:rPr>
                <w:rFonts w:asciiTheme="majorHAnsi" w:hAnsiTheme="majorHAnsi"/>
              </w:rPr>
              <w:lastRenderedPageBreak/>
              <w:t>TPDDTEC and Safe Water as mentioned in B.2.</w:t>
            </w:r>
          </w:p>
        </w:tc>
        <w:tc>
          <w:tcPr>
            <w:tcW w:w="3024" w:type="dxa"/>
            <w:tcBorders>
              <w:top w:val="single" w:sz="4" w:space="0" w:color="A6A6A6" w:themeColor="background1" w:themeShade="A6"/>
              <w:bottom w:val="single" w:sz="4" w:space="0" w:color="A6A6A6" w:themeColor="background1" w:themeShade="A6"/>
            </w:tcBorders>
            <w:vAlign w:val="top"/>
          </w:tcPr>
          <w:p w14:paraId="0AF23DF3" w14:textId="77777777" w:rsidR="006025F8" w:rsidRDefault="006025F8" w:rsidP="006025F8">
            <w:pPr>
              <w:spacing w:line="240" w:lineRule="auto"/>
              <w:rPr>
                <w:rFonts w:asciiTheme="majorHAnsi" w:hAnsiTheme="majorHAnsi"/>
              </w:rPr>
            </w:pPr>
            <w:r>
              <w:rPr>
                <w:rFonts w:asciiTheme="minorHAnsi" w:hAnsiTheme="minorHAnsi"/>
                <w:szCs w:val="22"/>
              </w:rPr>
              <w:lastRenderedPageBreak/>
              <w:t>Supporting Documents:</w:t>
            </w:r>
          </w:p>
          <w:p w14:paraId="2DEB8E5B" w14:textId="0A3F4290" w:rsidR="006025F8" w:rsidRPr="00DA0D1B" w:rsidRDefault="006025F8" w:rsidP="006025F8">
            <w:pPr>
              <w:spacing w:line="240" w:lineRule="auto"/>
              <w:rPr>
                <w:b/>
                <w:bCs/>
                <w:color w:val="515151" w:themeColor="text1"/>
              </w:rPr>
            </w:pPr>
            <w:r w:rsidRPr="008712BA">
              <w:rPr>
                <w:rFonts w:asciiTheme="majorHAnsi" w:hAnsiTheme="majorHAnsi"/>
              </w:rPr>
              <w:t>VPA-DD and monitoring reports</w:t>
            </w:r>
          </w:p>
        </w:tc>
      </w:tr>
      <w:tr w:rsidR="006025F8" w:rsidRPr="00A9089E" w14:paraId="7CFCBE4A" w14:textId="77777777" w:rsidTr="00CA4AF1">
        <w:tc>
          <w:tcPr>
            <w:tcW w:w="561" w:type="dxa"/>
            <w:tcBorders>
              <w:top w:val="single" w:sz="4" w:space="0" w:color="A6A6A6" w:themeColor="background1" w:themeShade="A6"/>
              <w:bottom w:val="single" w:sz="4" w:space="0" w:color="A6A6A6" w:themeColor="background1" w:themeShade="A6"/>
            </w:tcBorders>
            <w:vAlign w:val="top"/>
          </w:tcPr>
          <w:p w14:paraId="13B58EEC" w14:textId="572B2278" w:rsidR="006025F8" w:rsidRPr="00A9089E" w:rsidRDefault="006025F8" w:rsidP="006025F8">
            <w:pPr>
              <w:spacing w:line="276" w:lineRule="auto"/>
              <w:rPr>
                <w:color w:val="515151" w:themeColor="text1"/>
              </w:rPr>
            </w:pPr>
            <w:r>
              <w:rPr>
                <w:color w:val="515151" w:themeColor="text1"/>
              </w:rPr>
              <w:t>13</w:t>
            </w:r>
          </w:p>
        </w:tc>
        <w:tc>
          <w:tcPr>
            <w:tcW w:w="3022" w:type="dxa"/>
            <w:tcBorders>
              <w:top w:val="single" w:sz="4" w:space="0" w:color="A6A6A6" w:themeColor="background1" w:themeShade="A6"/>
              <w:bottom w:val="single" w:sz="4" w:space="0" w:color="A6A6A6" w:themeColor="background1" w:themeShade="A6"/>
            </w:tcBorders>
            <w:vAlign w:val="top"/>
          </w:tcPr>
          <w:p w14:paraId="3738B872" w14:textId="071D0AA8" w:rsidR="006025F8" w:rsidRPr="008712BA" w:rsidRDefault="006025F8" w:rsidP="006025F8">
            <w:pPr>
              <w:spacing w:line="240" w:lineRule="auto"/>
              <w:rPr>
                <w:rFonts w:asciiTheme="majorHAnsi" w:hAnsiTheme="majorHAnsi"/>
              </w:rPr>
            </w:pPr>
            <w:r w:rsidRPr="008712BA">
              <w:rPr>
                <w:rFonts w:asciiTheme="majorHAnsi" w:hAnsiTheme="majorHAnsi"/>
              </w:rPr>
              <w:t xml:space="preserve">Conditions to be met by each VPA regarding </w:t>
            </w:r>
            <w:r w:rsidRPr="00A3622D">
              <w:rPr>
                <w:rFonts w:asciiTheme="majorHAnsi" w:hAnsiTheme="majorHAnsi"/>
              </w:rPr>
              <w:t>SDG outcomes assessment</w:t>
            </w:r>
          </w:p>
        </w:tc>
        <w:tc>
          <w:tcPr>
            <w:tcW w:w="3022" w:type="dxa"/>
            <w:tcBorders>
              <w:top w:val="single" w:sz="4" w:space="0" w:color="A6A6A6" w:themeColor="background1" w:themeShade="A6"/>
              <w:bottom w:val="single" w:sz="4" w:space="0" w:color="A6A6A6" w:themeColor="background1" w:themeShade="A6"/>
            </w:tcBorders>
            <w:vAlign w:val="top"/>
          </w:tcPr>
          <w:p w14:paraId="1608B68C" w14:textId="002E868F" w:rsidR="006025F8" w:rsidRPr="008712BA" w:rsidRDefault="006025F8" w:rsidP="006025F8">
            <w:pPr>
              <w:spacing w:line="276" w:lineRule="auto"/>
              <w:ind w:right="81"/>
              <w:jc w:val="both"/>
              <w:rPr>
                <w:rFonts w:asciiTheme="majorHAnsi" w:hAnsiTheme="majorHAnsi"/>
              </w:rPr>
            </w:pPr>
            <w:r>
              <w:rPr>
                <w:rFonts w:asciiTheme="majorHAnsi" w:hAnsiTheme="majorHAnsi"/>
              </w:rPr>
              <w:t xml:space="preserve">SDG outcomes assessment will be done at VPA level </w:t>
            </w:r>
          </w:p>
        </w:tc>
        <w:tc>
          <w:tcPr>
            <w:tcW w:w="3024" w:type="dxa"/>
            <w:tcBorders>
              <w:top w:val="single" w:sz="4" w:space="0" w:color="A6A6A6" w:themeColor="background1" w:themeShade="A6"/>
              <w:bottom w:val="single" w:sz="4" w:space="0" w:color="A6A6A6" w:themeColor="background1" w:themeShade="A6"/>
            </w:tcBorders>
            <w:vAlign w:val="top"/>
          </w:tcPr>
          <w:p w14:paraId="13ECBFEB" w14:textId="77777777" w:rsidR="006025F8" w:rsidRDefault="006025F8" w:rsidP="006025F8">
            <w:pPr>
              <w:spacing w:line="240" w:lineRule="auto"/>
              <w:rPr>
                <w:rFonts w:asciiTheme="majorHAnsi" w:hAnsiTheme="majorHAnsi"/>
              </w:rPr>
            </w:pPr>
            <w:r>
              <w:rPr>
                <w:rFonts w:asciiTheme="majorHAnsi" w:hAnsiTheme="majorHAnsi"/>
              </w:rPr>
              <w:t>SDG outcome assessment</w:t>
            </w:r>
          </w:p>
          <w:p w14:paraId="7C8B550A" w14:textId="77777777" w:rsidR="006025F8" w:rsidRDefault="006025F8" w:rsidP="006025F8">
            <w:pPr>
              <w:spacing w:line="240" w:lineRule="auto"/>
              <w:rPr>
                <w:rFonts w:asciiTheme="majorHAnsi" w:hAnsiTheme="majorHAnsi"/>
              </w:rPr>
            </w:pPr>
          </w:p>
          <w:p w14:paraId="084A5176" w14:textId="77777777" w:rsidR="006025F8" w:rsidRDefault="006025F8" w:rsidP="006025F8">
            <w:pPr>
              <w:spacing w:line="240" w:lineRule="auto"/>
              <w:rPr>
                <w:rFonts w:asciiTheme="majorHAnsi" w:hAnsiTheme="majorHAnsi"/>
              </w:rPr>
            </w:pPr>
            <w:r>
              <w:rPr>
                <w:rFonts w:asciiTheme="minorHAnsi" w:hAnsiTheme="minorHAnsi"/>
                <w:szCs w:val="22"/>
              </w:rPr>
              <w:t>Supporting Documents:</w:t>
            </w:r>
          </w:p>
          <w:p w14:paraId="674FD71F" w14:textId="2623C60E" w:rsidR="006025F8" w:rsidRDefault="006025F8" w:rsidP="006025F8">
            <w:pPr>
              <w:spacing w:line="240" w:lineRule="auto"/>
              <w:rPr>
                <w:rFonts w:asciiTheme="minorHAnsi" w:hAnsiTheme="minorHAnsi"/>
                <w:szCs w:val="22"/>
              </w:rPr>
            </w:pPr>
            <w:r w:rsidRPr="008712BA">
              <w:rPr>
                <w:rFonts w:asciiTheme="majorHAnsi" w:hAnsiTheme="majorHAnsi"/>
              </w:rPr>
              <w:t>VPA-DD</w:t>
            </w:r>
          </w:p>
        </w:tc>
      </w:tr>
      <w:tr w:rsidR="006025F8" w:rsidRPr="00A9089E" w14:paraId="3BA89F10" w14:textId="77777777" w:rsidTr="00CA4AF1">
        <w:tc>
          <w:tcPr>
            <w:tcW w:w="561" w:type="dxa"/>
            <w:tcBorders>
              <w:top w:val="single" w:sz="4" w:space="0" w:color="A6A6A6" w:themeColor="background1" w:themeShade="A6"/>
              <w:bottom w:val="single" w:sz="4" w:space="0" w:color="A6A6A6" w:themeColor="background1" w:themeShade="A6"/>
            </w:tcBorders>
            <w:vAlign w:val="top"/>
          </w:tcPr>
          <w:p w14:paraId="2D0F2127" w14:textId="2CD649A9" w:rsidR="006025F8" w:rsidRPr="00A9089E" w:rsidRDefault="006025F8" w:rsidP="006025F8">
            <w:pPr>
              <w:spacing w:line="276" w:lineRule="auto"/>
              <w:rPr>
                <w:color w:val="515151" w:themeColor="text1"/>
              </w:rPr>
            </w:pPr>
            <w:r>
              <w:rPr>
                <w:color w:val="515151" w:themeColor="text1"/>
              </w:rPr>
              <w:t>14</w:t>
            </w:r>
          </w:p>
        </w:tc>
        <w:tc>
          <w:tcPr>
            <w:tcW w:w="3022" w:type="dxa"/>
            <w:tcBorders>
              <w:top w:val="single" w:sz="4" w:space="0" w:color="A6A6A6" w:themeColor="background1" w:themeShade="A6"/>
              <w:bottom w:val="single" w:sz="4" w:space="0" w:color="A6A6A6" w:themeColor="background1" w:themeShade="A6"/>
            </w:tcBorders>
            <w:vAlign w:val="top"/>
          </w:tcPr>
          <w:p w14:paraId="3877948F" w14:textId="4EEB0413" w:rsidR="006025F8" w:rsidRPr="008712BA" w:rsidRDefault="006025F8" w:rsidP="006025F8">
            <w:pPr>
              <w:spacing w:line="240" w:lineRule="auto"/>
              <w:rPr>
                <w:rFonts w:asciiTheme="majorHAnsi" w:hAnsiTheme="majorHAnsi"/>
              </w:rPr>
            </w:pPr>
            <w:r w:rsidRPr="008712BA">
              <w:rPr>
                <w:rFonts w:asciiTheme="majorHAnsi" w:hAnsiTheme="majorHAnsi"/>
              </w:rPr>
              <w:t>Conditions to be met by each VPA regarding safeguarding</w:t>
            </w:r>
          </w:p>
        </w:tc>
        <w:tc>
          <w:tcPr>
            <w:tcW w:w="3022" w:type="dxa"/>
            <w:tcBorders>
              <w:top w:val="single" w:sz="4" w:space="0" w:color="A6A6A6" w:themeColor="background1" w:themeShade="A6"/>
              <w:bottom w:val="single" w:sz="4" w:space="0" w:color="A6A6A6" w:themeColor="background1" w:themeShade="A6"/>
            </w:tcBorders>
            <w:vAlign w:val="top"/>
          </w:tcPr>
          <w:p w14:paraId="5E8AFF0D" w14:textId="29082FE2" w:rsidR="006025F8" w:rsidRDefault="006025F8" w:rsidP="006025F8">
            <w:pPr>
              <w:spacing w:line="276" w:lineRule="auto"/>
              <w:ind w:right="81"/>
              <w:jc w:val="both"/>
              <w:rPr>
                <w:rFonts w:asciiTheme="majorHAnsi" w:hAnsiTheme="majorHAnsi"/>
              </w:rPr>
            </w:pPr>
            <w:r>
              <w:rPr>
                <w:rFonts w:asciiTheme="majorHAnsi" w:hAnsiTheme="majorHAnsi"/>
              </w:rPr>
              <w:t xml:space="preserve">Safeguarding will be met at VPA level  </w:t>
            </w:r>
          </w:p>
        </w:tc>
        <w:tc>
          <w:tcPr>
            <w:tcW w:w="3024" w:type="dxa"/>
            <w:tcBorders>
              <w:top w:val="single" w:sz="4" w:space="0" w:color="A6A6A6" w:themeColor="background1" w:themeShade="A6"/>
              <w:bottom w:val="single" w:sz="4" w:space="0" w:color="A6A6A6" w:themeColor="background1" w:themeShade="A6"/>
            </w:tcBorders>
            <w:vAlign w:val="top"/>
          </w:tcPr>
          <w:p w14:paraId="3A21C8EB" w14:textId="77777777" w:rsidR="006025F8" w:rsidRDefault="006025F8" w:rsidP="006025F8">
            <w:pPr>
              <w:spacing w:line="276" w:lineRule="auto"/>
              <w:rPr>
                <w:rFonts w:asciiTheme="majorHAnsi" w:hAnsiTheme="majorHAnsi"/>
              </w:rPr>
            </w:pPr>
            <w:r w:rsidRPr="00794D42">
              <w:rPr>
                <w:rFonts w:asciiTheme="majorHAnsi" w:hAnsiTheme="majorHAnsi"/>
              </w:rPr>
              <w:t>VPA safeguard</w:t>
            </w:r>
          </w:p>
          <w:p w14:paraId="3D25B4B7" w14:textId="77777777" w:rsidR="006025F8" w:rsidRDefault="006025F8" w:rsidP="006025F8">
            <w:pPr>
              <w:spacing w:line="240" w:lineRule="auto"/>
              <w:rPr>
                <w:rFonts w:asciiTheme="majorHAnsi" w:hAnsiTheme="majorHAnsi"/>
              </w:rPr>
            </w:pPr>
            <w:r>
              <w:rPr>
                <w:rFonts w:asciiTheme="minorHAnsi" w:hAnsiTheme="minorHAnsi"/>
                <w:szCs w:val="22"/>
              </w:rPr>
              <w:t>Supporting Documents:</w:t>
            </w:r>
          </w:p>
          <w:p w14:paraId="15676C0B" w14:textId="6A92A60C" w:rsidR="006025F8" w:rsidRDefault="006025F8" w:rsidP="006025F8">
            <w:pPr>
              <w:spacing w:line="240" w:lineRule="auto"/>
              <w:rPr>
                <w:rFonts w:asciiTheme="majorHAnsi" w:hAnsiTheme="majorHAnsi"/>
              </w:rPr>
            </w:pPr>
            <w:r w:rsidRPr="008712BA">
              <w:rPr>
                <w:rFonts w:asciiTheme="majorHAnsi" w:hAnsiTheme="majorHAnsi"/>
              </w:rPr>
              <w:t>VPA-DD</w:t>
            </w:r>
            <w:r w:rsidRPr="00630CFE">
              <w:rPr>
                <w:rFonts w:asciiTheme="majorHAnsi" w:hAnsiTheme="majorHAnsi"/>
                <w:color w:val="auto"/>
              </w:rPr>
              <w:t xml:space="preserve"> </w:t>
            </w:r>
          </w:p>
        </w:tc>
      </w:tr>
      <w:tr w:rsidR="006025F8" w:rsidRPr="00A9089E" w14:paraId="2F33565B" w14:textId="77777777" w:rsidTr="00CA4AF1">
        <w:tc>
          <w:tcPr>
            <w:tcW w:w="561" w:type="dxa"/>
            <w:tcBorders>
              <w:top w:val="single" w:sz="4" w:space="0" w:color="A6A6A6" w:themeColor="background1" w:themeShade="A6"/>
              <w:bottom w:val="single" w:sz="4" w:space="0" w:color="A6A6A6" w:themeColor="background1" w:themeShade="A6"/>
            </w:tcBorders>
            <w:vAlign w:val="top"/>
          </w:tcPr>
          <w:p w14:paraId="332EF567" w14:textId="0E45910B" w:rsidR="006025F8" w:rsidRPr="00A9089E" w:rsidRDefault="006025F8" w:rsidP="006025F8">
            <w:pPr>
              <w:spacing w:line="276" w:lineRule="auto"/>
              <w:rPr>
                <w:color w:val="515151" w:themeColor="text1"/>
              </w:rPr>
            </w:pPr>
            <w:r>
              <w:rPr>
                <w:color w:val="515151" w:themeColor="text1"/>
              </w:rPr>
              <w:t>15</w:t>
            </w:r>
          </w:p>
        </w:tc>
        <w:tc>
          <w:tcPr>
            <w:tcW w:w="3022" w:type="dxa"/>
            <w:tcBorders>
              <w:top w:val="single" w:sz="4" w:space="0" w:color="A6A6A6" w:themeColor="background1" w:themeShade="A6"/>
              <w:bottom w:val="single" w:sz="4" w:space="0" w:color="A6A6A6" w:themeColor="background1" w:themeShade="A6"/>
            </w:tcBorders>
            <w:vAlign w:val="top"/>
          </w:tcPr>
          <w:p w14:paraId="2B894131" w14:textId="5F84B101" w:rsidR="006025F8" w:rsidRPr="008712BA" w:rsidRDefault="006025F8" w:rsidP="006025F8">
            <w:pPr>
              <w:spacing w:line="240" w:lineRule="auto"/>
              <w:rPr>
                <w:rFonts w:asciiTheme="majorHAnsi" w:hAnsiTheme="majorHAnsi"/>
              </w:rPr>
            </w:pPr>
            <w:r w:rsidRPr="0052099C">
              <w:rPr>
                <w:rFonts w:asciiTheme="majorHAnsi" w:hAnsiTheme="majorHAnsi"/>
              </w:rPr>
              <w:t>Start Date of Crediting Period and Duration</w:t>
            </w:r>
            <w:r w:rsidRPr="0052099C" w:rsidDel="00B37D1B">
              <w:rPr>
                <w:rFonts w:asciiTheme="majorHAnsi" w:hAnsiTheme="majorHAnsi"/>
                <w:sz w:val="24"/>
                <w:szCs w:val="26"/>
              </w:rPr>
              <w:t xml:space="preserve"> </w:t>
            </w:r>
          </w:p>
        </w:tc>
        <w:tc>
          <w:tcPr>
            <w:tcW w:w="3022" w:type="dxa"/>
            <w:tcBorders>
              <w:top w:val="single" w:sz="4" w:space="0" w:color="A6A6A6" w:themeColor="background1" w:themeShade="A6"/>
              <w:bottom w:val="single" w:sz="4" w:space="0" w:color="A6A6A6" w:themeColor="background1" w:themeShade="A6"/>
            </w:tcBorders>
            <w:vAlign w:val="top"/>
          </w:tcPr>
          <w:p w14:paraId="06013755" w14:textId="77777777" w:rsidR="006025F8" w:rsidRPr="0052099C" w:rsidRDefault="006025F8" w:rsidP="006025F8">
            <w:pPr>
              <w:spacing w:line="240" w:lineRule="auto"/>
              <w:contextualSpacing w:val="0"/>
              <w:rPr>
                <w:rStyle w:val="fontstyle01"/>
              </w:rPr>
            </w:pPr>
            <w:r w:rsidRPr="0052099C">
              <w:rPr>
                <w:rStyle w:val="fontstyle01"/>
              </w:rPr>
              <w:t>The PoA crediting period start date is the crediting period start date of</w:t>
            </w:r>
            <w:r w:rsidRPr="0052099C">
              <w:rPr>
                <w:szCs w:val="22"/>
              </w:rPr>
              <w:t xml:space="preserve"> </w:t>
            </w:r>
            <w:r w:rsidRPr="0052099C">
              <w:rPr>
                <w:rStyle w:val="fontstyle01"/>
              </w:rPr>
              <w:t>the earliest VPA/CPA included in the PoA.</w:t>
            </w:r>
          </w:p>
          <w:p w14:paraId="77B46D3A" w14:textId="77777777" w:rsidR="006025F8" w:rsidRPr="0052099C" w:rsidRDefault="006025F8" w:rsidP="006025F8">
            <w:pPr>
              <w:spacing w:line="240" w:lineRule="auto"/>
              <w:contextualSpacing w:val="0"/>
              <w:rPr>
                <w:rStyle w:val="fontstyle01"/>
              </w:rPr>
            </w:pPr>
          </w:p>
          <w:p w14:paraId="5FCF307F" w14:textId="77777777" w:rsidR="006025F8" w:rsidRPr="0052099C" w:rsidRDefault="006025F8" w:rsidP="006025F8">
            <w:pPr>
              <w:spacing w:line="240" w:lineRule="auto"/>
              <w:contextualSpacing w:val="0"/>
              <w:rPr>
                <w:rFonts w:asciiTheme="minorHAnsi" w:hAnsiTheme="minorHAnsi"/>
                <w:szCs w:val="22"/>
              </w:rPr>
            </w:pPr>
            <w:r w:rsidRPr="0052099C">
              <w:rPr>
                <w:rFonts w:asciiTheme="minorHAnsi" w:hAnsiTheme="minorHAnsi"/>
                <w:szCs w:val="22"/>
              </w:rPr>
              <w:t>Each VPA will have a renewable crediting period</w:t>
            </w:r>
          </w:p>
          <w:p w14:paraId="2A845DAB" w14:textId="77777777" w:rsidR="006025F8" w:rsidRPr="0052099C" w:rsidRDefault="006025F8" w:rsidP="006025F8">
            <w:pPr>
              <w:spacing w:line="240" w:lineRule="auto"/>
              <w:contextualSpacing w:val="0"/>
              <w:rPr>
                <w:rFonts w:asciiTheme="minorHAnsi" w:hAnsiTheme="minorHAnsi"/>
                <w:szCs w:val="22"/>
              </w:rPr>
            </w:pPr>
          </w:p>
          <w:p w14:paraId="4B96C74C" w14:textId="330A2152" w:rsidR="006025F8" w:rsidRDefault="006025F8" w:rsidP="006025F8">
            <w:pPr>
              <w:spacing w:line="276" w:lineRule="auto"/>
              <w:ind w:right="81"/>
              <w:jc w:val="both"/>
              <w:rPr>
                <w:rFonts w:asciiTheme="majorHAnsi" w:hAnsiTheme="majorHAnsi"/>
              </w:rPr>
            </w:pPr>
            <w:r w:rsidRPr="0052099C">
              <w:rPr>
                <w:rStyle w:val="fontstyle01"/>
              </w:rPr>
              <w:t>The crediting period of a VPA/CP</w:t>
            </w:r>
            <w:r w:rsidRPr="0052099C">
              <w:rPr>
                <w:rStyle w:val="fontstyle01"/>
                <w:sz w:val="24"/>
              </w:rPr>
              <w:t xml:space="preserve">A </w:t>
            </w:r>
            <w:r w:rsidRPr="0052099C">
              <w:rPr>
                <w:rStyle w:val="fontstyle01"/>
              </w:rPr>
              <w:t>shall not exceed the end of the</w:t>
            </w:r>
            <w:r w:rsidRPr="0052099C">
              <w:rPr>
                <w:szCs w:val="22"/>
              </w:rPr>
              <w:br/>
            </w:r>
            <w:r w:rsidRPr="0052099C">
              <w:rPr>
                <w:rStyle w:val="fontstyle01"/>
              </w:rPr>
              <w:t>duration of the PoA, regardless of the VPA/CPA inclusion date or start</w:t>
            </w:r>
            <w:r w:rsidRPr="0052099C">
              <w:rPr>
                <w:szCs w:val="22"/>
              </w:rPr>
              <w:br/>
            </w:r>
            <w:r w:rsidRPr="0052099C">
              <w:rPr>
                <w:rStyle w:val="fontstyle01"/>
              </w:rPr>
              <w:t>date</w:t>
            </w:r>
          </w:p>
        </w:tc>
        <w:tc>
          <w:tcPr>
            <w:tcW w:w="3024" w:type="dxa"/>
            <w:tcBorders>
              <w:top w:val="single" w:sz="4" w:space="0" w:color="A6A6A6" w:themeColor="background1" w:themeShade="A6"/>
              <w:bottom w:val="single" w:sz="4" w:space="0" w:color="A6A6A6" w:themeColor="background1" w:themeShade="A6"/>
            </w:tcBorders>
            <w:vAlign w:val="top"/>
          </w:tcPr>
          <w:p w14:paraId="26AD031C" w14:textId="77777777" w:rsidR="006025F8" w:rsidRDefault="006025F8" w:rsidP="006025F8">
            <w:pPr>
              <w:spacing w:line="276" w:lineRule="auto"/>
              <w:rPr>
                <w:rFonts w:asciiTheme="majorHAnsi" w:hAnsiTheme="majorHAnsi"/>
              </w:rPr>
            </w:pPr>
            <w:r>
              <w:rPr>
                <w:rFonts w:asciiTheme="majorHAnsi" w:hAnsiTheme="majorHAnsi"/>
              </w:rPr>
              <w:t>The PoA crediting period start date is 21/03/2022 (this is the start date of the earliest VPA GS11319).</w:t>
            </w:r>
          </w:p>
          <w:p w14:paraId="565D051D" w14:textId="77777777" w:rsidR="006025F8" w:rsidRDefault="006025F8" w:rsidP="006025F8">
            <w:pPr>
              <w:spacing w:line="276" w:lineRule="auto"/>
              <w:rPr>
                <w:rFonts w:asciiTheme="majorHAnsi" w:hAnsiTheme="majorHAnsi"/>
              </w:rPr>
            </w:pPr>
          </w:p>
          <w:p w14:paraId="499A0F5D" w14:textId="77777777" w:rsidR="006025F8" w:rsidRPr="008712BA" w:rsidRDefault="006025F8" w:rsidP="006025F8">
            <w:pPr>
              <w:rPr>
                <w:rFonts w:asciiTheme="majorHAnsi" w:hAnsiTheme="majorHAnsi"/>
              </w:rPr>
            </w:pPr>
            <w:r>
              <w:rPr>
                <w:rFonts w:asciiTheme="majorHAnsi" w:hAnsiTheme="majorHAnsi"/>
              </w:rPr>
              <w:t>Duration of PoA: 21/03/2022 to 20/03/2042</w:t>
            </w:r>
          </w:p>
          <w:p w14:paraId="726887EC" w14:textId="364C36DB" w:rsidR="006025F8" w:rsidRPr="00794D42" w:rsidRDefault="006025F8" w:rsidP="006025F8">
            <w:pPr>
              <w:spacing w:line="276" w:lineRule="auto"/>
              <w:rPr>
                <w:rFonts w:asciiTheme="majorHAnsi" w:hAnsiTheme="majorHAnsi"/>
              </w:rPr>
            </w:pPr>
            <w:r>
              <w:t>The PoA duration shall not exceed 20 years or the crediting period of first VPA/CPA plus 5 years, whichever is greater</w:t>
            </w:r>
            <w:r>
              <w:rPr>
                <w:rStyle w:val="Marquedecommentaire"/>
              </w:rPr>
              <w:t xml:space="preserve">. </w:t>
            </w:r>
            <w:r>
              <w:rPr>
                <w:rFonts w:asciiTheme="majorHAnsi" w:hAnsiTheme="majorHAnsi"/>
              </w:rPr>
              <w:t xml:space="preserve">The crediting period </w:t>
            </w:r>
            <w:r w:rsidRPr="00DF0D03">
              <w:rPr>
                <w:rFonts w:asciiTheme="majorHAnsi" w:hAnsiTheme="majorHAnsi"/>
              </w:rPr>
              <w:t>start date of the earliest VPA GS 11319 included in the PoA</w:t>
            </w:r>
            <w:r>
              <w:rPr>
                <w:rFonts w:asciiTheme="majorHAnsi" w:hAnsiTheme="majorHAnsi"/>
              </w:rPr>
              <w:t xml:space="preserve"> is 21/03/2022. Hence the PoA end date will be 20/03/2042</w:t>
            </w:r>
          </w:p>
        </w:tc>
      </w:tr>
    </w:tbl>
    <w:p w14:paraId="7CF03410" w14:textId="77777777" w:rsidR="004473A5" w:rsidRPr="004D06CA" w:rsidRDefault="004473A5" w:rsidP="004473A5">
      <w:pPr>
        <w:rPr>
          <w:rFonts w:ascii="Avenir Book" w:hAnsi="Avenir Book"/>
          <w:szCs w:val="22"/>
        </w:rPr>
      </w:pPr>
    </w:p>
    <w:p w14:paraId="260A3C74" w14:textId="77777777" w:rsidR="004473A5" w:rsidRDefault="004473A5" w:rsidP="004473A5">
      <w:pPr>
        <w:spacing w:line="276" w:lineRule="auto"/>
        <w:contextualSpacing w:val="0"/>
        <w:rPr>
          <w:lang w:val="en-GB"/>
        </w:rPr>
      </w:pPr>
    </w:p>
    <w:p w14:paraId="37A957DA" w14:textId="77777777" w:rsidR="00F5435D" w:rsidRDefault="00F5435D">
      <w:pPr>
        <w:spacing w:line="276" w:lineRule="auto"/>
        <w:contextualSpacing w:val="0"/>
        <w:rPr>
          <w:rFonts w:asciiTheme="majorHAnsi" w:eastAsia="Times New Roman" w:hAnsiTheme="majorHAnsi" w:cs="Arial"/>
          <w:iCs/>
          <w:color w:val="auto"/>
          <w:sz w:val="28"/>
          <w:szCs w:val="22"/>
          <w:lang w:val="en-GB" w:eastAsia="en-GB"/>
          <w14:cntxtAlts w14:val="0"/>
        </w:rPr>
      </w:pPr>
      <w:bookmarkStart w:id="321" w:name="secc"/>
      <w:bookmarkEnd w:id="321"/>
      <w:r>
        <w:br w:type="page"/>
      </w:r>
    </w:p>
    <w:p w14:paraId="71BE04AE" w14:textId="7A9B6CC9" w:rsidR="004473A5" w:rsidRPr="00037772" w:rsidRDefault="004473A5" w:rsidP="00037772">
      <w:pPr>
        <w:pStyle w:val="SectionTitle"/>
      </w:pPr>
      <w:r w:rsidRPr="00037772">
        <w:lastRenderedPageBreak/>
        <w:t xml:space="preserve">DEMONSTRATION OF ADDITIONALITY </w:t>
      </w:r>
    </w:p>
    <w:p w14:paraId="21C67F8C" w14:textId="617C56B7" w:rsidR="004473A5" w:rsidRDefault="004473A5" w:rsidP="004473A5">
      <w:pPr>
        <w:rPr>
          <w:lang w:eastAsia="de-DE"/>
        </w:rPr>
      </w:pPr>
      <w:r w:rsidRPr="000C5DE6">
        <w:rPr>
          <w:lang w:eastAsia="de-DE"/>
        </w:rPr>
        <w:t>&gt;&gt;</w:t>
      </w:r>
    </w:p>
    <w:p w14:paraId="09E39DA0" w14:textId="77777777" w:rsidR="00D20249" w:rsidRDefault="00D20249" w:rsidP="00D20249">
      <w:pPr>
        <w:jc w:val="both"/>
        <w:rPr>
          <w:rFonts w:asciiTheme="majorHAnsi" w:hAnsiTheme="majorHAnsi"/>
        </w:rPr>
      </w:pPr>
      <w:r>
        <w:rPr>
          <w:rFonts w:asciiTheme="majorHAnsi" w:hAnsiTheme="majorHAnsi"/>
          <w:lang w:eastAsia="de-DE"/>
        </w:rPr>
        <w:t xml:space="preserve">All Project Implementers are seeking additional financing that can trigger their project and enable their technology distribution. </w:t>
      </w:r>
      <w:r>
        <w:rPr>
          <w:rFonts w:asciiTheme="majorHAnsi" w:hAnsiTheme="majorHAnsi"/>
        </w:rPr>
        <w:t xml:space="preserve">Despite carbon finance progresses, clean cooking and safe water technologies are still far from being a common practice in the targeted countries on the African continent as described in A.1 of the present document. Besides, no mandatory regulation is currently enforcing a better penetration rate of these low-carbon solutions. Therefore, voluntary schemes and approaches enable the closing of financial and time gaps thus accelerating climate change mitigation and better human livelihoods. </w:t>
      </w:r>
    </w:p>
    <w:p w14:paraId="7C22C416" w14:textId="77777777" w:rsidR="00D20249" w:rsidRDefault="00D20249" w:rsidP="00D20249">
      <w:pPr>
        <w:jc w:val="both"/>
        <w:rPr>
          <w:rFonts w:asciiTheme="majorHAnsi" w:hAnsiTheme="majorHAnsi"/>
        </w:rPr>
      </w:pPr>
    </w:p>
    <w:p w14:paraId="5CC96C56" w14:textId="77777777" w:rsidR="00D20249" w:rsidRDefault="00D20249" w:rsidP="00D20249">
      <w:pPr>
        <w:jc w:val="both"/>
        <w:rPr>
          <w:rFonts w:asciiTheme="majorHAnsi" w:hAnsiTheme="majorHAnsi"/>
        </w:rPr>
      </w:pPr>
      <w:r w:rsidRPr="005E65BA">
        <w:rPr>
          <w:szCs w:val="22"/>
        </w:rPr>
        <w:t>The CME stated additionality of the PoA in accordance with paragraph 4.</w:t>
      </w:r>
      <w:r>
        <w:rPr>
          <w:szCs w:val="22"/>
        </w:rPr>
        <w:t>1</w:t>
      </w:r>
      <w:r w:rsidRPr="005E65BA">
        <w:rPr>
          <w:szCs w:val="22"/>
        </w:rPr>
        <w:t>.</w:t>
      </w:r>
      <w:r>
        <w:rPr>
          <w:szCs w:val="22"/>
        </w:rPr>
        <w:t>2</w:t>
      </w:r>
      <w:r w:rsidRPr="005E65BA">
        <w:rPr>
          <w:szCs w:val="22"/>
        </w:rPr>
        <w:t>. of the</w:t>
      </w:r>
      <w:r w:rsidRPr="005E65BA">
        <w:rPr>
          <w:szCs w:val="22"/>
        </w:rPr>
        <w:br/>
        <w:t>“Programme of Activity Requirements”, V</w:t>
      </w:r>
      <w:r>
        <w:rPr>
          <w:szCs w:val="22"/>
        </w:rPr>
        <w:t>1</w:t>
      </w:r>
      <w:r w:rsidRPr="005E65BA">
        <w:rPr>
          <w:szCs w:val="22"/>
        </w:rPr>
        <w:t>.</w:t>
      </w:r>
      <w:r>
        <w:rPr>
          <w:szCs w:val="22"/>
        </w:rPr>
        <w:t>2</w:t>
      </w:r>
      <w:r w:rsidRPr="005E65BA">
        <w:rPr>
          <w:szCs w:val="22"/>
        </w:rPr>
        <w:t>: In the absence of the</w:t>
      </w:r>
      <w:r w:rsidRPr="005E65BA">
        <w:rPr>
          <w:szCs w:val="22"/>
        </w:rPr>
        <w:br/>
        <w:t>Gold Standard Certification related finance, the proposed VPAs would not be</w:t>
      </w:r>
      <w:r w:rsidRPr="005E65BA">
        <w:rPr>
          <w:szCs w:val="22"/>
        </w:rPr>
        <w:br/>
        <w:t>implemented. There are no laws, policies, or mandatory requirements in the PoA</w:t>
      </w:r>
      <w:r w:rsidRPr="005E65BA">
        <w:rPr>
          <w:szCs w:val="22"/>
        </w:rPr>
        <w:br/>
        <w:t xml:space="preserve">boundary mandating the use of </w:t>
      </w:r>
      <w:r>
        <w:rPr>
          <w:szCs w:val="22"/>
        </w:rPr>
        <w:t xml:space="preserve">improved cookstoves and </w:t>
      </w:r>
      <w:r w:rsidRPr="005E65BA">
        <w:rPr>
          <w:szCs w:val="22"/>
        </w:rPr>
        <w:t>zero or low GHG emitting water treatment technologies</w:t>
      </w:r>
      <w:r w:rsidRPr="005E65BA">
        <w:rPr>
          <w:szCs w:val="22"/>
        </w:rPr>
        <w:br/>
        <w:t>for drinking water treatment on household/institutional level</w:t>
      </w:r>
      <w:r>
        <w:rPr>
          <w:szCs w:val="22"/>
        </w:rPr>
        <w:t>.</w:t>
      </w:r>
    </w:p>
    <w:p w14:paraId="364E1242" w14:textId="77777777" w:rsidR="00D20249" w:rsidRDefault="00D20249" w:rsidP="00D20249">
      <w:pPr>
        <w:jc w:val="both"/>
        <w:rPr>
          <w:rFonts w:asciiTheme="majorHAnsi" w:hAnsiTheme="majorHAnsi"/>
        </w:rPr>
      </w:pPr>
    </w:p>
    <w:p w14:paraId="6C1F40D8" w14:textId="77777777" w:rsidR="00D20249" w:rsidRDefault="00D20249" w:rsidP="00D20249">
      <w:pPr>
        <w:jc w:val="both"/>
        <w:rPr>
          <w:rFonts w:asciiTheme="majorHAnsi" w:hAnsiTheme="majorHAnsi"/>
          <w:lang w:eastAsia="de-DE"/>
        </w:rPr>
      </w:pPr>
      <w:r>
        <w:rPr>
          <w:rFonts w:asciiTheme="majorHAnsi" w:hAnsiTheme="majorHAnsi"/>
        </w:rPr>
        <w:t xml:space="preserve">The present PoA will be an important milestone in voluntary policies contributing to the acceleration of the distribution and availability of clean cooking and safe water accessibility on the continental scale. </w:t>
      </w:r>
    </w:p>
    <w:p w14:paraId="06079AA1" w14:textId="77777777" w:rsidR="00D20249" w:rsidRDefault="00D20249" w:rsidP="00D20249">
      <w:pPr>
        <w:jc w:val="both"/>
        <w:rPr>
          <w:rFonts w:asciiTheme="majorHAnsi" w:hAnsiTheme="majorHAnsi"/>
        </w:rPr>
      </w:pPr>
    </w:p>
    <w:p w14:paraId="6CC3C536" w14:textId="77777777" w:rsidR="00D20249" w:rsidRDefault="00D20249" w:rsidP="00D20249">
      <w:pPr>
        <w:jc w:val="both"/>
        <w:rPr>
          <w:rFonts w:asciiTheme="majorHAnsi" w:hAnsiTheme="majorHAnsi"/>
        </w:rPr>
      </w:pPr>
      <w:r>
        <w:rPr>
          <w:rFonts w:asciiTheme="majorHAnsi" w:hAnsiTheme="majorHAnsi"/>
        </w:rPr>
        <w:t xml:space="preserve">Apart from the PoA additionality, each VPA will demonstrate additionality </w:t>
      </w:r>
      <w:r w:rsidRPr="008712BA">
        <w:rPr>
          <w:rFonts w:asciiTheme="majorHAnsi" w:hAnsiTheme="majorHAnsi"/>
        </w:rPr>
        <w:t xml:space="preserve">as set out in the GS4GG Principles &amp; Requirements. For each VPA, it shall be clearly indicated in the VPA-DD how additionality is proved as per GS requirements. </w:t>
      </w:r>
    </w:p>
    <w:p w14:paraId="2D71A7B2" w14:textId="77777777" w:rsidR="00D20249" w:rsidRDefault="00D20249" w:rsidP="00D20249">
      <w:pPr>
        <w:jc w:val="both"/>
        <w:rPr>
          <w:rFonts w:asciiTheme="majorHAnsi" w:hAnsiTheme="majorHAnsi"/>
        </w:rPr>
      </w:pPr>
    </w:p>
    <w:p w14:paraId="7C3B33E6" w14:textId="77777777" w:rsidR="00D20249" w:rsidRDefault="00D20249" w:rsidP="00D20249">
      <w:pPr>
        <w:jc w:val="both"/>
        <w:rPr>
          <w:rFonts w:asciiTheme="majorHAnsi" w:hAnsiTheme="majorHAnsi"/>
        </w:rPr>
      </w:pPr>
      <w:r>
        <w:rPr>
          <w:rFonts w:asciiTheme="majorHAnsi" w:hAnsiTheme="majorHAnsi"/>
        </w:rPr>
        <w:t xml:space="preserve">As per para 4.1.9 of the Gold Standard for the Global Goals </w:t>
      </w:r>
      <w:r w:rsidRPr="00A72142">
        <w:rPr>
          <w:rFonts w:asciiTheme="majorHAnsi" w:hAnsiTheme="majorHAnsi"/>
        </w:rPr>
        <w:t>Community Services Activity Requirements</w:t>
      </w:r>
      <w:r>
        <w:rPr>
          <w:rFonts w:asciiTheme="majorHAnsi" w:hAnsiTheme="majorHAnsi"/>
        </w:rPr>
        <w:t xml:space="preserve"> ver 1.2 rules,</w:t>
      </w:r>
      <w:r w:rsidRPr="008712BA">
        <w:rPr>
          <w:rFonts w:asciiTheme="majorHAnsi" w:hAnsiTheme="majorHAnsi"/>
        </w:rPr>
        <w:t xml:space="preserve"> VPAs </w:t>
      </w:r>
      <w:r>
        <w:rPr>
          <w:rFonts w:asciiTheme="majorHAnsi" w:hAnsiTheme="majorHAnsi"/>
        </w:rPr>
        <w:t>concerned by the following descriptions will be deemed additional:</w:t>
      </w:r>
      <w:r w:rsidRPr="008712BA">
        <w:rPr>
          <w:rFonts w:asciiTheme="majorHAnsi" w:hAnsiTheme="majorHAnsi"/>
        </w:rPr>
        <w:t xml:space="preserve"> </w:t>
      </w:r>
    </w:p>
    <w:p w14:paraId="0642EF67" w14:textId="77777777" w:rsidR="00D20249" w:rsidRDefault="00D20249" w:rsidP="00515BA1">
      <w:pPr>
        <w:pStyle w:val="Paragraphedeliste"/>
        <w:numPr>
          <w:ilvl w:val="0"/>
          <w:numId w:val="31"/>
        </w:numPr>
        <w:jc w:val="both"/>
        <w:rPr>
          <w:rFonts w:asciiTheme="majorHAnsi" w:hAnsiTheme="majorHAnsi"/>
        </w:rPr>
      </w:pPr>
      <w:r w:rsidRPr="00DA0D1B">
        <w:rPr>
          <w:b/>
          <w:bCs/>
          <w:szCs w:val="22"/>
        </w:rPr>
        <w:t>Projects located in LDC, SIDS, LLDC</w:t>
      </w:r>
      <w:r>
        <w:t xml:space="preserve">: </w:t>
      </w:r>
      <w:r w:rsidRPr="00172794">
        <w:rPr>
          <w:rFonts w:asciiTheme="majorHAnsi" w:hAnsiTheme="majorHAnsi"/>
        </w:rPr>
        <w:t>VPAs included in this PoA that are conducted in L</w:t>
      </w:r>
      <w:r>
        <w:rPr>
          <w:rFonts w:asciiTheme="majorHAnsi" w:hAnsiTheme="majorHAnsi"/>
        </w:rPr>
        <w:t xml:space="preserve">east Developed </w:t>
      </w:r>
      <w:r w:rsidRPr="00172794">
        <w:rPr>
          <w:rFonts w:asciiTheme="majorHAnsi" w:hAnsiTheme="majorHAnsi"/>
        </w:rPr>
        <w:t>C</w:t>
      </w:r>
      <w:r>
        <w:rPr>
          <w:rFonts w:asciiTheme="majorHAnsi" w:hAnsiTheme="majorHAnsi"/>
        </w:rPr>
        <w:t>ountrie</w:t>
      </w:r>
      <w:r w:rsidRPr="00172794">
        <w:rPr>
          <w:rFonts w:asciiTheme="majorHAnsi" w:hAnsiTheme="majorHAnsi"/>
        </w:rPr>
        <w:t xml:space="preserve">s, </w:t>
      </w:r>
      <w:r>
        <w:rPr>
          <w:rFonts w:asciiTheme="majorHAnsi" w:hAnsiTheme="majorHAnsi"/>
        </w:rPr>
        <w:t xml:space="preserve">Landlocked Developing countries, Small Island Developing States </w:t>
      </w:r>
      <w:r w:rsidRPr="00A72142">
        <w:rPr>
          <w:rFonts w:asciiTheme="majorHAnsi" w:hAnsiTheme="majorHAnsi"/>
        </w:rPr>
        <w:t xml:space="preserve">(GS4GG Community Services Activity Requirements, item </w:t>
      </w:r>
      <w:r>
        <w:t>4.1.9 b</w:t>
      </w:r>
      <w:r w:rsidRPr="00A72142">
        <w:rPr>
          <w:rFonts w:asciiTheme="majorHAnsi" w:hAnsiTheme="majorHAnsi"/>
        </w:rPr>
        <w:t>)</w:t>
      </w:r>
      <w:r>
        <w:rPr>
          <w:rFonts w:asciiTheme="majorHAnsi" w:hAnsiTheme="majorHAnsi"/>
        </w:rPr>
        <w:t xml:space="preserve">. </w:t>
      </w:r>
    </w:p>
    <w:p w14:paraId="50E6E4CF" w14:textId="77777777" w:rsidR="00D20249" w:rsidRDefault="00D20249" w:rsidP="00D20249">
      <w:pPr>
        <w:pStyle w:val="Paragraphedeliste"/>
        <w:jc w:val="both"/>
        <w:rPr>
          <w:rFonts w:asciiTheme="majorHAnsi" w:hAnsiTheme="majorHAnsi"/>
        </w:rPr>
      </w:pPr>
      <w:r>
        <w:rPr>
          <w:rFonts w:asciiTheme="majorHAnsi" w:hAnsiTheme="majorHAnsi"/>
        </w:rPr>
        <w:lastRenderedPageBreak/>
        <w:t xml:space="preserve">As per the UN </w:t>
      </w:r>
      <w:r w:rsidRPr="00594068">
        <w:rPr>
          <w:rFonts w:asciiTheme="majorHAnsi" w:hAnsiTheme="majorHAnsi"/>
        </w:rPr>
        <w:t>List of Least Developed Countries (as of 24 November 2021)</w:t>
      </w:r>
      <w:r>
        <w:rPr>
          <w:rStyle w:val="Appelnotedebasdep"/>
          <w:rFonts w:asciiTheme="majorHAnsi" w:hAnsiTheme="majorHAnsi"/>
        </w:rPr>
        <w:footnoteReference w:id="16"/>
      </w:r>
      <w:r>
        <w:rPr>
          <w:rFonts w:asciiTheme="majorHAnsi" w:hAnsiTheme="majorHAnsi"/>
        </w:rPr>
        <w:t xml:space="preserve"> the following PoA host countries are LDC:</w:t>
      </w:r>
    </w:p>
    <w:p w14:paraId="44E4C159" w14:textId="77777777" w:rsidR="00D20249" w:rsidRDefault="00D20249" w:rsidP="00D20249">
      <w:pPr>
        <w:pStyle w:val="Paragraphedeliste"/>
        <w:jc w:val="both"/>
        <w:rPr>
          <w:rFonts w:asciiTheme="majorHAnsi" w:hAnsiTheme="majorHAnsi"/>
        </w:rPr>
      </w:pPr>
    </w:p>
    <w:p w14:paraId="16DA5F9B" w14:textId="77777777" w:rsidR="00D20249" w:rsidRDefault="00D20249" w:rsidP="00D20249">
      <w:pPr>
        <w:pStyle w:val="Paragraphedeliste"/>
        <w:jc w:val="both"/>
        <w:rPr>
          <w:rFonts w:asciiTheme="majorHAnsi" w:hAnsiTheme="majorHAnsi"/>
        </w:rPr>
      </w:pPr>
      <w:r w:rsidRPr="00982F71">
        <w:rPr>
          <w:rFonts w:asciiTheme="majorHAnsi" w:hAnsiTheme="majorHAnsi"/>
        </w:rPr>
        <w:t>Burkina Faso</w:t>
      </w:r>
      <w:r>
        <w:rPr>
          <w:rFonts w:asciiTheme="majorHAnsi" w:hAnsiTheme="majorHAnsi"/>
        </w:rPr>
        <w:t xml:space="preserve">, </w:t>
      </w:r>
      <w:r w:rsidRPr="0052099C">
        <w:rPr>
          <w:rFonts w:asciiTheme="majorHAnsi" w:hAnsiTheme="majorHAnsi"/>
        </w:rPr>
        <w:t>DRC (Democratic Republic of Congo)</w:t>
      </w:r>
      <w:r>
        <w:rPr>
          <w:rFonts w:asciiTheme="majorHAnsi" w:hAnsiTheme="majorHAnsi"/>
        </w:rPr>
        <w:t xml:space="preserve">, </w:t>
      </w:r>
      <w:r w:rsidRPr="0052099C">
        <w:rPr>
          <w:rFonts w:asciiTheme="majorHAnsi" w:hAnsiTheme="majorHAnsi"/>
        </w:rPr>
        <w:t>Eritrea</w:t>
      </w:r>
      <w:r>
        <w:rPr>
          <w:rFonts w:asciiTheme="majorHAnsi" w:hAnsiTheme="majorHAnsi"/>
        </w:rPr>
        <w:t xml:space="preserve">, </w:t>
      </w:r>
      <w:r w:rsidRPr="0052099C">
        <w:rPr>
          <w:rFonts w:asciiTheme="majorHAnsi" w:hAnsiTheme="majorHAnsi"/>
        </w:rPr>
        <w:t>Ethiopia</w:t>
      </w:r>
      <w:r>
        <w:rPr>
          <w:rFonts w:asciiTheme="majorHAnsi" w:hAnsiTheme="majorHAnsi"/>
        </w:rPr>
        <w:t xml:space="preserve">, </w:t>
      </w:r>
      <w:r w:rsidRPr="0052099C">
        <w:rPr>
          <w:rFonts w:asciiTheme="majorHAnsi" w:hAnsiTheme="majorHAnsi"/>
        </w:rPr>
        <w:t>Guinea</w:t>
      </w:r>
      <w:r>
        <w:rPr>
          <w:rFonts w:asciiTheme="majorHAnsi" w:hAnsiTheme="majorHAnsi"/>
        </w:rPr>
        <w:t xml:space="preserve">, </w:t>
      </w:r>
      <w:r w:rsidRPr="0052099C">
        <w:rPr>
          <w:rFonts w:asciiTheme="majorHAnsi" w:hAnsiTheme="majorHAnsi"/>
        </w:rPr>
        <w:t>Madagascar</w:t>
      </w:r>
      <w:r>
        <w:rPr>
          <w:rFonts w:asciiTheme="majorHAnsi" w:hAnsiTheme="majorHAnsi"/>
        </w:rPr>
        <w:t xml:space="preserve">, </w:t>
      </w:r>
      <w:r w:rsidRPr="0052099C">
        <w:rPr>
          <w:rFonts w:asciiTheme="majorHAnsi" w:hAnsiTheme="majorHAnsi"/>
        </w:rPr>
        <w:t>Mozambique</w:t>
      </w:r>
      <w:r>
        <w:rPr>
          <w:rFonts w:asciiTheme="majorHAnsi" w:hAnsiTheme="majorHAnsi"/>
        </w:rPr>
        <w:t xml:space="preserve">, </w:t>
      </w:r>
      <w:r w:rsidRPr="0052099C">
        <w:rPr>
          <w:rFonts w:asciiTheme="majorHAnsi" w:hAnsiTheme="majorHAnsi"/>
        </w:rPr>
        <w:t>Sierra Leone</w:t>
      </w:r>
      <w:r>
        <w:rPr>
          <w:rFonts w:asciiTheme="majorHAnsi" w:hAnsiTheme="majorHAnsi"/>
        </w:rPr>
        <w:t xml:space="preserve">, </w:t>
      </w:r>
      <w:r w:rsidRPr="00982F71">
        <w:rPr>
          <w:rFonts w:asciiTheme="majorHAnsi" w:hAnsiTheme="majorHAnsi"/>
        </w:rPr>
        <w:t>Togo</w:t>
      </w:r>
      <w:r>
        <w:rPr>
          <w:rFonts w:asciiTheme="majorHAnsi" w:hAnsiTheme="majorHAnsi"/>
        </w:rPr>
        <w:t xml:space="preserve">, </w:t>
      </w:r>
      <w:r w:rsidRPr="00982F71">
        <w:rPr>
          <w:rFonts w:asciiTheme="majorHAnsi" w:hAnsiTheme="majorHAnsi"/>
        </w:rPr>
        <w:t>Uganda</w:t>
      </w:r>
      <w:r>
        <w:rPr>
          <w:rFonts w:asciiTheme="majorHAnsi" w:hAnsiTheme="majorHAnsi"/>
        </w:rPr>
        <w:t xml:space="preserve">, </w:t>
      </w:r>
      <w:r w:rsidRPr="00982F71">
        <w:rPr>
          <w:rFonts w:asciiTheme="majorHAnsi" w:hAnsiTheme="majorHAnsi"/>
        </w:rPr>
        <w:t>Zambia</w:t>
      </w:r>
      <w:r>
        <w:rPr>
          <w:rFonts w:asciiTheme="majorHAnsi" w:hAnsiTheme="majorHAnsi"/>
        </w:rPr>
        <w:t xml:space="preserve">, </w:t>
      </w:r>
      <w:r w:rsidRPr="00982F71">
        <w:rPr>
          <w:rFonts w:asciiTheme="majorHAnsi" w:hAnsiTheme="majorHAnsi"/>
        </w:rPr>
        <w:t>Burundi</w:t>
      </w:r>
      <w:r>
        <w:rPr>
          <w:rFonts w:asciiTheme="majorHAnsi" w:hAnsiTheme="majorHAnsi"/>
        </w:rPr>
        <w:t xml:space="preserve">, </w:t>
      </w:r>
      <w:r w:rsidRPr="00982F71">
        <w:rPr>
          <w:rFonts w:asciiTheme="majorHAnsi" w:hAnsiTheme="majorHAnsi"/>
        </w:rPr>
        <w:t>Liberia</w:t>
      </w:r>
      <w:r>
        <w:rPr>
          <w:rFonts w:asciiTheme="majorHAnsi" w:hAnsiTheme="majorHAnsi"/>
        </w:rPr>
        <w:t xml:space="preserve">, </w:t>
      </w:r>
      <w:r w:rsidRPr="00982F71">
        <w:rPr>
          <w:rFonts w:asciiTheme="majorHAnsi" w:hAnsiTheme="majorHAnsi"/>
        </w:rPr>
        <w:t>Rwanda</w:t>
      </w:r>
      <w:r>
        <w:rPr>
          <w:rFonts w:asciiTheme="majorHAnsi" w:hAnsiTheme="majorHAnsi"/>
        </w:rPr>
        <w:t xml:space="preserve">, </w:t>
      </w:r>
      <w:r w:rsidRPr="00982F71">
        <w:rPr>
          <w:rFonts w:asciiTheme="majorHAnsi" w:hAnsiTheme="majorHAnsi"/>
        </w:rPr>
        <w:t>Sudan</w:t>
      </w:r>
      <w:r>
        <w:rPr>
          <w:rFonts w:asciiTheme="majorHAnsi" w:hAnsiTheme="majorHAnsi"/>
        </w:rPr>
        <w:t xml:space="preserve">, </w:t>
      </w:r>
      <w:r w:rsidRPr="00982F71">
        <w:rPr>
          <w:rFonts w:asciiTheme="majorHAnsi" w:hAnsiTheme="majorHAnsi"/>
        </w:rPr>
        <w:t>Malawi</w:t>
      </w:r>
      <w:r>
        <w:rPr>
          <w:rFonts w:asciiTheme="majorHAnsi" w:hAnsiTheme="majorHAnsi"/>
        </w:rPr>
        <w:t xml:space="preserve">, </w:t>
      </w:r>
      <w:r w:rsidRPr="00982F71">
        <w:rPr>
          <w:rFonts w:asciiTheme="majorHAnsi" w:hAnsiTheme="majorHAnsi"/>
        </w:rPr>
        <w:t>Congo Republic</w:t>
      </w:r>
      <w:r>
        <w:rPr>
          <w:rFonts w:asciiTheme="majorHAnsi" w:hAnsiTheme="majorHAnsi"/>
        </w:rPr>
        <w:t xml:space="preserve">, </w:t>
      </w:r>
      <w:r w:rsidRPr="00982F71">
        <w:rPr>
          <w:rFonts w:asciiTheme="majorHAnsi" w:hAnsiTheme="majorHAnsi"/>
        </w:rPr>
        <w:t>Senegal</w:t>
      </w:r>
      <w:r>
        <w:rPr>
          <w:rFonts w:asciiTheme="majorHAnsi" w:hAnsiTheme="majorHAnsi"/>
        </w:rPr>
        <w:t xml:space="preserve">, </w:t>
      </w:r>
      <w:r w:rsidRPr="00982F71">
        <w:rPr>
          <w:rFonts w:asciiTheme="majorHAnsi" w:hAnsiTheme="majorHAnsi"/>
        </w:rPr>
        <w:t>Benin</w:t>
      </w:r>
    </w:p>
    <w:p w14:paraId="529282D7" w14:textId="77777777" w:rsidR="00D20249" w:rsidRDefault="00D20249" w:rsidP="00D20249">
      <w:pPr>
        <w:pStyle w:val="Paragraphedeliste"/>
        <w:jc w:val="both"/>
        <w:rPr>
          <w:rFonts w:asciiTheme="majorHAnsi" w:hAnsiTheme="majorHAnsi"/>
        </w:rPr>
      </w:pPr>
    </w:p>
    <w:p w14:paraId="59B26186" w14:textId="77777777" w:rsidR="00D20249" w:rsidRPr="0052099C" w:rsidRDefault="00D20249" w:rsidP="00D20249">
      <w:pPr>
        <w:pStyle w:val="Paragraphedeliste"/>
        <w:jc w:val="both"/>
        <w:rPr>
          <w:rFonts w:asciiTheme="majorHAnsi" w:hAnsiTheme="majorHAnsi"/>
        </w:rPr>
      </w:pPr>
      <w:r>
        <w:rPr>
          <w:rFonts w:asciiTheme="majorHAnsi" w:hAnsiTheme="majorHAnsi"/>
        </w:rPr>
        <w:t xml:space="preserve">Out of the 28 host countries in PoA, 19 countries are LDC as per the UN. </w:t>
      </w:r>
    </w:p>
    <w:p w14:paraId="2B542F57" w14:textId="77777777" w:rsidR="00D20249" w:rsidRDefault="00D20249" w:rsidP="00D20249">
      <w:pPr>
        <w:pStyle w:val="Paragraphedeliste"/>
        <w:jc w:val="both"/>
        <w:rPr>
          <w:rFonts w:asciiTheme="majorHAnsi" w:hAnsiTheme="majorHAnsi"/>
        </w:rPr>
      </w:pPr>
    </w:p>
    <w:p w14:paraId="57A8F864" w14:textId="77777777" w:rsidR="00D20249" w:rsidRPr="00DA0D1B" w:rsidRDefault="00D20249" w:rsidP="00515BA1">
      <w:pPr>
        <w:pStyle w:val="Paragraphedeliste"/>
        <w:numPr>
          <w:ilvl w:val="0"/>
          <w:numId w:val="31"/>
        </w:numPr>
        <w:jc w:val="both"/>
        <w:rPr>
          <w:rFonts w:asciiTheme="majorHAnsi" w:hAnsiTheme="majorHAnsi"/>
        </w:rPr>
      </w:pPr>
      <w:r w:rsidRPr="00DA0D1B">
        <w:rPr>
          <w:b/>
          <w:bCs/>
          <w:szCs w:val="22"/>
        </w:rPr>
        <w:t xml:space="preserve">Positive list (Annex B of </w:t>
      </w:r>
      <w:r w:rsidRPr="00DA0D1B">
        <w:rPr>
          <w:rFonts w:asciiTheme="majorHAnsi" w:hAnsiTheme="majorHAnsi"/>
          <w:b/>
          <w:bCs/>
        </w:rPr>
        <w:t>GS4GG Community Services Activity Requirements ver 1.2):</w:t>
      </w:r>
      <w:r>
        <w:rPr>
          <w:rFonts w:asciiTheme="majorHAnsi" w:hAnsiTheme="majorHAnsi"/>
        </w:rPr>
        <w:t xml:space="preserve"> </w:t>
      </w:r>
      <w:r w:rsidRPr="00DC65BC">
        <w:t xml:space="preserve"> </w:t>
      </w:r>
    </w:p>
    <w:p w14:paraId="084E01BA" w14:textId="77777777" w:rsidR="00D20249" w:rsidRPr="00DA0D1B" w:rsidRDefault="00D20249" w:rsidP="00D20249">
      <w:pPr>
        <w:pStyle w:val="Paragraphedeliste"/>
        <w:rPr>
          <w:rFonts w:asciiTheme="majorHAnsi" w:hAnsiTheme="majorHAnsi"/>
        </w:rPr>
      </w:pPr>
    </w:p>
    <w:p w14:paraId="33A4F78A" w14:textId="77777777" w:rsidR="00D20249" w:rsidRPr="00DA0D1B" w:rsidRDefault="00D20249" w:rsidP="00515BA1">
      <w:pPr>
        <w:pStyle w:val="Paragraphedeliste"/>
        <w:numPr>
          <w:ilvl w:val="1"/>
          <w:numId w:val="31"/>
        </w:numPr>
        <w:jc w:val="both"/>
        <w:rPr>
          <w:rFonts w:asciiTheme="majorHAnsi" w:hAnsiTheme="majorHAnsi"/>
        </w:rPr>
      </w:pPr>
      <w:r w:rsidRPr="008012FD">
        <w:rPr>
          <w:rFonts w:asciiTheme="majorHAnsi" w:hAnsiTheme="majorHAnsi"/>
        </w:rPr>
        <w:t xml:space="preserve">VPAs included in this PoA </w:t>
      </w:r>
      <w:r w:rsidRPr="00DA0D1B">
        <w:rPr>
          <w:rFonts w:asciiTheme="majorHAnsi" w:hAnsiTheme="majorHAnsi"/>
        </w:rPr>
        <w:t>solely composed of isolated units</w:t>
      </w:r>
      <w:r>
        <w:rPr>
          <w:rFonts w:asciiTheme="majorHAnsi" w:hAnsiTheme="majorHAnsi"/>
        </w:rPr>
        <w:t xml:space="preserve"> (cookstove)</w:t>
      </w:r>
      <w:r w:rsidRPr="00DA0D1B">
        <w:rPr>
          <w:rFonts w:asciiTheme="majorHAnsi" w:hAnsiTheme="majorHAnsi"/>
        </w:rPr>
        <w:t xml:space="preserve"> where the users of</w:t>
      </w:r>
      <w:r>
        <w:rPr>
          <w:rFonts w:asciiTheme="majorHAnsi" w:hAnsiTheme="majorHAnsi"/>
        </w:rPr>
        <w:t xml:space="preserve"> </w:t>
      </w:r>
      <w:r w:rsidRPr="00DA0D1B">
        <w:rPr>
          <w:rFonts w:asciiTheme="majorHAnsi" w:hAnsiTheme="majorHAnsi"/>
        </w:rPr>
        <w:t>the technology/measure are households or communities or institutions</w:t>
      </w:r>
      <w:r>
        <w:rPr>
          <w:rFonts w:asciiTheme="majorHAnsi" w:hAnsiTheme="majorHAnsi"/>
        </w:rPr>
        <w:t xml:space="preserve"> </w:t>
      </w:r>
      <w:r w:rsidRPr="00DA0D1B">
        <w:rPr>
          <w:rFonts w:asciiTheme="majorHAnsi" w:hAnsiTheme="majorHAnsi"/>
        </w:rPr>
        <w:t>and where each uni</w:t>
      </w:r>
      <w:r>
        <w:rPr>
          <w:rFonts w:asciiTheme="majorHAnsi" w:hAnsiTheme="majorHAnsi"/>
        </w:rPr>
        <w:t>t (cookstove)</w:t>
      </w:r>
      <w:r w:rsidRPr="00DA0D1B">
        <w:rPr>
          <w:rFonts w:asciiTheme="majorHAnsi" w:hAnsiTheme="majorHAnsi"/>
        </w:rPr>
        <w:t xml:space="preserve">, results in &lt;=600 MWh of energy savings per year. (GS4GG Community Services Activity Requirements, Annex – B: Positive List, item 1.1.3) </w:t>
      </w:r>
    </w:p>
    <w:p w14:paraId="5AB94119" w14:textId="77777777" w:rsidR="00D20249" w:rsidRPr="00794D42" w:rsidRDefault="00D20249" w:rsidP="00D20249">
      <w:pPr>
        <w:pStyle w:val="Paragraphedeliste"/>
        <w:rPr>
          <w:rFonts w:asciiTheme="majorHAnsi" w:hAnsiTheme="majorHAnsi"/>
        </w:rPr>
      </w:pPr>
    </w:p>
    <w:p w14:paraId="10033F5E" w14:textId="77777777" w:rsidR="00D20249" w:rsidRDefault="00D20249" w:rsidP="00515BA1">
      <w:pPr>
        <w:pStyle w:val="Paragraphedeliste"/>
        <w:numPr>
          <w:ilvl w:val="1"/>
          <w:numId w:val="31"/>
        </w:numPr>
        <w:jc w:val="both"/>
        <w:rPr>
          <w:rFonts w:asciiTheme="majorHAnsi" w:hAnsiTheme="majorHAnsi"/>
        </w:rPr>
      </w:pPr>
      <w:r w:rsidRPr="00CF158E">
        <w:rPr>
          <w:rFonts w:asciiTheme="majorHAnsi" w:hAnsiTheme="majorHAnsi"/>
        </w:rPr>
        <w:t xml:space="preserve">For VPAs involving water </w:t>
      </w:r>
      <w:r>
        <w:rPr>
          <w:rFonts w:asciiTheme="majorHAnsi" w:hAnsiTheme="majorHAnsi"/>
        </w:rPr>
        <w:t xml:space="preserve">technology </w:t>
      </w:r>
      <w:r w:rsidRPr="00CF158E">
        <w:rPr>
          <w:rFonts w:asciiTheme="majorHAnsi" w:hAnsiTheme="majorHAnsi"/>
        </w:rPr>
        <w:t xml:space="preserve">whereby the users of the technology/measure are </w:t>
      </w:r>
      <w:r>
        <w:rPr>
          <w:rFonts w:asciiTheme="majorHAnsi" w:hAnsiTheme="majorHAnsi"/>
        </w:rPr>
        <w:t xml:space="preserve">households or </w:t>
      </w:r>
      <w:r w:rsidRPr="00CF158E">
        <w:rPr>
          <w:rFonts w:asciiTheme="majorHAnsi" w:hAnsiTheme="majorHAnsi"/>
        </w:rPr>
        <w:t xml:space="preserve">communities </w:t>
      </w:r>
      <w:r>
        <w:rPr>
          <w:rFonts w:asciiTheme="majorHAnsi" w:hAnsiTheme="majorHAnsi"/>
        </w:rPr>
        <w:t xml:space="preserve">or institutions </w:t>
      </w:r>
      <w:r w:rsidRPr="00CF158E">
        <w:rPr>
          <w:rFonts w:asciiTheme="majorHAnsi" w:hAnsiTheme="majorHAnsi"/>
        </w:rPr>
        <w:t xml:space="preserve">where each </w:t>
      </w:r>
      <w:r>
        <w:rPr>
          <w:rFonts w:asciiTheme="majorHAnsi" w:hAnsiTheme="majorHAnsi"/>
        </w:rPr>
        <w:t xml:space="preserve">unit </w:t>
      </w:r>
      <w:r w:rsidRPr="00CF158E">
        <w:rPr>
          <w:rFonts w:asciiTheme="majorHAnsi" w:hAnsiTheme="majorHAnsi"/>
        </w:rPr>
        <w:t xml:space="preserve">results in </w:t>
      </w:r>
      <w:r>
        <w:rPr>
          <w:rFonts w:asciiTheme="majorHAnsi" w:hAnsiTheme="majorHAnsi"/>
        </w:rPr>
        <w:t>&lt;=</w:t>
      </w:r>
      <w:r w:rsidRPr="00CF158E">
        <w:rPr>
          <w:rFonts w:asciiTheme="majorHAnsi" w:hAnsiTheme="majorHAnsi"/>
        </w:rPr>
        <w:t>600 tCO</w:t>
      </w:r>
      <w:r w:rsidRPr="00A63675">
        <w:rPr>
          <w:rFonts w:asciiTheme="majorHAnsi" w:hAnsiTheme="majorHAnsi"/>
          <w:vertAlign w:val="subscript"/>
        </w:rPr>
        <w:t>2e</w:t>
      </w:r>
      <w:r>
        <w:rPr>
          <w:rFonts w:asciiTheme="majorHAnsi" w:hAnsiTheme="majorHAnsi"/>
          <w:vertAlign w:val="subscript"/>
        </w:rPr>
        <w:t xml:space="preserve"> </w:t>
      </w:r>
      <w:r w:rsidRPr="00DA0D1B">
        <w:rPr>
          <w:rFonts w:asciiTheme="majorHAnsi" w:hAnsiTheme="majorHAnsi"/>
        </w:rPr>
        <w:t>per year</w:t>
      </w:r>
      <w:r>
        <w:rPr>
          <w:rFonts w:asciiTheme="majorHAnsi" w:hAnsiTheme="majorHAnsi"/>
        </w:rPr>
        <w:t>.</w:t>
      </w:r>
      <w:r w:rsidRPr="00CF158E">
        <w:rPr>
          <w:rFonts w:asciiTheme="majorHAnsi" w:hAnsiTheme="majorHAnsi"/>
        </w:rPr>
        <w:t xml:space="preserve"> </w:t>
      </w:r>
    </w:p>
    <w:p w14:paraId="67A2A01C" w14:textId="77777777" w:rsidR="00D20249" w:rsidRPr="00DA0D1B" w:rsidRDefault="00D20249" w:rsidP="00D20249">
      <w:pPr>
        <w:pStyle w:val="Paragraphedeliste"/>
        <w:rPr>
          <w:rFonts w:asciiTheme="majorHAnsi" w:hAnsiTheme="majorHAnsi"/>
        </w:rPr>
      </w:pPr>
    </w:p>
    <w:p w14:paraId="64E53D64" w14:textId="00A151E4" w:rsidR="00D20249" w:rsidRPr="00A63675" w:rsidRDefault="00D20249" w:rsidP="00D20249">
      <w:pPr>
        <w:pStyle w:val="Paragraphedeliste"/>
        <w:ind w:left="1440"/>
        <w:jc w:val="both"/>
        <w:rPr>
          <w:rFonts w:asciiTheme="majorHAnsi" w:hAnsiTheme="majorHAnsi"/>
        </w:rPr>
      </w:pPr>
      <w:r>
        <w:rPr>
          <w:rFonts w:asciiTheme="majorHAnsi" w:hAnsiTheme="majorHAnsi"/>
        </w:rPr>
        <w:t>A</w:t>
      </w:r>
      <w:r w:rsidRPr="00CF158E">
        <w:rPr>
          <w:rFonts w:asciiTheme="majorHAnsi" w:hAnsiTheme="majorHAnsi"/>
        </w:rPr>
        <w:t>dditionality shall be demonstrated a minima at the PoA level as required by rule 4.1.2 of Gold Standard PoA requirements v1.2. During the deviation (DEV</w:t>
      </w:r>
      <w:ins w:id="322" w:author="NIHAR Kumar" w:date="2023-04-24T18:33:00Z">
        <w:r w:rsidR="00CD73CF">
          <w:rPr>
            <w:rFonts w:asciiTheme="majorHAnsi" w:hAnsiTheme="majorHAnsi"/>
          </w:rPr>
          <w:t>_</w:t>
        </w:r>
      </w:ins>
      <w:del w:id="323" w:author="NIHAR Kumar" w:date="2023-04-24T18:33:00Z">
        <w:r w:rsidRPr="00CF158E" w:rsidDel="00CD73CF">
          <w:rPr>
            <w:rFonts w:asciiTheme="majorHAnsi" w:hAnsiTheme="majorHAnsi"/>
          </w:rPr>
          <w:delText xml:space="preserve"> </w:delText>
        </w:r>
      </w:del>
      <w:r w:rsidRPr="00CF158E">
        <w:rPr>
          <w:rFonts w:asciiTheme="majorHAnsi" w:hAnsiTheme="majorHAnsi"/>
        </w:rPr>
        <w:t>150</w:t>
      </w:r>
      <w:ins w:id="324" w:author="NIHAR Kumar" w:date="2023-04-24T18:33:00Z">
        <w:r w:rsidR="00CD73CF">
          <w:rPr>
            <w:rStyle w:val="Appelnotedebasdep"/>
            <w:rFonts w:asciiTheme="majorHAnsi" w:hAnsiTheme="majorHAnsi"/>
          </w:rPr>
          <w:footnoteReference w:id="17"/>
        </w:r>
      </w:ins>
      <w:r w:rsidRPr="00CF158E">
        <w:rPr>
          <w:rFonts w:asciiTheme="majorHAnsi" w:hAnsiTheme="majorHAnsi"/>
        </w:rPr>
        <w:t xml:space="preserve">) exercise, the legislation review demonstrated that all countries chosen for the PoA have either a policy/framework for water targets. However, as demonstrated by the UN Water and WHO report on “National Systems to support drinking water sanitation and hygiene: global status report 2019”, the countries selected for this PoA have either </w:t>
      </w:r>
      <w:r w:rsidRPr="00CF158E">
        <w:rPr>
          <w:rFonts w:asciiTheme="majorHAnsi" w:hAnsiTheme="majorHAnsi"/>
        </w:rPr>
        <w:lastRenderedPageBreak/>
        <w:t>reported to not have sufficient financial resources, or not have sufficient human resources, or both</w:t>
      </w:r>
      <w:r>
        <w:rPr>
          <w:rStyle w:val="Appelnotedebasdep"/>
          <w:rFonts w:asciiTheme="majorHAnsi" w:hAnsiTheme="majorHAnsi"/>
        </w:rPr>
        <w:footnoteReference w:id="18"/>
      </w:r>
      <w:r w:rsidRPr="00CF158E">
        <w:rPr>
          <w:rFonts w:asciiTheme="majorHAnsi" w:hAnsiTheme="majorHAnsi"/>
        </w:rPr>
        <w:t>. Those that have not responded are countries that have either not developed implementation plans or developed cost estimates for their objectives and targets. Therefore, in the absence of implementation plans, financial and human resources, the PoA will enable countries to lead to a greater level of enforcement (for water policies) or greater level of adoption for existing voluntary schemes, and therefore additional at a PoA level according to the PoA requirements 4.1.2 v 1.2.</w:t>
      </w:r>
    </w:p>
    <w:p w14:paraId="497122C2" w14:textId="77777777" w:rsidR="00D20249" w:rsidRPr="00A72142" w:rsidRDefault="00D20249" w:rsidP="00D20249">
      <w:pPr>
        <w:pStyle w:val="Paragraphedeliste"/>
        <w:jc w:val="both"/>
        <w:rPr>
          <w:rFonts w:asciiTheme="majorHAnsi" w:hAnsiTheme="majorHAnsi"/>
        </w:rPr>
      </w:pPr>
    </w:p>
    <w:p w14:paraId="144F48DE" w14:textId="77777777" w:rsidR="00D20249" w:rsidRPr="008012FD" w:rsidRDefault="00D20249" w:rsidP="00515BA1">
      <w:pPr>
        <w:pStyle w:val="Paragraphedeliste"/>
        <w:numPr>
          <w:ilvl w:val="0"/>
          <w:numId w:val="31"/>
        </w:numPr>
        <w:jc w:val="both"/>
        <w:rPr>
          <w:rFonts w:asciiTheme="majorHAnsi" w:hAnsiTheme="majorHAnsi"/>
        </w:rPr>
      </w:pPr>
      <w:r>
        <w:rPr>
          <w:rFonts w:asciiTheme="majorHAnsi" w:hAnsiTheme="majorHAnsi"/>
        </w:rPr>
        <w:t xml:space="preserve">If the VPA does not comply with the above, then </w:t>
      </w:r>
      <w:r w:rsidRPr="008012FD">
        <w:rPr>
          <w:rFonts w:asciiTheme="majorHAnsi" w:hAnsiTheme="majorHAnsi"/>
        </w:rPr>
        <w:t xml:space="preserve">VPAs shall be deemed additional by demonstrating that the project activities would not have occurred in the absence of carbon finance due to technological or investment barriers, prevailing practice or some other form of barrier. </w:t>
      </w:r>
      <w:r>
        <w:rPr>
          <w:rFonts w:asciiTheme="majorHAnsi" w:hAnsiTheme="majorHAnsi"/>
        </w:rPr>
        <w:t>(</w:t>
      </w:r>
      <w:r w:rsidRPr="008012FD">
        <w:rPr>
          <w:rFonts w:asciiTheme="majorHAnsi" w:hAnsiTheme="majorHAnsi"/>
        </w:rPr>
        <w:t>GS4GG Principles &amp; Requirements, section 4.1.48</w:t>
      </w:r>
      <w:r>
        <w:rPr>
          <w:rFonts w:asciiTheme="majorHAnsi" w:hAnsiTheme="majorHAnsi"/>
        </w:rPr>
        <w:t>)</w:t>
      </w:r>
    </w:p>
    <w:p w14:paraId="17AE0432" w14:textId="190B6FC5" w:rsidR="00D20249" w:rsidRPr="00D20249" w:rsidRDefault="00D20249" w:rsidP="00D20249">
      <w:pPr>
        <w:ind w:left="720"/>
        <w:jc w:val="both"/>
        <w:rPr>
          <w:rFonts w:asciiTheme="majorHAnsi" w:hAnsiTheme="majorHAnsi"/>
          <w:lang w:eastAsia="de-DE"/>
        </w:rPr>
      </w:pPr>
      <w:r w:rsidRPr="007C1DDC">
        <w:rPr>
          <w:rFonts w:asciiTheme="majorHAnsi" w:hAnsiTheme="majorHAnsi"/>
          <w:lang w:eastAsia="de-DE"/>
        </w:rPr>
        <w:t>Additionality once demonstrated in the first VPA of a given country shall be deemed applicable of all subsequent VPAs of that country</w:t>
      </w:r>
    </w:p>
    <w:p w14:paraId="7A178511" w14:textId="1C576601" w:rsidR="005F5609" w:rsidRDefault="005F5609" w:rsidP="004473A5">
      <w:pPr>
        <w:rPr>
          <w:lang w:eastAsia="de-DE"/>
        </w:rPr>
      </w:pPr>
    </w:p>
    <w:p w14:paraId="5FF0EEBB" w14:textId="77777777" w:rsidR="005F5609" w:rsidRDefault="005F5609" w:rsidP="004473A5">
      <w:pPr>
        <w:rPr>
          <w:lang w:eastAsia="de-DE"/>
        </w:rPr>
      </w:pPr>
    </w:p>
    <w:p w14:paraId="5C52644A" w14:textId="77777777" w:rsidR="00F5435D" w:rsidRDefault="00F5435D">
      <w:pPr>
        <w:spacing w:line="276" w:lineRule="auto"/>
        <w:contextualSpacing w:val="0"/>
        <w:rPr>
          <w:rFonts w:asciiTheme="majorHAnsi" w:eastAsia="Times New Roman" w:hAnsiTheme="majorHAnsi" w:cs="Arial"/>
          <w:iCs/>
          <w:color w:val="auto"/>
          <w:sz w:val="28"/>
          <w:szCs w:val="22"/>
          <w:lang w:val="en-GB" w:eastAsia="en-GB"/>
          <w14:cntxtAlts w14:val="0"/>
        </w:rPr>
      </w:pPr>
      <w:bookmarkStart w:id="327" w:name="_Ref49848939"/>
      <w:r>
        <w:br w:type="page"/>
      </w:r>
    </w:p>
    <w:p w14:paraId="5717ECE8" w14:textId="2EEFBDC5" w:rsidR="004473A5" w:rsidRPr="00F95025" w:rsidRDefault="004473A5" w:rsidP="004473A5">
      <w:pPr>
        <w:pStyle w:val="SectionTitle"/>
      </w:pPr>
      <w:r w:rsidRPr="00F95025">
        <w:lastRenderedPageBreak/>
        <w:t>DURATION OF P</w:t>
      </w:r>
      <w:r w:rsidR="00490E1B">
        <w:t>o</w:t>
      </w:r>
      <w:r w:rsidRPr="00F95025">
        <w:t>A</w:t>
      </w:r>
      <w:bookmarkEnd w:id="327"/>
    </w:p>
    <w:p w14:paraId="4BE87252" w14:textId="77777777" w:rsidR="004473A5" w:rsidRPr="004D06CA" w:rsidRDefault="004473A5" w:rsidP="004473A5">
      <w:pPr>
        <w:pStyle w:val="SectionList"/>
      </w:pPr>
      <w:r w:rsidRPr="004D06CA">
        <w:t>Date of first submission of PoA to Gold Standard</w:t>
      </w:r>
    </w:p>
    <w:p w14:paraId="2F769F2A" w14:textId="77777777" w:rsidR="004473A5" w:rsidRDefault="004473A5" w:rsidP="004473A5">
      <w:r w:rsidRPr="000C5DE6">
        <w:t>&gt;&gt;</w:t>
      </w:r>
    </w:p>
    <w:p w14:paraId="54F6996B" w14:textId="633DF646" w:rsidR="00946D0A" w:rsidRPr="00946D0A" w:rsidRDefault="00946D0A" w:rsidP="004473A5">
      <w:pPr>
        <w:rPr>
          <w:rFonts w:asciiTheme="majorHAnsi" w:hAnsiTheme="majorHAnsi"/>
        </w:rPr>
      </w:pPr>
      <w:r>
        <w:rPr>
          <w:rFonts w:asciiTheme="majorHAnsi" w:hAnsiTheme="majorHAnsi"/>
        </w:rPr>
        <w:t>20</w:t>
      </w:r>
      <w:r w:rsidRPr="000C49A2">
        <w:rPr>
          <w:rFonts w:asciiTheme="majorHAnsi" w:hAnsiTheme="majorHAnsi"/>
        </w:rPr>
        <w:t>/0</w:t>
      </w:r>
      <w:r>
        <w:rPr>
          <w:rFonts w:asciiTheme="majorHAnsi" w:hAnsiTheme="majorHAnsi"/>
        </w:rPr>
        <w:t>7</w:t>
      </w:r>
      <w:r w:rsidRPr="000C49A2">
        <w:rPr>
          <w:rFonts w:asciiTheme="majorHAnsi" w:hAnsiTheme="majorHAnsi"/>
        </w:rPr>
        <w:t>/2021</w:t>
      </w:r>
      <w:r>
        <w:rPr>
          <w:rFonts w:asciiTheme="majorHAnsi" w:hAnsiTheme="majorHAnsi"/>
        </w:rPr>
        <w:t>(D</w:t>
      </w:r>
      <w:r w:rsidRPr="00B139BF">
        <w:rPr>
          <w:rFonts w:asciiTheme="majorHAnsi" w:hAnsiTheme="majorHAnsi"/>
        </w:rPr>
        <w:t>ate when PoA design consultation report was submitted to Gold Standard for</w:t>
      </w:r>
      <w:r>
        <w:rPr>
          <w:rFonts w:asciiTheme="majorHAnsi" w:hAnsiTheme="majorHAnsi"/>
        </w:rPr>
        <w:t xml:space="preserve"> </w:t>
      </w:r>
      <w:r w:rsidRPr="00B139BF">
        <w:rPr>
          <w:rFonts w:asciiTheme="majorHAnsi" w:hAnsiTheme="majorHAnsi"/>
        </w:rPr>
        <w:t>review</w:t>
      </w:r>
      <w:r>
        <w:rPr>
          <w:rFonts w:asciiTheme="majorHAnsi" w:hAnsiTheme="majorHAnsi"/>
        </w:rPr>
        <w:t>.)</w:t>
      </w:r>
    </w:p>
    <w:p w14:paraId="74C4CCE5" w14:textId="77777777" w:rsidR="004473A5" w:rsidRPr="000B38CB" w:rsidRDefault="004473A5" w:rsidP="004473A5">
      <w:pPr>
        <w:pStyle w:val="SectionList"/>
      </w:pPr>
      <w:r w:rsidRPr="004D06CA">
        <w:t>Duration of the PoA</w:t>
      </w:r>
    </w:p>
    <w:p w14:paraId="3CF567B3" w14:textId="77777777" w:rsidR="004473A5" w:rsidRDefault="004473A5" w:rsidP="004473A5">
      <w:r w:rsidRPr="000C5DE6">
        <w:t>&gt;&gt;</w:t>
      </w:r>
    </w:p>
    <w:p w14:paraId="0CDB9B4C" w14:textId="77777777" w:rsidR="00EE17EE" w:rsidRPr="008712BA" w:rsidRDefault="00EE17EE" w:rsidP="00EE17EE">
      <w:pPr>
        <w:rPr>
          <w:rFonts w:asciiTheme="majorHAnsi" w:hAnsiTheme="majorHAnsi"/>
        </w:rPr>
      </w:pPr>
      <w:r>
        <w:rPr>
          <w:rFonts w:asciiTheme="majorHAnsi" w:hAnsiTheme="majorHAnsi"/>
        </w:rPr>
        <w:t>21/03/2022 to 20/03/2042</w:t>
      </w:r>
    </w:p>
    <w:p w14:paraId="4B69643A" w14:textId="3B679459" w:rsidR="00087119" w:rsidRPr="00EE17EE" w:rsidRDefault="00EE17EE" w:rsidP="00EE17EE">
      <w:pPr>
        <w:spacing w:line="276" w:lineRule="auto"/>
        <w:contextualSpacing w:val="0"/>
        <w:jc w:val="both"/>
        <w:rPr>
          <w:rFonts w:asciiTheme="majorHAnsi" w:hAnsiTheme="majorHAnsi"/>
        </w:rPr>
      </w:pPr>
      <w:r>
        <w:t>The PoA duration shall not exceed 20 years or the crediting period of first VPA/CPA plus 5 years, whichever is greater</w:t>
      </w:r>
      <w:r>
        <w:rPr>
          <w:rStyle w:val="Marquedecommentaire"/>
        </w:rPr>
        <w:t xml:space="preserve">. </w:t>
      </w:r>
      <w:r>
        <w:rPr>
          <w:rFonts w:asciiTheme="majorHAnsi" w:hAnsiTheme="majorHAnsi"/>
        </w:rPr>
        <w:t xml:space="preserve">The crediting period </w:t>
      </w:r>
      <w:r w:rsidRPr="00DF0D03">
        <w:rPr>
          <w:rFonts w:asciiTheme="majorHAnsi" w:hAnsiTheme="majorHAnsi"/>
        </w:rPr>
        <w:t>start date of the earliest VPA GS 11319 included in the PoA</w:t>
      </w:r>
      <w:r>
        <w:rPr>
          <w:rFonts w:asciiTheme="majorHAnsi" w:hAnsiTheme="majorHAnsi"/>
        </w:rPr>
        <w:t xml:space="preserve"> is 21/03/2022. Hence the PoA end date will be 20/03/2042</w:t>
      </w:r>
      <w:bookmarkStart w:id="328" w:name="sece"/>
      <w:bookmarkEnd w:id="328"/>
    </w:p>
    <w:p w14:paraId="1A2D3CF3" w14:textId="3499E586" w:rsidR="00EB0D82" w:rsidRPr="00392B38" w:rsidRDefault="00EB0D82" w:rsidP="00F932C1">
      <w:pPr>
        <w:pStyle w:val="Default"/>
      </w:pPr>
      <w:bookmarkStart w:id="329" w:name="secf"/>
      <w:bookmarkEnd w:id="329"/>
    </w:p>
    <w:p w14:paraId="1862FE47" w14:textId="2259EE0C" w:rsidR="004473A5" w:rsidRPr="000B38CB" w:rsidRDefault="004473A5" w:rsidP="004473A5">
      <w:pPr>
        <w:pStyle w:val="SectionTitle"/>
      </w:pPr>
      <w:r w:rsidRPr="00DE041F">
        <w:t>OUTCOME OF</w:t>
      </w:r>
      <w:r w:rsidR="00BC718C">
        <w:t xml:space="preserve"> P</w:t>
      </w:r>
      <w:r w:rsidR="00EB0D82">
        <w:t>o</w:t>
      </w:r>
      <w:r w:rsidR="00BC718C">
        <w:t>A LEVEL</w:t>
      </w:r>
      <w:r w:rsidRPr="00DE041F">
        <w:t xml:space="preserve"> STAKEHOLDER CONSULTATION</w:t>
      </w:r>
      <w:r w:rsidRPr="00DE041F" w:rsidDel="00677D13">
        <w:t xml:space="preserve"> </w:t>
      </w:r>
    </w:p>
    <w:p w14:paraId="5A1BE8A8" w14:textId="6F0DFF59" w:rsidR="004473A5" w:rsidRPr="00C04ACD" w:rsidRDefault="004473A5" w:rsidP="004473A5">
      <w:pPr>
        <w:pStyle w:val="SectionList"/>
        <w:rPr>
          <w:rFonts w:eastAsia="MS Mincho"/>
        </w:rPr>
      </w:pPr>
      <w:r w:rsidRPr="00C04ACD">
        <w:rPr>
          <w:rFonts w:eastAsia="MS Mincho"/>
        </w:rPr>
        <w:t xml:space="preserve">Summary of stakeholder </w:t>
      </w:r>
      <w:r w:rsidR="00DF506C" w:rsidRPr="00C04ACD">
        <w:rPr>
          <w:rFonts w:eastAsia="MS Mincho"/>
        </w:rPr>
        <w:t>consultation</w:t>
      </w:r>
      <w:r w:rsidRPr="00C04ACD">
        <w:rPr>
          <w:rFonts w:eastAsia="MS Mincho"/>
        </w:rPr>
        <w:t xml:space="preserve"> at P</w:t>
      </w:r>
      <w:r w:rsidR="00EB0D82">
        <w:rPr>
          <w:rFonts w:eastAsia="MS Mincho"/>
        </w:rPr>
        <w:t>o</w:t>
      </w:r>
      <w:r w:rsidRPr="00C04ACD">
        <w:rPr>
          <w:rFonts w:eastAsia="MS Mincho"/>
        </w:rPr>
        <w:t>A Level</w:t>
      </w:r>
    </w:p>
    <w:p w14:paraId="7BB96845" w14:textId="77777777" w:rsidR="004473A5" w:rsidRDefault="004473A5" w:rsidP="004473A5">
      <w:r w:rsidRPr="00C04ACD">
        <w:t>&gt;&gt;</w:t>
      </w:r>
    </w:p>
    <w:p w14:paraId="005741A4" w14:textId="77777777" w:rsidR="00D03611" w:rsidRDefault="00D03611" w:rsidP="00D03611">
      <w:pPr>
        <w:jc w:val="both"/>
        <w:rPr>
          <w:szCs w:val="22"/>
        </w:rPr>
      </w:pPr>
      <w:r w:rsidRPr="0049051E">
        <w:rPr>
          <w:szCs w:val="22"/>
        </w:rPr>
        <w:t>The PoA Design Consultation was designed and managed by the CME of the Programme</w:t>
      </w:r>
      <w:r>
        <w:rPr>
          <w:szCs w:val="22"/>
        </w:rPr>
        <w:t xml:space="preserve"> </w:t>
      </w:r>
      <w:r w:rsidRPr="0049051E">
        <w:rPr>
          <w:szCs w:val="22"/>
        </w:rPr>
        <w:t>of Activities,</w:t>
      </w:r>
      <w:r>
        <w:rPr>
          <w:szCs w:val="22"/>
        </w:rPr>
        <w:t xml:space="preserve"> EcoAct SAS</w:t>
      </w:r>
      <w:r w:rsidRPr="0049051E">
        <w:rPr>
          <w:szCs w:val="22"/>
        </w:rPr>
        <w:t>. Due to the geographical scope of the</w:t>
      </w:r>
      <w:r w:rsidRPr="0049051E">
        <w:rPr>
          <w:szCs w:val="22"/>
        </w:rPr>
        <w:br/>
        <w:t>Programme of Activities “</w:t>
      </w:r>
      <w:r>
        <w:rPr>
          <w:rFonts w:asciiTheme="majorHAnsi" w:hAnsiTheme="majorHAnsi" w:cs="Arial"/>
          <w:szCs w:val="22"/>
        </w:rPr>
        <w:t>Clean Cooking</w:t>
      </w:r>
      <w:r w:rsidRPr="008712BA">
        <w:rPr>
          <w:rFonts w:asciiTheme="majorHAnsi" w:hAnsiTheme="majorHAnsi" w:cs="Arial"/>
          <w:szCs w:val="22"/>
        </w:rPr>
        <w:t xml:space="preserve"> and </w:t>
      </w:r>
      <w:r>
        <w:rPr>
          <w:rFonts w:asciiTheme="majorHAnsi" w:hAnsiTheme="majorHAnsi" w:cs="Arial"/>
          <w:szCs w:val="22"/>
        </w:rPr>
        <w:t>S</w:t>
      </w:r>
      <w:r w:rsidRPr="008712BA">
        <w:rPr>
          <w:rFonts w:asciiTheme="majorHAnsi" w:hAnsiTheme="majorHAnsi" w:cs="Arial"/>
          <w:szCs w:val="22"/>
        </w:rPr>
        <w:t xml:space="preserve">afe </w:t>
      </w:r>
      <w:r>
        <w:rPr>
          <w:rFonts w:asciiTheme="majorHAnsi" w:hAnsiTheme="majorHAnsi" w:cs="Arial"/>
          <w:szCs w:val="22"/>
        </w:rPr>
        <w:t>W</w:t>
      </w:r>
      <w:r w:rsidRPr="008712BA">
        <w:rPr>
          <w:rFonts w:asciiTheme="majorHAnsi" w:hAnsiTheme="majorHAnsi" w:cs="Arial"/>
          <w:szCs w:val="22"/>
        </w:rPr>
        <w:t xml:space="preserve">ater </w:t>
      </w:r>
      <w:r>
        <w:rPr>
          <w:rFonts w:asciiTheme="majorHAnsi" w:hAnsiTheme="majorHAnsi" w:cs="Arial"/>
          <w:szCs w:val="22"/>
        </w:rPr>
        <w:t>S</w:t>
      </w:r>
      <w:r w:rsidRPr="008712BA">
        <w:rPr>
          <w:rFonts w:asciiTheme="majorHAnsi" w:hAnsiTheme="majorHAnsi" w:cs="Arial"/>
          <w:szCs w:val="22"/>
        </w:rPr>
        <w:t>upply in Africa</w:t>
      </w:r>
      <w:r>
        <w:rPr>
          <w:rFonts w:asciiTheme="majorHAnsi" w:hAnsiTheme="majorHAnsi" w:cs="Arial"/>
          <w:szCs w:val="22"/>
        </w:rPr>
        <w:t xml:space="preserve"> by EcoAct</w:t>
      </w:r>
      <w:r w:rsidRPr="0049051E">
        <w:rPr>
          <w:szCs w:val="22"/>
        </w:rPr>
        <w:t>” and the ongoing</w:t>
      </w:r>
      <w:r>
        <w:rPr>
          <w:szCs w:val="22"/>
        </w:rPr>
        <w:t xml:space="preserve"> </w:t>
      </w:r>
      <w:r w:rsidRPr="0049051E">
        <w:rPr>
          <w:szCs w:val="22"/>
        </w:rPr>
        <w:t xml:space="preserve">COVID-19 situation, the Design Consultation was conducted electronically between </w:t>
      </w:r>
      <w:r>
        <w:rPr>
          <w:szCs w:val="22"/>
        </w:rPr>
        <w:t>18/02/2021</w:t>
      </w:r>
      <w:r w:rsidRPr="0049051E">
        <w:rPr>
          <w:szCs w:val="22"/>
        </w:rPr>
        <w:t xml:space="preserve"> </w:t>
      </w:r>
      <w:r>
        <w:rPr>
          <w:szCs w:val="22"/>
        </w:rPr>
        <w:t>to</w:t>
      </w:r>
      <w:r w:rsidRPr="0049051E">
        <w:rPr>
          <w:szCs w:val="22"/>
        </w:rPr>
        <w:t xml:space="preserve"> </w:t>
      </w:r>
      <w:r>
        <w:rPr>
          <w:szCs w:val="22"/>
        </w:rPr>
        <w:t>23/04/</w:t>
      </w:r>
      <w:r w:rsidRPr="0049051E">
        <w:rPr>
          <w:szCs w:val="22"/>
        </w:rPr>
        <w:t xml:space="preserve">2021. </w:t>
      </w:r>
    </w:p>
    <w:p w14:paraId="2E7DE002" w14:textId="77777777" w:rsidR="00D03611" w:rsidRDefault="00D03611" w:rsidP="00D03611">
      <w:pPr>
        <w:jc w:val="both"/>
        <w:rPr>
          <w:szCs w:val="22"/>
        </w:rPr>
      </w:pPr>
      <w:r w:rsidRPr="0049051E">
        <w:rPr>
          <w:szCs w:val="22"/>
        </w:rPr>
        <w:t>The focus</w:t>
      </w:r>
      <w:r>
        <w:rPr>
          <w:szCs w:val="22"/>
        </w:rPr>
        <w:t xml:space="preserve"> </w:t>
      </w:r>
      <w:r w:rsidRPr="0049051E">
        <w:rPr>
          <w:szCs w:val="22"/>
        </w:rPr>
        <w:t>of the Design Consultation was to inform stakeholders regarding the planned PoA and</w:t>
      </w:r>
      <w:r>
        <w:rPr>
          <w:szCs w:val="22"/>
        </w:rPr>
        <w:t xml:space="preserve"> </w:t>
      </w:r>
      <w:r w:rsidRPr="0049051E">
        <w:rPr>
          <w:szCs w:val="22"/>
        </w:rPr>
        <w:t xml:space="preserve">invite feedback. </w:t>
      </w:r>
    </w:p>
    <w:p w14:paraId="2E0785BF" w14:textId="77777777" w:rsidR="00D03611" w:rsidRDefault="00D03611" w:rsidP="00D03611">
      <w:pPr>
        <w:jc w:val="both"/>
        <w:rPr>
          <w:szCs w:val="22"/>
        </w:rPr>
      </w:pPr>
    </w:p>
    <w:p w14:paraId="74F544A4" w14:textId="46A08926" w:rsidR="00D03611" w:rsidRPr="00D03611" w:rsidRDefault="00D03611" w:rsidP="00D03611">
      <w:pPr>
        <w:jc w:val="both"/>
        <w:rPr>
          <w:szCs w:val="22"/>
        </w:rPr>
      </w:pPr>
      <w:r w:rsidRPr="0049051E">
        <w:rPr>
          <w:szCs w:val="22"/>
        </w:rPr>
        <w:t xml:space="preserve">Stakeholder Consultations regarding the design of each </w:t>
      </w:r>
      <w:r>
        <w:rPr>
          <w:szCs w:val="22"/>
        </w:rPr>
        <w:t>VPA</w:t>
      </w:r>
      <w:r w:rsidRPr="0049051E">
        <w:rPr>
          <w:szCs w:val="22"/>
        </w:rPr>
        <w:t xml:space="preserve"> under</w:t>
      </w:r>
      <w:r>
        <w:rPr>
          <w:szCs w:val="22"/>
        </w:rPr>
        <w:t xml:space="preserve"> </w:t>
      </w:r>
      <w:r w:rsidRPr="0049051E">
        <w:rPr>
          <w:szCs w:val="22"/>
        </w:rPr>
        <w:t xml:space="preserve">the PoA will be conducted on </w:t>
      </w:r>
      <w:r>
        <w:rPr>
          <w:szCs w:val="22"/>
        </w:rPr>
        <w:t xml:space="preserve">each </w:t>
      </w:r>
      <w:r w:rsidRPr="0049051E">
        <w:rPr>
          <w:szCs w:val="22"/>
        </w:rPr>
        <w:t>VPA level customized to the local customs and conditions.</w:t>
      </w:r>
    </w:p>
    <w:p w14:paraId="6E10131F" w14:textId="7E3E55C2" w:rsidR="00C84456" w:rsidRPr="00C04ACD" w:rsidRDefault="00C84456" w:rsidP="004473A5">
      <w:pPr>
        <w:pStyle w:val="SectionList"/>
        <w:rPr>
          <w:rFonts w:eastAsia="MS Mincho" w:cs="Arial"/>
          <w:bCs/>
        </w:rPr>
      </w:pPr>
      <w:r w:rsidRPr="00C04ACD">
        <w:rPr>
          <w:rFonts w:eastAsia="MS Mincho" w:cs="Arial"/>
          <w:bCs/>
        </w:rPr>
        <w:t>Consideration of stakeholder comments received</w:t>
      </w:r>
    </w:p>
    <w:p w14:paraId="447D0699" w14:textId="55F5CE1E" w:rsidR="00C84456" w:rsidRDefault="00C84456" w:rsidP="002B7163">
      <w:pPr>
        <w:pStyle w:val="Default"/>
        <w:rPr>
          <w:lang w:eastAsia="en-GB"/>
        </w:rPr>
      </w:pPr>
      <w:r w:rsidRPr="00C04ACD">
        <w:rPr>
          <w:lang w:eastAsia="en-GB"/>
        </w:rPr>
        <w:t>&gt;&gt;</w:t>
      </w:r>
    </w:p>
    <w:p w14:paraId="083247B4" w14:textId="77777777" w:rsidR="00515BA1" w:rsidRDefault="00515BA1" w:rsidP="00515BA1">
      <w:pPr>
        <w:pStyle w:val="Default"/>
        <w:jc w:val="both"/>
        <w:rPr>
          <w:rFonts w:cs="Times New Roman (Body CS)"/>
          <w:color w:val="4D4D4C"/>
          <w:sz w:val="22"/>
          <w:lang w:val="en-US"/>
          <w14:cntxtAlts/>
        </w:rPr>
      </w:pPr>
      <w:r w:rsidRPr="00515BA1">
        <w:rPr>
          <w:rFonts w:cs="Times New Roman (Body CS)"/>
          <w:color w:val="4D4D4C"/>
          <w:sz w:val="22"/>
          <w:lang w:val="en-US"/>
          <w14:cntxtAlts/>
        </w:rPr>
        <w:t xml:space="preserve">The majority of the stakeholder consultation’s feedback were taken into consideration: </w:t>
      </w:r>
    </w:p>
    <w:p w14:paraId="624A205A" w14:textId="77777777" w:rsidR="00D03611" w:rsidRPr="00515BA1" w:rsidRDefault="00D03611" w:rsidP="00515BA1">
      <w:pPr>
        <w:pStyle w:val="Default"/>
        <w:jc w:val="both"/>
        <w:rPr>
          <w:rFonts w:cs="Times New Roman (Body CS)"/>
          <w:color w:val="4D4D4C"/>
          <w:sz w:val="22"/>
          <w:lang w:val="en-US"/>
          <w14:cntxtAlts/>
        </w:rPr>
      </w:pPr>
    </w:p>
    <w:p w14:paraId="0BF582F6" w14:textId="77777777" w:rsidR="00515BA1" w:rsidRPr="00515BA1" w:rsidRDefault="00515BA1" w:rsidP="00515BA1">
      <w:pPr>
        <w:pStyle w:val="Default"/>
        <w:jc w:val="both"/>
        <w:rPr>
          <w:rFonts w:cs="Times New Roman (Body CS)"/>
          <w:color w:val="4D4D4C"/>
          <w:sz w:val="22"/>
          <w:lang w:val="en-US"/>
          <w14:cntxtAlts/>
        </w:rPr>
      </w:pPr>
      <w:r w:rsidRPr="00515BA1">
        <w:rPr>
          <w:rFonts w:cs="Times New Roman (Body CS)"/>
          <w:color w:val="4D4D4C"/>
          <w:sz w:val="22"/>
          <w:lang w:val="en-US"/>
          <w14:cntxtAlts/>
        </w:rPr>
        <w:t xml:space="preserve">- EcoAct will carefully implement local partnerships with relevant organizations to ensure that all activities fit with local customs and habits. The involvement of local communities is stressed out by several stakeholders and is well integrated in the Programme design. </w:t>
      </w:r>
    </w:p>
    <w:p w14:paraId="64ADBE2E" w14:textId="77777777" w:rsidR="00515BA1" w:rsidRPr="00515BA1" w:rsidRDefault="00515BA1" w:rsidP="00515BA1">
      <w:pPr>
        <w:pStyle w:val="Default"/>
        <w:jc w:val="both"/>
        <w:rPr>
          <w:rFonts w:cs="Times New Roman (Body CS)"/>
          <w:color w:val="4D4D4C"/>
          <w:sz w:val="22"/>
          <w:lang w:val="en-US"/>
          <w14:cntxtAlts/>
        </w:rPr>
      </w:pPr>
      <w:r w:rsidRPr="00515BA1">
        <w:rPr>
          <w:rFonts w:cs="Times New Roman (Body CS)"/>
          <w:color w:val="4D4D4C"/>
          <w:sz w:val="22"/>
          <w:lang w:val="en-US"/>
          <w14:cntxtAlts/>
        </w:rPr>
        <w:t xml:space="preserve">- We will notably put the emphasis to find stoves producers within or nearby project areas to ensure that the project maximises local economy growth. </w:t>
      </w:r>
    </w:p>
    <w:p w14:paraId="7865C7FE" w14:textId="77777777" w:rsidR="00515BA1" w:rsidRPr="00515BA1" w:rsidRDefault="00515BA1" w:rsidP="00515BA1">
      <w:pPr>
        <w:pStyle w:val="Default"/>
        <w:jc w:val="both"/>
        <w:rPr>
          <w:rFonts w:cs="Times New Roman (Body CS)"/>
          <w:color w:val="4D4D4C"/>
          <w:sz w:val="22"/>
          <w:lang w:val="en-US"/>
          <w14:cntxtAlts/>
        </w:rPr>
      </w:pPr>
      <w:r w:rsidRPr="00515BA1">
        <w:rPr>
          <w:rFonts w:cs="Times New Roman (Body CS)"/>
          <w:color w:val="4D4D4C"/>
          <w:sz w:val="22"/>
          <w:lang w:val="en-US"/>
          <w14:cntxtAlts/>
        </w:rPr>
        <w:lastRenderedPageBreak/>
        <w:t xml:space="preserve">- The Gender issue arises several times as cookstoves and fuelwood collection are duties almost exclusively done by women and children. We therefore decided to better address the issue by integrating SDG indicators related to Gender which will necessarily enable the implementation of specific actions to mainstream gender equality in all aspects of the project. We also decided to prepare an internal training within EcoAct addressing the issue of Gender and climate change related project. </w:t>
      </w:r>
    </w:p>
    <w:p w14:paraId="73B660F1" w14:textId="77777777" w:rsidR="00515BA1" w:rsidRPr="00515BA1" w:rsidRDefault="00515BA1" w:rsidP="00515BA1">
      <w:pPr>
        <w:pStyle w:val="Default"/>
        <w:jc w:val="both"/>
        <w:rPr>
          <w:rFonts w:cs="Times New Roman (Body CS)"/>
          <w:color w:val="4D4D4C"/>
          <w:sz w:val="22"/>
          <w:lang w:val="en-US"/>
          <w14:cntxtAlts/>
        </w:rPr>
      </w:pPr>
      <w:r w:rsidRPr="00515BA1">
        <w:rPr>
          <w:rFonts w:cs="Times New Roman (Body CS)"/>
          <w:color w:val="4D4D4C"/>
          <w:sz w:val="22"/>
          <w:lang w:val="en-US"/>
          <w14:cntxtAlts/>
        </w:rPr>
        <w:t xml:space="preserve">- The issue of trainings and management will be emphasized all along the project. </w:t>
      </w:r>
    </w:p>
    <w:p w14:paraId="36B1FF8D" w14:textId="77777777" w:rsidR="00515BA1" w:rsidRPr="00515BA1" w:rsidRDefault="00515BA1" w:rsidP="00515BA1">
      <w:pPr>
        <w:pStyle w:val="Default"/>
        <w:jc w:val="both"/>
        <w:rPr>
          <w:rFonts w:cs="Times New Roman (Body CS)"/>
          <w:color w:val="4D4D4C"/>
          <w:sz w:val="22"/>
          <w:lang w:val="en-US"/>
          <w14:cntxtAlts/>
        </w:rPr>
      </w:pPr>
      <w:r w:rsidRPr="00515BA1">
        <w:rPr>
          <w:rFonts w:cs="Times New Roman (Body CS)"/>
          <w:color w:val="4D4D4C"/>
          <w:sz w:val="22"/>
          <w:lang w:val="en-US"/>
          <w14:cntxtAlts/>
        </w:rPr>
        <w:t>- Community engagement and consultation are at the core of the POA: and some feedbacks emphasized it. We will carefully take into account the need to design project that are based on community engagement trough the constitution of beneficiary groups, local social gathering on each distribution and monitoring, etc. Consultation will be regular with local representatives (village chiefs, community leaders) and will not be limited to the mandatory initial local stakeholder consultation.</w:t>
      </w:r>
    </w:p>
    <w:p w14:paraId="33C94D3C" w14:textId="65A5A3C1" w:rsidR="00515BA1" w:rsidRPr="00515BA1" w:rsidRDefault="00515BA1" w:rsidP="00515BA1">
      <w:pPr>
        <w:pStyle w:val="Default"/>
        <w:jc w:val="both"/>
        <w:rPr>
          <w:rFonts w:cs="Times New Roman (Body CS)"/>
          <w:color w:val="4D4D4C"/>
          <w:sz w:val="22"/>
          <w:lang w:val="en-US"/>
          <w14:cntxtAlts/>
        </w:rPr>
      </w:pPr>
      <w:r w:rsidRPr="00515BA1">
        <w:rPr>
          <w:rFonts w:cs="Times New Roman (Body CS)"/>
          <w:color w:val="4D4D4C"/>
          <w:sz w:val="22"/>
          <w:lang w:val="en-US"/>
          <w14:cntxtAlts/>
        </w:rPr>
        <w:t>- One stakeholder suggested the implementation of other technologies such as photovoltaic and solar thermal applications that could not be considered as we do not count these technologies in our current PoA.</w:t>
      </w:r>
    </w:p>
    <w:p w14:paraId="12E206D8" w14:textId="0709F3FE" w:rsidR="004473A5" w:rsidRPr="00C04ACD" w:rsidRDefault="004473A5" w:rsidP="004473A5">
      <w:pPr>
        <w:pStyle w:val="SectionList"/>
        <w:rPr>
          <w:rFonts w:eastAsia="MS Mincho" w:cs="Arial"/>
          <w:bCs/>
        </w:rPr>
      </w:pPr>
      <w:r w:rsidRPr="00C04ACD">
        <w:rPr>
          <w:rFonts w:eastAsia="MS Mincho"/>
        </w:rPr>
        <w:t xml:space="preserve">Final Continuous Input / Grievance Mechanism </w:t>
      </w:r>
      <w:r w:rsidRPr="00C04ACD">
        <w:rPr>
          <w:rFonts w:eastAsia="MS Mincho" w:cs="Arial"/>
          <w:bCs/>
        </w:rPr>
        <w:t>at P</w:t>
      </w:r>
      <w:r w:rsidR="00EB0D82">
        <w:rPr>
          <w:rFonts w:eastAsia="MS Mincho" w:cs="Arial"/>
          <w:bCs/>
        </w:rPr>
        <w:t>o</w:t>
      </w:r>
      <w:r w:rsidRPr="00C04ACD">
        <w:rPr>
          <w:rFonts w:eastAsia="MS Mincho" w:cs="Arial"/>
          <w:bCs/>
        </w:rPr>
        <w:t>A Level</w:t>
      </w:r>
    </w:p>
    <w:p w14:paraId="042D55FA" w14:textId="77777777" w:rsidR="004473A5" w:rsidRPr="000C5DE6" w:rsidRDefault="004473A5" w:rsidP="004473A5">
      <w:r w:rsidRPr="00C04ACD">
        <w:t>&gt;&gt;</w:t>
      </w:r>
    </w:p>
    <w:p w14:paraId="5A481290" w14:textId="77777777" w:rsidR="004473A5" w:rsidRPr="004D06CA" w:rsidRDefault="004473A5" w:rsidP="004473A5"/>
    <w:tbl>
      <w:tblPr>
        <w:tblStyle w:val="GSTableBoldline-heightcondensed"/>
        <w:tblW w:w="5000" w:type="pct"/>
        <w:tblBorders>
          <w:bottom w:val="single" w:sz="4" w:space="0" w:color="A6A6A6" w:themeColor="background1" w:themeShade="A6"/>
        </w:tblBorders>
        <w:tblCellMar>
          <w:top w:w="57" w:type="dxa"/>
          <w:left w:w="57" w:type="dxa"/>
        </w:tblCellMar>
        <w:tblLook w:val="01E0" w:firstRow="1" w:lastRow="1" w:firstColumn="1" w:lastColumn="1" w:noHBand="0" w:noVBand="0"/>
      </w:tblPr>
      <w:tblGrid>
        <w:gridCol w:w="1892"/>
        <w:gridCol w:w="7740"/>
      </w:tblGrid>
      <w:tr w:rsidR="004473A5" w:rsidRPr="007E784E" w14:paraId="01F737C2" w14:textId="77777777" w:rsidTr="00BA7756">
        <w:trPr>
          <w:cnfStyle w:val="100000000000" w:firstRow="1" w:lastRow="0" w:firstColumn="0" w:lastColumn="0" w:oddVBand="0" w:evenVBand="0" w:oddHBand="0" w:evenHBand="0" w:firstRowFirstColumn="0" w:firstRowLastColumn="0" w:lastRowFirstColumn="0" w:lastRowLastColumn="0"/>
          <w:trHeight w:val="695"/>
        </w:trPr>
        <w:tc>
          <w:tcPr>
            <w:tcW w:w="1543" w:type="pct"/>
            <w:vAlign w:val="top"/>
          </w:tcPr>
          <w:p w14:paraId="19FD07BD" w14:textId="77777777" w:rsidR="004473A5" w:rsidRPr="00A9089E" w:rsidRDefault="004473A5" w:rsidP="00BA7756">
            <w:pPr>
              <w:spacing w:line="276" w:lineRule="auto"/>
              <w:rPr>
                <w:color w:val="FFFFFF" w:themeColor="background1"/>
              </w:rPr>
            </w:pPr>
            <w:r w:rsidRPr="00A9089E">
              <w:rPr>
                <w:color w:val="FFFFFF" w:themeColor="background1"/>
              </w:rPr>
              <w:t>Method</w:t>
            </w:r>
          </w:p>
        </w:tc>
        <w:tc>
          <w:tcPr>
            <w:tcW w:w="3457" w:type="pct"/>
            <w:vAlign w:val="top"/>
          </w:tcPr>
          <w:p w14:paraId="1B1EA6F1" w14:textId="77777777" w:rsidR="004473A5" w:rsidRPr="00A9089E" w:rsidRDefault="004473A5" w:rsidP="00BA7756">
            <w:pPr>
              <w:spacing w:line="276" w:lineRule="auto"/>
              <w:rPr>
                <w:color w:val="FFFFFF" w:themeColor="background1"/>
              </w:rPr>
            </w:pPr>
            <w:r w:rsidRPr="00A9089E">
              <w:rPr>
                <w:color w:val="FFFFFF" w:themeColor="background1"/>
              </w:rPr>
              <w:t xml:space="preserve">Include all details of Chosen Method (s) so that they may be understood and, where relevant, used by readers.  </w:t>
            </w:r>
          </w:p>
        </w:tc>
      </w:tr>
      <w:tr w:rsidR="004473A5" w:rsidRPr="007E784E" w14:paraId="1762C8A5" w14:textId="77777777" w:rsidTr="00BA7756">
        <w:trPr>
          <w:trHeight w:val="63"/>
        </w:trPr>
        <w:tc>
          <w:tcPr>
            <w:tcW w:w="1543" w:type="pct"/>
          </w:tcPr>
          <w:p w14:paraId="0422B68B" w14:textId="77777777" w:rsidR="004473A5" w:rsidRPr="007E784E" w:rsidRDefault="004473A5" w:rsidP="00BA7756">
            <w:pPr>
              <w:spacing w:line="276" w:lineRule="auto"/>
            </w:pPr>
            <w:r w:rsidRPr="007E784E">
              <w:t>Continuous Input /</w:t>
            </w:r>
            <w:r w:rsidRPr="007E784E">
              <w:rPr>
                <w:iCs/>
              </w:rPr>
              <w:t xml:space="preserve"> </w:t>
            </w:r>
            <w:r w:rsidRPr="007E784E">
              <w:t>Grievance Expression Process Book (mandatory)</w:t>
            </w:r>
          </w:p>
        </w:tc>
        <w:tc>
          <w:tcPr>
            <w:tcW w:w="3457" w:type="pct"/>
          </w:tcPr>
          <w:p w14:paraId="6533083C" w14:textId="77777777" w:rsidR="00B95030" w:rsidRDefault="00B95030" w:rsidP="00B95030">
            <w:pPr>
              <w:spacing w:line="276" w:lineRule="auto"/>
              <w:jc w:val="both"/>
              <w:rPr>
                <w:rFonts w:asciiTheme="majorHAnsi" w:hAnsiTheme="majorHAnsi"/>
              </w:rPr>
            </w:pPr>
            <w:r>
              <w:rPr>
                <w:rFonts w:asciiTheme="majorHAnsi" w:hAnsiTheme="majorHAnsi"/>
              </w:rPr>
              <w:t xml:space="preserve">Mandatory Grievance Expression Process Book will be made available in the form of an available notebook to local stakeholders for each VPA: </w:t>
            </w:r>
          </w:p>
          <w:p w14:paraId="71CFD6B6" w14:textId="77777777" w:rsidR="00B95030" w:rsidRDefault="00B95030" w:rsidP="00B95030">
            <w:pPr>
              <w:pStyle w:val="Paragraphedeliste"/>
              <w:numPr>
                <w:ilvl w:val="0"/>
                <w:numId w:val="31"/>
              </w:numPr>
              <w:spacing w:line="276" w:lineRule="auto"/>
              <w:jc w:val="both"/>
              <w:rPr>
                <w:rFonts w:asciiTheme="majorHAnsi" w:hAnsiTheme="majorHAnsi"/>
              </w:rPr>
            </w:pPr>
            <w:r>
              <w:rPr>
                <w:rFonts w:asciiTheme="majorHAnsi" w:hAnsiTheme="majorHAnsi"/>
              </w:rPr>
              <w:t xml:space="preserve">Within the perimeter of the project (eg. At the welcoming HQ of the association, available in each site visits for monitoring, or at welcoming desk in construction shop)  </w:t>
            </w:r>
          </w:p>
          <w:p w14:paraId="4D6CFA0E" w14:textId="77777777" w:rsidR="00B95030" w:rsidRDefault="00B95030" w:rsidP="00B95030">
            <w:pPr>
              <w:pStyle w:val="Paragraphedeliste"/>
              <w:numPr>
                <w:ilvl w:val="0"/>
                <w:numId w:val="31"/>
              </w:numPr>
              <w:spacing w:line="276" w:lineRule="auto"/>
              <w:jc w:val="both"/>
              <w:rPr>
                <w:rFonts w:asciiTheme="majorHAnsi" w:hAnsiTheme="majorHAnsi"/>
              </w:rPr>
            </w:pPr>
            <w:r>
              <w:rPr>
                <w:rFonts w:asciiTheme="majorHAnsi" w:hAnsiTheme="majorHAnsi"/>
              </w:rPr>
              <w:t xml:space="preserve">Accessible for any persons wishing to address a grievance or inputs. </w:t>
            </w:r>
          </w:p>
          <w:p w14:paraId="68C1C154" w14:textId="77777777" w:rsidR="00B95030" w:rsidRDefault="00B95030" w:rsidP="00B95030">
            <w:pPr>
              <w:spacing w:line="276" w:lineRule="auto"/>
              <w:jc w:val="both"/>
              <w:rPr>
                <w:rFonts w:asciiTheme="majorHAnsi" w:hAnsiTheme="majorHAnsi"/>
              </w:rPr>
            </w:pPr>
          </w:p>
          <w:p w14:paraId="6C228FFA" w14:textId="77777777" w:rsidR="00B95030" w:rsidRPr="008238D7" w:rsidRDefault="00B95030" w:rsidP="00B95030">
            <w:pPr>
              <w:spacing w:line="276" w:lineRule="auto"/>
              <w:jc w:val="both"/>
              <w:rPr>
                <w:rFonts w:asciiTheme="majorHAnsi" w:hAnsiTheme="majorHAnsi"/>
              </w:rPr>
            </w:pPr>
            <w:r w:rsidRPr="008238D7">
              <w:rPr>
                <w:rFonts w:asciiTheme="majorHAnsi" w:hAnsiTheme="majorHAnsi"/>
              </w:rPr>
              <w:t>Continuous Input will be also made possible through a dedicated mail :</w:t>
            </w:r>
            <w:hyperlink r:id="rId30" w:history="1">
              <w:r w:rsidRPr="00DF0D49">
                <w:rPr>
                  <w:rStyle w:val="Lienhypertexte"/>
                  <w:rFonts w:asciiTheme="majorHAnsi" w:hAnsiTheme="majorHAnsi"/>
                </w:rPr>
                <w:t>poafrica@eco-act.com</w:t>
              </w:r>
            </w:hyperlink>
            <w:r w:rsidRPr="008238D7">
              <w:rPr>
                <w:rFonts w:asciiTheme="majorHAnsi" w:hAnsiTheme="majorHAnsi"/>
              </w:rPr>
              <w:t xml:space="preserve"> opened to all for inputs and / or grievance.</w:t>
            </w:r>
          </w:p>
          <w:p w14:paraId="04FA4935" w14:textId="77777777" w:rsidR="00B95030" w:rsidRPr="001D58E5" w:rsidRDefault="00B95030" w:rsidP="00B95030">
            <w:pPr>
              <w:spacing w:line="276" w:lineRule="auto"/>
              <w:jc w:val="both"/>
              <w:rPr>
                <w:rFonts w:asciiTheme="majorHAnsi" w:hAnsiTheme="majorHAnsi"/>
              </w:rPr>
            </w:pPr>
          </w:p>
          <w:p w14:paraId="42C1944B" w14:textId="10D73293" w:rsidR="004473A5" w:rsidRPr="007E784E" w:rsidRDefault="00B95030" w:rsidP="00B95030">
            <w:pPr>
              <w:spacing w:line="276" w:lineRule="auto"/>
            </w:pPr>
            <w:r>
              <w:rPr>
                <w:rFonts w:asciiTheme="majorHAnsi" w:hAnsiTheme="majorHAnsi"/>
              </w:rPr>
              <w:t>Each beneficiary will be informed of the two mechanisms and means to address its inputs and or grievance through the beneficiary agreement given when receiving households’ technologies (ICS, LPG, Water filters) and through sign panels at the water distribution point when dealing with community solutions (communal efficient stoves, water kiosks, boreholes).</w:t>
            </w:r>
          </w:p>
        </w:tc>
      </w:tr>
      <w:tr w:rsidR="004473A5" w:rsidRPr="007E784E" w14:paraId="7C4DAF69" w14:textId="77777777" w:rsidTr="00BA7756">
        <w:trPr>
          <w:trHeight w:val="63"/>
        </w:trPr>
        <w:tc>
          <w:tcPr>
            <w:tcW w:w="1543" w:type="pct"/>
          </w:tcPr>
          <w:p w14:paraId="43B83077" w14:textId="77777777" w:rsidR="004473A5" w:rsidRPr="007E784E" w:rsidRDefault="004473A5" w:rsidP="00BA7756">
            <w:pPr>
              <w:spacing w:line="276" w:lineRule="auto"/>
            </w:pPr>
            <w:r w:rsidRPr="007E784E">
              <w:t>GS Contact (mandatory)</w:t>
            </w:r>
          </w:p>
        </w:tc>
        <w:tc>
          <w:tcPr>
            <w:tcW w:w="3457" w:type="pct"/>
          </w:tcPr>
          <w:p w14:paraId="0C282CDC" w14:textId="77777777" w:rsidR="004473A5" w:rsidRPr="009F093F" w:rsidRDefault="00000000" w:rsidP="00BA7756">
            <w:pPr>
              <w:spacing w:line="276" w:lineRule="auto"/>
              <w:rPr>
                <w:rStyle w:val="Lienhypertexte"/>
              </w:rPr>
            </w:pPr>
            <w:hyperlink r:id="rId31" w:history="1">
              <w:r w:rsidR="004473A5" w:rsidRPr="009F093F">
                <w:rPr>
                  <w:rStyle w:val="Lienhypertexte"/>
                </w:rPr>
                <w:t>help@goldstandard.org</w:t>
              </w:r>
            </w:hyperlink>
            <w:r w:rsidR="004473A5" w:rsidRPr="009F093F">
              <w:rPr>
                <w:rStyle w:val="Lienhypertexte"/>
              </w:rPr>
              <w:t xml:space="preserve"> </w:t>
            </w:r>
          </w:p>
        </w:tc>
      </w:tr>
      <w:tr w:rsidR="004473A5" w:rsidRPr="007E784E" w14:paraId="1073962A" w14:textId="77777777" w:rsidTr="00BA7756">
        <w:trPr>
          <w:trHeight w:val="471"/>
        </w:trPr>
        <w:tc>
          <w:tcPr>
            <w:tcW w:w="1543" w:type="pct"/>
          </w:tcPr>
          <w:p w14:paraId="4B4F57E3" w14:textId="77777777" w:rsidR="004473A5" w:rsidRPr="007E784E" w:rsidRDefault="004473A5" w:rsidP="00BA7756">
            <w:pPr>
              <w:spacing w:line="276" w:lineRule="auto"/>
            </w:pPr>
            <w:r w:rsidRPr="007E784E">
              <w:t>Other</w:t>
            </w:r>
          </w:p>
        </w:tc>
        <w:tc>
          <w:tcPr>
            <w:tcW w:w="3457" w:type="pct"/>
          </w:tcPr>
          <w:p w14:paraId="3DEB8C56" w14:textId="5BB8A11B" w:rsidR="004473A5" w:rsidRPr="007E784E" w:rsidRDefault="00000000" w:rsidP="00BA7756">
            <w:pPr>
              <w:spacing w:line="276" w:lineRule="auto"/>
            </w:pPr>
            <w:hyperlink r:id="rId32" w:history="1">
              <w:r w:rsidR="006168EF" w:rsidRPr="008238D7">
                <w:rPr>
                  <w:rStyle w:val="Lienhypertexte"/>
                  <w:rFonts w:asciiTheme="majorHAnsi" w:hAnsiTheme="majorHAnsi"/>
                </w:rPr>
                <w:t>poafrica@eco-act.com</w:t>
              </w:r>
            </w:hyperlink>
            <w:r w:rsidR="006168EF" w:rsidRPr="008238D7">
              <w:rPr>
                <w:rFonts w:asciiTheme="majorHAnsi" w:hAnsiTheme="majorHAnsi"/>
              </w:rPr>
              <w:t>; Expression Process Bo</w:t>
            </w:r>
            <w:r w:rsidR="006168EF">
              <w:rPr>
                <w:rFonts w:asciiTheme="majorHAnsi" w:hAnsiTheme="majorHAnsi"/>
              </w:rPr>
              <w:t>ok</w:t>
            </w:r>
          </w:p>
        </w:tc>
      </w:tr>
    </w:tbl>
    <w:p w14:paraId="3D547158" w14:textId="77777777" w:rsidR="004473A5" w:rsidRPr="004D06CA" w:rsidRDefault="004473A5" w:rsidP="004473A5">
      <w:pPr>
        <w:rPr>
          <w:rFonts w:ascii="Avenir Book" w:hAnsi="Avenir Book"/>
          <w:szCs w:val="22"/>
        </w:rPr>
      </w:pPr>
    </w:p>
    <w:p w14:paraId="3666FB6C" w14:textId="77777777" w:rsidR="009B75F1" w:rsidRPr="009B77FD" w:rsidRDefault="009B75F1" w:rsidP="009B77FD">
      <w:pPr>
        <w:rPr>
          <w:lang w:val="en-GB"/>
        </w:rPr>
      </w:pPr>
    </w:p>
    <w:p w14:paraId="27C82CD6" w14:textId="77777777" w:rsidR="009B77FD" w:rsidRDefault="009B77FD">
      <w:pPr>
        <w:spacing w:line="276" w:lineRule="auto"/>
        <w:contextualSpacing w:val="0"/>
        <w:rPr>
          <w:lang w:val="en-GB"/>
        </w:rPr>
      </w:pPr>
      <w:r>
        <w:rPr>
          <w:lang w:val="en-GB"/>
        </w:rPr>
        <w:br w:type="page"/>
      </w:r>
    </w:p>
    <w:p w14:paraId="7F7459B5" w14:textId="77777777" w:rsidR="004473A5" w:rsidRPr="009F093F" w:rsidRDefault="004473A5" w:rsidP="004473A5">
      <w:pPr>
        <w:pStyle w:val="Titre3"/>
      </w:pPr>
      <w:bookmarkStart w:id="330" w:name="_Ref47423506"/>
      <w:r>
        <w:lastRenderedPageBreak/>
        <w:t xml:space="preserve">Appendix 1 - </w:t>
      </w:r>
      <w:r w:rsidRPr="009F093F">
        <w:t>Contact information of coordinating/managing entity and responsible person(s)/ entity(ies)</w:t>
      </w:r>
      <w:bookmarkEnd w:id="330"/>
    </w:p>
    <w:tbl>
      <w:tblPr>
        <w:tblStyle w:val="TableauGrille5Fonc-Accentuation1"/>
        <w:tblW w:w="5000" w:type="pct"/>
        <w:tblLook w:val="0680" w:firstRow="0" w:lastRow="0" w:firstColumn="1" w:lastColumn="0" w:noHBand="1" w:noVBand="1"/>
      </w:tblPr>
      <w:tblGrid>
        <w:gridCol w:w="2914"/>
        <w:gridCol w:w="6708"/>
      </w:tblGrid>
      <w:tr w:rsidR="004473A5" w:rsidRPr="004314D4" w14:paraId="32E2DB12"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2DA25F14" w14:textId="77777777" w:rsidR="004473A5" w:rsidRPr="004314D4" w:rsidRDefault="004473A5" w:rsidP="00BA7756">
            <w:pPr>
              <w:spacing w:line="276" w:lineRule="auto"/>
              <w:rPr>
                <w:color w:val="FFFFFF" w:themeColor="background1"/>
              </w:rPr>
            </w:pPr>
            <w:r w:rsidRPr="004314D4">
              <w:rPr>
                <w:color w:val="FFFFFF" w:themeColor="background1"/>
              </w:rPr>
              <w:t>CME and/or responsible person/ entity</w:t>
            </w:r>
          </w:p>
        </w:tc>
        <w:tc>
          <w:tcPr>
            <w:tcW w:w="3486" w:type="pct"/>
          </w:tcPr>
          <w:p w14:paraId="49265283" w14:textId="11B9D35E" w:rsidR="004473A5" w:rsidRPr="004314D4" w:rsidRDefault="006168E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bCs/>
                <w:color w:val="515151" w:themeColor="text1"/>
              </w:rPr>
              <w:fldChar w:fldCharType="begin">
                <w:ffData>
                  <w:name w:val="Check2"/>
                  <w:enabled/>
                  <w:calcOnExit w:val="0"/>
                  <w:checkBox>
                    <w:size w:val="24"/>
                    <w:default w:val="1"/>
                  </w:checkBox>
                </w:ffData>
              </w:fldChar>
            </w:r>
            <w:bookmarkStart w:id="331" w:name="Check2"/>
            <w:r>
              <w:rPr>
                <w:bCs/>
                <w:color w:val="515151" w:themeColor="text1"/>
              </w:rPr>
              <w:instrText xml:space="preserve"> FORMCHECKBOX </w:instrText>
            </w:r>
            <w:r w:rsidR="00000000">
              <w:rPr>
                <w:bCs/>
                <w:color w:val="515151" w:themeColor="text1"/>
              </w:rPr>
            </w:r>
            <w:r w:rsidR="00000000">
              <w:rPr>
                <w:bCs/>
                <w:color w:val="515151" w:themeColor="text1"/>
              </w:rPr>
              <w:fldChar w:fldCharType="separate"/>
            </w:r>
            <w:r>
              <w:rPr>
                <w:bCs/>
                <w:color w:val="515151" w:themeColor="text1"/>
              </w:rPr>
              <w:fldChar w:fldCharType="end"/>
            </w:r>
            <w:bookmarkEnd w:id="331"/>
            <w:r w:rsidR="004473A5" w:rsidRPr="004314D4">
              <w:rPr>
                <w:rFonts w:cs="Arial"/>
                <w:bCs/>
                <w:color w:val="515151" w:themeColor="text1"/>
              </w:rPr>
              <w:tab/>
            </w:r>
            <w:r w:rsidR="004473A5" w:rsidRPr="004314D4">
              <w:rPr>
                <w:color w:val="515151" w:themeColor="text1"/>
              </w:rPr>
              <w:t>CME</w:t>
            </w:r>
          </w:p>
          <w:p w14:paraId="5E385A08" w14:textId="77777777" w:rsidR="004473A5" w:rsidRPr="004314D4" w:rsidRDefault="004473A5"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sidRPr="004314D4">
              <w:rPr>
                <w:bCs/>
                <w:color w:val="515151" w:themeColor="text1"/>
              </w:rPr>
              <w:fldChar w:fldCharType="begin">
                <w:ffData>
                  <w:name w:val="Check2"/>
                  <w:enabled/>
                  <w:calcOnExit w:val="0"/>
                  <w:checkBox>
                    <w:size w:val="24"/>
                    <w:default w:val="0"/>
                  </w:checkBox>
                </w:ffData>
              </w:fldChar>
            </w:r>
            <w:r w:rsidRPr="004314D4">
              <w:rPr>
                <w:bCs/>
                <w:color w:val="515151" w:themeColor="text1"/>
              </w:rPr>
              <w:instrText xml:space="preserve"> FORMCHECKBOX </w:instrText>
            </w:r>
            <w:r w:rsidR="00000000">
              <w:rPr>
                <w:bCs/>
                <w:color w:val="515151" w:themeColor="text1"/>
              </w:rPr>
            </w:r>
            <w:r w:rsidR="00000000">
              <w:rPr>
                <w:bCs/>
                <w:color w:val="515151" w:themeColor="text1"/>
              </w:rPr>
              <w:fldChar w:fldCharType="separate"/>
            </w:r>
            <w:r w:rsidRPr="004314D4">
              <w:rPr>
                <w:bCs/>
                <w:color w:val="515151" w:themeColor="text1"/>
              </w:rPr>
              <w:fldChar w:fldCharType="end"/>
            </w:r>
            <w:r w:rsidRPr="004314D4">
              <w:rPr>
                <w:rFonts w:cs="Arial"/>
                <w:bCs/>
                <w:color w:val="515151" w:themeColor="text1"/>
              </w:rPr>
              <w:tab/>
            </w:r>
            <w:r w:rsidRPr="004314D4">
              <w:rPr>
                <w:color w:val="515151" w:themeColor="text1"/>
              </w:rPr>
              <w:t>Responsible person/ entity for application of the selected methodology(ies) and, where applicable, the selected standardized baseline(s) to the PoA</w:t>
            </w:r>
          </w:p>
        </w:tc>
      </w:tr>
      <w:tr w:rsidR="004473A5" w:rsidRPr="004314D4" w14:paraId="03BB99FB"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43FB062C" w14:textId="77777777" w:rsidR="004473A5" w:rsidRPr="004314D4" w:rsidRDefault="004473A5" w:rsidP="00BA7756">
            <w:pPr>
              <w:rPr>
                <w:color w:val="FFFFFF" w:themeColor="background1"/>
              </w:rPr>
            </w:pPr>
            <w:r w:rsidRPr="004314D4">
              <w:rPr>
                <w:color w:val="FFFFFF" w:themeColor="background1"/>
              </w:rPr>
              <w:t>Organization</w:t>
            </w:r>
          </w:p>
        </w:tc>
        <w:tc>
          <w:tcPr>
            <w:tcW w:w="3486" w:type="pct"/>
          </w:tcPr>
          <w:p w14:paraId="1028AE83" w14:textId="14DFA62B" w:rsidR="004473A5" w:rsidRPr="004314D4" w:rsidRDefault="001145AC"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sidRPr="008712BA">
              <w:rPr>
                <w:rFonts w:asciiTheme="majorHAnsi" w:hAnsiTheme="majorHAnsi"/>
              </w:rPr>
              <w:t xml:space="preserve">EcoAct </w:t>
            </w:r>
            <w:r>
              <w:rPr>
                <w:rFonts w:asciiTheme="majorHAnsi" w:hAnsiTheme="majorHAnsi"/>
              </w:rPr>
              <w:t>SAS</w:t>
            </w:r>
          </w:p>
        </w:tc>
      </w:tr>
      <w:tr w:rsidR="004473A5" w:rsidRPr="004314D4" w14:paraId="68D19348"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4F0EE31C" w14:textId="77777777" w:rsidR="004473A5" w:rsidRPr="004314D4" w:rsidRDefault="004473A5" w:rsidP="00BA7756">
            <w:pPr>
              <w:rPr>
                <w:color w:val="FFFFFF" w:themeColor="background1"/>
              </w:rPr>
            </w:pPr>
            <w:r w:rsidRPr="004314D4">
              <w:rPr>
                <w:color w:val="FFFFFF" w:themeColor="background1"/>
              </w:rPr>
              <w:t>Street/P.O. Box</w:t>
            </w:r>
          </w:p>
        </w:tc>
        <w:tc>
          <w:tcPr>
            <w:tcW w:w="3486" w:type="pct"/>
          </w:tcPr>
          <w:p w14:paraId="092B9A78" w14:textId="3DFE89BC" w:rsidR="004473A5" w:rsidRPr="004314D4" w:rsidRDefault="00F74749"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sidRPr="00F74749">
              <w:rPr>
                <w:color w:val="515151" w:themeColor="text1"/>
              </w:rPr>
              <w:t>35 rue de Miromesnil</w:t>
            </w:r>
          </w:p>
        </w:tc>
      </w:tr>
      <w:tr w:rsidR="004473A5" w:rsidRPr="004314D4" w14:paraId="6317CBA4"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4B0C1902" w14:textId="77777777" w:rsidR="004473A5" w:rsidRPr="004314D4" w:rsidRDefault="004473A5" w:rsidP="00BA7756">
            <w:pPr>
              <w:rPr>
                <w:color w:val="FFFFFF" w:themeColor="background1"/>
              </w:rPr>
            </w:pPr>
            <w:r w:rsidRPr="004314D4">
              <w:rPr>
                <w:color w:val="FFFFFF" w:themeColor="background1"/>
              </w:rPr>
              <w:t>Building</w:t>
            </w:r>
          </w:p>
        </w:tc>
        <w:tc>
          <w:tcPr>
            <w:tcW w:w="3486" w:type="pct"/>
          </w:tcPr>
          <w:p w14:paraId="2A283220" w14:textId="607E39D9" w:rsidR="004473A5" w:rsidRPr="004314D4" w:rsidRDefault="000440CF" w:rsidP="00BA7756">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color w:val="515151" w:themeColor="text1"/>
              </w:rPr>
              <w:t>-</w:t>
            </w:r>
          </w:p>
        </w:tc>
      </w:tr>
      <w:tr w:rsidR="002A70CC" w:rsidRPr="004314D4" w14:paraId="4A9A4695"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22EC4080" w14:textId="77777777" w:rsidR="002A70CC" w:rsidRPr="004314D4" w:rsidRDefault="002A70CC" w:rsidP="002A70CC">
            <w:pPr>
              <w:rPr>
                <w:color w:val="FFFFFF" w:themeColor="background1"/>
              </w:rPr>
            </w:pPr>
            <w:r w:rsidRPr="004314D4">
              <w:rPr>
                <w:color w:val="FFFFFF" w:themeColor="background1"/>
              </w:rPr>
              <w:t>City</w:t>
            </w:r>
          </w:p>
        </w:tc>
        <w:tc>
          <w:tcPr>
            <w:tcW w:w="3486" w:type="pct"/>
          </w:tcPr>
          <w:p w14:paraId="5C7333E2" w14:textId="2E8ADDF7" w:rsidR="002A70CC" w:rsidRPr="004314D4" w:rsidRDefault="002A70CC" w:rsidP="002A70CC">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sidRPr="008712BA">
              <w:rPr>
                <w:rFonts w:asciiTheme="majorHAnsi" w:hAnsiTheme="majorHAnsi"/>
              </w:rPr>
              <w:t>Paris</w:t>
            </w:r>
          </w:p>
        </w:tc>
      </w:tr>
      <w:tr w:rsidR="002A70CC" w:rsidRPr="004314D4" w14:paraId="4967B2FD"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1B92A809" w14:textId="77777777" w:rsidR="002A70CC" w:rsidRPr="004314D4" w:rsidRDefault="002A70CC" w:rsidP="002A70CC">
            <w:pPr>
              <w:rPr>
                <w:color w:val="FFFFFF" w:themeColor="background1"/>
              </w:rPr>
            </w:pPr>
            <w:r w:rsidRPr="004314D4">
              <w:rPr>
                <w:color w:val="FFFFFF" w:themeColor="background1"/>
              </w:rPr>
              <w:t>State/Region</w:t>
            </w:r>
          </w:p>
        </w:tc>
        <w:tc>
          <w:tcPr>
            <w:tcW w:w="3486" w:type="pct"/>
          </w:tcPr>
          <w:p w14:paraId="644515F1" w14:textId="20721A35" w:rsidR="002A70CC" w:rsidRPr="004314D4" w:rsidRDefault="002A70CC" w:rsidP="002A70CC">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sidRPr="008712BA">
              <w:rPr>
                <w:rFonts w:asciiTheme="majorHAnsi" w:hAnsiTheme="majorHAnsi"/>
              </w:rPr>
              <w:t>Ile de France</w:t>
            </w:r>
          </w:p>
        </w:tc>
      </w:tr>
      <w:tr w:rsidR="002A70CC" w:rsidRPr="004314D4" w14:paraId="11808D8A"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2A4A7817" w14:textId="77777777" w:rsidR="002A70CC" w:rsidRPr="004314D4" w:rsidRDefault="002A70CC" w:rsidP="002A70CC">
            <w:pPr>
              <w:rPr>
                <w:color w:val="FFFFFF" w:themeColor="background1"/>
              </w:rPr>
            </w:pPr>
            <w:r w:rsidRPr="004314D4">
              <w:rPr>
                <w:color w:val="FFFFFF" w:themeColor="background1"/>
              </w:rPr>
              <w:t>Postcode</w:t>
            </w:r>
          </w:p>
        </w:tc>
        <w:tc>
          <w:tcPr>
            <w:tcW w:w="3486" w:type="pct"/>
          </w:tcPr>
          <w:p w14:paraId="05EDDE94" w14:textId="5464360C" w:rsidR="002A70CC" w:rsidRPr="004314D4" w:rsidRDefault="002A70CC" w:rsidP="002A70CC">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sidRPr="008712BA">
              <w:rPr>
                <w:rFonts w:asciiTheme="majorHAnsi" w:hAnsiTheme="majorHAnsi"/>
              </w:rPr>
              <w:t>75008</w:t>
            </w:r>
          </w:p>
        </w:tc>
      </w:tr>
      <w:tr w:rsidR="002A70CC" w:rsidRPr="004314D4" w14:paraId="0C7CA0D9"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0BC29C56" w14:textId="77777777" w:rsidR="002A70CC" w:rsidRPr="004314D4" w:rsidRDefault="002A70CC" w:rsidP="002A70CC">
            <w:pPr>
              <w:rPr>
                <w:color w:val="FFFFFF" w:themeColor="background1"/>
              </w:rPr>
            </w:pPr>
            <w:r w:rsidRPr="004314D4">
              <w:rPr>
                <w:color w:val="FFFFFF" w:themeColor="background1"/>
              </w:rPr>
              <w:t>Country</w:t>
            </w:r>
          </w:p>
        </w:tc>
        <w:tc>
          <w:tcPr>
            <w:tcW w:w="3486" w:type="pct"/>
          </w:tcPr>
          <w:p w14:paraId="43F4415F" w14:textId="237A5F8D" w:rsidR="002A70CC" w:rsidRPr="004314D4" w:rsidRDefault="002A70CC" w:rsidP="002A70CC">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sidRPr="008712BA">
              <w:rPr>
                <w:rFonts w:asciiTheme="majorHAnsi" w:hAnsiTheme="majorHAnsi"/>
              </w:rPr>
              <w:t>France</w:t>
            </w:r>
          </w:p>
        </w:tc>
      </w:tr>
      <w:tr w:rsidR="002A70CC" w:rsidRPr="004314D4" w14:paraId="5D47AA46"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24335550" w14:textId="77777777" w:rsidR="002A70CC" w:rsidRPr="004314D4" w:rsidRDefault="002A70CC" w:rsidP="002A70CC">
            <w:pPr>
              <w:rPr>
                <w:color w:val="FFFFFF" w:themeColor="background1"/>
              </w:rPr>
            </w:pPr>
            <w:r w:rsidRPr="004314D4">
              <w:rPr>
                <w:color w:val="FFFFFF" w:themeColor="background1"/>
              </w:rPr>
              <w:t>Telephone</w:t>
            </w:r>
          </w:p>
        </w:tc>
        <w:tc>
          <w:tcPr>
            <w:tcW w:w="3486" w:type="pct"/>
          </w:tcPr>
          <w:p w14:paraId="605CA58B" w14:textId="28B05AFF" w:rsidR="002A70CC" w:rsidRPr="004314D4" w:rsidRDefault="002A70CC" w:rsidP="002A70CC">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sidRPr="008712BA">
              <w:rPr>
                <w:rFonts w:asciiTheme="majorHAnsi" w:hAnsiTheme="majorHAnsi"/>
              </w:rPr>
              <w:t>+ 33 (0) 1 83 64 08 70</w:t>
            </w:r>
          </w:p>
        </w:tc>
      </w:tr>
      <w:tr w:rsidR="002A70CC" w:rsidRPr="004314D4" w14:paraId="5A7645E2"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215C2509" w14:textId="77777777" w:rsidR="002A70CC" w:rsidRPr="004314D4" w:rsidRDefault="002A70CC" w:rsidP="002A70CC">
            <w:pPr>
              <w:rPr>
                <w:color w:val="FFFFFF" w:themeColor="background1"/>
              </w:rPr>
            </w:pPr>
            <w:r w:rsidRPr="004314D4">
              <w:rPr>
                <w:color w:val="FFFFFF" w:themeColor="background1"/>
              </w:rPr>
              <w:t>E-mail</w:t>
            </w:r>
          </w:p>
        </w:tc>
        <w:tc>
          <w:tcPr>
            <w:tcW w:w="3486" w:type="pct"/>
          </w:tcPr>
          <w:p w14:paraId="6705896F" w14:textId="7B48CB3A" w:rsidR="002A70CC" w:rsidRPr="004314D4" w:rsidRDefault="009D069D" w:rsidP="002A70CC">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ins w:id="332" w:author="EVA LEIBOVICI" w:date="2023-09-18T16:34:00Z">
              <w:r>
                <w:rPr>
                  <w:rFonts w:asciiTheme="majorHAnsi" w:hAnsiTheme="majorHAnsi"/>
                  <w:color w:val="515151" w:themeColor="text1"/>
                </w:rPr>
                <w:t>m</w:t>
              </w:r>
              <w:r w:rsidR="008D1373">
                <w:rPr>
                  <w:rFonts w:asciiTheme="majorHAnsi" w:hAnsiTheme="majorHAnsi"/>
                  <w:color w:val="515151" w:themeColor="text1"/>
                </w:rPr>
                <w:t>athilde.mignot</w:t>
              </w:r>
              <w:r>
                <w:rPr>
                  <w:rFonts w:asciiTheme="majorHAnsi" w:hAnsiTheme="majorHAnsi"/>
                  <w:color w:val="515151" w:themeColor="text1"/>
                </w:rPr>
                <w:t>@atos.net</w:t>
              </w:r>
            </w:ins>
            <w:del w:id="333" w:author="EVA LEIBOVICI" w:date="2023-09-18T16:34:00Z">
              <w:r w:rsidR="002A70CC" w:rsidRPr="004E47BC" w:rsidDel="008D1373">
                <w:rPr>
                  <w:rFonts w:asciiTheme="majorHAnsi" w:hAnsiTheme="majorHAnsi"/>
                  <w:color w:val="515151" w:themeColor="text1"/>
                </w:rPr>
                <w:delText>arnaud.dore@atos.net</w:delText>
              </w:r>
            </w:del>
          </w:p>
        </w:tc>
      </w:tr>
      <w:tr w:rsidR="002A70CC" w:rsidRPr="004314D4" w14:paraId="7ACB0E31"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0663D1C9" w14:textId="77777777" w:rsidR="002A70CC" w:rsidRPr="004314D4" w:rsidRDefault="002A70CC" w:rsidP="002A70CC">
            <w:pPr>
              <w:rPr>
                <w:color w:val="FFFFFF" w:themeColor="background1"/>
              </w:rPr>
            </w:pPr>
            <w:r w:rsidRPr="004314D4">
              <w:rPr>
                <w:color w:val="FFFFFF" w:themeColor="background1"/>
              </w:rPr>
              <w:t>Website</w:t>
            </w:r>
          </w:p>
        </w:tc>
        <w:tc>
          <w:tcPr>
            <w:tcW w:w="3486" w:type="pct"/>
          </w:tcPr>
          <w:p w14:paraId="3E73C7F6" w14:textId="5AAFC29B" w:rsidR="002A70CC" w:rsidRPr="004314D4" w:rsidRDefault="002A70CC" w:rsidP="002A70CC">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sidRPr="008712BA">
              <w:rPr>
                <w:rFonts w:asciiTheme="majorHAnsi" w:hAnsiTheme="majorHAnsi"/>
                <w:color w:val="515151" w:themeColor="text1"/>
              </w:rPr>
              <w:t>www.ecoact.com</w:t>
            </w:r>
          </w:p>
        </w:tc>
      </w:tr>
      <w:tr w:rsidR="002A70CC" w:rsidRPr="004314D4" w14:paraId="33448ED2"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5AEC683B" w14:textId="77777777" w:rsidR="002A70CC" w:rsidRPr="004314D4" w:rsidRDefault="002A70CC" w:rsidP="002A70CC">
            <w:pPr>
              <w:rPr>
                <w:color w:val="FFFFFF" w:themeColor="background1"/>
              </w:rPr>
            </w:pPr>
            <w:r w:rsidRPr="004314D4">
              <w:rPr>
                <w:color w:val="FFFFFF" w:themeColor="background1"/>
              </w:rPr>
              <w:t>Contact person</w:t>
            </w:r>
          </w:p>
        </w:tc>
        <w:tc>
          <w:tcPr>
            <w:tcW w:w="3486" w:type="pct"/>
          </w:tcPr>
          <w:p w14:paraId="3A679825" w14:textId="1408B25D" w:rsidR="002A70CC" w:rsidRPr="004314D4" w:rsidRDefault="009D069D" w:rsidP="002A70CC">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ins w:id="334" w:author="EVA LEIBOVICI" w:date="2023-09-18T16:34:00Z">
              <w:r>
                <w:rPr>
                  <w:rFonts w:asciiTheme="majorHAnsi" w:hAnsiTheme="majorHAnsi"/>
                  <w:color w:val="515151" w:themeColor="text1"/>
                </w:rPr>
                <w:t>Mathilde MIGNOT</w:t>
              </w:r>
            </w:ins>
            <w:del w:id="335" w:author="EVA LEIBOVICI" w:date="2023-09-18T16:34:00Z">
              <w:r w:rsidR="002A70CC" w:rsidRPr="00ED07DE" w:rsidDel="009D069D">
                <w:rPr>
                  <w:rFonts w:asciiTheme="majorHAnsi" w:hAnsiTheme="majorHAnsi"/>
                  <w:color w:val="515151" w:themeColor="text1"/>
                </w:rPr>
                <w:delText>Arnaud DORE</w:delText>
              </w:r>
            </w:del>
          </w:p>
        </w:tc>
      </w:tr>
      <w:tr w:rsidR="002A70CC" w:rsidRPr="004314D4" w14:paraId="773416DF"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6827DDC9" w14:textId="77777777" w:rsidR="002A70CC" w:rsidRPr="004314D4" w:rsidRDefault="002A70CC" w:rsidP="002A70CC">
            <w:pPr>
              <w:rPr>
                <w:color w:val="FFFFFF" w:themeColor="background1"/>
              </w:rPr>
            </w:pPr>
            <w:r w:rsidRPr="004314D4">
              <w:rPr>
                <w:color w:val="FFFFFF" w:themeColor="background1"/>
              </w:rPr>
              <w:t>Title</w:t>
            </w:r>
          </w:p>
        </w:tc>
        <w:tc>
          <w:tcPr>
            <w:tcW w:w="3486" w:type="pct"/>
          </w:tcPr>
          <w:p w14:paraId="5C745D81" w14:textId="0719F113" w:rsidR="002A70CC" w:rsidRPr="004314D4" w:rsidRDefault="002A70CC" w:rsidP="002A70CC">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sidRPr="00917DB5">
              <w:rPr>
                <w:rFonts w:asciiTheme="majorHAnsi" w:hAnsiTheme="majorHAnsi"/>
                <w:color w:val="515151" w:themeColor="text1"/>
              </w:rPr>
              <w:t>Group Director</w:t>
            </w:r>
            <w:r>
              <w:rPr>
                <w:rFonts w:asciiTheme="majorHAnsi" w:hAnsiTheme="majorHAnsi"/>
                <w:color w:val="515151" w:themeColor="text1"/>
              </w:rPr>
              <w:t>,</w:t>
            </w:r>
            <w:r w:rsidRPr="00917DB5">
              <w:rPr>
                <w:rFonts w:asciiTheme="majorHAnsi" w:hAnsiTheme="majorHAnsi"/>
                <w:color w:val="515151" w:themeColor="text1"/>
              </w:rPr>
              <w:t xml:space="preserve"> Nature and Technology based </w:t>
            </w:r>
            <w:r>
              <w:rPr>
                <w:rFonts w:asciiTheme="majorHAnsi" w:hAnsiTheme="majorHAnsi"/>
                <w:color w:val="515151" w:themeColor="text1"/>
              </w:rPr>
              <w:t>S</w:t>
            </w:r>
            <w:r w:rsidRPr="00917DB5">
              <w:rPr>
                <w:rFonts w:asciiTheme="majorHAnsi" w:hAnsiTheme="majorHAnsi"/>
                <w:color w:val="515151" w:themeColor="text1"/>
              </w:rPr>
              <w:t>olutions</w:t>
            </w:r>
          </w:p>
        </w:tc>
      </w:tr>
      <w:tr w:rsidR="002A70CC" w:rsidRPr="004314D4" w14:paraId="3919C635"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245E5044" w14:textId="77777777" w:rsidR="002A70CC" w:rsidRPr="004314D4" w:rsidRDefault="002A70CC" w:rsidP="002A70CC">
            <w:pPr>
              <w:rPr>
                <w:color w:val="FFFFFF" w:themeColor="background1"/>
              </w:rPr>
            </w:pPr>
            <w:r w:rsidRPr="004314D4">
              <w:rPr>
                <w:color w:val="FFFFFF" w:themeColor="background1"/>
              </w:rPr>
              <w:t>Salutation</w:t>
            </w:r>
          </w:p>
        </w:tc>
        <w:tc>
          <w:tcPr>
            <w:tcW w:w="3486" w:type="pct"/>
          </w:tcPr>
          <w:p w14:paraId="5139FFDE" w14:textId="0942199B" w:rsidR="002A70CC" w:rsidRPr="004314D4" w:rsidRDefault="002A70CC" w:rsidP="002A70CC">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sidRPr="008712BA">
              <w:rPr>
                <w:rFonts w:asciiTheme="majorHAnsi" w:hAnsiTheme="majorHAnsi"/>
                <w:color w:val="515151" w:themeColor="text1"/>
              </w:rPr>
              <w:t>Mr</w:t>
            </w:r>
            <w:r>
              <w:rPr>
                <w:rFonts w:asciiTheme="majorHAnsi" w:hAnsiTheme="majorHAnsi"/>
                <w:color w:val="515151" w:themeColor="text1"/>
              </w:rPr>
              <w:t>.</w:t>
            </w:r>
          </w:p>
        </w:tc>
      </w:tr>
      <w:tr w:rsidR="002A70CC" w:rsidRPr="004314D4" w14:paraId="38A667D1"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2CD5C1F0" w14:textId="77777777" w:rsidR="002A70CC" w:rsidRPr="004314D4" w:rsidRDefault="002A70CC" w:rsidP="002A70CC">
            <w:pPr>
              <w:rPr>
                <w:color w:val="FFFFFF" w:themeColor="background1"/>
              </w:rPr>
            </w:pPr>
            <w:r w:rsidRPr="004314D4">
              <w:rPr>
                <w:color w:val="FFFFFF" w:themeColor="background1"/>
              </w:rPr>
              <w:t>Last name</w:t>
            </w:r>
          </w:p>
        </w:tc>
        <w:tc>
          <w:tcPr>
            <w:tcW w:w="3486" w:type="pct"/>
          </w:tcPr>
          <w:p w14:paraId="1F7DD022" w14:textId="17632060" w:rsidR="002A70CC" w:rsidRPr="004314D4" w:rsidRDefault="009D069D" w:rsidP="002A70CC">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ins w:id="336" w:author="EVA LEIBOVICI" w:date="2023-09-18T16:35:00Z">
              <w:r>
                <w:rPr>
                  <w:rFonts w:asciiTheme="majorHAnsi" w:hAnsiTheme="majorHAnsi"/>
                  <w:color w:val="515151" w:themeColor="text1"/>
                </w:rPr>
                <w:t>MIGNOT</w:t>
              </w:r>
            </w:ins>
            <w:del w:id="337" w:author="EVA LEIBOVICI" w:date="2023-09-18T16:35:00Z">
              <w:r w:rsidR="002A70CC" w:rsidRPr="00ED07DE" w:rsidDel="009D069D">
                <w:rPr>
                  <w:rFonts w:asciiTheme="majorHAnsi" w:hAnsiTheme="majorHAnsi"/>
                  <w:color w:val="515151" w:themeColor="text1"/>
                </w:rPr>
                <w:delText>DORE</w:delText>
              </w:r>
            </w:del>
          </w:p>
        </w:tc>
      </w:tr>
      <w:tr w:rsidR="002A70CC" w:rsidRPr="004314D4" w14:paraId="1898C730" w14:textId="77777777" w:rsidTr="00BA7756">
        <w:tc>
          <w:tcPr>
            <w:cnfStyle w:val="001000000000" w:firstRow="0" w:lastRow="0" w:firstColumn="1" w:lastColumn="0" w:oddVBand="0" w:evenVBand="0" w:oddHBand="0" w:evenHBand="0" w:firstRowFirstColumn="0" w:firstRowLastColumn="0" w:lastRowFirstColumn="0" w:lastRowLastColumn="0"/>
            <w:tcW w:w="1514" w:type="pct"/>
          </w:tcPr>
          <w:p w14:paraId="62E990FE" w14:textId="77777777" w:rsidR="002A70CC" w:rsidRPr="004314D4" w:rsidRDefault="002A70CC" w:rsidP="002A70CC">
            <w:pPr>
              <w:rPr>
                <w:color w:val="FFFFFF" w:themeColor="background1"/>
              </w:rPr>
            </w:pPr>
            <w:r w:rsidRPr="004314D4">
              <w:rPr>
                <w:color w:val="FFFFFF" w:themeColor="background1"/>
              </w:rPr>
              <w:t>Middle name</w:t>
            </w:r>
          </w:p>
        </w:tc>
        <w:tc>
          <w:tcPr>
            <w:tcW w:w="3486" w:type="pct"/>
          </w:tcPr>
          <w:p w14:paraId="356C58D6" w14:textId="06A954B6" w:rsidR="002A70CC" w:rsidRPr="004314D4" w:rsidRDefault="002A70CC" w:rsidP="002A70CC">
            <w:pPr>
              <w:spacing w:line="276" w:lineRule="auto"/>
              <w:cnfStyle w:val="000000000000" w:firstRow="0" w:lastRow="0" w:firstColumn="0" w:lastColumn="0" w:oddVBand="0" w:evenVBand="0" w:oddHBand="0" w:evenHBand="0" w:firstRowFirstColumn="0" w:firstRowLastColumn="0" w:lastRowFirstColumn="0" w:lastRowLastColumn="0"/>
              <w:rPr>
                <w:color w:val="515151" w:themeColor="text1"/>
              </w:rPr>
            </w:pPr>
            <w:r>
              <w:rPr>
                <w:rFonts w:asciiTheme="majorHAnsi" w:hAnsiTheme="majorHAnsi"/>
                <w:color w:val="515151" w:themeColor="text1"/>
              </w:rPr>
              <w:t>-</w:t>
            </w:r>
          </w:p>
        </w:tc>
      </w:tr>
    </w:tbl>
    <w:p w14:paraId="1547F972" w14:textId="5C8847E9" w:rsidR="00171813" w:rsidRDefault="00171813">
      <w:pPr>
        <w:spacing w:line="276" w:lineRule="auto"/>
        <w:contextualSpacing w:val="0"/>
        <w:rPr>
          <w:lang w:val="en-GB"/>
        </w:rPr>
      </w:pPr>
    </w:p>
    <w:p w14:paraId="733BAF07" w14:textId="77777777" w:rsidR="00171813" w:rsidRDefault="00171813">
      <w:pPr>
        <w:spacing w:line="276" w:lineRule="auto"/>
        <w:contextualSpacing w:val="0"/>
        <w:rPr>
          <w:lang w:val="en-GB"/>
        </w:rPr>
      </w:pPr>
      <w:r>
        <w:rPr>
          <w:lang w:val="en-GB"/>
        </w:rPr>
        <w:br w:type="page"/>
      </w:r>
    </w:p>
    <w:p w14:paraId="05394E28" w14:textId="472BC27A" w:rsidR="009B77FD" w:rsidRDefault="009B77FD" w:rsidP="006D53FE">
      <w:pPr>
        <w:rPr>
          <w:b/>
          <w:bCs/>
          <w:lang w:val="en-GB"/>
        </w:rPr>
      </w:pPr>
      <w:r w:rsidRPr="009B77FD">
        <w:rPr>
          <w:b/>
          <w:bCs/>
          <w:lang w:val="en-GB"/>
        </w:rPr>
        <w:lastRenderedPageBreak/>
        <w:t>Revision History</w:t>
      </w:r>
    </w:p>
    <w:p w14:paraId="74D0A9B8" w14:textId="77777777" w:rsidR="00BB782E" w:rsidRPr="009B77FD" w:rsidRDefault="00BB782E" w:rsidP="006D53FE">
      <w:pPr>
        <w:rPr>
          <w:b/>
          <w:bCs/>
          <w:lang w:val="en-GB"/>
        </w:rPr>
      </w:pPr>
    </w:p>
    <w:tbl>
      <w:tblPr>
        <w:tblStyle w:val="GSTableSimple"/>
        <w:tblW w:w="9450" w:type="dxa"/>
        <w:tblLook w:val="04A0" w:firstRow="1" w:lastRow="0" w:firstColumn="1" w:lastColumn="0" w:noHBand="0" w:noVBand="1"/>
      </w:tblPr>
      <w:tblGrid>
        <w:gridCol w:w="769"/>
        <w:gridCol w:w="1420"/>
        <w:gridCol w:w="14"/>
        <w:gridCol w:w="1655"/>
        <w:gridCol w:w="13"/>
        <w:gridCol w:w="5579"/>
      </w:tblGrid>
      <w:tr w:rsidR="00917505" w:rsidRPr="009B77FD" w14:paraId="530F4F00" w14:textId="77777777" w:rsidTr="00917505">
        <w:trPr>
          <w:cnfStyle w:val="100000000000" w:firstRow="1" w:lastRow="0" w:firstColumn="0" w:lastColumn="0" w:oddVBand="0" w:evenVBand="0" w:oddHBand="0" w:evenHBand="0" w:firstRowFirstColumn="0" w:firstRowLastColumn="0" w:lastRowFirstColumn="0" w:lastRowLastColumn="0"/>
        </w:trPr>
        <w:tc>
          <w:tcPr>
            <w:tcW w:w="2189" w:type="dxa"/>
            <w:gridSpan w:val="2"/>
          </w:tcPr>
          <w:p w14:paraId="0277F4F1" w14:textId="77777777" w:rsidR="009B77FD" w:rsidRPr="00BB782E" w:rsidRDefault="009B77FD" w:rsidP="00BA7756">
            <w:pPr>
              <w:spacing w:after="200"/>
              <w:rPr>
                <w:b/>
                <w:bCs/>
              </w:rPr>
            </w:pPr>
            <w:r w:rsidRPr="00BB782E">
              <w:rPr>
                <w:b/>
                <w:bCs/>
              </w:rPr>
              <w:t>Version</w:t>
            </w:r>
          </w:p>
        </w:tc>
        <w:tc>
          <w:tcPr>
            <w:tcW w:w="1669" w:type="dxa"/>
            <w:gridSpan w:val="2"/>
          </w:tcPr>
          <w:p w14:paraId="4EFC7750" w14:textId="77777777" w:rsidR="009B77FD" w:rsidRPr="00BB782E" w:rsidRDefault="009B77FD" w:rsidP="00BA7756">
            <w:pPr>
              <w:spacing w:after="200"/>
              <w:rPr>
                <w:b/>
                <w:bCs/>
              </w:rPr>
            </w:pPr>
            <w:r w:rsidRPr="00BB782E">
              <w:rPr>
                <w:b/>
                <w:bCs/>
              </w:rPr>
              <w:t>Date</w:t>
            </w:r>
          </w:p>
        </w:tc>
        <w:tc>
          <w:tcPr>
            <w:tcW w:w="5592" w:type="dxa"/>
            <w:gridSpan w:val="2"/>
          </w:tcPr>
          <w:p w14:paraId="467A0B46" w14:textId="77777777" w:rsidR="009B77FD" w:rsidRPr="00BB782E" w:rsidRDefault="009B77FD" w:rsidP="00BA7756">
            <w:pPr>
              <w:spacing w:after="200"/>
              <w:rPr>
                <w:b/>
                <w:bCs/>
              </w:rPr>
            </w:pPr>
            <w:r w:rsidRPr="00BB782E">
              <w:rPr>
                <w:b/>
                <w:bCs/>
              </w:rPr>
              <w:t>Remarks</w:t>
            </w:r>
          </w:p>
        </w:tc>
      </w:tr>
      <w:tr w:rsidR="006A1F13" w:rsidRPr="009B77FD" w14:paraId="216C8FBB" w14:textId="77777777" w:rsidTr="00917505">
        <w:trPr>
          <w:cnfStyle w:val="000000100000" w:firstRow="0" w:lastRow="0" w:firstColumn="0" w:lastColumn="0" w:oddVBand="0" w:evenVBand="0" w:oddHBand="1" w:evenHBand="0" w:firstRowFirstColumn="0" w:firstRowLastColumn="0" w:lastRowFirstColumn="0" w:lastRowLastColumn="0"/>
          <w:trHeight w:val="451"/>
        </w:trPr>
        <w:tc>
          <w:tcPr>
            <w:tcW w:w="769" w:type="dxa"/>
            <w:vAlign w:val="top"/>
          </w:tcPr>
          <w:p w14:paraId="43A09386" w14:textId="0152946A" w:rsidR="00917505" w:rsidRDefault="00917505" w:rsidP="00917505">
            <w:pPr>
              <w:rPr>
                <w:rFonts w:asciiTheme="minorHAnsi" w:hAnsiTheme="minorHAnsi"/>
                <w:sz w:val="20"/>
              </w:rPr>
            </w:pPr>
            <w:r>
              <w:rPr>
                <w:rFonts w:asciiTheme="minorHAnsi" w:hAnsiTheme="minorHAnsi"/>
                <w:sz w:val="20"/>
              </w:rPr>
              <w:t>2.1</w:t>
            </w:r>
          </w:p>
        </w:tc>
        <w:tc>
          <w:tcPr>
            <w:tcW w:w="1434" w:type="dxa"/>
            <w:gridSpan w:val="2"/>
            <w:vAlign w:val="top"/>
          </w:tcPr>
          <w:p w14:paraId="0248415E" w14:textId="60B505F0" w:rsidR="00917505" w:rsidRPr="00C348BC" w:rsidDel="0073767F" w:rsidRDefault="00917505" w:rsidP="00917505">
            <w:pPr>
              <w:rPr>
                <w:rFonts w:asciiTheme="minorHAnsi" w:hAnsiTheme="minorHAnsi"/>
                <w:sz w:val="20"/>
                <w:highlight w:val="yellow"/>
              </w:rPr>
            </w:pPr>
          </w:p>
        </w:tc>
        <w:tc>
          <w:tcPr>
            <w:tcW w:w="1668" w:type="dxa"/>
            <w:gridSpan w:val="2"/>
            <w:vAlign w:val="top"/>
          </w:tcPr>
          <w:p w14:paraId="290063C7" w14:textId="4D48C0E0" w:rsidR="00917505" w:rsidRPr="009E5BF9" w:rsidRDefault="00917505" w:rsidP="00917505">
            <w:pPr>
              <w:pStyle w:val="TablesCellsBody"/>
              <w:rPr>
                <w:rFonts w:asciiTheme="minorHAnsi" w:hAnsiTheme="minorHAnsi"/>
              </w:rPr>
            </w:pPr>
            <w:r>
              <w:rPr>
                <w:rFonts w:asciiTheme="minorHAnsi" w:hAnsiTheme="minorHAnsi"/>
              </w:rPr>
              <w:t>31 May 2022</w:t>
            </w:r>
          </w:p>
        </w:tc>
        <w:tc>
          <w:tcPr>
            <w:tcW w:w="5579" w:type="dxa"/>
            <w:vAlign w:val="top"/>
          </w:tcPr>
          <w:p w14:paraId="76C06327" w14:textId="4DA8B645" w:rsidR="00917505" w:rsidRPr="009B77FD" w:rsidRDefault="00917505" w:rsidP="00917505">
            <w:pPr>
              <w:spacing w:line="276" w:lineRule="auto"/>
              <w:ind w:right="-3807"/>
              <w:contextualSpacing w:val="0"/>
            </w:pPr>
            <w:r>
              <w:rPr>
                <w:rFonts w:asciiTheme="minorHAnsi" w:hAnsiTheme="minorHAnsi"/>
              </w:rPr>
              <w:t>Editorial changes and revisions</w:t>
            </w:r>
          </w:p>
        </w:tc>
      </w:tr>
      <w:tr w:rsidR="006A1F13" w:rsidRPr="009B77FD" w14:paraId="7997BFB0" w14:textId="497AFFA5" w:rsidTr="00917505">
        <w:trPr>
          <w:trHeight w:val="3017"/>
        </w:trPr>
        <w:tc>
          <w:tcPr>
            <w:tcW w:w="769" w:type="dxa"/>
            <w:vAlign w:val="top"/>
          </w:tcPr>
          <w:p w14:paraId="34DF032B" w14:textId="56745E29" w:rsidR="00917505" w:rsidRPr="00206434" w:rsidRDefault="00917505" w:rsidP="00917505">
            <w:pPr>
              <w:rPr>
                <w:rFonts w:asciiTheme="minorHAnsi" w:hAnsiTheme="minorHAnsi"/>
                <w:sz w:val="20"/>
              </w:rPr>
            </w:pPr>
            <w:r>
              <w:rPr>
                <w:rFonts w:asciiTheme="minorHAnsi" w:hAnsiTheme="minorHAnsi"/>
                <w:sz w:val="20"/>
              </w:rPr>
              <w:t>2.0</w:t>
            </w:r>
          </w:p>
        </w:tc>
        <w:tc>
          <w:tcPr>
            <w:tcW w:w="1434" w:type="dxa"/>
            <w:gridSpan w:val="2"/>
            <w:vAlign w:val="top"/>
          </w:tcPr>
          <w:p w14:paraId="6A894CE1" w14:textId="32081521" w:rsidR="00917505" w:rsidRDefault="00917505" w:rsidP="00917505">
            <w:pPr>
              <w:rPr>
                <w:rFonts w:asciiTheme="minorHAnsi" w:hAnsiTheme="minorHAnsi"/>
                <w:sz w:val="20"/>
              </w:rPr>
            </w:pPr>
          </w:p>
        </w:tc>
        <w:tc>
          <w:tcPr>
            <w:tcW w:w="1668" w:type="dxa"/>
            <w:gridSpan w:val="2"/>
            <w:vAlign w:val="top"/>
          </w:tcPr>
          <w:p w14:paraId="30573FC9" w14:textId="5C506A9E" w:rsidR="00917505" w:rsidRPr="00094F34" w:rsidRDefault="00917505" w:rsidP="00917505">
            <w:pPr>
              <w:pStyle w:val="TablesCellsBody"/>
              <w:rPr>
                <w:rFonts w:asciiTheme="minorHAnsi" w:hAnsiTheme="minorHAnsi"/>
              </w:rPr>
            </w:pPr>
            <w:r>
              <w:rPr>
                <w:rFonts w:asciiTheme="minorHAnsi" w:hAnsiTheme="minorHAnsi"/>
              </w:rPr>
              <w:t>04 May 2022</w:t>
            </w:r>
          </w:p>
        </w:tc>
        <w:tc>
          <w:tcPr>
            <w:tcW w:w="5579" w:type="dxa"/>
            <w:vAlign w:val="top"/>
          </w:tcPr>
          <w:p w14:paraId="4A0004C8" w14:textId="77777777" w:rsidR="00917505" w:rsidRPr="009E5BF9" w:rsidRDefault="00917505" w:rsidP="00917505">
            <w:pPr>
              <w:pStyle w:val="TablesCellsBody"/>
              <w:rPr>
                <w:rFonts w:asciiTheme="minorHAnsi" w:hAnsiTheme="minorHAnsi"/>
              </w:rPr>
            </w:pPr>
            <w:r w:rsidRPr="009E5BF9">
              <w:rPr>
                <w:rFonts w:asciiTheme="minorHAnsi" w:hAnsiTheme="minorHAnsi"/>
              </w:rPr>
              <w:t>Key Project Information table revised to cater for the following information:</w:t>
            </w:r>
          </w:p>
          <w:p w14:paraId="7DC437F5" w14:textId="77777777" w:rsidR="00917505" w:rsidRPr="009E5BF9" w:rsidRDefault="00917505" w:rsidP="00515BA1">
            <w:pPr>
              <w:pStyle w:val="TablesCellsBody"/>
              <w:numPr>
                <w:ilvl w:val="0"/>
                <w:numId w:val="17"/>
              </w:numPr>
              <w:rPr>
                <w:rFonts w:asciiTheme="minorHAnsi" w:hAnsiTheme="minorHAnsi"/>
              </w:rPr>
            </w:pPr>
            <w:r w:rsidRPr="009E5BF9">
              <w:rPr>
                <w:rFonts w:asciiTheme="minorHAnsi" w:hAnsiTheme="minorHAnsi"/>
              </w:rPr>
              <w:t>Scale of PoA</w:t>
            </w:r>
          </w:p>
          <w:p w14:paraId="6BA3A0E5" w14:textId="77777777" w:rsidR="00917505" w:rsidRPr="009E5BF9" w:rsidRDefault="00917505" w:rsidP="00515BA1">
            <w:pPr>
              <w:pStyle w:val="TablesCellsBody"/>
              <w:numPr>
                <w:ilvl w:val="0"/>
                <w:numId w:val="17"/>
              </w:numPr>
              <w:rPr>
                <w:rFonts w:asciiTheme="minorHAnsi" w:hAnsiTheme="minorHAnsi"/>
              </w:rPr>
            </w:pPr>
            <w:r w:rsidRPr="009E5BF9">
              <w:rPr>
                <w:rFonts w:asciiTheme="minorHAnsi" w:hAnsiTheme="minorHAnsi"/>
              </w:rPr>
              <w:t>Title and GS ID of all real case VPAs included in the PoA</w:t>
            </w:r>
          </w:p>
          <w:p w14:paraId="7F606ACC" w14:textId="77777777" w:rsidR="00917505" w:rsidRPr="009E5BF9" w:rsidRDefault="00917505" w:rsidP="00917505">
            <w:pPr>
              <w:pStyle w:val="TablesCellsBody"/>
              <w:rPr>
                <w:rFonts w:asciiTheme="minorHAnsi" w:hAnsiTheme="minorHAnsi"/>
              </w:rPr>
            </w:pPr>
            <w:r w:rsidRPr="009E5BF9">
              <w:rPr>
                <w:rFonts w:asciiTheme="minorHAnsi" w:hAnsiTheme="minorHAnsi"/>
              </w:rPr>
              <w:t xml:space="preserve">A new Management System section included </w:t>
            </w:r>
          </w:p>
          <w:p w14:paraId="30EE0CD2" w14:textId="77777777" w:rsidR="00917505" w:rsidRPr="009E5BF9" w:rsidRDefault="00917505" w:rsidP="00917505">
            <w:pPr>
              <w:pStyle w:val="TablesCellsBody"/>
              <w:rPr>
                <w:rFonts w:asciiTheme="minorHAnsi" w:hAnsiTheme="minorHAnsi"/>
              </w:rPr>
            </w:pPr>
            <w:r w:rsidRPr="009E5BF9">
              <w:rPr>
                <w:rFonts w:asciiTheme="minorHAnsi" w:hAnsiTheme="minorHAnsi"/>
              </w:rPr>
              <w:t>Safeguarding Principles Assessment section removed</w:t>
            </w:r>
          </w:p>
          <w:p w14:paraId="376E9FBE" w14:textId="77777777" w:rsidR="00917505" w:rsidRPr="009E5BF9" w:rsidRDefault="00917505" w:rsidP="00917505">
            <w:pPr>
              <w:pStyle w:val="TablesCellsBody"/>
              <w:rPr>
                <w:rFonts w:asciiTheme="minorHAnsi" w:hAnsiTheme="minorHAnsi"/>
              </w:rPr>
            </w:pPr>
            <w:r w:rsidRPr="009E5BF9">
              <w:rPr>
                <w:rFonts w:asciiTheme="minorHAnsi" w:hAnsiTheme="minorHAnsi"/>
              </w:rPr>
              <w:t xml:space="preserve">Outcome of PoA </w:t>
            </w:r>
            <w:r w:rsidRPr="00C348BC">
              <w:rPr>
                <w:rFonts w:asciiTheme="minorHAnsi" w:hAnsiTheme="minorHAnsi"/>
              </w:rPr>
              <w:t>L</w:t>
            </w:r>
            <w:r w:rsidRPr="009E5BF9">
              <w:rPr>
                <w:rFonts w:asciiTheme="minorHAnsi" w:hAnsiTheme="minorHAnsi"/>
              </w:rPr>
              <w:t>evel Stakeholder Consultation section revised in the following manner:</w:t>
            </w:r>
          </w:p>
          <w:p w14:paraId="29F3127E" w14:textId="77777777" w:rsidR="00917505" w:rsidRPr="009E5BF9" w:rsidRDefault="00917505" w:rsidP="00515BA1">
            <w:pPr>
              <w:pStyle w:val="TablesCellsBody"/>
              <w:numPr>
                <w:ilvl w:val="0"/>
                <w:numId w:val="17"/>
              </w:numPr>
              <w:rPr>
                <w:rFonts w:asciiTheme="minorHAnsi" w:hAnsiTheme="minorHAnsi"/>
              </w:rPr>
            </w:pPr>
            <w:r w:rsidRPr="009E5BF9">
              <w:rPr>
                <w:rFonts w:asciiTheme="minorHAnsi" w:hAnsiTheme="minorHAnsi"/>
              </w:rPr>
              <w:t>Justification for Stakeholder Consultation at PoA Level Only section removed</w:t>
            </w:r>
          </w:p>
          <w:p w14:paraId="0EAE264D" w14:textId="6D1936C6" w:rsidR="00917505" w:rsidRPr="009B77FD" w:rsidRDefault="00917505" w:rsidP="00917505">
            <w:pPr>
              <w:spacing w:line="276" w:lineRule="auto"/>
              <w:contextualSpacing w:val="0"/>
            </w:pPr>
            <w:r w:rsidRPr="009E5BF9">
              <w:rPr>
                <w:rFonts w:asciiTheme="minorHAnsi" w:hAnsiTheme="minorHAnsi"/>
              </w:rPr>
              <w:t>A new Consideration of Stakeholder Comments Received section added</w:t>
            </w:r>
          </w:p>
        </w:tc>
      </w:tr>
      <w:tr w:rsidR="00917505" w:rsidRPr="009B77FD" w14:paraId="0A8F4275" w14:textId="77777777" w:rsidTr="00917505">
        <w:trPr>
          <w:cnfStyle w:val="000000100000" w:firstRow="0" w:lastRow="0" w:firstColumn="0" w:lastColumn="0" w:oddVBand="0" w:evenVBand="0" w:oddHBand="1" w:evenHBand="0" w:firstRowFirstColumn="0" w:firstRowLastColumn="0" w:lastRowFirstColumn="0" w:lastRowLastColumn="0"/>
        </w:trPr>
        <w:tc>
          <w:tcPr>
            <w:tcW w:w="2189" w:type="dxa"/>
            <w:gridSpan w:val="2"/>
            <w:vAlign w:val="top"/>
          </w:tcPr>
          <w:p w14:paraId="0D569349" w14:textId="4586C59C" w:rsidR="00917505" w:rsidRPr="009B77FD" w:rsidRDefault="00917505" w:rsidP="00917505">
            <w:pPr>
              <w:spacing w:after="200"/>
            </w:pPr>
            <w:r w:rsidRPr="00206434">
              <w:rPr>
                <w:rFonts w:asciiTheme="minorHAnsi" w:hAnsiTheme="minorHAnsi"/>
                <w:sz w:val="20"/>
              </w:rPr>
              <w:t>1.1</w:t>
            </w:r>
          </w:p>
        </w:tc>
        <w:tc>
          <w:tcPr>
            <w:tcW w:w="1669" w:type="dxa"/>
            <w:gridSpan w:val="2"/>
            <w:vAlign w:val="top"/>
          </w:tcPr>
          <w:p w14:paraId="4D5D1AA8" w14:textId="1600119F" w:rsidR="00917505" w:rsidRPr="009B77FD" w:rsidRDefault="00917505" w:rsidP="00917505">
            <w:pPr>
              <w:spacing w:after="200"/>
            </w:pPr>
            <w:r>
              <w:rPr>
                <w:rFonts w:asciiTheme="minorHAnsi" w:hAnsiTheme="minorHAnsi"/>
                <w:sz w:val="20"/>
              </w:rPr>
              <w:t xml:space="preserve">14 </w:t>
            </w:r>
            <w:r w:rsidRPr="00206434">
              <w:rPr>
                <w:rFonts w:asciiTheme="minorHAnsi" w:hAnsiTheme="minorHAnsi"/>
                <w:sz w:val="20"/>
              </w:rPr>
              <w:t>October 2020</w:t>
            </w:r>
          </w:p>
        </w:tc>
        <w:tc>
          <w:tcPr>
            <w:tcW w:w="5592" w:type="dxa"/>
            <w:gridSpan w:val="2"/>
            <w:vAlign w:val="top"/>
          </w:tcPr>
          <w:p w14:paraId="3D2C6154" w14:textId="77777777" w:rsidR="00917505" w:rsidRPr="00094F34" w:rsidRDefault="00917505" w:rsidP="00917505">
            <w:pPr>
              <w:pStyle w:val="TablesCellsBody"/>
              <w:rPr>
                <w:rFonts w:asciiTheme="minorHAnsi" w:hAnsiTheme="minorHAnsi"/>
              </w:rPr>
            </w:pPr>
            <w:r w:rsidRPr="00094F34">
              <w:rPr>
                <w:rFonts w:asciiTheme="minorHAnsi" w:hAnsiTheme="minorHAnsi"/>
              </w:rPr>
              <w:t>Hyperlinked section summary to enable quick access to key sections</w:t>
            </w:r>
          </w:p>
          <w:p w14:paraId="6A9E9620" w14:textId="77777777" w:rsidR="00917505" w:rsidRPr="00094F34" w:rsidRDefault="00917505" w:rsidP="00917505">
            <w:pPr>
              <w:pStyle w:val="TablesCellsBody"/>
              <w:rPr>
                <w:rFonts w:asciiTheme="minorHAnsi" w:hAnsiTheme="minorHAnsi"/>
              </w:rPr>
            </w:pPr>
            <w:r w:rsidRPr="00094F34">
              <w:rPr>
                <w:rFonts w:asciiTheme="minorHAnsi" w:hAnsiTheme="minorHAnsi"/>
              </w:rPr>
              <w:t>Improved clarity on Key Project Information</w:t>
            </w:r>
          </w:p>
          <w:p w14:paraId="60F235D2" w14:textId="77777777" w:rsidR="00917505" w:rsidRPr="00094F34" w:rsidRDefault="00917505" w:rsidP="00917505">
            <w:pPr>
              <w:pStyle w:val="TablesCellsBody"/>
              <w:rPr>
                <w:rFonts w:asciiTheme="minorHAnsi" w:hAnsiTheme="minorHAnsi"/>
              </w:rPr>
            </w:pPr>
            <w:r w:rsidRPr="00094F34">
              <w:rPr>
                <w:rFonts w:asciiTheme="minorHAnsi" w:hAnsiTheme="minorHAnsi"/>
              </w:rPr>
              <w:t>Inclusion criteria table added</w:t>
            </w:r>
          </w:p>
          <w:p w14:paraId="47079E38" w14:textId="77777777" w:rsidR="00917505" w:rsidRPr="00094F34" w:rsidRDefault="00917505" w:rsidP="00917505">
            <w:pPr>
              <w:pStyle w:val="TablesCellsBody"/>
              <w:rPr>
                <w:rFonts w:asciiTheme="minorHAnsi" w:hAnsiTheme="minorHAnsi"/>
              </w:rPr>
            </w:pPr>
            <w:r w:rsidRPr="00094F34">
              <w:rPr>
                <w:rFonts w:asciiTheme="minorHAnsi" w:hAnsiTheme="minorHAnsi"/>
              </w:rPr>
              <w:t xml:space="preserve">Clarification on POA level LSC and Safeguard Principles Assessment </w:t>
            </w:r>
          </w:p>
          <w:p w14:paraId="0A4D9786" w14:textId="77777777" w:rsidR="00917505" w:rsidRPr="00094F34" w:rsidRDefault="00917505" w:rsidP="00917505">
            <w:pPr>
              <w:pStyle w:val="TablesCellsBody"/>
              <w:rPr>
                <w:rFonts w:asciiTheme="minorHAnsi" w:hAnsiTheme="minorHAnsi"/>
              </w:rPr>
            </w:pPr>
            <w:r w:rsidRPr="00094F34">
              <w:rPr>
                <w:rFonts w:asciiTheme="minorHAnsi" w:hAnsiTheme="minorHAnsi"/>
              </w:rPr>
              <w:t>Improved Clarity on SDG contribution/SDG Impact term used throughout</w:t>
            </w:r>
          </w:p>
          <w:p w14:paraId="5DBAA69A" w14:textId="77777777" w:rsidR="00917505" w:rsidRPr="00094F34" w:rsidRDefault="00917505" w:rsidP="00917505">
            <w:pPr>
              <w:pStyle w:val="TablesCellsBody"/>
              <w:rPr>
                <w:rFonts w:asciiTheme="minorHAnsi" w:hAnsiTheme="minorHAnsi"/>
              </w:rPr>
            </w:pPr>
            <w:r w:rsidRPr="00094F34">
              <w:rPr>
                <w:rFonts w:asciiTheme="minorHAnsi" w:hAnsiTheme="minorHAnsi"/>
              </w:rPr>
              <w:t>Clarity on Stakeholder Consultation information required</w:t>
            </w:r>
          </w:p>
          <w:p w14:paraId="278A9552" w14:textId="358406D0" w:rsidR="00917505" w:rsidRPr="009B77FD" w:rsidRDefault="00917505" w:rsidP="00917505">
            <w:pPr>
              <w:pStyle w:val="TablesCellsBody"/>
            </w:pPr>
            <w:r w:rsidRPr="00094F34">
              <w:rPr>
                <w:rFonts w:asciiTheme="minorHAnsi" w:hAnsiTheme="minorHAnsi"/>
              </w:rPr>
              <w:t xml:space="preserve">Provision of an </w:t>
            </w:r>
            <w:hyperlink r:id="rId33" w:history="1">
              <w:r w:rsidRPr="0069161C">
                <w:rPr>
                  <w:rStyle w:val="Lienhypertexte"/>
                  <w:sz w:val="20"/>
                </w:rPr>
                <w:t>accompanying Guide</w:t>
              </w:r>
            </w:hyperlink>
            <w:r w:rsidRPr="00094F34">
              <w:rPr>
                <w:rFonts w:asciiTheme="minorHAnsi" w:hAnsiTheme="minorHAnsi"/>
              </w:rPr>
              <w:t xml:space="preserve"> to help the user understand detailed rules and requirements</w:t>
            </w:r>
          </w:p>
        </w:tc>
      </w:tr>
      <w:tr w:rsidR="00917505" w:rsidRPr="009B77FD" w14:paraId="204FB771" w14:textId="77777777" w:rsidTr="00917505">
        <w:tc>
          <w:tcPr>
            <w:tcW w:w="2189" w:type="dxa"/>
            <w:gridSpan w:val="2"/>
            <w:vAlign w:val="top"/>
          </w:tcPr>
          <w:p w14:paraId="34F549E9" w14:textId="6BF814B5" w:rsidR="00917505" w:rsidRPr="009B77FD" w:rsidRDefault="00917505" w:rsidP="00917505">
            <w:pPr>
              <w:spacing w:after="200"/>
            </w:pPr>
            <w:r w:rsidRPr="00206434">
              <w:rPr>
                <w:rFonts w:asciiTheme="minorHAnsi" w:hAnsiTheme="minorHAnsi"/>
                <w:sz w:val="20"/>
              </w:rPr>
              <w:t>1</w:t>
            </w:r>
            <w:r>
              <w:rPr>
                <w:rFonts w:asciiTheme="minorHAnsi" w:hAnsiTheme="minorHAnsi"/>
                <w:sz w:val="20"/>
              </w:rPr>
              <w:t>.0</w:t>
            </w:r>
          </w:p>
        </w:tc>
        <w:tc>
          <w:tcPr>
            <w:tcW w:w="1669" w:type="dxa"/>
            <w:gridSpan w:val="2"/>
            <w:vAlign w:val="top"/>
          </w:tcPr>
          <w:p w14:paraId="41214D74" w14:textId="428666CF" w:rsidR="00917505" w:rsidRPr="009B77FD" w:rsidRDefault="00917505" w:rsidP="00917505">
            <w:pPr>
              <w:spacing w:after="200"/>
            </w:pPr>
            <w:r w:rsidRPr="00206434">
              <w:rPr>
                <w:rFonts w:asciiTheme="minorHAnsi" w:hAnsiTheme="minorHAnsi"/>
                <w:sz w:val="20"/>
              </w:rPr>
              <w:t>1</w:t>
            </w:r>
            <w:r>
              <w:rPr>
                <w:rFonts w:asciiTheme="minorHAnsi" w:hAnsiTheme="minorHAnsi"/>
                <w:sz w:val="20"/>
              </w:rPr>
              <w:t>0</w:t>
            </w:r>
            <w:r w:rsidRPr="00206434">
              <w:rPr>
                <w:rFonts w:asciiTheme="minorHAnsi" w:hAnsiTheme="minorHAnsi"/>
                <w:sz w:val="20"/>
              </w:rPr>
              <w:t xml:space="preserve"> July 2017</w:t>
            </w:r>
          </w:p>
        </w:tc>
        <w:tc>
          <w:tcPr>
            <w:tcW w:w="5592" w:type="dxa"/>
            <w:gridSpan w:val="2"/>
            <w:vAlign w:val="top"/>
          </w:tcPr>
          <w:p w14:paraId="35A544DE" w14:textId="09B0640B" w:rsidR="00917505" w:rsidRPr="009B77FD" w:rsidRDefault="00917505" w:rsidP="00917505">
            <w:pPr>
              <w:pStyle w:val="TablesCellsBody"/>
            </w:pPr>
            <w:r w:rsidRPr="00206434">
              <w:rPr>
                <w:rFonts w:asciiTheme="minorHAnsi" w:hAnsiTheme="minorHAnsi"/>
              </w:rPr>
              <w:t>Initial adoption</w:t>
            </w:r>
          </w:p>
        </w:tc>
      </w:tr>
    </w:tbl>
    <w:p w14:paraId="1B974581" w14:textId="77777777" w:rsidR="009B77FD" w:rsidRPr="009B77FD" w:rsidRDefault="009B77FD" w:rsidP="006D53FE">
      <w:pPr>
        <w:rPr>
          <w:lang w:val="en-GB"/>
        </w:rPr>
      </w:pPr>
    </w:p>
    <w:sectPr w:rsidR="009B77FD" w:rsidRPr="009B77FD" w:rsidSect="00F92931">
      <w:headerReference w:type="even" r:id="rId34"/>
      <w:headerReference w:type="default" r:id="rId35"/>
      <w:footerReference w:type="even" r:id="rId36"/>
      <w:footerReference w:type="default" r:id="rId37"/>
      <w:headerReference w:type="first" r:id="rId38"/>
      <w:footerReference w:type="first" r:id="rId39"/>
      <w:pgSz w:w="11900" w:h="16840"/>
      <w:pgMar w:top="1381" w:right="1134" w:bottom="1021" w:left="1134" w:header="283"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5AD1A" w14:textId="77777777" w:rsidR="002630C7" w:rsidRDefault="002630C7" w:rsidP="008C7A19">
      <w:r>
        <w:separator/>
      </w:r>
    </w:p>
    <w:p w14:paraId="63DE7F42" w14:textId="77777777" w:rsidR="002630C7" w:rsidRDefault="002630C7"/>
  </w:endnote>
  <w:endnote w:type="continuationSeparator" w:id="0">
    <w:p w14:paraId="41A0DBB5" w14:textId="77777777" w:rsidR="002630C7" w:rsidRDefault="002630C7" w:rsidP="008C7A19">
      <w:r>
        <w:continuationSeparator/>
      </w:r>
    </w:p>
    <w:p w14:paraId="5319994D" w14:textId="77777777" w:rsidR="002630C7" w:rsidRDefault="002630C7"/>
  </w:endnote>
  <w:endnote w:type="continuationNotice" w:id="1">
    <w:p w14:paraId="5F7741D5" w14:textId="77777777" w:rsidR="002630C7" w:rsidRDefault="002630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altName w:val="Verdana"/>
    <w:panose1 w:val="020B0604030504040204"/>
    <w:charset w:val="00"/>
    <w:family w:val="swiss"/>
    <w:pitch w:val="variable"/>
    <w:sig w:usb0="A00006FF" w:usb1="4000205B" w:usb2="00000010" w:usb3="00000000" w:csb0="0000019F" w:csb1="00000000"/>
  </w:font>
  <w:font w:name="Avenir Book">
    <w:altName w:val="Corbel"/>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EF" w:usb1="C0007841"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PT Mono">
    <w:charset w:val="00"/>
    <w:family w:val="modern"/>
    <w:pitch w:val="fixed"/>
    <w:sig w:usb0="A00002EF" w:usb1="500078EB" w:usb2="00000000" w:usb3="00000000" w:csb0="00000097"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venir-Book">
    <w:altName w:val="Cambria"/>
    <w:panose1 w:val="00000000000000000000"/>
    <w:charset w:val="00"/>
    <w:family w:val="roman"/>
    <w:notTrueType/>
    <w:pitch w:val="default"/>
  </w:font>
  <w:font w:name="Meiryo">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61F8D" w14:textId="77777777" w:rsidR="006E4980" w:rsidRDefault="006E4980" w:rsidP="00926E1B">
    <w:pPr>
      <w:framePr w:wrap="none" w:vAnchor="text" w:hAnchor="margin" w:xAlign="right" w:y="1"/>
    </w:pPr>
    <w:r>
      <w:fldChar w:fldCharType="begin"/>
    </w:r>
    <w:r>
      <w:instrText xml:space="preserve">PAGE  </w:instrText>
    </w:r>
    <w:r>
      <w:fldChar w:fldCharType="end"/>
    </w:r>
  </w:p>
  <w:p w14:paraId="06054D33" w14:textId="77777777" w:rsidR="006E4980" w:rsidRDefault="006E4980" w:rsidP="006E4980">
    <w:pPr>
      <w:ind w:right="360"/>
    </w:pPr>
  </w:p>
  <w:p w14:paraId="146F635D" w14:textId="77777777" w:rsidR="00D86D16" w:rsidRDefault="00D86D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B3AE0" w14:textId="77777777" w:rsidR="006E4980" w:rsidRPr="00872BFA" w:rsidRDefault="00EC5900" w:rsidP="006E3FE5">
    <w:pPr>
      <w:ind w:right="360"/>
      <w:rPr>
        <w:szCs w:val="20"/>
      </w:rPr>
    </w:pPr>
    <w:r>
      <w:rPr>
        <w:noProof/>
        <w:szCs w:val="20"/>
      </w:rPr>
      <mc:AlternateContent>
        <mc:Choice Requires="wps">
          <w:drawing>
            <wp:anchor distT="0" distB="0" distL="114300" distR="114300" simplePos="0" relativeHeight="251658240" behindDoc="0" locked="0" layoutInCell="1" allowOverlap="1" wp14:anchorId="5A429E3A" wp14:editId="48BCEAFD">
              <wp:simplePos x="0" y="0"/>
              <wp:positionH relativeFrom="column">
                <wp:posOffset>1577884</wp:posOffset>
              </wp:positionH>
              <wp:positionV relativeFrom="paragraph">
                <wp:posOffset>189865</wp:posOffset>
              </wp:positionV>
              <wp:extent cx="3810000" cy="344170"/>
              <wp:effectExtent l="0" t="0" r="0" b="0"/>
              <wp:wrapNone/>
              <wp:docPr id="6" name="Text Box 6"/>
              <wp:cNvGraphicFramePr/>
              <a:graphic xmlns:a="http://schemas.openxmlformats.org/drawingml/2006/main">
                <a:graphicData uri="http://schemas.microsoft.com/office/word/2010/wordprocessingShape">
                  <wps:wsp>
                    <wps:cNvSpPr txBox="1"/>
                    <wps:spPr>
                      <a:xfrm>
                        <a:off x="0" y="0"/>
                        <a:ext cx="3810000" cy="344170"/>
                      </a:xfrm>
                      <a:prstGeom prst="rect">
                        <a:avLst/>
                      </a:prstGeom>
                      <a:solidFill>
                        <a:schemeClr val="lt1"/>
                      </a:solidFill>
                      <a:ln w="6350">
                        <a:noFill/>
                      </a:ln>
                    </wps:spPr>
                    <wps:txbx>
                      <w:txbxContent>
                        <w:p w14:paraId="2CD9E2E3" w14:textId="77777777" w:rsidR="0047688F" w:rsidRPr="001F6981" w:rsidRDefault="009D22A9" w:rsidP="00D061EC">
                          <w:pPr>
                            <w:ind w:right="360"/>
                            <w:rPr>
                              <w:i/>
                              <w:iCs/>
                              <w:szCs w:val="20"/>
                            </w:rPr>
                          </w:pPr>
                          <w:r w:rsidRPr="001F6981">
                            <w:rPr>
                              <w:i/>
                              <w:iCs/>
                              <w:szCs w:val="20"/>
                            </w:rPr>
                            <w:t xml:space="preserve">Climate </w:t>
                          </w:r>
                          <w:r w:rsidR="00C40D2D" w:rsidRPr="001F6981">
                            <w:rPr>
                              <w:i/>
                              <w:iCs/>
                              <w:szCs w:val="20"/>
                            </w:rPr>
                            <w:t>S</w:t>
                          </w:r>
                          <w:r w:rsidRPr="001F6981">
                            <w:rPr>
                              <w:i/>
                              <w:iCs/>
                              <w:szCs w:val="20"/>
                            </w:rPr>
                            <w:t>ecurity and</w:t>
                          </w:r>
                          <w:r w:rsidR="00C40D2D" w:rsidRPr="001F6981">
                            <w:rPr>
                              <w:i/>
                              <w:iCs/>
                              <w:szCs w:val="20"/>
                            </w:rPr>
                            <w:t xml:space="preserve"> Sustainable Development</w:t>
                          </w:r>
                        </w:p>
                        <w:p w14:paraId="3DE1EA25" w14:textId="77777777" w:rsidR="0047688F" w:rsidRDefault="0047688F" w:rsidP="00D0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429E3A" id="_x0000_t202" coordsize="21600,21600" o:spt="202" path="m,l,21600r21600,l21600,xe">
              <v:stroke joinstyle="miter"/>
              <v:path gradientshapeok="t" o:connecttype="rect"/>
            </v:shapetype>
            <v:shape id="Text Box 6" o:spid="_x0000_s1026" type="#_x0000_t202" style="position:absolute;margin-left:124.25pt;margin-top:14.95pt;width:300pt;height:27.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" fillcolor="white [3201]" stroked="f" strokeweight=".5pt">
              <v:textbox>
                <w:txbxContent>
                  <w:p w14:paraId="2CD9E2E3" w14:textId="77777777" w:rsidR="0047688F" w:rsidRPr="001F6981" w:rsidRDefault="009D22A9" w:rsidP="00D061EC">
                    <w:pPr>
                      <w:ind w:right="360"/>
                      <w:rPr>
                        <w:i/>
                        <w:iCs/>
                        <w:szCs w:val="20"/>
                      </w:rPr>
                    </w:pPr>
                    <w:r w:rsidRPr="001F6981">
                      <w:rPr>
                        <w:i/>
                        <w:iCs/>
                        <w:szCs w:val="20"/>
                      </w:rPr>
                      <w:t xml:space="preserve">Climate </w:t>
                    </w:r>
                    <w:r w:rsidR="00C40D2D" w:rsidRPr="001F6981">
                      <w:rPr>
                        <w:i/>
                        <w:iCs/>
                        <w:szCs w:val="20"/>
                      </w:rPr>
                      <w:t>S</w:t>
                    </w:r>
                    <w:r w:rsidRPr="001F6981">
                      <w:rPr>
                        <w:i/>
                        <w:iCs/>
                        <w:szCs w:val="20"/>
                      </w:rPr>
                      <w:t>ecurity and</w:t>
                    </w:r>
                    <w:r w:rsidR="00C40D2D" w:rsidRPr="001F6981">
                      <w:rPr>
                        <w:i/>
                        <w:iCs/>
                        <w:szCs w:val="20"/>
                      </w:rPr>
                      <w:t xml:space="preserve"> Sustainable Development</w:t>
                    </w:r>
                  </w:p>
                  <w:p w14:paraId="3DE1EA25" w14:textId="77777777" w:rsidR="0047688F" w:rsidRDefault="0047688F" w:rsidP="00D061EC"/>
                </w:txbxContent>
              </v:textbox>
            </v:shape>
          </w:pict>
        </mc:Fallback>
      </mc:AlternateContent>
    </w:r>
    <w:r w:rsidR="008179CB">
      <w:rPr>
        <w:noProof/>
      </w:rPr>
      <w:drawing>
        <wp:anchor distT="0" distB="0" distL="114300" distR="114300" simplePos="0" relativeHeight="251658241" behindDoc="0" locked="1" layoutInCell="1" allowOverlap="0" wp14:anchorId="128FD689" wp14:editId="33260B74">
          <wp:simplePos x="0" y="0"/>
          <wp:positionH relativeFrom="margin">
            <wp:posOffset>0</wp:posOffset>
          </wp:positionH>
          <wp:positionV relativeFrom="bottomMargin">
            <wp:posOffset>252095</wp:posOffset>
          </wp:positionV>
          <wp:extent cx="1231200" cy="144000"/>
          <wp:effectExtent l="0" t="0" r="127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2B7E5A4D" w14:textId="77777777" w:rsidR="00A43B8D" w:rsidRPr="00B01B0E" w:rsidRDefault="00A43B8D"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Pr="00B01B0E">
      <w:rPr>
        <w:rFonts w:asciiTheme="minorHAnsi" w:hAnsiTheme="minorHAnsi"/>
        <w:noProof/>
        <w:sz w:val="18"/>
        <w:szCs w:val="18"/>
      </w:rPr>
      <w:t>2</w:t>
    </w:r>
    <w:r w:rsidRPr="00B01B0E">
      <w:rPr>
        <w:rFonts w:asciiTheme="minorHAnsi" w:hAnsiTheme="minorHAnsi"/>
        <w:sz w:val="18"/>
        <w:szCs w:val="18"/>
      </w:rPr>
      <w:fldChar w:fldCharType="end"/>
    </w:r>
  </w:p>
  <w:p w14:paraId="295AF4EB" w14:textId="77777777" w:rsidR="00D86D16" w:rsidRDefault="00D86D1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67A85" w14:textId="77777777" w:rsidR="001912A7" w:rsidRDefault="00EC5900">
    <w:r w:rsidRPr="007B2737">
      <w:rPr>
        <w:noProof/>
      </w:rPr>
      <mc:AlternateContent>
        <mc:Choice Requires="wps">
          <w:drawing>
            <wp:anchor distT="0" distB="0" distL="114300" distR="114300" simplePos="0" relativeHeight="251658245" behindDoc="0" locked="0" layoutInCell="1" allowOverlap="1" wp14:anchorId="3A5934E3" wp14:editId="0B4ECDEC">
              <wp:simplePos x="0" y="0"/>
              <wp:positionH relativeFrom="column">
                <wp:posOffset>1787525</wp:posOffset>
              </wp:positionH>
              <wp:positionV relativeFrom="paragraph">
                <wp:posOffset>-73660</wp:posOffset>
              </wp:positionV>
              <wp:extent cx="3788229" cy="34417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88229" cy="344170"/>
                      </a:xfrm>
                      <a:prstGeom prst="rect">
                        <a:avLst/>
                      </a:prstGeom>
                      <a:solidFill>
                        <a:schemeClr val="lt1"/>
                      </a:solidFill>
                      <a:ln w="6350">
                        <a:noFill/>
                      </a:ln>
                    </wps:spPr>
                    <wps:txbx>
                      <w:txbxContent>
                        <w:p w14:paraId="2CB867A4" w14:textId="77777777" w:rsidR="007B2737" w:rsidRPr="001F6981" w:rsidRDefault="007B2737" w:rsidP="007B2737">
                          <w:pPr>
                            <w:ind w:right="360"/>
                            <w:rPr>
                              <w:i/>
                              <w:iCs/>
                              <w:szCs w:val="20"/>
                            </w:rPr>
                          </w:pPr>
                          <w:r w:rsidRPr="001F6981">
                            <w:rPr>
                              <w:i/>
                              <w:iCs/>
                              <w:szCs w:val="20"/>
                            </w:rPr>
                            <w:t>Climate Security and Sustainable Development</w:t>
                          </w:r>
                        </w:p>
                        <w:p w14:paraId="396CB80D" w14:textId="77777777" w:rsidR="007B2737" w:rsidRDefault="007B2737" w:rsidP="007B27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5934E3" id="_x0000_t202" coordsize="21600,21600" o:spt="202" path="m,l,21600r21600,l21600,xe">
              <v:stroke joinstyle="miter"/>
              <v:path gradientshapeok="t" o:connecttype="rect"/>
            </v:shapetype>
            <v:shape id="Text Box 1" o:spid="_x0000_s1028" type="#_x0000_t202" style="position:absolute;margin-left:140.75pt;margin-top:-5.8pt;width:298.3pt;height:27.1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" fillcolor="white [3201]" stroked="f" strokeweight=".5pt">
              <v:textbox>
                <w:txbxContent>
                  <w:p w14:paraId="2CB867A4" w14:textId="77777777" w:rsidR="007B2737" w:rsidRPr="001F6981" w:rsidRDefault="007B2737" w:rsidP="007B2737">
                    <w:pPr>
                      <w:ind w:right="360"/>
                      <w:rPr>
                        <w:i/>
                        <w:iCs/>
                        <w:szCs w:val="20"/>
                      </w:rPr>
                    </w:pPr>
                    <w:r w:rsidRPr="001F6981">
                      <w:rPr>
                        <w:i/>
                        <w:iCs/>
                        <w:szCs w:val="20"/>
                      </w:rPr>
                      <w:t>Climate Security and Sustainable Development</w:t>
                    </w:r>
                  </w:p>
                  <w:p w14:paraId="396CB80D" w14:textId="77777777" w:rsidR="007B2737" w:rsidRDefault="007B2737" w:rsidP="007B2737"/>
                </w:txbxContent>
              </v:textbox>
            </v:shape>
          </w:pict>
        </mc:Fallback>
      </mc:AlternateContent>
    </w:r>
    <w:r>
      <w:rPr>
        <w:noProof/>
        <w14:cntxtAlts w14:val="0"/>
      </w:rPr>
      <w:drawing>
        <wp:anchor distT="0" distB="0" distL="114300" distR="114300" simplePos="0" relativeHeight="251658247" behindDoc="0" locked="0" layoutInCell="1" allowOverlap="1" wp14:anchorId="693E87F6" wp14:editId="1EF2CF2C">
          <wp:simplePos x="0" y="0"/>
          <wp:positionH relativeFrom="column">
            <wp:posOffset>0</wp:posOffset>
          </wp:positionH>
          <wp:positionV relativeFrom="bottomMargin">
            <wp:posOffset>252095</wp:posOffset>
          </wp:positionV>
          <wp:extent cx="1222244" cy="1440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sidR="00A30A73">
      <w:rPr>
        <w:noProof/>
      </w:rPr>
      <w:drawing>
        <wp:anchor distT="0" distB="0" distL="114300" distR="114300" simplePos="0" relativeHeight="251658243" behindDoc="0" locked="0" layoutInCell="1" allowOverlap="1" wp14:anchorId="6402868D" wp14:editId="4FF0B892">
          <wp:simplePos x="0" y="0"/>
          <wp:positionH relativeFrom="margin">
            <wp:posOffset>4518660</wp:posOffset>
          </wp:positionH>
          <wp:positionV relativeFrom="margin">
            <wp:posOffset>10076263</wp:posOffset>
          </wp:positionV>
          <wp:extent cx="1816100" cy="211455"/>
          <wp:effectExtent l="0" t="0" r="0" b="444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sidR="00242B17">
      <w:rPr>
        <w:noProof/>
      </w:rPr>
      <w:drawing>
        <wp:anchor distT="0" distB="0" distL="114300" distR="114300" simplePos="0" relativeHeight="251658242" behindDoc="0" locked="0" layoutInCell="1" allowOverlap="1" wp14:anchorId="60E5A1B6" wp14:editId="6479B9CD">
          <wp:simplePos x="0" y="0"/>
          <wp:positionH relativeFrom="column">
            <wp:posOffset>225590</wp:posOffset>
          </wp:positionH>
          <wp:positionV relativeFrom="paragraph">
            <wp:posOffset>5165449</wp:posOffset>
          </wp:positionV>
          <wp:extent cx="3869635" cy="769085"/>
          <wp:effectExtent l="0" t="0" r="4445" b="571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99F72" w14:textId="77777777" w:rsidR="002630C7" w:rsidRDefault="002630C7" w:rsidP="008C7A19">
      <w:r>
        <w:separator/>
      </w:r>
    </w:p>
    <w:p w14:paraId="1686BC8F" w14:textId="77777777" w:rsidR="002630C7" w:rsidRDefault="002630C7"/>
  </w:footnote>
  <w:footnote w:type="continuationSeparator" w:id="0">
    <w:p w14:paraId="7585AEAE" w14:textId="77777777" w:rsidR="002630C7" w:rsidRDefault="002630C7" w:rsidP="008C7A19">
      <w:r>
        <w:continuationSeparator/>
      </w:r>
    </w:p>
    <w:p w14:paraId="248B3197" w14:textId="77777777" w:rsidR="002630C7" w:rsidRDefault="002630C7"/>
  </w:footnote>
  <w:footnote w:type="continuationNotice" w:id="1">
    <w:p w14:paraId="3905C9BE" w14:textId="77777777" w:rsidR="002630C7" w:rsidRDefault="002630C7">
      <w:pPr>
        <w:spacing w:after="0" w:line="240" w:lineRule="auto"/>
      </w:pPr>
    </w:p>
  </w:footnote>
  <w:footnote w:id="2">
    <w:p w14:paraId="71A12077" w14:textId="77777777" w:rsidR="005228B5" w:rsidRPr="003E1F2B" w:rsidRDefault="005228B5" w:rsidP="005228B5">
      <w:pPr>
        <w:pStyle w:val="Notedebasdepage"/>
      </w:pPr>
      <w:r>
        <w:rPr>
          <w:rStyle w:val="Appelnotedebasdep"/>
        </w:rPr>
        <w:footnoteRef/>
      </w:r>
      <w:r>
        <w:t xml:space="preserve"> Safe water is defined as WHO low-risk standard of &lt;10cfu/100ml</w:t>
      </w:r>
    </w:p>
  </w:footnote>
  <w:footnote w:id="3">
    <w:p w14:paraId="4D676E50" w14:textId="77777777" w:rsidR="005228B5" w:rsidRPr="001C06FB" w:rsidRDefault="005228B5" w:rsidP="005228B5">
      <w:pPr>
        <w:pStyle w:val="Notedebasdepage"/>
      </w:pPr>
      <w:r w:rsidRPr="001C06FB">
        <w:footnoteRef/>
      </w:r>
      <w:r>
        <w:t xml:space="preserve"> </w:t>
      </w:r>
      <w:hyperlink r:id="rId1" w:history="1">
        <w:r w:rsidRPr="002B1C0F">
          <w:t>Household air pollution and health (who.int)</w:t>
        </w:r>
      </w:hyperlink>
    </w:p>
  </w:footnote>
  <w:footnote w:id="4">
    <w:p w14:paraId="13FFE149" w14:textId="77777777" w:rsidR="005228B5" w:rsidRPr="001C06FB" w:rsidRDefault="005228B5" w:rsidP="005228B5">
      <w:pPr>
        <w:pStyle w:val="Notedebasdepage"/>
        <w:rPr>
          <w:lang w:val="en-ZA"/>
        </w:rPr>
      </w:pPr>
      <w:r w:rsidRPr="001C06FB">
        <w:footnoteRef/>
      </w:r>
      <w:r>
        <w:t xml:space="preserve"> </w:t>
      </w:r>
      <w:hyperlink r:id="rId2" w:history="1">
        <w:r w:rsidRPr="001C06FB">
          <w:t>Hunger Relief in Africa | Action Against Hunger</w:t>
        </w:r>
      </w:hyperlink>
    </w:p>
  </w:footnote>
  <w:footnote w:id="5">
    <w:p w14:paraId="2AEC811E" w14:textId="71C17BC4" w:rsidR="00EE07C4" w:rsidRPr="00EE07C4" w:rsidRDefault="00EE07C4">
      <w:pPr>
        <w:pStyle w:val="Notedebasdepage"/>
        <w:rPr>
          <w:lang w:val="en-IN"/>
          <w:rPrChange w:id="53" w:author="NIHAR Kumar" w:date="2023-05-09T12:27:00Z">
            <w:rPr/>
          </w:rPrChange>
        </w:rPr>
      </w:pPr>
      <w:ins w:id="54" w:author="NIHAR Kumar" w:date="2023-05-09T12:27:00Z">
        <w:r>
          <w:rPr>
            <w:rStyle w:val="Appelnotedebasdep"/>
          </w:rPr>
          <w:footnoteRef/>
        </w:r>
        <w:r>
          <w:t xml:space="preserve"> </w:t>
        </w:r>
        <w:r w:rsidR="00B21C89" w:rsidRPr="00B21C89">
          <w:rPr>
            <w:rFonts w:ascii="Avenir-Book" w:hAnsi="Avenir-Book"/>
            <w:color w:val="000000"/>
            <w:sz w:val="20"/>
          </w:rPr>
          <w:t>e.g., residential institutional, industrial, or commercial facilities</w:t>
        </w:r>
      </w:ins>
    </w:p>
  </w:footnote>
  <w:footnote w:id="6">
    <w:p w14:paraId="5A726869" w14:textId="77777777" w:rsidR="005228B5" w:rsidRDefault="005228B5" w:rsidP="005228B5">
      <w:pPr>
        <w:pStyle w:val="Notedebasdepage"/>
        <w:keepLines/>
        <w:spacing w:before="120" w:after="60"/>
        <w:ind w:left="360"/>
        <w:contextualSpacing w:val="0"/>
        <w:jc w:val="both"/>
      </w:pPr>
      <w:r>
        <w:rPr>
          <w:rStyle w:val="Appelnotedebasdep"/>
        </w:rPr>
        <w:footnoteRef/>
      </w:r>
      <w:r>
        <w:t xml:space="preserve">  </w:t>
      </w:r>
      <w:hyperlink r:id="rId3" w:history="1">
        <w:r w:rsidRPr="00A63675">
          <w:rPr>
            <w:rStyle w:val="Lienhypertexte"/>
            <w:color w:val="auto"/>
            <w:sz w:val="16"/>
            <w:szCs w:val="16"/>
          </w:rPr>
          <w:t>P</w:t>
        </w:r>
        <w:r w:rsidRPr="00A63675">
          <w:rPr>
            <w:rFonts w:asciiTheme="minorHAnsi" w:hAnsiTheme="minorHAnsi"/>
            <w:color w:val="auto"/>
            <w:szCs w:val="16"/>
          </w:rPr>
          <w:t>eople using safely managed drinking water services (% of population) - Sub-Saharan Africa | Data (worldbank.org)</w:t>
        </w:r>
      </w:hyperlink>
      <w:r w:rsidRPr="00A63675">
        <w:rPr>
          <w:rFonts w:asciiTheme="minorHAnsi" w:hAnsiTheme="minorHAnsi"/>
          <w:color w:val="auto"/>
          <w:szCs w:val="16"/>
        </w:rPr>
        <w:t>: https://data.worldbank.org/indicator/SH.H2O.SMDW.ZS?locations=ZG</w:t>
      </w:r>
    </w:p>
  </w:footnote>
  <w:footnote w:id="7">
    <w:p w14:paraId="721C7B81" w14:textId="77777777" w:rsidR="005228B5" w:rsidRPr="00613866" w:rsidRDefault="005228B5" w:rsidP="005228B5">
      <w:pPr>
        <w:pStyle w:val="Notedebasdepage"/>
        <w:ind w:left="360"/>
      </w:pPr>
      <w:r>
        <w:rPr>
          <w:rStyle w:val="Appelnotedebasdep"/>
        </w:rPr>
        <w:footnoteRef/>
      </w:r>
      <w:r>
        <w:t xml:space="preserve">WB, 2014  </w:t>
      </w:r>
      <w:r w:rsidRPr="00613866">
        <w:t>https://documents1.worldbank.org/curated/en/164241468178757464/pdf/98664-REVISED-WP-P146621-PUBLIC-Box393185B.pdf</w:t>
      </w:r>
    </w:p>
  </w:footnote>
  <w:footnote w:id="8">
    <w:p w14:paraId="08C4E04E" w14:textId="77777777" w:rsidR="0088366B" w:rsidRPr="00F43001" w:rsidRDefault="0088366B" w:rsidP="0088366B">
      <w:pPr>
        <w:pStyle w:val="Notedebasdepage"/>
        <w:rPr>
          <w:ins w:id="90" w:author="NIHAR Kumar" w:date="2023-04-25T17:12:00Z"/>
          <w:lang w:val="en-IN"/>
        </w:rPr>
      </w:pPr>
      <w:ins w:id="91" w:author="NIHAR Kumar" w:date="2023-04-25T17:12:00Z">
        <w:r>
          <w:rPr>
            <w:rStyle w:val="Appelnotedebasdep"/>
          </w:rPr>
          <w:footnoteRef/>
        </w:r>
        <w:r>
          <w:t xml:space="preserve"> </w:t>
        </w:r>
        <w:r w:rsidRPr="00A31146">
          <w:t>https://unfccc.int/sites/default/files/NDC/2022-06/Burundi_INDC-english%20version.pdf</w:t>
        </w:r>
      </w:ins>
    </w:p>
  </w:footnote>
  <w:footnote w:id="9">
    <w:p w14:paraId="03DDBA86" w14:textId="77777777" w:rsidR="0088366B" w:rsidRPr="00F43001" w:rsidRDefault="0088366B" w:rsidP="0088366B">
      <w:pPr>
        <w:pStyle w:val="Notedebasdepage"/>
        <w:rPr>
          <w:ins w:id="92" w:author="NIHAR Kumar" w:date="2023-04-25T17:12:00Z"/>
          <w:lang w:val="en-IN"/>
        </w:rPr>
      </w:pPr>
      <w:ins w:id="93" w:author="NIHAR Kumar" w:date="2023-04-25T17:12:00Z">
        <w:r>
          <w:rPr>
            <w:rStyle w:val="Appelnotedebasdep"/>
          </w:rPr>
          <w:footnoteRef/>
        </w:r>
        <w:r>
          <w:t xml:space="preserve"> 2015. INTENDED NATIONALLY DETERMINED CONTRIBUTION (INDC) / BURUNDI, Republic of Burundi</w:t>
        </w:r>
      </w:ins>
    </w:p>
  </w:footnote>
  <w:footnote w:id="10">
    <w:p w14:paraId="6C496445" w14:textId="77777777" w:rsidR="0088366B" w:rsidRPr="00F43001" w:rsidRDefault="0088366B" w:rsidP="0088366B">
      <w:pPr>
        <w:pStyle w:val="Notedebasdepage"/>
        <w:rPr>
          <w:ins w:id="97" w:author="NIHAR Kumar" w:date="2023-04-25T17:12:00Z"/>
          <w:lang w:val="en-IN"/>
        </w:rPr>
      </w:pPr>
      <w:ins w:id="98" w:author="NIHAR Kumar" w:date="2023-04-25T17:12:00Z">
        <w:r>
          <w:rPr>
            <w:rStyle w:val="Appelnotedebasdep"/>
          </w:rPr>
          <w:footnoteRef/>
        </w:r>
        <w:r>
          <w:t xml:space="preserve"> </w:t>
        </w:r>
        <w:r>
          <w:rPr>
            <w:lang w:val="en-GB"/>
          </w:rPr>
          <w:t xml:space="preserve">2019, Third National Communication on Climate Change, </w:t>
        </w:r>
        <w:r w:rsidRPr="00C24A5C">
          <w:rPr>
            <w:lang w:val="en-GB"/>
          </w:rPr>
          <w:t>Ministry of Environment, Agriculture and Livestock</w:t>
        </w:r>
      </w:ins>
    </w:p>
  </w:footnote>
  <w:footnote w:id="11">
    <w:p w14:paraId="569890BE" w14:textId="77777777" w:rsidR="0088366B" w:rsidRPr="00F43001" w:rsidRDefault="0088366B" w:rsidP="0088366B">
      <w:pPr>
        <w:pStyle w:val="Notedebasdepage"/>
        <w:rPr>
          <w:ins w:id="102" w:author="NIHAR Kumar" w:date="2023-04-25T17:12:00Z"/>
          <w:lang w:val="en-IN"/>
        </w:rPr>
      </w:pPr>
      <w:ins w:id="103" w:author="NIHAR Kumar" w:date="2023-04-25T17:12:00Z">
        <w:r>
          <w:rPr>
            <w:rStyle w:val="Appelnotedebasdep"/>
          </w:rPr>
          <w:footnoteRef/>
        </w:r>
        <w:r>
          <w:t xml:space="preserve"> 2020, Burundi Market Assessment for OffGrid Solar and Improved Cooking Technologies for Households, Lighting Africa and World Bank Group</w:t>
        </w:r>
      </w:ins>
    </w:p>
  </w:footnote>
  <w:footnote w:id="12">
    <w:p w14:paraId="33403BF9" w14:textId="77777777" w:rsidR="007E1334" w:rsidRPr="00D136AD" w:rsidRDefault="007E1334" w:rsidP="007E1334">
      <w:pPr>
        <w:pStyle w:val="Notedebasdepage"/>
      </w:pPr>
      <w:r>
        <w:rPr>
          <w:rStyle w:val="Appelnotedebasdep"/>
        </w:rPr>
        <w:footnoteRef/>
      </w:r>
      <w:r>
        <w:t xml:space="preserve"> </w:t>
      </w:r>
      <w:r w:rsidRPr="00D136AD">
        <w:t>Figure 2 Singh, Ashbindu &amp; Lund, Gyde &amp; Barr, Jane &amp; Kironde, Elizabeth &amp; Mutegeki, Joselyne &amp; Apindi, Eugene &amp; Giese, Kim. (2019). Review of woodfuel Biomass Production and utilization in Africa: A Desk Study.</w:t>
      </w:r>
    </w:p>
  </w:footnote>
  <w:footnote w:id="13">
    <w:p w14:paraId="42498A76" w14:textId="77777777" w:rsidR="007E1334" w:rsidRPr="008906EE" w:rsidRDefault="007E1334" w:rsidP="007E1334">
      <w:pPr>
        <w:pStyle w:val="Notedebasdepage"/>
        <w:rPr>
          <w:lang w:val="en-IN"/>
        </w:rPr>
      </w:pPr>
      <w:r>
        <w:rPr>
          <w:rStyle w:val="Appelnotedebasdep"/>
        </w:rPr>
        <w:footnoteRef/>
      </w:r>
      <w:r>
        <w:t xml:space="preserve"> </w:t>
      </w:r>
      <w:hyperlink r:id="rId4" w:history="1">
        <w:r w:rsidRPr="00DF0D49">
          <w:rPr>
            <w:rStyle w:val="Lienhypertexte"/>
            <w:rFonts w:ascii="Verdana" w:hAnsi="Verdana"/>
            <w:sz w:val="16"/>
          </w:rPr>
          <w:t>https://www.goldstandard.org/project-developers/standard-documents</w:t>
        </w:r>
      </w:hyperlink>
      <w:r>
        <w:t xml:space="preserve"> </w:t>
      </w:r>
    </w:p>
  </w:footnote>
  <w:footnote w:id="14">
    <w:p w14:paraId="1A51A3E4" w14:textId="77777777" w:rsidR="007E1334" w:rsidRPr="008906EE" w:rsidRDefault="007E1334" w:rsidP="007E1334">
      <w:pPr>
        <w:pStyle w:val="Notedebasdepage"/>
        <w:rPr>
          <w:lang w:val="en-IN"/>
        </w:rPr>
      </w:pPr>
      <w:r>
        <w:rPr>
          <w:rStyle w:val="Appelnotedebasdep"/>
        </w:rPr>
        <w:footnoteRef/>
      </w:r>
      <w:r>
        <w:t xml:space="preserve"> </w:t>
      </w:r>
      <w:hyperlink r:id="rId5" w:history="1">
        <w:r w:rsidRPr="00DF0D49">
          <w:rPr>
            <w:rStyle w:val="Lienhypertexte"/>
            <w:rFonts w:ascii="Verdana" w:hAnsi="Verdana"/>
            <w:sz w:val="16"/>
          </w:rPr>
          <w:t>https://globalgoals.goldstandard.org/standards/501_V2.0_PR_GHG-Emissions-Reductions-Sequestration.pdf</w:t>
        </w:r>
      </w:hyperlink>
      <w:r>
        <w:t xml:space="preserve"> </w:t>
      </w:r>
    </w:p>
  </w:footnote>
  <w:footnote w:id="15">
    <w:p w14:paraId="49091F32" w14:textId="77777777" w:rsidR="007E1334" w:rsidRPr="008906EE" w:rsidRDefault="007E1334" w:rsidP="007E1334">
      <w:pPr>
        <w:pStyle w:val="Notedebasdepage"/>
        <w:rPr>
          <w:lang w:val="en-IN"/>
        </w:rPr>
      </w:pPr>
      <w:r>
        <w:rPr>
          <w:rStyle w:val="Appelnotedebasdep"/>
        </w:rPr>
        <w:footnoteRef/>
      </w:r>
      <w:r>
        <w:t xml:space="preserve"> </w:t>
      </w:r>
      <w:r w:rsidRPr="003A2341">
        <w:t>https://www.goldstandard.org/project-developers/standard-documents</w:t>
      </w:r>
    </w:p>
  </w:footnote>
  <w:footnote w:id="16">
    <w:p w14:paraId="42F95794" w14:textId="77777777" w:rsidR="00D20249" w:rsidRPr="0052099C" w:rsidRDefault="00D20249" w:rsidP="00D20249">
      <w:pPr>
        <w:pStyle w:val="Notedebasdepage"/>
        <w:rPr>
          <w:lang w:val="en-IN"/>
        </w:rPr>
      </w:pPr>
      <w:r>
        <w:rPr>
          <w:rStyle w:val="Appelnotedebasdep"/>
        </w:rPr>
        <w:footnoteRef/>
      </w:r>
      <w:r>
        <w:t xml:space="preserve"> </w:t>
      </w:r>
      <w:hyperlink r:id="rId6" w:history="1">
        <w:r w:rsidRPr="007D2DCA">
          <w:rPr>
            <w:rStyle w:val="Lienhypertexte"/>
            <w:rFonts w:ascii="Verdana" w:hAnsi="Verdana"/>
            <w:sz w:val="16"/>
          </w:rPr>
          <w:t>https://www.un.org/development/desa/dpad/wp-content/uploads/sites/45/publication/ldc_list.pdf</w:t>
        </w:r>
      </w:hyperlink>
      <w:r>
        <w:t xml:space="preserve"> </w:t>
      </w:r>
    </w:p>
  </w:footnote>
  <w:footnote w:id="17">
    <w:p w14:paraId="47CF38F2" w14:textId="3EAFBA86" w:rsidR="00CD73CF" w:rsidRPr="00FC76FB" w:rsidRDefault="00CD73CF">
      <w:pPr>
        <w:pStyle w:val="Notedebasdepage"/>
        <w:rPr>
          <w:lang w:val="en-IN"/>
        </w:rPr>
      </w:pPr>
      <w:ins w:id="325" w:author="NIHAR Kumar" w:date="2023-04-24T18:33:00Z">
        <w:r>
          <w:rPr>
            <w:rStyle w:val="Appelnotedebasdep"/>
          </w:rPr>
          <w:footnoteRef/>
        </w:r>
        <w:r>
          <w:t xml:space="preserve"> </w:t>
        </w:r>
      </w:ins>
      <w:ins w:id="326" w:author="NIHAR Kumar" w:date="2023-04-24T18:34:00Z">
        <w:r w:rsidRPr="00CD73CF">
          <w:t>https://globalgoals.goldstandard.org/standards/DEV_150_Deviation-Request-EcoAct-Multi-country-Improved-Cooking-and-Safe-Water-programme.pdf</w:t>
        </w:r>
      </w:ins>
    </w:p>
  </w:footnote>
  <w:footnote w:id="18">
    <w:p w14:paraId="72A196B0" w14:textId="77777777" w:rsidR="00D20249" w:rsidRPr="000C49A2" w:rsidRDefault="00D20249" w:rsidP="00D20249">
      <w:pPr>
        <w:pStyle w:val="Notedebasdepage"/>
        <w:rPr>
          <w:color w:val="auto"/>
          <w:lang w:val="en-ZA"/>
        </w:rPr>
      </w:pPr>
      <w:r>
        <w:rPr>
          <w:rStyle w:val="Appelnotedebasdep"/>
        </w:rPr>
        <w:footnoteRef/>
      </w:r>
      <w:r>
        <w:t xml:space="preserve"> </w:t>
      </w:r>
      <w:hyperlink r:id="rId7" w:history="1">
        <w:r w:rsidRPr="000C49A2">
          <w:rPr>
            <w:rStyle w:val="Lienhypertexte"/>
            <w:color w:val="auto"/>
            <w:u w:val="none"/>
          </w:rPr>
          <w:t>UN-Water GLAAS 2019: National systems to support drinking-water, sanitation and hygiene - Global status report 2019 | UN-Water (unwater.org)</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2CDF4" w14:textId="77777777" w:rsidR="00DB4ED0" w:rsidRDefault="00DB4ED0" w:rsidP="00926E1B">
    <w:pPr>
      <w:framePr w:wrap="none" w:vAnchor="text" w:hAnchor="margin" w:xAlign="right" w:y="1"/>
    </w:pPr>
    <w:r>
      <w:fldChar w:fldCharType="begin"/>
    </w:r>
    <w:r>
      <w:instrText xml:space="preserve">PAGE  </w:instrText>
    </w:r>
    <w:r>
      <w:fldChar w:fldCharType="end"/>
    </w:r>
  </w:p>
  <w:p w14:paraId="1703D2EC" w14:textId="77777777" w:rsidR="00DB4ED0" w:rsidRDefault="00DB4ED0" w:rsidP="00DB4ED0">
    <w:pPr>
      <w:ind w:right="360"/>
    </w:pPr>
  </w:p>
  <w:p w14:paraId="08BF73F1" w14:textId="77777777" w:rsidR="00D86D16" w:rsidRDefault="00D86D1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88831" w14:textId="7FCFB07C" w:rsidR="00D86D16" w:rsidRPr="006C572D" w:rsidRDefault="00B92E40" w:rsidP="006C572D">
    <w:pPr>
      <w:rPr>
        <w:b/>
        <w:bCs/>
        <w:sz w:val="16"/>
        <w:szCs w:val="16"/>
      </w:rPr>
    </w:pPr>
    <w:r w:rsidRPr="006C572D">
      <w:rPr>
        <w:rStyle w:val="SmallTags"/>
        <w:b/>
        <w:bCs/>
      </w:rPr>
      <w:br/>
    </w:r>
    <w:sdt>
      <w:sdtPr>
        <w:rPr>
          <w:b/>
          <w:bCs/>
          <w:color w:val="00B9BD" w:themeColor="accent1"/>
          <w:sz w:val="16"/>
          <w:szCs w:val="16"/>
        </w:rPr>
        <w:alias w:val="Title"/>
        <w:id w:val="15524250"/>
        <w:dataBinding w:prefixMappings="xmlns:ns0='http://schemas.openxmlformats.org/package/2006/metadata/core-properties' xmlns:ns1='http://purl.org/dc/elements/1.1/'" w:xpath="/ns0:coreProperties[1]/ns1:title[1]" w:storeItemID="{6C3C8BC8-F283-45AE-878A-BAB7291924A1}"/>
        <w:text/>
      </w:sdtPr>
      <w:sdtContent>
        <w:r w:rsidR="0073767F">
          <w:rPr>
            <w:b/>
            <w:bCs/>
            <w:color w:val="00B9BD" w:themeColor="accent1"/>
            <w:sz w:val="16"/>
            <w:szCs w:val="16"/>
          </w:rPr>
          <w:t>TEMPLATE- T-PreReview_V2.1-POA-Design-Document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3A72F" w14:textId="77777777" w:rsidR="008F3380" w:rsidRPr="008F3380" w:rsidRDefault="00EC5900" w:rsidP="00B01B0E">
    <w:pPr>
      <w:ind w:left="-1134"/>
    </w:pPr>
    <w:r>
      <w:rPr>
        <w:noProof/>
        <w14:cntxtAlts w14:val="0"/>
      </w:rPr>
      <mc:AlternateContent>
        <mc:Choice Requires="wps">
          <w:drawing>
            <wp:anchor distT="0" distB="0" distL="114300" distR="114300" simplePos="0" relativeHeight="251658246" behindDoc="0" locked="0" layoutInCell="1" allowOverlap="1" wp14:anchorId="55923822" wp14:editId="658045C5">
              <wp:simplePos x="0" y="0"/>
              <wp:positionH relativeFrom="column">
                <wp:posOffset>-47915</wp:posOffset>
              </wp:positionH>
              <wp:positionV relativeFrom="paragraph">
                <wp:posOffset>1473482</wp:posOffset>
              </wp:positionV>
              <wp:extent cx="1029457" cy="24846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1029457" cy="248467"/>
                      </a:xfrm>
                      <a:prstGeom prst="rect">
                        <a:avLst/>
                      </a:prstGeom>
                      <a:solidFill>
                        <a:schemeClr val="accent1"/>
                      </a:solidFill>
                    </wps:spPr>
                    <wps:txbx>
                      <w:txbxContent>
                        <w:p w14:paraId="1EC7EAC8" w14:textId="77777777" w:rsidR="00EC5900" w:rsidRPr="00EC5900" w:rsidRDefault="00A96321">
                          <w:pPr>
                            <w:rPr>
                              <w:b/>
                              <w:bCs/>
                              <w:color w:val="FFFFFF" w:themeColor="background1"/>
                              <w:lang w:val="it-IT"/>
                            </w:rPr>
                          </w:pPr>
                          <w:r>
                            <w:rPr>
                              <w:b/>
                              <w:bCs/>
                              <w:color w:val="FFFFFF" w:themeColor="background1"/>
                              <w:lang w:val="it-IT"/>
                            </w:rPr>
                            <w:t>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923822" id="_x0000_t202" coordsize="21600,21600" o:spt="202" path="m,l,21600r21600,l21600,xe">
              <v:stroke joinstyle="miter"/>
              <v:path gradientshapeok="t" o:connecttype="rect"/>
            </v:shapetype>
            <v:shape id="Text Box 3" o:spid="_x0000_s1027" type="#_x0000_t202" style="position:absolute;left:0;text-align:left;margin-left:-3.75pt;margin-top:116pt;width:81.05pt;height:19.5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" fillcolor="#00b9bd [3204]" stroked="f">
              <v:textbox>
                <w:txbxContent>
                  <w:p w14:paraId="1EC7EAC8" w14:textId="77777777" w:rsidR="00EC5900" w:rsidRPr="00EC5900" w:rsidRDefault="00A96321">
                    <w:pPr>
                      <w:rPr>
                        <w:b/>
                        <w:bCs/>
                        <w:color w:val="FFFFFF" w:themeColor="background1"/>
                        <w:lang w:val="it-IT"/>
                      </w:rPr>
                    </w:pPr>
                    <w:r>
                      <w:rPr>
                        <w:b/>
                        <w:bCs/>
                        <w:color w:val="FFFFFF" w:themeColor="background1"/>
                        <w:lang w:val="it-IT"/>
                      </w:rPr>
                      <w:t>TEMPLATE</w:t>
                    </w:r>
                  </w:p>
                </w:txbxContent>
              </v:textbox>
            </v:shape>
          </w:pict>
        </mc:Fallback>
      </mc:AlternateContent>
    </w:r>
    <w:r>
      <w:rPr>
        <w:noProof/>
      </w:rPr>
      <w:drawing>
        <wp:anchor distT="0" distB="0" distL="114300" distR="114300" simplePos="0" relativeHeight="251658244" behindDoc="0" locked="0" layoutInCell="1" allowOverlap="1" wp14:anchorId="0501731B" wp14:editId="23A992CD">
          <wp:simplePos x="0" y="0"/>
          <wp:positionH relativeFrom="column">
            <wp:posOffset>-445589</wp:posOffset>
          </wp:positionH>
          <wp:positionV relativeFrom="paragraph">
            <wp:posOffset>-544</wp:posOffset>
          </wp:positionV>
          <wp:extent cx="3633348" cy="1423942"/>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4C81">
      <w:rPr>
        <w:noProof/>
      </w:rPr>
      <w:drawing>
        <wp:inline distT="0" distB="0" distL="0" distR="0" wp14:anchorId="3B717A98" wp14:editId="0B78F4EF">
          <wp:extent cx="7593965" cy="1580606"/>
          <wp:effectExtent l="0" t="0" r="6985" b="635"/>
          <wp:docPr id="20" name="Diagram 20"/>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BFA8C4A"/>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178805FA"/>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2EF4C6E2"/>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60B805C2"/>
    <w:lvl w:ilvl="0">
      <w:start w:val="1"/>
      <w:numFmt w:val="decimal"/>
      <w:pStyle w:val="Listenumros2"/>
      <w:lvlText w:val="%1."/>
      <w:lvlJc w:val="left"/>
      <w:pPr>
        <w:tabs>
          <w:tab w:val="num" w:pos="643"/>
        </w:tabs>
        <w:ind w:left="643" w:hanging="360"/>
      </w:pPr>
      <w:rPr>
        <w:rFonts w:hint="default"/>
      </w:rPr>
    </w:lvl>
  </w:abstractNum>
  <w:abstractNum w:abstractNumId="4" w15:restartNumberingAfterBreak="0">
    <w:nsid w:val="FFFFFF80"/>
    <w:multiLevelType w:val="singleLevel"/>
    <w:tmpl w:val="4FD40E84"/>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0FED7B2"/>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8E6716"/>
    <w:lvl w:ilvl="0">
      <w:start w:val="1"/>
      <w:numFmt w:val="bullet"/>
      <w:pStyle w:val="Listepuces3"/>
      <w:lvlText w:val=""/>
      <w:lvlJc w:val="left"/>
      <w:pPr>
        <w:tabs>
          <w:tab w:val="num" w:pos="926"/>
        </w:tabs>
        <w:ind w:left="926" w:hanging="360"/>
      </w:pPr>
      <w:rPr>
        <w:rFonts w:ascii="Symbol" w:hAnsi="Symbol" w:hint="default"/>
        <w:color w:val="auto"/>
      </w:rPr>
    </w:lvl>
  </w:abstractNum>
  <w:abstractNum w:abstractNumId="7" w15:restartNumberingAfterBreak="0">
    <w:nsid w:val="FFFFFF83"/>
    <w:multiLevelType w:val="singleLevel"/>
    <w:tmpl w:val="651EBF6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21408F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25281DC"/>
    <w:lvl w:ilvl="0">
      <w:start w:val="1"/>
      <w:numFmt w:val="bullet"/>
      <w:pStyle w:val="Listepuces"/>
      <w:lvlText w:val=""/>
      <w:lvlJc w:val="left"/>
      <w:pPr>
        <w:tabs>
          <w:tab w:val="num" w:pos="360"/>
        </w:tabs>
        <w:ind w:left="360" w:hanging="360"/>
      </w:pPr>
      <w:rPr>
        <w:rFonts w:ascii="Symbol" w:hAnsi="Symbol" w:hint="default"/>
        <w:color w:val="auto"/>
      </w:rPr>
    </w:lvl>
  </w:abstractNum>
  <w:abstractNum w:abstractNumId="10" w15:restartNumberingAfterBreak="0">
    <w:nsid w:val="07E20937"/>
    <w:multiLevelType w:val="multilevel"/>
    <w:tmpl w:val="C5282380"/>
    <w:styleLink w:val="ListGSBullets"/>
    <w:lvl w:ilvl="0">
      <w:start w:val="1"/>
      <w:numFmt w:val="bullet"/>
      <w:lvlText w:val=""/>
      <w:lvlJc w:val="left"/>
      <w:pPr>
        <w:ind w:left="284" w:hanging="284"/>
      </w:pPr>
      <w:rPr>
        <w:rFonts w:ascii="Symbol" w:hAnsi="Symbol" w:hint="default"/>
        <w:b w:val="0"/>
        <w:i w:val="0"/>
        <w:color w:val="auto"/>
        <w:sz w:val="22"/>
      </w:rPr>
    </w:lvl>
    <w:lvl w:ilvl="1">
      <w:start w:val="1"/>
      <w:numFmt w:val="bullet"/>
      <w:lvlText w:val=""/>
      <w:lvlJc w:val="left"/>
      <w:pPr>
        <w:ind w:left="1080" w:hanging="360"/>
      </w:pPr>
      <w:rPr>
        <w:rFonts w:ascii="Symbol" w:hAnsi="Symbol" w:hint="default"/>
        <w:color w:val="auto"/>
      </w:rPr>
    </w:lvl>
    <w:lvl w:ilvl="2">
      <w:start w:val="1"/>
      <w:numFmt w:val="bullet"/>
      <w:lvlText w:val=""/>
      <w:lvlJc w:val="left"/>
      <w:pPr>
        <w:ind w:left="1800" w:hanging="360"/>
      </w:pPr>
      <w:rPr>
        <w:rFonts w:ascii="Symbol" w:hAnsi="Symbol" w:hint="default"/>
        <w:color w:val="auto"/>
      </w:rPr>
    </w:lvl>
    <w:lvl w:ilvl="3">
      <w:start w:val="1"/>
      <w:numFmt w:val="bullet"/>
      <w:lvlText w:val=""/>
      <w:lvlJc w:val="left"/>
      <w:pPr>
        <w:ind w:left="2520" w:hanging="360"/>
      </w:pPr>
      <w:rPr>
        <w:rFonts w:ascii="Symbol" w:hAnsi="Symbol" w:hint="default"/>
        <w:color w:val="auto"/>
      </w:rPr>
    </w:lvl>
    <w:lvl w:ilvl="4">
      <w:start w:val="1"/>
      <w:numFmt w:val="bullet"/>
      <w:lvlText w:val=""/>
      <w:lvlJc w:val="left"/>
      <w:pPr>
        <w:ind w:left="3240" w:hanging="360"/>
      </w:pPr>
      <w:rPr>
        <w:rFonts w:ascii="Symbol" w:hAnsi="Symbol" w:hint="default"/>
        <w:color w:val="auto"/>
      </w:rPr>
    </w:lvl>
    <w:lvl w:ilvl="5">
      <w:start w:val="1"/>
      <w:numFmt w:val="bullet"/>
      <w:lvlText w:val=""/>
      <w:lvlJc w:val="left"/>
      <w:pPr>
        <w:ind w:left="396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400" w:hanging="360"/>
      </w:pPr>
      <w:rPr>
        <w:rFonts w:ascii="Symbol" w:hAnsi="Symbol" w:hint="default"/>
        <w:color w:val="auto"/>
      </w:rPr>
    </w:lvl>
    <w:lvl w:ilvl="8">
      <w:start w:val="1"/>
      <w:numFmt w:val="bullet"/>
      <w:lvlText w:val=""/>
      <w:lvlJc w:val="left"/>
      <w:pPr>
        <w:ind w:left="6120" w:hanging="360"/>
      </w:pPr>
      <w:rPr>
        <w:rFonts w:ascii="Symbol" w:hAnsi="Symbol" w:hint="default"/>
        <w:color w:val="auto"/>
      </w:rPr>
    </w:lvl>
  </w:abstractNum>
  <w:abstractNum w:abstractNumId="11" w15:restartNumberingAfterBreak="0">
    <w:nsid w:val="0A9A7043"/>
    <w:multiLevelType w:val="hybridMultilevel"/>
    <w:tmpl w:val="3216F46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0CA2614C"/>
    <w:multiLevelType w:val="hybridMultilevel"/>
    <w:tmpl w:val="33A21DA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15:restartNumberingAfterBreak="0">
    <w:nsid w:val="0CA71CC8"/>
    <w:multiLevelType w:val="multilevel"/>
    <w:tmpl w:val="50C62E1A"/>
    <w:lvl w:ilvl="0">
      <w:start w:val="1"/>
      <w:numFmt w:val="none"/>
      <w:lvlText w:val=""/>
      <w:lvlJc w:val="left"/>
      <w:pPr>
        <w:ind w:left="0" w:firstLine="0"/>
      </w:pPr>
      <w:rPr>
        <w:rFonts w:ascii="Verdana" w:hAnsi="Verdana" w:hint="default"/>
        <w:b w:val="0"/>
        <w:bCs w:val="0"/>
        <w:i w:val="0"/>
        <w:iCs w:val="0"/>
        <w:caps/>
        <w:smallCaps w:val="0"/>
        <w:strike w:val="0"/>
        <w:dstrike w:val="0"/>
        <w:outline w:val="0"/>
        <w:shadow w:val="0"/>
        <w:emboss w:val="0"/>
        <w:imprint w:val="0"/>
        <w:vanish w:val="0"/>
        <w:spacing w:val="0"/>
        <w:kern w:val="0"/>
        <w:position w:val="0"/>
        <w:sz w:val="28"/>
        <w:szCs w:val="28"/>
        <w:u w:val="none"/>
        <w:effect w:val="none"/>
        <w:vertAlign w:val="baseline"/>
        <w:em w:val="none"/>
        <w14:ligatures w14:val="none"/>
        <w14:numForm w14:val="default"/>
        <w14:numSpacing w14:val="default"/>
        <w14:stylisticSets/>
        <w14:cntxtAlts w14:val="0"/>
      </w:rPr>
    </w:lvl>
    <w:lvl w:ilvl="1">
      <w:start w:val="1"/>
      <w:numFmt w:val="none"/>
      <w:lvlText w:val=""/>
      <w:lvlJc w:val="left"/>
      <w:pPr>
        <w:tabs>
          <w:tab w:val="num" w:pos="226"/>
        </w:tabs>
        <w:ind w:left="0" w:firstLine="0"/>
      </w:pPr>
      <w:rPr>
        <w:rFonts w:hint="default"/>
      </w:rPr>
    </w:lvl>
    <w:lvl w:ilvl="2">
      <w:start w:val="1"/>
      <w:numFmt w:val="none"/>
      <w:lvlRestart w:val="0"/>
      <w:lvlText w:val=""/>
      <w:lvlJc w:val="left"/>
      <w:pPr>
        <w:ind w:left="0" w:firstLine="0"/>
      </w:pPr>
      <w:rPr>
        <w:rFonts w:hint="default"/>
      </w:rPr>
    </w:lvl>
    <w:lvl w:ilvl="3">
      <w:start w:val="1"/>
      <w:numFmt w:val="upperLetter"/>
      <w:lvlRestart w:val="0"/>
      <w:pStyle w:val="SectionTitle"/>
      <w:lvlText w:val="SECTION %4. "/>
      <w:lvlJc w:val="left"/>
      <w:pPr>
        <w:tabs>
          <w:tab w:val="num" w:pos="0"/>
        </w:tabs>
        <w:ind w:left="0" w:firstLine="0"/>
      </w:pPr>
      <w:rPr>
        <w:rFonts w:hint="default"/>
      </w:rPr>
    </w:lvl>
    <w:lvl w:ilvl="4">
      <w:start w:val="1"/>
      <w:numFmt w:val="decimal"/>
      <w:pStyle w:val="SectionList"/>
      <w:lvlText w:val="%4.%5%1.%2"/>
      <w:lvlJc w:val="left"/>
      <w:pPr>
        <w:ind w:left="0" w:firstLine="0"/>
      </w:pPr>
      <w:rPr>
        <w:rFonts w:hint="default"/>
        <w:b/>
        <w:i w:val="0"/>
      </w:rPr>
    </w:lvl>
    <w:lvl w:ilvl="5">
      <w:start w:val="1"/>
      <w:numFmt w:val="decimal"/>
      <w:pStyle w:val="SectionList2nd"/>
      <w:lvlText w:val="%4.%5.%6."/>
      <w:lvlJc w:val="left"/>
      <w:pPr>
        <w:ind w:left="0" w:firstLine="0"/>
      </w:pPr>
      <w:rPr>
        <w:rFonts w:hint="default"/>
      </w:rPr>
    </w:lvl>
    <w:lvl w:ilvl="6">
      <w:start w:val="1"/>
      <w:numFmt w:val="decimal"/>
      <w:lvlText w:val="%1"/>
      <w:lvlJc w:val="left"/>
      <w:pPr>
        <w:tabs>
          <w:tab w:val="num" w:pos="-568"/>
        </w:tabs>
        <w:ind w:left="-568" w:firstLine="0"/>
      </w:pPr>
      <w:rPr>
        <w:rFonts w:hint="default"/>
      </w:rPr>
    </w:lvl>
    <w:lvl w:ilvl="7">
      <w:start w:val="1"/>
      <w:numFmt w:val="decimal"/>
      <w:lvlText w:val="%1"/>
      <w:lvlJc w:val="left"/>
      <w:pPr>
        <w:tabs>
          <w:tab w:val="num" w:pos="-568"/>
        </w:tabs>
        <w:ind w:left="1723" w:hanging="2291"/>
      </w:pPr>
      <w:rPr>
        <w:rFonts w:hint="default"/>
      </w:rPr>
    </w:lvl>
    <w:lvl w:ilvl="8">
      <w:start w:val="1"/>
      <w:numFmt w:val="decimal"/>
      <w:lvlText w:val="%1"/>
      <w:lvlJc w:val="left"/>
      <w:pPr>
        <w:tabs>
          <w:tab w:val="num" w:pos="-568"/>
        </w:tabs>
        <w:ind w:left="-568" w:firstLine="0"/>
      </w:pPr>
      <w:rPr>
        <w:rFonts w:hint="default"/>
      </w:rPr>
    </w:lvl>
  </w:abstractNum>
  <w:abstractNum w:abstractNumId="14" w15:restartNumberingAfterBreak="0">
    <w:nsid w:val="0CFC5312"/>
    <w:multiLevelType w:val="hybridMultilevel"/>
    <w:tmpl w:val="44002A18"/>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331DB8"/>
    <w:multiLevelType w:val="hybridMultilevel"/>
    <w:tmpl w:val="9B0480CA"/>
    <w:lvl w:ilvl="0" w:tplc="B3D0D92A">
      <w:start w:val="20"/>
      <w:numFmt w:val="bullet"/>
      <w:lvlText w:val="-"/>
      <w:lvlJc w:val="left"/>
      <w:pPr>
        <w:ind w:left="720" w:hanging="360"/>
      </w:pPr>
      <w:rPr>
        <w:rFonts w:ascii="Avenir Book" w:eastAsia="Times New Roman" w:hAnsi="Avenir Book"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49A0551"/>
    <w:multiLevelType w:val="hybridMultilevel"/>
    <w:tmpl w:val="3216F46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190E5A44"/>
    <w:multiLevelType w:val="multilevel"/>
    <w:tmpl w:val="2E5020FE"/>
    <w:styleLink w:val="GS-Parapgraphsnumbered"/>
    <w:lvl w:ilvl="0">
      <w:start w:val="1"/>
      <w:numFmt w:val="decimal"/>
      <w:pStyle w:val="H3"/>
      <w:lvlText w:val="%1|"/>
      <w:lvlJc w:val="left"/>
      <w:pPr>
        <w:ind w:left="624" w:hanging="624"/>
      </w:pPr>
      <w:rPr>
        <w:rFonts w:ascii="Verdana" w:hAnsi="Verdana" w:hint="default"/>
        <w:b/>
        <w:i w:val="0"/>
        <w:color w:val="2AB9BD"/>
        <w:sz w:val="32"/>
      </w:rPr>
    </w:lvl>
    <w:lvl w:ilvl="1">
      <w:start w:val="1"/>
      <w:numFmt w:val="decimal"/>
      <w:pStyle w:val="H5"/>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18" w15:restartNumberingAfterBreak="0">
    <w:nsid w:val="1B222780"/>
    <w:multiLevelType w:val="multilevel"/>
    <w:tmpl w:val="0809001D"/>
    <w:name w:val="Sections 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1CDB2369"/>
    <w:multiLevelType w:val="multilevel"/>
    <w:tmpl w:val="9570546A"/>
    <w:lvl w:ilvl="0">
      <w:start w:val="1"/>
      <w:numFmt w:val="bullet"/>
      <w:pStyle w:val="ListGSBullet"/>
      <w:lvlText w:val=""/>
      <w:lvlJc w:val="left"/>
      <w:pPr>
        <w:ind w:left="284" w:hanging="284"/>
      </w:pPr>
      <w:rPr>
        <w:rFonts w:ascii="Symbol" w:hAnsi="Symbol" w:hint="default"/>
        <w:b w:val="0"/>
        <w:i w:val="0"/>
        <w:color w:val="auto"/>
        <w:sz w:val="22"/>
      </w:rPr>
    </w:lvl>
    <w:lvl w:ilvl="1">
      <w:start w:val="1"/>
      <w:numFmt w:val="bullet"/>
      <w:pStyle w:val="ListGsBullet2"/>
      <w:lvlText w:val=""/>
      <w:lvlJc w:val="left"/>
      <w:pPr>
        <w:ind w:left="1080" w:hanging="360"/>
      </w:pPr>
      <w:rPr>
        <w:rFonts w:ascii="Symbol" w:hAnsi="Symbol" w:hint="default"/>
        <w:color w:val="auto"/>
      </w:rPr>
    </w:lvl>
    <w:lvl w:ilvl="2">
      <w:start w:val="1"/>
      <w:numFmt w:val="bullet"/>
      <w:pStyle w:val="ListGsBullet3"/>
      <w:lvlText w:val=""/>
      <w:lvlJc w:val="left"/>
      <w:pPr>
        <w:ind w:left="1610" w:hanging="170"/>
      </w:pPr>
      <w:rPr>
        <w:rFonts w:ascii="Symbol" w:hAnsi="Symbol" w:hint="default"/>
        <w:color w:val="auto"/>
      </w:rPr>
    </w:lvl>
    <w:lvl w:ilvl="3">
      <w:start w:val="1"/>
      <w:numFmt w:val="bullet"/>
      <w:pStyle w:val="ListGsBullet4"/>
      <w:lvlText w:val=""/>
      <w:lvlJc w:val="left"/>
      <w:pPr>
        <w:ind w:left="2520" w:hanging="360"/>
      </w:pPr>
      <w:rPr>
        <w:rFonts w:ascii="Symbol" w:hAnsi="Symbol" w:hint="default"/>
        <w:color w:val="auto"/>
      </w:rPr>
    </w:lvl>
    <w:lvl w:ilvl="4">
      <w:start w:val="1"/>
      <w:numFmt w:val="bullet"/>
      <w:pStyle w:val="ListGSBullet5"/>
      <w:lvlText w:val=""/>
      <w:lvlJc w:val="left"/>
      <w:pPr>
        <w:ind w:left="3240" w:hanging="360"/>
      </w:pPr>
      <w:rPr>
        <w:rFonts w:ascii="Symbol" w:hAnsi="Symbol" w:hint="default"/>
        <w:color w:val="auto"/>
      </w:rPr>
    </w:lvl>
    <w:lvl w:ilvl="5">
      <w:start w:val="1"/>
      <w:numFmt w:val="bullet"/>
      <w:lvlText w:val=""/>
      <w:lvlJc w:val="left"/>
      <w:pPr>
        <w:ind w:left="396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400" w:hanging="360"/>
      </w:pPr>
      <w:rPr>
        <w:rFonts w:ascii="Symbol" w:hAnsi="Symbol" w:hint="default"/>
        <w:color w:val="auto"/>
      </w:rPr>
    </w:lvl>
    <w:lvl w:ilvl="8">
      <w:start w:val="1"/>
      <w:numFmt w:val="bullet"/>
      <w:lvlText w:val=""/>
      <w:lvlJc w:val="left"/>
      <w:pPr>
        <w:ind w:left="6120" w:hanging="360"/>
      </w:pPr>
      <w:rPr>
        <w:rFonts w:ascii="Symbol" w:hAnsi="Symbol" w:hint="default"/>
        <w:color w:val="auto"/>
      </w:rPr>
    </w:lvl>
  </w:abstractNum>
  <w:abstractNum w:abstractNumId="20" w15:restartNumberingAfterBreak="0">
    <w:nsid w:val="1E0613DA"/>
    <w:multiLevelType w:val="hybridMultilevel"/>
    <w:tmpl w:val="939078B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E500B5D"/>
    <w:multiLevelType w:val="hybridMultilevel"/>
    <w:tmpl w:val="4B30C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9B844F2"/>
    <w:multiLevelType w:val="hybridMultilevel"/>
    <w:tmpl w:val="5D7AADD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2C4459"/>
    <w:multiLevelType w:val="hybridMultilevel"/>
    <w:tmpl w:val="C18C9A4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11C2EC5"/>
    <w:multiLevelType w:val="multilevel"/>
    <w:tmpl w:val="1A84A646"/>
    <w:name w:val="Sections LIST"/>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5" w15:restartNumberingAfterBreak="0">
    <w:nsid w:val="34613567"/>
    <w:multiLevelType w:val="hybridMultilevel"/>
    <w:tmpl w:val="00A2BBB6"/>
    <w:lvl w:ilvl="0" w:tplc="9A58B08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55A69D8"/>
    <w:multiLevelType w:val="hybridMultilevel"/>
    <w:tmpl w:val="4E941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28" w15:restartNumberingAfterBreak="0">
    <w:nsid w:val="3E701E9B"/>
    <w:multiLevelType w:val="hybridMultilevel"/>
    <w:tmpl w:val="F4D29D7C"/>
    <w:lvl w:ilvl="0" w:tplc="BBA2D57E">
      <w:start w:val="1"/>
      <w:numFmt w:val="bullet"/>
      <w:lvlText w:val="-"/>
      <w:lvlJc w:val="left"/>
      <w:pPr>
        <w:ind w:left="720" w:hanging="360"/>
      </w:pPr>
      <w:rPr>
        <w:rFonts w:ascii="Verdana" w:eastAsiaTheme="minorHAnsi" w:hAnsi="Verdana" w:cs="Times New Roman (Body C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8CC7E79"/>
    <w:multiLevelType w:val="multilevel"/>
    <w:tmpl w:val="2E5020FE"/>
    <w:numStyleLink w:val="GS-Parapgraphsnumbered"/>
  </w:abstractNum>
  <w:abstractNum w:abstractNumId="30" w15:restartNumberingAfterBreak="0">
    <w:nsid w:val="4DB67B2D"/>
    <w:multiLevelType w:val="hybridMultilevel"/>
    <w:tmpl w:val="E0302CBA"/>
    <w:lvl w:ilvl="0" w:tplc="83C2362E">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4F20B5C"/>
    <w:multiLevelType w:val="hybridMultilevel"/>
    <w:tmpl w:val="D74AF3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484088"/>
    <w:multiLevelType w:val="hybridMultilevel"/>
    <w:tmpl w:val="D53E5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8697CF1"/>
    <w:multiLevelType w:val="hybridMultilevel"/>
    <w:tmpl w:val="AA12E4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3743AC"/>
    <w:multiLevelType w:val="hybridMultilevel"/>
    <w:tmpl w:val="BB1C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AC606D4"/>
    <w:multiLevelType w:val="hybridMultilevel"/>
    <w:tmpl w:val="3216F4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6" w15:restartNumberingAfterBreak="0">
    <w:nsid w:val="6D4418A7"/>
    <w:multiLevelType w:val="hybridMultilevel"/>
    <w:tmpl w:val="AA12E4BA"/>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5E62F8"/>
    <w:multiLevelType w:val="hybridMultilevel"/>
    <w:tmpl w:val="8DDA725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3A3511"/>
    <w:multiLevelType w:val="hybridMultilevel"/>
    <w:tmpl w:val="23EA4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0BE6824"/>
    <w:multiLevelType w:val="hybridMultilevel"/>
    <w:tmpl w:val="75A6DE0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F733599"/>
    <w:multiLevelType w:val="hybridMultilevel"/>
    <w:tmpl w:val="E6AE2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0233031">
    <w:abstractNumId w:val="9"/>
  </w:num>
  <w:num w:numId="2" w16cid:durableId="287011014">
    <w:abstractNumId w:val="7"/>
  </w:num>
  <w:num w:numId="3" w16cid:durableId="564409842">
    <w:abstractNumId w:val="6"/>
  </w:num>
  <w:num w:numId="4" w16cid:durableId="156728733">
    <w:abstractNumId w:val="5"/>
  </w:num>
  <w:num w:numId="5" w16cid:durableId="540245439">
    <w:abstractNumId w:val="4"/>
  </w:num>
  <w:num w:numId="6" w16cid:durableId="522326714">
    <w:abstractNumId w:val="8"/>
  </w:num>
  <w:num w:numId="7" w16cid:durableId="1426151750">
    <w:abstractNumId w:val="3"/>
  </w:num>
  <w:num w:numId="8" w16cid:durableId="1706250733">
    <w:abstractNumId w:val="2"/>
  </w:num>
  <w:num w:numId="9" w16cid:durableId="1237209748">
    <w:abstractNumId w:val="1"/>
  </w:num>
  <w:num w:numId="10" w16cid:durableId="1532373637">
    <w:abstractNumId w:val="0"/>
  </w:num>
  <w:num w:numId="11" w16cid:durableId="784664656">
    <w:abstractNumId w:val="27"/>
  </w:num>
  <w:num w:numId="12" w16cid:durableId="650329754">
    <w:abstractNumId w:val="10"/>
  </w:num>
  <w:num w:numId="13" w16cid:durableId="1531525581">
    <w:abstractNumId w:val="19"/>
  </w:num>
  <w:num w:numId="14" w16cid:durableId="1918057226">
    <w:abstractNumId w:val="29"/>
  </w:num>
  <w:num w:numId="15" w16cid:durableId="46689330">
    <w:abstractNumId w:val="17"/>
  </w:num>
  <w:num w:numId="16" w16cid:durableId="1802307686">
    <w:abstractNumId w:val="13"/>
  </w:num>
  <w:num w:numId="17" w16cid:durableId="367880437">
    <w:abstractNumId w:val="28"/>
  </w:num>
  <w:num w:numId="18" w16cid:durableId="259723306">
    <w:abstractNumId w:val="20"/>
  </w:num>
  <w:num w:numId="19" w16cid:durableId="663508544">
    <w:abstractNumId w:val="36"/>
  </w:num>
  <w:num w:numId="20" w16cid:durableId="2057898275">
    <w:abstractNumId w:val="14"/>
  </w:num>
  <w:num w:numId="21" w16cid:durableId="1413117743">
    <w:abstractNumId w:val="21"/>
  </w:num>
  <w:num w:numId="22" w16cid:durableId="1346518440">
    <w:abstractNumId w:val="38"/>
  </w:num>
  <w:num w:numId="23" w16cid:durableId="533810611">
    <w:abstractNumId w:val="22"/>
  </w:num>
  <w:num w:numId="24" w16cid:durableId="353460338">
    <w:abstractNumId w:val="40"/>
  </w:num>
  <w:num w:numId="25" w16cid:durableId="2071028709">
    <w:abstractNumId w:val="11"/>
  </w:num>
  <w:num w:numId="26" w16cid:durableId="761528513">
    <w:abstractNumId w:val="16"/>
  </w:num>
  <w:num w:numId="27" w16cid:durableId="1347058496">
    <w:abstractNumId w:val="25"/>
  </w:num>
  <w:num w:numId="28" w16cid:durableId="1091900342">
    <w:abstractNumId w:val="23"/>
  </w:num>
  <w:num w:numId="29" w16cid:durableId="1593926349">
    <w:abstractNumId w:val="32"/>
  </w:num>
  <w:num w:numId="30" w16cid:durableId="815612010">
    <w:abstractNumId w:val="35"/>
  </w:num>
  <w:num w:numId="31" w16cid:durableId="99381355">
    <w:abstractNumId w:val="15"/>
  </w:num>
  <w:num w:numId="32" w16cid:durableId="1082877790">
    <w:abstractNumId w:val="30"/>
  </w:num>
  <w:num w:numId="33" w16cid:durableId="1035469128">
    <w:abstractNumId w:val="39"/>
  </w:num>
  <w:num w:numId="34" w16cid:durableId="500706809">
    <w:abstractNumId w:val="34"/>
  </w:num>
  <w:num w:numId="35" w16cid:durableId="2053726780">
    <w:abstractNumId w:val="26"/>
  </w:num>
  <w:num w:numId="36" w16cid:durableId="1138759691">
    <w:abstractNumId w:val="12"/>
  </w:num>
  <w:num w:numId="37" w16cid:durableId="1908297445">
    <w:abstractNumId w:val="37"/>
  </w:num>
  <w:num w:numId="38" w16cid:durableId="1957519416">
    <w:abstractNumId w:val="31"/>
  </w:num>
  <w:num w:numId="39" w16cid:durableId="156120920">
    <w:abstractNumId w:val="33"/>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HAR Kumar">
    <w15:presenceInfo w15:providerId="AD" w15:userId="S::nihar.2.kumar@atos.net::26f275a4-d43e-451b-a4a5-47c75bf7851c"/>
  </w15:person>
  <w15:person w15:author="EVA LEIBOVICI">
    <w15:presenceInfo w15:providerId="AD" w15:userId="S::eva.leibovici@atos.net::05584945-895b-4535-9406-59887c71e2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U0NzawNDYyMzAzNjJV0lEKTi0uzszPAymwqAUA2z4KTCwAAAA="/>
  </w:docVars>
  <w:rsids>
    <w:rsidRoot w:val="005344A4"/>
    <w:rsid w:val="00001606"/>
    <w:rsid w:val="000026C5"/>
    <w:rsid w:val="00003199"/>
    <w:rsid w:val="00003D6F"/>
    <w:rsid w:val="00006426"/>
    <w:rsid w:val="000075AF"/>
    <w:rsid w:val="000108C9"/>
    <w:rsid w:val="0001567B"/>
    <w:rsid w:val="0002272D"/>
    <w:rsid w:val="00023280"/>
    <w:rsid w:val="0002340E"/>
    <w:rsid w:val="0002378C"/>
    <w:rsid w:val="00023D38"/>
    <w:rsid w:val="00024265"/>
    <w:rsid w:val="000247F2"/>
    <w:rsid w:val="000274C3"/>
    <w:rsid w:val="000279C9"/>
    <w:rsid w:val="00030446"/>
    <w:rsid w:val="00030A48"/>
    <w:rsid w:val="00031E9E"/>
    <w:rsid w:val="0003304E"/>
    <w:rsid w:val="000333C7"/>
    <w:rsid w:val="000359F4"/>
    <w:rsid w:val="00037772"/>
    <w:rsid w:val="00041FC1"/>
    <w:rsid w:val="000440CF"/>
    <w:rsid w:val="00044765"/>
    <w:rsid w:val="00047E19"/>
    <w:rsid w:val="00050063"/>
    <w:rsid w:val="000522F0"/>
    <w:rsid w:val="00057DF5"/>
    <w:rsid w:val="00063EB5"/>
    <w:rsid w:val="00074656"/>
    <w:rsid w:val="00074CB2"/>
    <w:rsid w:val="000810C1"/>
    <w:rsid w:val="000812D8"/>
    <w:rsid w:val="000814FF"/>
    <w:rsid w:val="00084B59"/>
    <w:rsid w:val="0008668D"/>
    <w:rsid w:val="00087119"/>
    <w:rsid w:val="00094F34"/>
    <w:rsid w:val="000A0DC9"/>
    <w:rsid w:val="000A35C3"/>
    <w:rsid w:val="000A4875"/>
    <w:rsid w:val="000B03E3"/>
    <w:rsid w:val="000B4D6F"/>
    <w:rsid w:val="000B6474"/>
    <w:rsid w:val="000B7271"/>
    <w:rsid w:val="000B72AD"/>
    <w:rsid w:val="000B7DA5"/>
    <w:rsid w:val="000C3F5B"/>
    <w:rsid w:val="000C740C"/>
    <w:rsid w:val="000D4966"/>
    <w:rsid w:val="000D6E99"/>
    <w:rsid w:val="000D7884"/>
    <w:rsid w:val="000D7EE9"/>
    <w:rsid w:val="000E0B11"/>
    <w:rsid w:val="000F13A4"/>
    <w:rsid w:val="000F30B0"/>
    <w:rsid w:val="000F3195"/>
    <w:rsid w:val="00110538"/>
    <w:rsid w:val="001118A2"/>
    <w:rsid w:val="00112BD5"/>
    <w:rsid w:val="001145AC"/>
    <w:rsid w:val="00116173"/>
    <w:rsid w:val="00116AF5"/>
    <w:rsid w:val="001233ED"/>
    <w:rsid w:val="00127E7D"/>
    <w:rsid w:val="0013480C"/>
    <w:rsid w:val="00134F2F"/>
    <w:rsid w:val="00141A85"/>
    <w:rsid w:val="001506F0"/>
    <w:rsid w:val="00153C40"/>
    <w:rsid w:val="00162234"/>
    <w:rsid w:val="00162B0F"/>
    <w:rsid w:val="001660DA"/>
    <w:rsid w:val="001663D9"/>
    <w:rsid w:val="00171813"/>
    <w:rsid w:val="00171B4D"/>
    <w:rsid w:val="0017623D"/>
    <w:rsid w:val="001778ED"/>
    <w:rsid w:val="00180D81"/>
    <w:rsid w:val="00183613"/>
    <w:rsid w:val="00187D08"/>
    <w:rsid w:val="001912A7"/>
    <w:rsid w:val="00194BC2"/>
    <w:rsid w:val="00195ABB"/>
    <w:rsid w:val="0019700D"/>
    <w:rsid w:val="00197BFA"/>
    <w:rsid w:val="001A4056"/>
    <w:rsid w:val="001A689F"/>
    <w:rsid w:val="001B00B2"/>
    <w:rsid w:val="001B2CC4"/>
    <w:rsid w:val="001B309B"/>
    <w:rsid w:val="001B467E"/>
    <w:rsid w:val="001B604D"/>
    <w:rsid w:val="001B63CD"/>
    <w:rsid w:val="001C1CBD"/>
    <w:rsid w:val="001C57E1"/>
    <w:rsid w:val="001C5EC1"/>
    <w:rsid w:val="001D2EDD"/>
    <w:rsid w:val="001D4A1A"/>
    <w:rsid w:val="001E4DA9"/>
    <w:rsid w:val="001E6A43"/>
    <w:rsid w:val="001F6981"/>
    <w:rsid w:val="00201B43"/>
    <w:rsid w:val="002035F7"/>
    <w:rsid w:val="0020507D"/>
    <w:rsid w:val="00207CC8"/>
    <w:rsid w:val="0021200B"/>
    <w:rsid w:val="0021254C"/>
    <w:rsid w:val="00215AC7"/>
    <w:rsid w:val="00221ABA"/>
    <w:rsid w:val="00230562"/>
    <w:rsid w:val="00232015"/>
    <w:rsid w:val="002360C3"/>
    <w:rsid w:val="0023634A"/>
    <w:rsid w:val="002418AE"/>
    <w:rsid w:val="00242B17"/>
    <w:rsid w:val="00243F6D"/>
    <w:rsid w:val="00246954"/>
    <w:rsid w:val="00252EB9"/>
    <w:rsid w:val="0025433D"/>
    <w:rsid w:val="00254AEF"/>
    <w:rsid w:val="00254C62"/>
    <w:rsid w:val="00255D8C"/>
    <w:rsid w:val="00255E44"/>
    <w:rsid w:val="002562D0"/>
    <w:rsid w:val="00256315"/>
    <w:rsid w:val="00256D56"/>
    <w:rsid w:val="002630C7"/>
    <w:rsid w:val="00264591"/>
    <w:rsid w:val="00265E2E"/>
    <w:rsid w:val="00273792"/>
    <w:rsid w:val="00277899"/>
    <w:rsid w:val="00285911"/>
    <w:rsid w:val="0028730B"/>
    <w:rsid w:val="00292B1B"/>
    <w:rsid w:val="0029674D"/>
    <w:rsid w:val="00296DC5"/>
    <w:rsid w:val="002A0F33"/>
    <w:rsid w:val="002A270F"/>
    <w:rsid w:val="002A44F4"/>
    <w:rsid w:val="002A5BC3"/>
    <w:rsid w:val="002A70CC"/>
    <w:rsid w:val="002B4300"/>
    <w:rsid w:val="002B50AD"/>
    <w:rsid w:val="002B7163"/>
    <w:rsid w:val="002C39B0"/>
    <w:rsid w:val="002C44EE"/>
    <w:rsid w:val="002D3696"/>
    <w:rsid w:val="002D49B8"/>
    <w:rsid w:val="002D4C81"/>
    <w:rsid w:val="002D6690"/>
    <w:rsid w:val="002D74CC"/>
    <w:rsid w:val="002D77B1"/>
    <w:rsid w:val="002E14BB"/>
    <w:rsid w:val="002E5A40"/>
    <w:rsid w:val="002E5DB5"/>
    <w:rsid w:val="002E6553"/>
    <w:rsid w:val="002F3E68"/>
    <w:rsid w:val="002F3F74"/>
    <w:rsid w:val="002F4151"/>
    <w:rsid w:val="003033AA"/>
    <w:rsid w:val="00303D6E"/>
    <w:rsid w:val="00305A97"/>
    <w:rsid w:val="00306F75"/>
    <w:rsid w:val="0031127B"/>
    <w:rsid w:val="00315108"/>
    <w:rsid w:val="003208FC"/>
    <w:rsid w:val="00323BDE"/>
    <w:rsid w:val="003249BD"/>
    <w:rsid w:val="003250CD"/>
    <w:rsid w:val="00341C1C"/>
    <w:rsid w:val="0034270A"/>
    <w:rsid w:val="00344999"/>
    <w:rsid w:val="00345454"/>
    <w:rsid w:val="003457C2"/>
    <w:rsid w:val="0034581C"/>
    <w:rsid w:val="00350D03"/>
    <w:rsid w:val="00354BD9"/>
    <w:rsid w:val="00357A49"/>
    <w:rsid w:val="0036169D"/>
    <w:rsid w:val="00367114"/>
    <w:rsid w:val="00367DCF"/>
    <w:rsid w:val="00370839"/>
    <w:rsid w:val="00371AAD"/>
    <w:rsid w:val="0037251A"/>
    <w:rsid w:val="00372641"/>
    <w:rsid w:val="003762B2"/>
    <w:rsid w:val="00381555"/>
    <w:rsid w:val="0038238A"/>
    <w:rsid w:val="003842BC"/>
    <w:rsid w:val="003879D1"/>
    <w:rsid w:val="00387E71"/>
    <w:rsid w:val="003905E0"/>
    <w:rsid w:val="00390A80"/>
    <w:rsid w:val="003911BE"/>
    <w:rsid w:val="00392B38"/>
    <w:rsid w:val="00394716"/>
    <w:rsid w:val="00394A4D"/>
    <w:rsid w:val="00395992"/>
    <w:rsid w:val="0039622E"/>
    <w:rsid w:val="00396B2D"/>
    <w:rsid w:val="0039710D"/>
    <w:rsid w:val="003B02ED"/>
    <w:rsid w:val="003B3D2B"/>
    <w:rsid w:val="003C5387"/>
    <w:rsid w:val="003C74B1"/>
    <w:rsid w:val="003D3127"/>
    <w:rsid w:val="003D37DD"/>
    <w:rsid w:val="003D4463"/>
    <w:rsid w:val="003D68C7"/>
    <w:rsid w:val="003D78AB"/>
    <w:rsid w:val="003D7C4A"/>
    <w:rsid w:val="003E1832"/>
    <w:rsid w:val="003E1EF0"/>
    <w:rsid w:val="003E2308"/>
    <w:rsid w:val="003E3FAF"/>
    <w:rsid w:val="003E4D37"/>
    <w:rsid w:val="003E6F11"/>
    <w:rsid w:val="003F2ECB"/>
    <w:rsid w:val="003F4502"/>
    <w:rsid w:val="003F672B"/>
    <w:rsid w:val="003F79A1"/>
    <w:rsid w:val="00405E19"/>
    <w:rsid w:val="00407130"/>
    <w:rsid w:val="00407E26"/>
    <w:rsid w:val="00410B81"/>
    <w:rsid w:val="00414D3B"/>
    <w:rsid w:val="00420BCD"/>
    <w:rsid w:val="00420D7B"/>
    <w:rsid w:val="0043169C"/>
    <w:rsid w:val="0044055D"/>
    <w:rsid w:val="00442DEF"/>
    <w:rsid w:val="00446050"/>
    <w:rsid w:val="00446256"/>
    <w:rsid w:val="004473A5"/>
    <w:rsid w:val="00452510"/>
    <w:rsid w:val="004546CC"/>
    <w:rsid w:val="0045722A"/>
    <w:rsid w:val="00460A48"/>
    <w:rsid w:val="00460D2E"/>
    <w:rsid w:val="00465E30"/>
    <w:rsid w:val="00470527"/>
    <w:rsid w:val="00471A6C"/>
    <w:rsid w:val="00472B8D"/>
    <w:rsid w:val="004733D4"/>
    <w:rsid w:val="00474F46"/>
    <w:rsid w:val="0047688F"/>
    <w:rsid w:val="00490E1B"/>
    <w:rsid w:val="004A0BEB"/>
    <w:rsid w:val="004A4010"/>
    <w:rsid w:val="004B258A"/>
    <w:rsid w:val="004C18CC"/>
    <w:rsid w:val="004C32AF"/>
    <w:rsid w:val="004C3B1A"/>
    <w:rsid w:val="004C71C3"/>
    <w:rsid w:val="004C7F61"/>
    <w:rsid w:val="004D0EF6"/>
    <w:rsid w:val="004D3B79"/>
    <w:rsid w:val="004D3D6C"/>
    <w:rsid w:val="004E49C9"/>
    <w:rsid w:val="004E6FA5"/>
    <w:rsid w:val="004F01F3"/>
    <w:rsid w:val="004F1BCD"/>
    <w:rsid w:val="004F1FBA"/>
    <w:rsid w:val="004F2426"/>
    <w:rsid w:val="004F2E51"/>
    <w:rsid w:val="004F6D8D"/>
    <w:rsid w:val="00504EA6"/>
    <w:rsid w:val="005076F0"/>
    <w:rsid w:val="00515BA1"/>
    <w:rsid w:val="005162E5"/>
    <w:rsid w:val="00521C1D"/>
    <w:rsid w:val="005228B5"/>
    <w:rsid w:val="00523A5E"/>
    <w:rsid w:val="00523B04"/>
    <w:rsid w:val="00530244"/>
    <w:rsid w:val="0053201C"/>
    <w:rsid w:val="005324BA"/>
    <w:rsid w:val="005344A4"/>
    <w:rsid w:val="00535296"/>
    <w:rsid w:val="00540699"/>
    <w:rsid w:val="00543940"/>
    <w:rsid w:val="00544D39"/>
    <w:rsid w:val="00551567"/>
    <w:rsid w:val="005567EB"/>
    <w:rsid w:val="005572AE"/>
    <w:rsid w:val="00557B17"/>
    <w:rsid w:val="005603AE"/>
    <w:rsid w:val="0056075A"/>
    <w:rsid w:val="00574567"/>
    <w:rsid w:val="005906EB"/>
    <w:rsid w:val="0059097B"/>
    <w:rsid w:val="0059625C"/>
    <w:rsid w:val="005A434A"/>
    <w:rsid w:val="005B089A"/>
    <w:rsid w:val="005B270D"/>
    <w:rsid w:val="005B5D81"/>
    <w:rsid w:val="005B7CC1"/>
    <w:rsid w:val="005C0043"/>
    <w:rsid w:val="005C0280"/>
    <w:rsid w:val="005C72CA"/>
    <w:rsid w:val="005D1CA5"/>
    <w:rsid w:val="005D3504"/>
    <w:rsid w:val="005D3DDB"/>
    <w:rsid w:val="005E39D8"/>
    <w:rsid w:val="005E3BAB"/>
    <w:rsid w:val="005E56D6"/>
    <w:rsid w:val="005F5609"/>
    <w:rsid w:val="006025F8"/>
    <w:rsid w:val="00602A84"/>
    <w:rsid w:val="006168EF"/>
    <w:rsid w:val="00617B6E"/>
    <w:rsid w:val="00630842"/>
    <w:rsid w:val="0063193F"/>
    <w:rsid w:val="00634325"/>
    <w:rsid w:val="00634A08"/>
    <w:rsid w:val="00634C06"/>
    <w:rsid w:val="006356B3"/>
    <w:rsid w:val="00635A56"/>
    <w:rsid w:val="00640980"/>
    <w:rsid w:val="00645387"/>
    <w:rsid w:val="00645B2A"/>
    <w:rsid w:val="0064613C"/>
    <w:rsid w:val="00650FB5"/>
    <w:rsid w:val="00651118"/>
    <w:rsid w:val="006529A3"/>
    <w:rsid w:val="00654716"/>
    <w:rsid w:val="006622A6"/>
    <w:rsid w:val="00665AA9"/>
    <w:rsid w:val="00673824"/>
    <w:rsid w:val="00674989"/>
    <w:rsid w:val="00675156"/>
    <w:rsid w:val="0068201F"/>
    <w:rsid w:val="006824D1"/>
    <w:rsid w:val="0068505B"/>
    <w:rsid w:val="0068662E"/>
    <w:rsid w:val="0069161C"/>
    <w:rsid w:val="00695D96"/>
    <w:rsid w:val="00697C1A"/>
    <w:rsid w:val="006A182E"/>
    <w:rsid w:val="006A1F13"/>
    <w:rsid w:val="006A2FAC"/>
    <w:rsid w:val="006B1CE7"/>
    <w:rsid w:val="006B35F2"/>
    <w:rsid w:val="006B37F3"/>
    <w:rsid w:val="006C572D"/>
    <w:rsid w:val="006D1E83"/>
    <w:rsid w:val="006D20D9"/>
    <w:rsid w:val="006D2F2C"/>
    <w:rsid w:val="006D5332"/>
    <w:rsid w:val="006D53FE"/>
    <w:rsid w:val="006E3FE5"/>
    <w:rsid w:val="006E4258"/>
    <w:rsid w:val="006E4980"/>
    <w:rsid w:val="006F1E95"/>
    <w:rsid w:val="006F3E5E"/>
    <w:rsid w:val="006F47AB"/>
    <w:rsid w:val="006F52DA"/>
    <w:rsid w:val="006F65F9"/>
    <w:rsid w:val="00703916"/>
    <w:rsid w:val="00710D18"/>
    <w:rsid w:val="00711ECA"/>
    <w:rsid w:val="0071600B"/>
    <w:rsid w:val="007216C7"/>
    <w:rsid w:val="00736C46"/>
    <w:rsid w:val="0073767F"/>
    <w:rsid w:val="00744F34"/>
    <w:rsid w:val="007502EB"/>
    <w:rsid w:val="00750F10"/>
    <w:rsid w:val="007530C0"/>
    <w:rsid w:val="007556B8"/>
    <w:rsid w:val="0076407F"/>
    <w:rsid w:val="00765E86"/>
    <w:rsid w:val="00775EA5"/>
    <w:rsid w:val="007779C9"/>
    <w:rsid w:val="00791122"/>
    <w:rsid w:val="00793CCD"/>
    <w:rsid w:val="00795912"/>
    <w:rsid w:val="007A3F59"/>
    <w:rsid w:val="007A43A9"/>
    <w:rsid w:val="007A6351"/>
    <w:rsid w:val="007B2737"/>
    <w:rsid w:val="007B281F"/>
    <w:rsid w:val="007B2B34"/>
    <w:rsid w:val="007C1734"/>
    <w:rsid w:val="007C3E5A"/>
    <w:rsid w:val="007C63E5"/>
    <w:rsid w:val="007C742F"/>
    <w:rsid w:val="007D142E"/>
    <w:rsid w:val="007D2F0B"/>
    <w:rsid w:val="007D68C9"/>
    <w:rsid w:val="007E1334"/>
    <w:rsid w:val="007E245A"/>
    <w:rsid w:val="007E47A2"/>
    <w:rsid w:val="007E4B7E"/>
    <w:rsid w:val="007E6E61"/>
    <w:rsid w:val="007F586A"/>
    <w:rsid w:val="007F5B92"/>
    <w:rsid w:val="007F5C98"/>
    <w:rsid w:val="007F6FE4"/>
    <w:rsid w:val="00803824"/>
    <w:rsid w:val="00805821"/>
    <w:rsid w:val="00806779"/>
    <w:rsid w:val="00815F2E"/>
    <w:rsid w:val="008179CB"/>
    <w:rsid w:val="00822C2C"/>
    <w:rsid w:val="00826516"/>
    <w:rsid w:val="00832398"/>
    <w:rsid w:val="00837997"/>
    <w:rsid w:val="0084084E"/>
    <w:rsid w:val="00841049"/>
    <w:rsid w:val="008447C8"/>
    <w:rsid w:val="00845240"/>
    <w:rsid w:val="008621EB"/>
    <w:rsid w:val="0086356F"/>
    <w:rsid w:val="00863E18"/>
    <w:rsid w:val="00870EB1"/>
    <w:rsid w:val="00872BFA"/>
    <w:rsid w:val="00876125"/>
    <w:rsid w:val="00876776"/>
    <w:rsid w:val="008772B1"/>
    <w:rsid w:val="0088366B"/>
    <w:rsid w:val="008840D2"/>
    <w:rsid w:val="008842A8"/>
    <w:rsid w:val="008843D4"/>
    <w:rsid w:val="00886640"/>
    <w:rsid w:val="00887036"/>
    <w:rsid w:val="008969E6"/>
    <w:rsid w:val="008A09BB"/>
    <w:rsid w:val="008A2069"/>
    <w:rsid w:val="008A21FD"/>
    <w:rsid w:val="008A57E1"/>
    <w:rsid w:val="008A77E9"/>
    <w:rsid w:val="008B0FFF"/>
    <w:rsid w:val="008B266D"/>
    <w:rsid w:val="008B6A43"/>
    <w:rsid w:val="008C7A19"/>
    <w:rsid w:val="008D1373"/>
    <w:rsid w:val="008D3102"/>
    <w:rsid w:val="008D6DAE"/>
    <w:rsid w:val="008E1F4D"/>
    <w:rsid w:val="008E24AE"/>
    <w:rsid w:val="008E25EE"/>
    <w:rsid w:val="008E3D59"/>
    <w:rsid w:val="008F02DB"/>
    <w:rsid w:val="008F3380"/>
    <w:rsid w:val="008F3BFC"/>
    <w:rsid w:val="00900D2B"/>
    <w:rsid w:val="00902FE5"/>
    <w:rsid w:val="00912777"/>
    <w:rsid w:val="00912AEB"/>
    <w:rsid w:val="009174D3"/>
    <w:rsid w:val="00917505"/>
    <w:rsid w:val="0092116A"/>
    <w:rsid w:val="00924273"/>
    <w:rsid w:val="009262B5"/>
    <w:rsid w:val="00926E1B"/>
    <w:rsid w:val="009278A1"/>
    <w:rsid w:val="0093232F"/>
    <w:rsid w:val="009347B6"/>
    <w:rsid w:val="00934B2C"/>
    <w:rsid w:val="00936A75"/>
    <w:rsid w:val="009379AC"/>
    <w:rsid w:val="009450D7"/>
    <w:rsid w:val="00945374"/>
    <w:rsid w:val="00945D6E"/>
    <w:rsid w:val="00945F17"/>
    <w:rsid w:val="00946D0A"/>
    <w:rsid w:val="009474C7"/>
    <w:rsid w:val="00947B25"/>
    <w:rsid w:val="00954912"/>
    <w:rsid w:val="00956232"/>
    <w:rsid w:val="00956C00"/>
    <w:rsid w:val="0096101A"/>
    <w:rsid w:val="00966170"/>
    <w:rsid w:val="0096773B"/>
    <w:rsid w:val="00971778"/>
    <w:rsid w:val="00973077"/>
    <w:rsid w:val="009774F1"/>
    <w:rsid w:val="009777A4"/>
    <w:rsid w:val="00980B70"/>
    <w:rsid w:val="00980D83"/>
    <w:rsid w:val="00981984"/>
    <w:rsid w:val="00982B72"/>
    <w:rsid w:val="009864AA"/>
    <w:rsid w:val="00987BB4"/>
    <w:rsid w:val="009900F2"/>
    <w:rsid w:val="00991401"/>
    <w:rsid w:val="0099229A"/>
    <w:rsid w:val="00994642"/>
    <w:rsid w:val="0099531D"/>
    <w:rsid w:val="00997D98"/>
    <w:rsid w:val="009A1ECA"/>
    <w:rsid w:val="009A1ED8"/>
    <w:rsid w:val="009A5471"/>
    <w:rsid w:val="009B1E62"/>
    <w:rsid w:val="009B20DD"/>
    <w:rsid w:val="009B75F1"/>
    <w:rsid w:val="009B77FD"/>
    <w:rsid w:val="009C0570"/>
    <w:rsid w:val="009C72AA"/>
    <w:rsid w:val="009D069D"/>
    <w:rsid w:val="009D22A9"/>
    <w:rsid w:val="009D5A02"/>
    <w:rsid w:val="009E4C15"/>
    <w:rsid w:val="009E5A81"/>
    <w:rsid w:val="009E5BF9"/>
    <w:rsid w:val="009F0A48"/>
    <w:rsid w:val="009F2BB0"/>
    <w:rsid w:val="009F6BF9"/>
    <w:rsid w:val="00A00C3D"/>
    <w:rsid w:val="00A0155E"/>
    <w:rsid w:val="00A1593F"/>
    <w:rsid w:val="00A178A8"/>
    <w:rsid w:val="00A30A73"/>
    <w:rsid w:val="00A31146"/>
    <w:rsid w:val="00A32533"/>
    <w:rsid w:val="00A36C5A"/>
    <w:rsid w:val="00A3794A"/>
    <w:rsid w:val="00A37A6A"/>
    <w:rsid w:val="00A40EA3"/>
    <w:rsid w:val="00A4278A"/>
    <w:rsid w:val="00A43B8D"/>
    <w:rsid w:val="00A44419"/>
    <w:rsid w:val="00A5101E"/>
    <w:rsid w:val="00A53E8A"/>
    <w:rsid w:val="00A55F3D"/>
    <w:rsid w:val="00A56D5F"/>
    <w:rsid w:val="00A5778D"/>
    <w:rsid w:val="00A60CCC"/>
    <w:rsid w:val="00A6345E"/>
    <w:rsid w:val="00A7024A"/>
    <w:rsid w:val="00A707C1"/>
    <w:rsid w:val="00A73DCA"/>
    <w:rsid w:val="00A762C3"/>
    <w:rsid w:val="00A83744"/>
    <w:rsid w:val="00A90939"/>
    <w:rsid w:val="00A90FAC"/>
    <w:rsid w:val="00A95B28"/>
    <w:rsid w:val="00A96321"/>
    <w:rsid w:val="00AA3680"/>
    <w:rsid w:val="00AA381B"/>
    <w:rsid w:val="00AA48A0"/>
    <w:rsid w:val="00AA5DF7"/>
    <w:rsid w:val="00AB1B8A"/>
    <w:rsid w:val="00AB677D"/>
    <w:rsid w:val="00AC2448"/>
    <w:rsid w:val="00AC337B"/>
    <w:rsid w:val="00AC435E"/>
    <w:rsid w:val="00AC7AB7"/>
    <w:rsid w:val="00AE4EB9"/>
    <w:rsid w:val="00AE79EF"/>
    <w:rsid w:val="00AE7C52"/>
    <w:rsid w:val="00AF0C41"/>
    <w:rsid w:val="00AF0E13"/>
    <w:rsid w:val="00AF17F0"/>
    <w:rsid w:val="00AF1B21"/>
    <w:rsid w:val="00B01131"/>
    <w:rsid w:val="00B01B0E"/>
    <w:rsid w:val="00B0364F"/>
    <w:rsid w:val="00B03B63"/>
    <w:rsid w:val="00B04363"/>
    <w:rsid w:val="00B04B01"/>
    <w:rsid w:val="00B07798"/>
    <w:rsid w:val="00B14058"/>
    <w:rsid w:val="00B21C89"/>
    <w:rsid w:val="00B3053B"/>
    <w:rsid w:val="00B3080C"/>
    <w:rsid w:val="00B320F5"/>
    <w:rsid w:val="00B34990"/>
    <w:rsid w:val="00B35A94"/>
    <w:rsid w:val="00B35CC7"/>
    <w:rsid w:val="00B36696"/>
    <w:rsid w:val="00B446DF"/>
    <w:rsid w:val="00B47041"/>
    <w:rsid w:val="00B4723D"/>
    <w:rsid w:val="00B5109B"/>
    <w:rsid w:val="00B518A6"/>
    <w:rsid w:val="00B60961"/>
    <w:rsid w:val="00B62B62"/>
    <w:rsid w:val="00B64ECF"/>
    <w:rsid w:val="00B6506A"/>
    <w:rsid w:val="00B6599E"/>
    <w:rsid w:val="00B7120F"/>
    <w:rsid w:val="00B776A1"/>
    <w:rsid w:val="00B80242"/>
    <w:rsid w:val="00B8229D"/>
    <w:rsid w:val="00B84C9F"/>
    <w:rsid w:val="00B8535E"/>
    <w:rsid w:val="00B87AD7"/>
    <w:rsid w:val="00B91CFF"/>
    <w:rsid w:val="00B9213D"/>
    <w:rsid w:val="00B922A6"/>
    <w:rsid w:val="00B928BE"/>
    <w:rsid w:val="00B92E40"/>
    <w:rsid w:val="00B934C4"/>
    <w:rsid w:val="00B94D1C"/>
    <w:rsid w:val="00B95030"/>
    <w:rsid w:val="00B9506D"/>
    <w:rsid w:val="00BA2B75"/>
    <w:rsid w:val="00BA49E6"/>
    <w:rsid w:val="00BA7756"/>
    <w:rsid w:val="00BB1DCE"/>
    <w:rsid w:val="00BB518D"/>
    <w:rsid w:val="00BB782E"/>
    <w:rsid w:val="00BB7B7D"/>
    <w:rsid w:val="00BC0D41"/>
    <w:rsid w:val="00BC32E7"/>
    <w:rsid w:val="00BC718C"/>
    <w:rsid w:val="00BD034D"/>
    <w:rsid w:val="00BD0357"/>
    <w:rsid w:val="00BD17F6"/>
    <w:rsid w:val="00BD19CD"/>
    <w:rsid w:val="00BD25D0"/>
    <w:rsid w:val="00BD3B1F"/>
    <w:rsid w:val="00BE179A"/>
    <w:rsid w:val="00BE771C"/>
    <w:rsid w:val="00BF3093"/>
    <w:rsid w:val="00BF6C17"/>
    <w:rsid w:val="00BF7A58"/>
    <w:rsid w:val="00C00EAE"/>
    <w:rsid w:val="00C01264"/>
    <w:rsid w:val="00C029C3"/>
    <w:rsid w:val="00C04ACD"/>
    <w:rsid w:val="00C064DB"/>
    <w:rsid w:val="00C07624"/>
    <w:rsid w:val="00C171B1"/>
    <w:rsid w:val="00C23C35"/>
    <w:rsid w:val="00C23FB1"/>
    <w:rsid w:val="00C30F02"/>
    <w:rsid w:val="00C33EA5"/>
    <w:rsid w:val="00C348BC"/>
    <w:rsid w:val="00C3740B"/>
    <w:rsid w:val="00C400FA"/>
    <w:rsid w:val="00C40D2D"/>
    <w:rsid w:val="00C450D5"/>
    <w:rsid w:val="00C45155"/>
    <w:rsid w:val="00C456DD"/>
    <w:rsid w:val="00C46075"/>
    <w:rsid w:val="00C474AC"/>
    <w:rsid w:val="00C50691"/>
    <w:rsid w:val="00C522C0"/>
    <w:rsid w:val="00C56DA0"/>
    <w:rsid w:val="00C575F3"/>
    <w:rsid w:val="00C6095E"/>
    <w:rsid w:val="00C63D79"/>
    <w:rsid w:val="00C657D0"/>
    <w:rsid w:val="00C7017E"/>
    <w:rsid w:val="00C753FF"/>
    <w:rsid w:val="00C7565C"/>
    <w:rsid w:val="00C77216"/>
    <w:rsid w:val="00C80940"/>
    <w:rsid w:val="00C81726"/>
    <w:rsid w:val="00C8412C"/>
    <w:rsid w:val="00C84456"/>
    <w:rsid w:val="00C86316"/>
    <w:rsid w:val="00C92677"/>
    <w:rsid w:val="00C926F5"/>
    <w:rsid w:val="00C97873"/>
    <w:rsid w:val="00CA264D"/>
    <w:rsid w:val="00CA3334"/>
    <w:rsid w:val="00CC0E29"/>
    <w:rsid w:val="00CC0F34"/>
    <w:rsid w:val="00CC54EB"/>
    <w:rsid w:val="00CC7902"/>
    <w:rsid w:val="00CD1C93"/>
    <w:rsid w:val="00CD41BB"/>
    <w:rsid w:val="00CD604B"/>
    <w:rsid w:val="00CD6F2D"/>
    <w:rsid w:val="00CD73CF"/>
    <w:rsid w:val="00CE2308"/>
    <w:rsid w:val="00CE2E4A"/>
    <w:rsid w:val="00CF1A06"/>
    <w:rsid w:val="00CF2594"/>
    <w:rsid w:val="00CF3112"/>
    <w:rsid w:val="00CF467C"/>
    <w:rsid w:val="00CF5514"/>
    <w:rsid w:val="00D03611"/>
    <w:rsid w:val="00D061EC"/>
    <w:rsid w:val="00D07221"/>
    <w:rsid w:val="00D11347"/>
    <w:rsid w:val="00D12B9A"/>
    <w:rsid w:val="00D13AF1"/>
    <w:rsid w:val="00D13CAE"/>
    <w:rsid w:val="00D16BCB"/>
    <w:rsid w:val="00D16FF2"/>
    <w:rsid w:val="00D20249"/>
    <w:rsid w:val="00D20B74"/>
    <w:rsid w:val="00D23720"/>
    <w:rsid w:val="00D237E3"/>
    <w:rsid w:val="00D23FDC"/>
    <w:rsid w:val="00D26A58"/>
    <w:rsid w:val="00D35BC1"/>
    <w:rsid w:val="00D37847"/>
    <w:rsid w:val="00D40B75"/>
    <w:rsid w:val="00D42E09"/>
    <w:rsid w:val="00D5370E"/>
    <w:rsid w:val="00D53E6E"/>
    <w:rsid w:val="00D57184"/>
    <w:rsid w:val="00D61BA3"/>
    <w:rsid w:val="00D62519"/>
    <w:rsid w:val="00D6703C"/>
    <w:rsid w:val="00D72227"/>
    <w:rsid w:val="00D733CA"/>
    <w:rsid w:val="00D74B48"/>
    <w:rsid w:val="00D828F7"/>
    <w:rsid w:val="00D82FCB"/>
    <w:rsid w:val="00D83439"/>
    <w:rsid w:val="00D850C2"/>
    <w:rsid w:val="00D85351"/>
    <w:rsid w:val="00D86D16"/>
    <w:rsid w:val="00D93C56"/>
    <w:rsid w:val="00DA3140"/>
    <w:rsid w:val="00DA79BB"/>
    <w:rsid w:val="00DA79DC"/>
    <w:rsid w:val="00DB0BFB"/>
    <w:rsid w:val="00DB4ED0"/>
    <w:rsid w:val="00DB5A1C"/>
    <w:rsid w:val="00DC1050"/>
    <w:rsid w:val="00DC2C77"/>
    <w:rsid w:val="00DD0E42"/>
    <w:rsid w:val="00DD1390"/>
    <w:rsid w:val="00DD5F2A"/>
    <w:rsid w:val="00DD76F7"/>
    <w:rsid w:val="00DE1179"/>
    <w:rsid w:val="00DE187F"/>
    <w:rsid w:val="00DE1A23"/>
    <w:rsid w:val="00DE5819"/>
    <w:rsid w:val="00DF237F"/>
    <w:rsid w:val="00DF506C"/>
    <w:rsid w:val="00DF697F"/>
    <w:rsid w:val="00E038A9"/>
    <w:rsid w:val="00E04BFC"/>
    <w:rsid w:val="00E105D3"/>
    <w:rsid w:val="00E10A0B"/>
    <w:rsid w:val="00E11165"/>
    <w:rsid w:val="00E140F4"/>
    <w:rsid w:val="00E14477"/>
    <w:rsid w:val="00E14AC5"/>
    <w:rsid w:val="00E1756E"/>
    <w:rsid w:val="00E20826"/>
    <w:rsid w:val="00E21149"/>
    <w:rsid w:val="00E220EB"/>
    <w:rsid w:val="00E26251"/>
    <w:rsid w:val="00E33E29"/>
    <w:rsid w:val="00E3712B"/>
    <w:rsid w:val="00E40011"/>
    <w:rsid w:val="00E402E2"/>
    <w:rsid w:val="00E466C8"/>
    <w:rsid w:val="00E47FE4"/>
    <w:rsid w:val="00E53055"/>
    <w:rsid w:val="00E540EB"/>
    <w:rsid w:val="00E719E1"/>
    <w:rsid w:val="00E74E6D"/>
    <w:rsid w:val="00E75006"/>
    <w:rsid w:val="00E754C9"/>
    <w:rsid w:val="00E84A40"/>
    <w:rsid w:val="00E86263"/>
    <w:rsid w:val="00E93EF5"/>
    <w:rsid w:val="00E94502"/>
    <w:rsid w:val="00E97FDB"/>
    <w:rsid w:val="00EA3AB2"/>
    <w:rsid w:val="00EA3ADE"/>
    <w:rsid w:val="00EA6158"/>
    <w:rsid w:val="00EA66CD"/>
    <w:rsid w:val="00EB0D82"/>
    <w:rsid w:val="00EB384C"/>
    <w:rsid w:val="00EB5C17"/>
    <w:rsid w:val="00EC15FF"/>
    <w:rsid w:val="00EC19F3"/>
    <w:rsid w:val="00EC1EFC"/>
    <w:rsid w:val="00EC5900"/>
    <w:rsid w:val="00ED1349"/>
    <w:rsid w:val="00ED67E7"/>
    <w:rsid w:val="00ED7B6B"/>
    <w:rsid w:val="00EE030A"/>
    <w:rsid w:val="00EE07C4"/>
    <w:rsid w:val="00EE17EE"/>
    <w:rsid w:val="00EE36BA"/>
    <w:rsid w:val="00EF223D"/>
    <w:rsid w:val="00EF43E6"/>
    <w:rsid w:val="00EF5292"/>
    <w:rsid w:val="00F00496"/>
    <w:rsid w:val="00F005E1"/>
    <w:rsid w:val="00F00C93"/>
    <w:rsid w:val="00F020E2"/>
    <w:rsid w:val="00F06F07"/>
    <w:rsid w:val="00F2275A"/>
    <w:rsid w:val="00F269C3"/>
    <w:rsid w:val="00F30E2B"/>
    <w:rsid w:val="00F34038"/>
    <w:rsid w:val="00F35E8F"/>
    <w:rsid w:val="00F37ED6"/>
    <w:rsid w:val="00F42BD2"/>
    <w:rsid w:val="00F43176"/>
    <w:rsid w:val="00F43181"/>
    <w:rsid w:val="00F43583"/>
    <w:rsid w:val="00F45BCF"/>
    <w:rsid w:val="00F476BB"/>
    <w:rsid w:val="00F5420F"/>
    <w:rsid w:val="00F5435D"/>
    <w:rsid w:val="00F5452B"/>
    <w:rsid w:val="00F65B41"/>
    <w:rsid w:val="00F65B67"/>
    <w:rsid w:val="00F70072"/>
    <w:rsid w:val="00F71EBA"/>
    <w:rsid w:val="00F74749"/>
    <w:rsid w:val="00F74E31"/>
    <w:rsid w:val="00F754AD"/>
    <w:rsid w:val="00F82FB1"/>
    <w:rsid w:val="00F842B1"/>
    <w:rsid w:val="00F84BDE"/>
    <w:rsid w:val="00F860FE"/>
    <w:rsid w:val="00F87EBE"/>
    <w:rsid w:val="00F92276"/>
    <w:rsid w:val="00F92931"/>
    <w:rsid w:val="00F930A5"/>
    <w:rsid w:val="00F932C1"/>
    <w:rsid w:val="00FA54F4"/>
    <w:rsid w:val="00FB5BFF"/>
    <w:rsid w:val="00FC2FB6"/>
    <w:rsid w:val="00FC76FB"/>
    <w:rsid w:val="00FD2E95"/>
    <w:rsid w:val="00FD42FD"/>
    <w:rsid w:val="00FD4DBD"/>
    <w:rsid w:val="00FD688C"/>
    <w:rsid w:val="00FE33E0"/>
    <w:rsid w:val="00FE34E8"/>
    <w:rsid w:val="00FE37CD"/>
    <w:rsid w:val="00FE48DE"/>
    <w:rsid w:val="00FE632D"/>
    <w:rsid w:val="00FF04CB"/>
    <w:rsid w:val="00FF0B73"/>
    <w:rsid w:val="00FF48D3"/>
    <w:rsid w:val="00FF6C8C"/>
    <w:rsid w:val="4553C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DD7F8"/>
  <w14:defaultImageDpi w14:val="32767"/>
  <w15:chartTrackingRefBased/>
  <w15:docId w15:val="{099C470E-845A-478D-B83A-5D2949BC3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qFormat="1"/>
    <w:lsdException w:name="Smart Hyperlink" w:semiHidden="1" w:unhideWhenUsed="1" w:qFormat="1"/>
    <w:lsdException w:name="Smart Link" w:semiHidden="1" w:unhideWhenUsed="1" w:qFormat="1"/>
  </w:latentStyles>
  <w:style w:type="paragraph" w:default="1" w:styleId="Normal">
    <w:name w:val="Normal"/>
    <w:qFormat/>
    <w:rsid w:val="00B01B0E"/>
    <w:pPr>
      <w:spacing w:line="360" w:lineRule="auto"/>
      <w:contextualSpacing/>
    </w:pPr>
    <w:rPr>
      <w:rFonts w:ascii="Verdana" w:hAnsi="Verdana" w:cs="Times New Roman (Body CS)"/>
      <w:color w:val="4D4D4C"/>
      <w:sz w:val="22"/>
      <w14:cntxtAlts/>
    </w:rPr>
  </w:style>
  <w:style w:type="paragraph" w:styleId="Titre1">
    <w:name w:val="heading 1"/>
    <w:basedOn w:val="Normal"/>
    <w:next w:val="Normal"/>
    <w:link w:val="Titre1Car"/>
    <w:uiPriority w:val="9"/>
    <w:qFormat/>
    <w:rsid w:val="005E56D6"/>
    <w:pPr>
      <w:snapToGrid w:val="0"/>
      <w:spacing w:before="240" w:after="240" w:line="240" w:lineRule="auto"/>
      <w:outlineLvl w:val="0"/>
    </w:pPr>
    <w:rPr>
      <w:b/>
      <w:caps/>
      <w:color w:val="00B9BD" w:themeColor="accent1"/>
      <w:sz w:val="48"/>
    </w:rPr>
  </w:style>
  <w:style w:type="paragraph" w:styleId="Titre2">
    <w:name w:val="heading 2"/>
    <w:basedOn w:val="Normal"/>
    <w:next w:val="Normal"/>
    <w:link w:val="Titre2Car"/>
    <w:uiPriority w:val="9"/>
    <w:unhideWhenUsed/>
    <w:qFormat/>
    <w:rsid w:val="00B01B0E"/>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Titre3">
    <w:name w:val="heading 3"/>
    <w:basedOn w:val="Normal"/>
    <w:next w:val="Normal"/>
    <w:link w:val="Titre3Car"/>
    <w:uiPriority w:val="9"/>
    <w:unhideWhenUsed/>
    <w:qFormat/>
    <w:rsid w:val="007E245A"/>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Titre4">
    <w:name w:val="heading 4"/>
    <w:basedOn w:val="Normal"/>
    <w:next w:val="Normal"/>
    <w:link w:val="Titre4Car"/>
    <w:uiPriority w:val="9"/>
    <w:unhideWhenUsed/>
    <w:qFormat/>
    <w:rsid w:val="00B01B0E"/>
    <w:pPr>
      <w:keepNext/>
      <w:keepLines/>
      <w:numPr>
        <w:ilvl w:val="3"/>
      </w:numPr>
      <w:spacing w:before="240" w:after="120"/>
      <w:outlineLvl w:val="3"/>
    </w:pPr>
    <w:rPr>
      <w:rFonts w:asciiTheme="majorHAnsi" w:eastAsiaTheme="majorEastAsia" w:hAnsiTheme="majorHAnsi" w:cstheme="majorBidi"/>
      <w:iCs/>
      <w:sz w:val="28"/>
      <w:lang w:val="en-GB"/>
    </w:rPr>
  </w:style>
  <w:style w:type="paragraph" w:styleId="Titre5">
    <w:name w:val="heading 5"/>
    <w:basedOn w:val="Normal"/>
    <w:next w:val="Normal"/>
    <w:link w:val="Titre5Car"/>
    <w:uiPriority w:val="9"/>
    <w:unhideWhenUsed/>
    <w:qFormat/>
    <w:rsid w:val="00116173"/>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Titre6">
    <w:name w:val="heading 6"/>
    <w:basedOn w:val="Normal"/>
    <w:next w:val="Normal"/>
    <w:link w:val="Titre6Car"/>
    <w:uiPriority w:val="9"/>
    <w:unhideWhenUsed/>
    <w:qFormat/>
    <w:rsid w:val="00B01B0E"/>
    <w:pPr>
      <w:keepNext/>
      <w:keepLines/>
      <w:spacing w:before="40" w:after="0"/>
      <w:outlineLvl w:val="5"/>
    </w:pPr>
    <w:rPr>
      <w:rFonts w:asciiTheme="majorHAnsi" w:eastAsiaTheme="majorEastAsia" w:hAnsiTheme="majorHAnsi" w:cstheme="majorBidi"/>
      <w:color w:val="00B9BD" w:themeColor="accent1"/>
    </w:rPr>
  </w:style>
  <w:style w:type="paragraph" w:styleId="Titre7">
    <w:name w:val="heading 7"/>
    <w:basedOn w:val="Normal"/>
    <w:next w:val="Normal"/>
    <w:link w:val="Titre7Car"/>
    <w:uiPriority w:val="9"/>
    <w:unhideWhenUsed/>
    <w:rsid w:val="00B01B0E"/>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Titre8">
    <w:name w:val="heading 8"/>
    <w:basedOn w:val="TablesHeadingGSCyan"/>
    <w:next w:val="Normal"/>
    <w:link w:val="Titre8Car"/>
    <w:uiPriority w:val="9"/>
    <w:unhideWhenUsed/>
    <w:rsid w:val="00B01B0E"/>
    <w:pPr>
      <w:framePr w:hSpace="180" w:wrap="around" w:y="1824"/>
      <w:outlineLvl w:val="7"/>
    </w:pPr>
  </w:style>
  <w:style w:type="paragraph" w:styleId="Titre9">
    <w:name w:val="heading 9"/>
    <w:basedOn w:val="Normal"/>
    <w:next w:val="Normal"/>
    <w:link w:val="Titre9Car"/>
    <w:uiPriority w:val="9"/>
    <w:unhideWhenUsed/>
    <w:rsid w:val="00B01B0E"/>
    <w:pPr>
      <w:keepNext/>
      <w:keepLines/>
      <w:spacing w:before="40" w:after="0"/>
      <w:outlineLvl w:val="8"/>
    </w:pPr>
    <w:rPr>
      <w:rFonts w:asciiTheme="majorHAnsi" w:eastAsiaTheme="majorEastAsia" w:hAnsiTheme="majorHAnsi" w:cstheme="majorBidi"/>
      <w:i/>
      <w:iCs/>
      <w:color w:val="6B6B6B"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basedOn w:val="Policepardfaut"/>
    <w:link w:val="Titre5"/>
    <w:uiPriority w:val="9"/>
    <w:rsid w:val="00B01B0E"/>
    <w:rPr>
      <w:rFonts w:ascii="Verdana" w:eastAsiaTheme="majorEastAsia" w:hAnsi="Verdana" w:cs="Times New Roman (Headings CS)"/>
      <w:b/>
      <w:color w:val="323232" w:themeColor="text2"/>
      <w:sz w:val="22"/>
      <w14:ligatures w14:val="standardContextual"/>
      <w14:numForm w14:val="oldStyle"/>
      <w14:cntxtAlts/>
    </w:rPr>
  </w:style>
  <w:style w:type="character" w:customStyle="1" w:styleId="Titre1Car">
    <w:name w:val="Titre 1 Car"/>
    <w:basedOn w:val="Policepardfaut"/>
    <w:link w:val="Titre1"/>
    <w:uiPriority w:val="9"/>
    <w:rsid w:val="005E56D6"/>
    <w:rPr>
      <w:rFonts w:ascii="Verdana" w:hAnsi="Verdana" w:cs="Times New Roman (Body CS)"/>
      <w:b/>
      <w:caps/>
      <w:color w:val="00B9BD" w:themeColor="accent1"/>
      <w:sz w:val="48"/>
      <w14:cntxtAlts/>
    </w:rPr>
  </w:style>
  <w:style w:type="paragraph" w:styleId="Textedebulles">
    <w:name w:val="Balloon Text"/>
    <w:basedOn w:val="Normal"/>
    <w:link w:val="TextedebullesCar"/>
    <w:uiPriority w:val="99"/>
    <w:semiHidden/>
    <w:unhideWhenUsed/>
    <w:rsid w:val="00B01B0E"/>
    <w:pPr>
      <w:spacing w:after="0" w:line="240" w:lineRule="auto"/>
    </w:pPr>
    <w:rPr>
      <w:rFonts w:asciiTheme="minorHAnsi" w:hAnsiTheme="minorHAnsi" w:cs="Times New Roman"/>
      <w:sz w:val="18"/>
      <w:szCs w:val="18"/>
    </w:rPr>
  </w:style>
  <w:style w:type="character" w:customStyle="1" w:styleId="TextedebullesCar">
    <w:name w:val="Texte de bulles Car"/>
    <w:basedOn w:val="Policepardfaut"/>
    <w:link w:val="Textedebulles"/>
    <w:uiPriority w:val="99"/>
    <w:semiHidden/>
    <w:rsid w:val="00B01B0E"/>
    <w:rPr>
      <w:rFonts w:cs="Times New Roman"/>
      <w:color w:val="4D4D4C"/>
      <w:sz w:val="18"/>
      <w:szCs w:val="18"/>
      <w14:cntxtAlts/>
    </w:rPr>
  </w:style>
  <w:style w:type="paragraph" w:styleId="Bibliographie">
    <w:name w:val="Bibliography"/>
    <w:basedOn w:val="Normal"/>
    <w:next w:val="Normal"/>
    <w:uiPriority w:val="37"/>
    <w:unhideWhenUsed/>
    <w:rsid w:val="00B01B0E"/>
  </w:style>
  <w:style w:type="paragraph" w:customStyle="1" w:styleId="BigTags">
    <w:name w:val="Big Tags"/>
    <w:next w:val="Normal"/>
    <w:qFormat/>
    <w:rsid w:val="00B01B0E"/>
    <w:pPr>
      <w:framePr w:vSpace="284" w:wrap="around" w:vAnchor="text" w:hAnchor="text" w:y="1"/>
      <w:shd w:val="clear" w:color="auto" w:fill="00B9BD" w:themeFill="accent1"/>
      <w:adjustRightInd w:val="0"/>
      <w:spacing w:after="0" w:line="240" w:lineRule="auto"/>
    </w:pPr>
    <w:rPr>
      <w:rFonts w:ascii="Verdana" w:eastAsiaTheme="minorEastAsia" w:hAnsi="Verdana" w:cs="Times New Roman (Body CS)"/>
      <w:iCs/>
      <w:caps/>
      <w:color w:val="FFFFFF" w:themeColor="background1"/>
      <w:sz w:val="20"/>
      <w14:cntxtAlts/>
    </w:rPr>
  </w:style>
  <w:style w:type="paragraph" w:styleId="Normalcentr">
    <w:name w:val="Block Text"/>
    <w:link w:val="NormalcentrCar"/>
    <w:uiPriority w:val="99"/>
    <w:unhideWhenUsed/>
    <w:qFormat/>
    <w:rsid w:val="00112BD5"/>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pacing w:after="120" w:line="240" w:lineRule="auto"/>
      <w:ind w:right="72"/>
    </w:pPr>
    <w:rPr>
      <w:rFonts w:eastAsiaTheme="minorEastAsia"/>
      <w:iCs/>
      <w:color w:val="00B9BD" w:themeColor="accent1"/>
      <w:sz w:val="22"/>
      <w14:cntxtAlts/>
    </w:rPr>
  </w:style>
  <w:style w:type="character" w:customStyle="1" w:styleId="NormalcentrCar">
    <w:name w:val="Normal centré Car"/>
    <w:basedOn w:val="Policepardfaut"/>
    <w:link w:val="Normalcentr"/>
    <w:uiPriority w:val="99"/>
    <w:rsid w:val="00112BD5"/>
    <w:rPr>
      <w:rFonts w:eastAsiaTheme="minorEastAsia"/>
      <w:iCs/>
      <w:color w:val="00B9BD" w:themeColor="accent1"/>
      <w:sz w:val="22"/>
      <w14:cntxtAlts/>
    </w:rPr>
  </w:style>
  <w:style w:type="paragraph" w:styleId="Corpsdetexte">
    <w:name w:val="Body Text"/>
    <w:basedOn w:val="Normal"/>
    <w:link w:val="CorpsdetexteCar"/>
    <w:uiPriority w:val="99"/>
    <w:unhideWhenUsed/>
    <w:rsid w:val="00B01B0E"/>
    <w:pPr>
      <w:spacing w:after="120"/>
    </w:pPr>
  </w:style>
  <w:style w:type="character" w:customStyle="1" w:styleId="CorpsdetexteCar">
    <w:name w:val="Corps de texte Car"/>
    <w:basedOn w:val="Policepardfaut"/>
    <w:link w:val="Corpsdetexte"/>
    <w:uiPriority w:val="99"/>
    <w:rsid w:val="00B01B0E"/>
    <w:rPr>
      <w:rFonts w:ascii="Verdana" w:hAnsi="Verdana" w:cs="Times New Roman (Body CS)"/>
      <w:color w:val="4D4D4C"/>
      <w:sz w:val="22"/>
      <w14:cntxtAlts/>
    </w:rPr>
  </w:style>
  <w:style w:type="paragraph" w:styleId="Corpsdetexte2">
    <w:name w:val="Body Text 2"/>
    <w:basedOn w:val="Normal"/>
    <w:link w:val="Corpsdetexte2Car"/>
    <w:uiPriority w:val="99"/>
    <w:semiHidden/>
    <w:unhideWhenUsed/>
    <w:rsid w:val="00B01B0E"/>
    <w:pPr>
      <w:spacing w:after="120" w:line="480" w:lineRule="auto"/>
    </w:pPr>
  </w:style>
  <w:style w:type="character" w:customStyle="1" w:styleId="Titre2Car">
    <w:name w:val="Titre 2 Car"/>
    <w:basedOn w:val="Policepardfaut"/>
    <w:link w:val="Titre2"/>
    <w:uiPriority w:val="9"/>
    <w:rsid w:val="00B01B0E"/>
    <w:rPr>
      <w:rFonts w:asciiTheme="majorHAnsi" w:eastAsiaTheme="majorEastAsia" w:hAnsiTheme="majorHAnsi" w:cs="Times New Roman (Headings CS)"/>
      <w:b/>
      <w:caps/>
      <w:color w:val="515151" w:themeColor="text1"/>
      <w:sz w:val="32"/>
      <w:szCs w:val="26"/>
      <w14:cntxtAlts/>
    </w:rPr>
  </w:style>
  <w:style w:type="character" w:customStyle="1" w:styleId="Titre3Car">
    <w:name w:val="Titre 3 Car"/>
    <w:basedOn w:val="Policepardfaut"/>
    <w:link w:val="Titre3"/>
    <w:uiPriority w:val="9"/>
    <w:rsid w:val="007E245A"/>
    <w:rPr>
      <w:rFonts w:asciiTheme="majorHAnsi" w:eastAsiaTheme="majorEastAsia" w:hAnsiTheme="majorHAnsi" w:cs="Times New Roman (Headings CS)"/>
      <w:b/>
      <w:caps/>
      <w:color w:val="00B9BD" w:themeColor="accent1"/>
      <w:sz w:val="32"/>
      <w14:cntxtAlts/>
    </w:rPr>
  </w:style>
  <w:style w:type="character" w:customStyle="1" w:styleId="Titre4Car">
    <w:name w:val="Titre 4 Car"/>
    <w:basedOn w:val="Policepardfaut"/>
    <w:link w:val="Titre4"/>
    <w:uiPriority w:val="9"/>
    <w:rsid w:val="00B01B0E"/>
    <w:rPr>
      <w:rFonts w:asciiTheme="majorHAnsi" w:eastAsiaTheme="majorEastAsia" w:hAnsiTheme="majorHAnsi" w:cstheme="majorBidi"/>
      <w:iCs/>
      <w:color w:val="4D4D4C"/>
      <w:sz w:val="28"/>
      <w:lang w:val="en-GB"/>
      <w14:cntxtAlts/>
    </w:rPr>
  </w:style>
  <w:style w:type="character" w:customStyle="1" w:styleId="Corpsdetexte2Car">
    <w:name w:val="Corps de texte 2 Car"/>
    <w:basedOn w:val="Policepardfaut"/>
    <w:link w:val="Corpsdetexte2"/>
    <w:uiPriority w:val="99"/>
    <w:semiHidden/>
    <w:rsid w:val="00B01B0E"/>
    <w:rPr>
      <w:rFonts w:ascii="Verdana" w:hAnsi="Verdana" w:cs="Times New Roman (Body CS)"/>
      <w:color w:val="4D4D4C"/>
      <w:sz w:val="22"/>
      <w14:cntxtAlts/>
    </w:rPr>
  </w:style>
  <w:style w:type="paragraph" w:styleId="Corpsdetexte3">
    <w:name w:val="Body Text 3"/>
    <w:basedOn w:val="Normal"/>
    <w:link w:val="Corpsdetexte3Car"/>
    <w:uiPriority w:val="99"/>
    <w:unhideWhenUsed/>
    <w:rsid w:val="00B01B0E"/>
    <w:pPr>
      <w:spacing w:after="120"/>
    </w:pPr>
    <w:rPr>
      <w:sz w:val="16"/>
      <w:szCs w:val="16"/>
    </w:rPr>
  </w:style>
  <w:style w:type="character" w:customStyle="1" w:styleId="Corpsdetexte3Car">
    <w:name w:val="Corps de texte 3 Car"/>
    <w:basedOn w:val="Policepardfaut"/>
    <w:link w:val="Corpsdetexte3"/>
    <w:uiPriority w:val="99"/>
    <w:rsid w:val="00B01B0E"/>
    <w:rPr>
      <w:rFonts w:ascii="Verdana" w:hAnsi="Verdana" w:cs="Times New Roman (Body CS)"/>
      <w:color w:val="4D4D4C"/>
      <w:sz w:val="16"/>
      <w:szCs w:val="16"/>
      <w14:cntxtAlts/>
    </w:rPr>
  </w:style>
  <w:style w:type="paragraph" w:styleId="Retrait1religne">
    <w:name w:val="Body Text First Indent"/>
    <w:basedOn w:val="Corpsdetexte"/>
    <w:link w:val="Retrait1religneCar"/>
    <w:uiPriority w:val="99"/>
    <w:semiHidden/>
    <w:unhideWhenUsed/>
    <w:rsid w:val="00B01B0E"/>
    <w:pPr>
      <w:spacing w:after="200"/>
      <w:ind w:firstLine="360"/>
    </w:pPr>
  </w:style>
  <w:style w:type="character" w:customStyle="1" w:styleId="Retrait1religneCar">
    <w:name w:val="Retrait 1re ligne Car"/>
    <w:basedOn w:val="CorpsdetexteCar"/>
    <w:link w:val="Retrait1religne"/>
    <w:uiPriority w:val="99"/>
    <w:semiHidden/>
    <w:rsid w:val="00B01B0E"/>
    <w:rPr>
      <w:rFonts w:ascii="Verdana" w:hAnsi="Verdana" w:cs="Times New Roman (Body CS)"/>
      <w:color w:val="4D4D4C"/>
      <w:sz w:val="22"/>
      <w14:cntxtAlts/>
    </w:rPr>
  </w:style>
  <w:style w:type="paragraph" w:styleId="Retraitcorpsdetexte">
    <w:name w:val="Body Text Indent"/>
    <w:basedOn w:val="Normal"/>
    <w:link w:val="RetraitcorpsdetexteCar"/>
    <w:uiPriority w:val="99"/>
    <w:semiHidden/>
    <w:unhideWhenUsed/>
    <w:rsid w:val="00B01B0E"/>
    <w:pPr>
      <w:spacing w:after="120"/>
      <w:ind w:left="283"/>
    </w:pPr>
  </w:style>
  <w:style w:type="character" w:customStyle="1" w:styleId="RetraitcorpsdetexteCar">
    <w:name w:val="Retrait corps de texte Car"/>
    <w:basedOn w:val="Policepardfaut"/>
    <w:link w:val="Retraitcorpsdetexte"/>
    <w:uiPriority w:val="99"/>
    <w:semiHidden/>
    <w:rsid w:val="00B01B0E"/>
    <w:rPr>
      <w:rFonts w:ascii="Verdana" w:hAnsi="Verdana" w:cs="Times New Roman (Body CS)"/>
      <w:color w:val="4D4D4C"/>
      <w:sz w:val="22"/>
      <w14:cntxtAlts/>
    </w:rPr>
  </w:style>
  <w:style w:type="paragraph" w:styleId="Retraitcorpset1relig">
    <w:name w:val="Body Text First Indent 2"/>
    <w:basedOn w:val="Retraitcorpsdetexte"/>
    <w:link w:val="Retraitcorpset1religCar"/>
    <w:uiPriority w:val="99"/>
    <w:semiHidden/>
    <w:unhideWhenUsed/>
    <w:rsid w:val="00B01B0E"/>
    <w:pPr>
      <w:spacing w:after="200"/>
      <w:ind w:left="360" w:firstLine="360"/>
    </w:pPr>
  </w:style>
  <w:style w:type="character" w:customStyle="1" w:styleId="Retraitcorpset1religCar">
    <w:name w:val="Retrait corps et 1re lig. Car"/>
    <w:basedOn w:val="RetraitcorpsdetexteCar"/>
    <w:link w:val="Retraitcorpset1relig"/>
    <w:uiPriority w:val="99"/>
    <w:semiHidden/>
    <w:rsid w:val="00B01B0E"/>
    <w:rPr>
      <w:rFonts w:ascii="Verdana" w:hAnsi="Verdana" w:cs="Times New Roman (Body CS)"/>
      <w:color w:val="4D4D4C"/>
      <w:sz w:val="22"/>
      <w14:cntxtAlts/>
    </w:rPr>
  </w:style>
  <w:style w:type="paragraph" w:styleId="Retraitcorpsdetexte2">
    <w:name w:val="Body Text Indent 2"/>
    <w:basedOn w:val="Normal"/>
    <w:link w:val="Retraitcorpsdetexte2Car"/>
    <w:uiPriority w:val="99"/>
    <w:semiHidden/>
    <w:unhideWhenUsed/>
    <w:rsid w:val="00B01B0E"/>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B01B0E"/>
    <w:rPr>
      <w:rFonts w:ascii="Verdana" w:hAnsi="Verdana" w:cs="Times New Roman (Body CS)"/>
      <w:color w:val="4D4D4C"/>
      <w:sz w:val="22"/>
      <w14:cntxtAlts/>
    </w:rPr>
  </w:style>
  <w:style w:type="paragraph" w:styleId="Retraitcorpsdetexte3">
    <w:name w:val="Body Text Indent 3"/>
    <w:basedOn w:val="Normal"/>
    <w:link w:val="Retraitcorpsdetexte3Car"/>
    <w:uiPriority w:val="99"/>
    <w:semiHidden/>
    <w:unhideWhenUsed/>
    <w:rsid w:val="00B01B0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B01B0E"/>
    <w:rPr>
      <w:rFonts w:ascii="Verdana" w:hAnsi="Verdana" w:cs="Times New Roman (Body CS)"/>
      <w:color w:val="4D4D4C"/>
      <w:sz w:val="16"/>
      <w:szCs w:val="16"/>
      <w14:cntxtAlts/>
    </w:rPr>
  </w:style>
  <w:style w:type="character" w:styleId="Titredulivre">
    <w:name w:val="Book Title"/>
    <w:aliases w:val="Authored Titles"/>
    <w:uiPriority w:val="33"/>
    <w:rsid w:val="00B01B0E"/>
    <w:rPr>
      <w:rFonts w:asciiTheme="majorHAnsi" w:hAnsiTheme="majorHAnsi"/>
      <w:b w:val="0"/>
      <w:bCs/>
      <w:i/>
      <w:iCs/>
      <w:spacing w:val="5"/>
      <w:sz w:val="22"/>
    </w:rPr>
  </w:style>
  <w:style w:type="paragraph" w:styleId="Lgende">
    <w:name w:val="caption"/>
    <w:basedOn w:val="Normal"/>
    <w:next w:val="Normal"/>
    <w:unhideWhenUsed/>
    <w:qFormat/>
    <w:rsid w:val="00B01B0E"/>
    <w:pPr>
      <w:spacing w:before="240" w:after="120" w:line="240" w:lineRule="auto"/>
    </w:pPr>
    <w:rPr>
      <w:iCs/>
      <w:color w:val="323232" w:themeColor="text2"/>
      <w:sz w:val="18"/>
      <w:szCs w:val="18"/>
    </w:rPr>
  </w:style>
  <w:style w:type="paragraph" w:styleId="Formuledepolitesse">
    <w:name w:val="Closing"/>
    <w:basedOn w:val="Normal"/>
    <w:link w:val="FormuledepolitesseCar"/>
    <w:uiPriority w:val="99"/>
    <w:unhideWhenUsed/>
    <w:rsid w:val="00B01B0E"/>
    <w:pPr>
      <w:spacing w:after="0" w:line="240" w:lineRule="auto"/>
      <w:ind w:left="2835"/>
    </w:pPr>
  </w:style>
  <w:style w:type="character" w:customStyle="1" w:styleId="FormuledepolitesseCar">
    <w:name w:val="Formule de politesse Car"/>
    <w:basedOn w:val="Policepardfaut"/>
    <w:link w:val="Formuledepolitesse"/>
    <w:uiPriority w:val="99"/>
    <w:rsid w:val="00B01B0E"/>
    <w:rPr>
      <w:rFonts w:ascii="Verdana" w:hAnsi="Verdana" w:cs="Times New Roman (Body CS)"/>
      <w:color w:val="4D4D4C"/>
      <w:sz w:val="22"/>
      <w14:cntxtAlts/>
    </w:rPr>
  </w:style>
  <w:style w:type="character" w:styleId="Marquedecommentaire">
    <w:name w:val="annotation reference"/>
    <w:basedOn w:val="Policepardfaut"/>
    <w:uiPriority w:val="99"/>
    <w:unhideWhenUsed/>
    <w:rsid w:val="00B01B0E"/>
    <w:rPr>
      <w:sz w:val="16"/>
      <w:szCs w:val="16"/>
    </w:rPr>
  </w:style>
  <w:style w:type="paragraph" w:styleId="Commentaire">
    <w:name w:val="annotation text"/>
    <w:basedOn w:val="Normal"/>
    <w:link w:val="CommentaireCar"/>
    <w:uiPriority w:val="99"/>
    <w:unhideWhenUsed/>
    <w:rsid w:val="00B01B0E"/>
    <w:pPr>
      <w:spacing w:line="240" w:lineRule="auto"/>
    </w:pPr>
    <w:rPr>
      <w:sz w:val="20"/>
      <w:szCs w:val="20"/>
    </w:rPr>
  </w:style>
  <w:style w:type="character" w:customStyle="1" w:styleId="CommentaireCar">
    <w:name w:val="Commentaire Car"/>
    <w:basedOn w:val="Policepardfaut"/>
    <w:link w:val="Commentaire"/>
    <w:uiPriority w:val="99"/>
    <w:rsid w:val="00B01B0E"/>
    <w:rPr>
      <w:rFonts w:ascii="Verdana" w:hAnsi="Verdana" w:cs="Times New Roman (Body CS)"/>
      <w:color w:val="4D4D4C"/>
      <w:sz w:val="20"/>
      <w:szCs w:val="20"/>
      <w14:cntxtAlts/>
    </w:rPr>
  </w:style>
  <w:style w:type="paragraph" w:styleId="Objetducommentaire">
    <w:name w:val="annotation subject"/>
    <w:basedOn w:val="Commentaire"/>
    <w:next w:val="Commentaire"/>
    <w:link w:val="ObjetducommentaireCar"/>
    <w:uiPriority w:val="99"/>
    <w:semiHidden/>
    <w:unhideWhenUsed/>
    <w:rsid w:val="00B01B0E"/>
    <w:rPr>
      <w:b/>
      <w:bCs/>
    </w:rPr>
  </w:style>
  <w:style w:type="character" w:customStyle="1" w:styleId="Titre6Car">
    <w:name w:val="Titre 6 Car"/>
    <w:basedOn w:val="Policepardfaut"/>
    <w:link w:val="Titre6"/>
    <w:uiPriority w:val="9"/>
    <w:rsid w:val="00B01B0E"/>
    <w:rPr>
      <w:rFonts w:asciiTheme="majorHAnsi" w:eastAsiaTheme="majorEastAsia" w:hAnsiTheme="majorHAnsi" w:cstheme="majorBidi"/>
      <w:color w:val="00B9BD" w:themeColor="accent1"/>
      <w:sz w:val="22"/>
      <w14:cntxtAlts/>
    </w:rPr>
  </w:style>
  <w:style w:type="character" w:customStyle="1" w:styleId="Titre7Car">
    <w:name w:val="Titre 7 Car"/>
    <w:basedOn w:val="Policepardfaut"/>
    <w:link w:val="Titre7"/>
    <w:uiPriority w:val="9"/>
    <w:rsid w:val="00B01B0E"/>
    <w:rPr>
      <w:rFonts w:asciiTheme="majorHAnsi" w:eastAsiaTheme="majorEastAsia" w:hAnsiTheme="majorHAnsi" w:cs="Times New Roman (Headings CS)"/>
      <w:i/>
      <w:iCs/>
      <w:color w:val="097E80" w:themeColor="accent3"/>
      <w:sz w:val="22"/>
      <w14:cntxtAlts/>
    </w:rPr>
  </w:style>
  <w:style w:type="character" w:customStyle="1" w:styleId="Titre8Car">
    <w:name w:val="Titre 8 Car"/>
    <w:basedOn w:val="Policepardfaut"/>
    <w:link w:val="Titre8"/>
    <w:uiPriority w:val="9"/>
    <w:rsid w:val="00B01B0E"/>
    <w:rPr>
      <w:rFonts w:ascii="Verdana" w:hAnsi="Verdana" w:cs="Times New Roman (Body CS)"/>
      <w:caps/>
      <w:color w:val="00B9BD" w:themeColor="accent1"/>
      <w:sz w:val="22"/>
      <w14:cntxtAlts/>
    </w:rPr>
  </w:style>
  <w:style w:type="character" w:customStyle="1" w:styleId="Titre9Car">
    <w:name w:val="Titre 9 Car"/>
    <w:basedOn w:val="Policepardfaut"/>
    <w:link w:val="Titre9"/>
    <w:uiPriority w:val="9"/>
    <w:rsid w:val="00B01B0E"/>
    <w:rPr>
      <w:rFonts w:asciiTheme="majorHAnsi" w:eastAsiaTheme="majorEastAsia" w:hAnsiTheme="majorHAnsi" w:cstheme="majorBidi"/>
      <w:i/>
      <w:iCs/>
      <w:color w:val="6B6B6B" w:themeColor="text1" w:themeTint="D8"/>
      <w:sz w:val="21"/>
      <w:szCs w:val="21"/>
      <w14:cntxtAlts/>
    </w:rPr>
  </w:style>
  <w:style w:type="character" w:customStyle="1" w:styleId="ObjetducommentaireCar">
    <w:name w:val="Objet du commentaire Car"/>
    <w:basedOn w:val="CommentaireCar"/>
    <w:link w:val="Objetducommentaire"/>
    <w:uiPriority w:val="99"/>
    <w:semiHidden/>
    <w:rsid w:val="00B01B0E"/>
    <w:rPr>
      <w:rFonts w:ascii="Verdana" w:hAnsi="Verdana" w:cs="Times New Roman (Body CS)"/>
      <w:b/>
      <w:bCs/>
      <w:color w:val="4D4D4C"/>
      <w:sz w:val="20"/>
      <w:szCs w:val="20"/>
      <w14:cntxtAlts/>
    </w:rPr>
  </w:style>
  <w:style w:type="paragraph" w:styleId="Date">
    <w:name w:val="Date"/>
    <w:basedOn w:val="Normal"/>
    <w:next w:val="Normal"/>
    <w:link w:val="DateCar"/>
    <w:uiPriority w:val="99"/>
    <w:unhideWhenUsed/>
    <w:rsid w:val="00B01B0E"/>
  </w:style>
  <w:style w:type="character" w:customStyle="1" w:styleId="DateCar">
    <w:name w:val="Date Car"/>
    <w:basedOn w:val="Policepardfaut"/>
    <w:link w:val="Date"/>
    <w:uiPriority w:val="99"/>
    <w:rsid w:val="00B01B0E"/>
    <w:rPr>
      <w:rFonts w:ascii="Verdana" w:hAnsi="Verdana" w:cs="Times New Roman (Body CS)"/>
      <w:color w:val="4D4D4C"/>
      <w:sz w:val="22"/>
      <w14:cntxtAlts/>
    </w:rPr>
  </w:style>
  <w:style w:type="paragraph" w:styleId="Explorateurdedocuments">
    <w:name w:val="Document Map"/>
    <w:basedOn w:val="Normal"/>
    <w:link w:val="ExplorateurdedocumentsCar"/>
    <w:uiPriority w:val="99"/>
    <w:semiHidden/>
    <w:unhideWhenUsed/>
    <w:rsid w:val="00B01B0E"/>
    <w:pPr>
      <w:spacing w:after="0" w:line="240" w:lineRule="auto"/>
    </w:pPr>
    <w:rPr>
      <w:rFonts w:asciiTheme="minorHAnsi" w:hAnsiTheme="minorHAnsi"/>
      <w:sz w:val="26"/>
      <w:szCs w:val="26"/>
    </w:rPr>
  </w:style>
  <w:style w:type="character" w:customStyle="1" w:styleId="ExplorateurdedocumentsCar">
    <w:name w:val="Explorateur de documents Car"/>
    <w:basedOn w:val="Policepardfaut"/>
    <w:link w:val="Explorateurdedocuments"/>
    <w:uiPriority w:val="99"/>
    <w:semiHidden/>
    <w:rsid w:val="00B01B0E"/>
    <w:rPr>
      <w:rFonts w:cs="Times New Roman (Body CS)"/>
      <w:color w:val="4D4D4C"/>
      <w:sz w:val="26"/>
      <w:szCs w:val="26"/>
      <w14:cntxtAlts/>
    </w:rPr>
  </w:style>
  <w:style w:type="paragraph" w:styleId="Signaturelectronique">
    <w:name w:val="E-mail Signature"/>
    <w:basedOn w:val="Normal"/>
    <w:link w:val="SignaturelectroniqueCar"/>
    <w:uiPriority w:val="99"/>
    <w:semiHidden/>
    <w:unhideWhenUsed/>
    <w:rsid w:val="00B01B0E"/>
    <w:pPr>
      <w:spacing w:after="0" w:line="240" w:lineRule="auto"/>
    </w:pPr>
  </w:style>
  <w:style w:type="character" w:customStyle="1" w:styleId="SignaturelectroniqueCar">
    <w:name w:val="Signature électronique Car"/>
    <w:basedOn w:val="Policepardfaut"/>
    <w:link w:val="Signaturelectronique"/>
    <w:uiPriority w:val="99"/>
    <w:semiHidden/>
    <w:rsid w:val="00B01B0E"/>
    <w:rPr>
      <w:rFonts w:ascii="Verdana" w:hAnsi="Verdana" w:cs="Times New Roman (Body CS)"/>
      <w:color w:val="4D4D4C"/>
      <w:sz w:val="22"/>
      <w14:cntxtAlts/>
    </w:rPr>
  </w:style>
  <w:style w:type="character" w:styleId="Accentuation">
    <w:name w:val="Emphasis"/>
    <w:uiPriority w:val="20"/>
    <w:qFormat/>
    <w:rsid w:val="00B01B0E"/>
    <w:rPr>
      <w:rFonts w:asciiTheme="minorHAnsi" w:hAnsiTheme="minorHAnsi"/>
      <w:i/>
      <w:iCs/>
      <w:sz w:val="20"/>
    </w:rPr>
  </w:style>
  <w:style w:type="character" w:styleId="Appeldenotedefin">
    <w:name w:val="endnote reference"/>
    <w:basedOn w:val="Policepardfaut"/>
    <w:uiPriority w:val="99"/>
    <w:semiHidden/>
    <w:unhideWhenUsed/>
    <w:rsid w:val="00B01B0E"/>
    <w:rPr>
      <w:vertAlign w:val="superscript"/>
    </w:rPr>
  </w:style>
  <w:style w:type="paragraph" w:styleId="Notedefin">
    <w:name w:val="endnote text"/>
    <w:basedOn w:val="Normal"/>
    <w:link w:val="NotedefinCar"/>
    <w:uiPriority w:val="99"/>
    <w:semiHidden/>
    <w:unhideWhenUsed/>
    <w:rsid w:val="00B01B0E"/>
    <w:pPr>
      <w:spacing w:after="0" w:line="240" w:lineRule="auto"/>
    </w:pPr>
    <w:rPr>
      <w:sz w:val="20"/>
      <w:szCs w:val="20"/>
    </w:rPr>
  </w:style>
  <w:style w:type="character" w:customStyle="1" w:styleId="NotedefinCar">
    <w:name w:val="Note de fin Car"/>
    <w:basedOn w:val="Policepardfaut"/>
    <w:link w:val="Notedefin"/>
    <w:uiPriority w:val="99"/>
    <w:semiHidden/>
    <w:rsid w:val="00B01B0E"/>
    <w:rPr>
      <w:rFonts w:ascii="Verdana" w:hAnsi="Verdana" w:cs="Times New Roman (Body CS)"/>
      <w:color w:val="4D4D4C"/>
      <w:sz w:val="20"/>
      <w:szCs w:val="20"/>
      <w14:cntxtAlts/>
    </w:rPr>
  </w:style>
  <w:style w:type="paragraph" w:styleId="Adressedestinataire">
    <w:name w:val="envelope address"/>
    <w:basedOn w:val="Normal"/>
    <w:uiPriority w:val="99"/>
    <w:semiHidden/>
    <w:unhideWhenUsed/>
    <w:rsid w:val="00B01B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Adresseexpditeur">
    <w:name w:val="envelope return"/>
    <w:basedOn w:val="Normal"/>
    <w:uiPriority w:val="99"/>
    <w:semiHidden/>
    <w:unhideWhenUsed/>
    <w:rsid w:val="00B01B0E"/>
    <w:pPr>
      <w:spacing w:after="0" w:line="240" w:lineRule="auto"/>
    </w:pPr>
    <w:rPr>
      <w:rFonts w:asciiTheme="majorHAnsi" w:eastAsiaTheme="majorEastAsia" w:hAnsiTheme="majorHAnsi" w:cstheme="majorBidi"/>
      <w:sz w:val="20"/>
      <w:szCs w:val="20"/>
    </w:rPr>
  </w:style>
  <w:style w:type="character" w:styleId="Lienhypertextesuivivisit">
    <w:name w:val="FollowedHyperlink"/>
    <w:basedOn w:val="Policepardfaut"/>
    <w:uiPriority w:val="99"/>
    <w:semiHidden/>
    <w:unhideWhenUsed/>
    <w:rsid w:val="00B01B0E"/>
    <w:rPr>
      <w:color w:val="D3D4D6" w:themeColor="followedHyperlink"/>
      <w:u w:val="single"/>
    </w:rPr>
  </w:style>
  <w:style w:type="paragraph" w:styleId="Pieddepage">
    <w:name w:val="footer"/>
    <w:basedOn w:val="Normal"/>
    <w:link w:val="PieddepageCar"/>
    <w:uiPriority w:val="99"/>
    <w:unhideWhenUsed/>
    <w:rsid w:val="00B01B0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B01B0E"/>
    <w:rPr>
      <w:rFonts w:ascii="Verdana" w:hAnsi="Verdana" w:cs="Times New Roman (Body CS)"/>
      <w:color w:val="4D4D4C"/>
      <w:sz w:val="22"/>
      <w14:cntxtAlts/>
    </w:rPr>
  </w:style>
  <w:style w:type="character" w:styleId="Appelnotedebasdep">
    <w:name w:val="footnote reference"/>
    <w:basedOn w:val="Policepardfaut"/>
    <w:uiPriority w:val="99"/>
    <w:unhideWhenUsed/>
    <w:rsid w:val="00B01B0E"/>
    <w:rPr>
      <w:vertAlign w:val="superscript"/>
    </w:rPr>
  </w:style>
  <w:style w:type="paragraph" w:styleId="Notedebasdepage">
    <w:name w:val="footnote text"/>
    <w:aliases w:val=" Car,Car,Car Car Car Car,Note de bas de page1,Car Car Car1 Car Car,Note de bas de page Car Car,Note de bas de page Car Car Car Car Car,Note de bas de page Car Car Car Car Car Car Car,DNV-FT,ft,ALTS FOOTNOTE,Geneva 9,Font: Geneva 9"/>
    <w:basedOn w:val="Normal"/>
    <w:link w:val="NotedebasdepageCar"/>
    <w:unhideWhenUsed/>
    <w:rsid w:val="00947B25"/>
    <w:pPr>
      <w:spacing w:after="0" w:line="240" w:lineRule="auto"/>
    </w:pPr>
    <w:rPr>
      <w:sz w:val="16"/>
      <w:szCs w:val="20"/>
    </w:rPr>
  </w:style>
  <w:style w:type="character" w:customStyle="1" w:styleId="NotedebasdepageCar">
    <w:name w:val="Note de bas de page Car"/>
    <w:aliases w:val=" Car Car,Car Car,Car Car Car Car Car,Note de bas de page1 Car,Car Car Car1 Car Car Car,Note de bas de page Car Car Car,Note de bas de page Car Car Car Car Car Car,Note de bas de page Car Car Car Car Car Car Car Car,DNV-FT Car"/>
    <w:basedOn w:val="Policepardfaut"/>
    <w:link w:val="Notedebasdepage"/>
    <w:rsid w:val="00947B25"/>
    <w:rPr>
      <w:rFonts w:ascii="Verdana" w:hAnsi="Verdana" w:cs="Times New Roman (Body CS)"/>
      <w:color w:val="4D4D4C"/>
      <w:sz w:val="16"/>
      <w:szCs w:val="20"/>
      <w14:cntxtAlts/>
    </w:rPr>
  </w:style>
  <w:style w:type="table" w:styleId="TableauGrille1Clair">
    <w:name w:val="Grid Table 1 Light"/>
    <w:basedOn w:val="TableauNormal"/>
    <w:uiPriority w:val="46"/>
    <w:rsid w:val="00B01B0E"/>
    <w:pPr>
      <w:spacing w:after="0" w:line="240" w:lineRule="auto"/>
    </w:pPr>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B01B0E"/>
    <w:pPr>
      <w:spacing w:after="0" w:line="240" w:lineRule="auto"/>
    </w:pPr>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styleId="TableauGrille2-Accentuation3">
    <w:name w:val="Grid Table 2 Accent 3"/>
    <w:basedOn w:val="TableauNormal"/>
    <w:uiPriority w:val="47"/>
    <w:rsid w:val="00B01B0E"/>
    <w:pPr>
      <w:spacing w:after="0" w:line="240" w:lineRule="auto"/>
    </w:pPr>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Grille2-Accentuation4">
    <w:name w:val="Grid Table 2 Accent 4"/>
    <w:basedOn w:val="TableauNormal"/>
    <w:uiPriority w:val="47"/>
    <w:rsid w:val="00B01B0E"/>
    <w:pPr>
      <w:spacing w:after="0" w:line="240" w:lineRule="auto"/>
    </w:pPr>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TableauGrille2-Accentuation5">
    <w:name w:val="Grid Table 2 Accent 5"/>
    <w:basedOn w:val="TableauNormal"/>
    <w:uiPriority w:val="47"/>
    <w:rsid w:val="00B01B0E"/>
    <w:pPr>
      <w:spacing w:after="0" w:line="240" w:lineRule="auto"/>
    </w:pPr>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TableauGrille3-Accentuation4">
    <w:name w:val="Grid Table 3 Accent 4"/>
    <w:basedOn w:val="TableauNormal"/>
    <w:uiPriority w:val="48"/>
    <w:rsid w:val="00B01B0E"/>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styleId="TableauGrille5Fonc-Accentuation3">
    <w:name w:val="Grid Table 5 Dark Accent 3"/>
    <w:basedOn w:val="Tableau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styleId="TableauGrille5Fonc-Accentuation5">
    <w:name w:val="Grid Table 5 Dark Accent 5"/>
    <w:basedOn w:val="Tableau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styleId="TableauGrille6Couleur">
    <w:name w:val="Grid Table 6 Colorful"/>
    <w:basedOn w:val="TableauNormal"/>
    <w:uiPriority w:val="51"/>
    <w:rsid w:val="00B01B0E"/>
    <w:pPr>
      <w:spacing w:after="0" w:line="240" w:lineRule="auto"/>
    </w:pPr>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Grille7Couleur-Accentuation3">
    <w:name w:val="Grid Table 7 Colorful Accent 3"/>
    <w:basedOn w:val="TableauNormal"/>
    <w:uiPriority w:val="52"/>
    <w:rsid w:val="00B01B0E"/>
    <w:pPr>
      <w:spacing w:after="0" w:line="240" w:lineRule="auto"/>
    </w:pPr>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styleId="TableauGrille7Couleur-Accentuation4">
    <w:name w:val="Grid Table 7 Colorful Accent 4"/>
    <w:basedOn w:val="TableauNormal"/>
    <w:uiPriority w:val="52"/>
    <w:rsid w:val="00B01B0E"/>
    <w:pPr>
      <w:spacing w:after="0" w:line="240" w:lineRule="auto"/>
    </w:pPr>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TableauNormal"/>
    <w:uiPriority w:val="99"/>
    <w:rsid w:val="00B01B0E"/>
    <w:pPr>
      <w:snapToGrid w:val="0"/>
      <w:spacing w:after="0" w:line="240" w:lineRule="auto"/>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TableauNormal"/>
    <w:uiPriority w:val="99"/>
    <w:rsid w:val="00B01B0E"/>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TableauNormal"/>
    <w:uiPriority w:val="99"/>
    <w:rsid w:val="00B01B0E"/>
    <w:pPr>
      <w:snapToGrid w:val="0"/>
      <w:spacing w:after="0" w:line="240" w:lineRule="auto"/>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styleId="Mot-dise">
    <w:name w:val="Hashtag"/>
    <w:basedOn w:val="Titredulivre"/>
    <w:uiPriority w:val="99"/>
    <w:unhideWhenUsed/>
    <w:rsid w:val="00B01B0E"/>
    <w:rPr>
      <w:rFonts w:asciiTheme="majorHAnsi" w:hAnsiTheme="majorHAnsi"/>
      <w:b w:val="0"/>
      <w:bCs/>
      <w:i w:val="0"/>
      <w:iCs/>
      <w:color w:val="109B9D" w:themeColor="accent2"/>
      <w:spacing w:val="5"/>
      <w:sz w:val="22"/>
      <w:shd w:val="clear" w:color="auto" w:fill="E1DFDD"/>
    </w:rPr>
  </w:style>
  <w:style w:type="paragraph" w:styleId="En-tte">
    <w:name w:val="header"/>
    <w:basedOn w:val="Normal"/>
    <w:link w:val="En-tteCar"/>
    <w:uiPriority w:val="99"/>
    <w:unhideWhenUsed/>
    <w:rsid w:val="00B01B0E"/>
    <w:pPr>
      <w:tabs>
        <w:tab w:val="center" w:pos="4680"/>
        <w:tab w:val="right" w:pos="9360"/>
      </w:tabs>
      <w:spacing w:after="0" w:line="240" w:lineRule="auto"/>
    </w:pPr>
  </w:style>
  <w:style w:type="character" w:customStyle="1" w:styleId="En-tteCar">
    <w:name w:val="En-tête Car"/>
    <w:basedOn w:val="Policepardfaut"/>
    <w:link w:val="En-tte"/>
    <w:uiPriority w:val="99"/>
    <w:rsid w:val="00B01B0E"/>
    <w:rPr>
      <w:rFonts w:ascii="Verdana" w:hAnsi="Verdana" w:cs="Times New Roman (Body CS)"/>
      <w:color w:val="4D4D4C"/>
      <w:sz w:val="22"/>
      <w14:cntxtAlts/>
    </w:rPr>
  </w:style>
  <w:style w:type="paragraph" w:customStyle="1" w:styleId="TablesHeadingGSCyan">
    <w:name w:val="Tables Heading GS Cyan"/>
    <w:basedOn w:val="Normal"/>
    <w:next w:val="Normal"/>
    <w:link w:val="TablesHeadingGSCyanChar"/>
    <w:qFormat/>
    <w:rsid w:val="00B01B0E"/>
    <w:pPr>
      <w:framePr w:hSpace="181" w:wrap="notBeside" w:vAnchor="page" w:hAnchor="margin" w:y="1827"/>
      <w:snapToGrid w:val="0"/>
      <w:spacing w:after="0" w:line="240" w:lineRule="auto"/>
      <w:contextualSpacing w:val="0"/>
    </w:pPr>
    <w:rPr>
      <w:caps/>
      <w:color w:val="00B9BD" w:themeColor="accent1"/>
    </w:rPr>
  </w:style>
  <w:style w:type="character" w:customStyle="1" w:styleId="TablesHeadingGSCyanChar">
    <w:name w:val="Tables Heading GS Cyan Char"/>
    <w:basedOn w:val="Policepardfaut"/>
    <w:link w:val="TablesHeadingGSCyan"/>
    <w:rsid w:val="00B01B0E"/>
    <w:rPr>
      <w:rFonts w:ascii="Verdana" w:hAnsi="Verdana" w:cs="Times New Roman (Body CS)"/>
      <w:caps/>
      <w:color w:val="00B9BD" w:themeColor="accent1"/>
      <w:sz w:val="22"/>
      <w14:cntxtAlts/>
    </w:rPr>
  </w:style>
  <w:style w:type="character" w:styleId="AcronymeHTML">
    <w:name w:val="HTML Acronym"/>
    <w:basedOn w:val="Policepardfaut"/>
    <w:uiPriority w:val="99"/>
    <w:semiHidden/>
    <w:unhideWhenUsed/>
    <w:rsid w:val="00B01B0E"/>
  </w:style>
  <w:style w:type="paragraph" w:styleId="AdresseHTML">
    <w:name w:val="HTML Address"/>
    <w:basedOn w:val="Normal"/>
    <w:link w:val="AdresseHTMLCar"/>
    <w:uiPriority w:val="99"/>
    <w:semiHidden/>
    <w:unhideWhenUsed/>
    <w:rsid w:val="00B01B0E"/>
    <w:pPr>
      <w:spacing w:after="0" w:line="240" w:lineRule="auto"/>
    </w:pPr>
    <w:rPr>
      <w:i/>
      <w:iCs/>
    </w:rPr>
  </w:style>
  <w:style w:type="character" w:customStyle="1" w:styleId="AdresseHTMLCar">
    <w:name w:val="Adresse HTML Car"/>
    <w:basedOn w:val="Policepardfaut"/>
    <w:link w:val="AdresseHTML"/>
    <w:uiPriority w:val="99"/>
    <w:semiHidden/>
    <w:rsid w:val="00B01B0E"/>
    <w:rPr>
      <w:rFonts w:ascii="Verdana" w:hAnsi="Verdana" w:cs="Times New Roman (Body CS)"/>
      <w:i/>
      <w:iCs/>
      <w:color w:val="4D4D4C"/>
      <w:sz w:val="22"/>
      <w14:cntxtAlts/>
    </w:rPr>
  </w:style>
  <w:style w:type="character" w:styleId="CitationHTML">
    <w:name w:val="HTML Cite"/>
    <w:basedOn w:val="Policepardfaut"/>
    <w:uiPriority w:val="99"/>
    <w:semiHidden/>
    <w:unhideWhenUsed/>
    <w:rsid w:val="00B01B0E"/>
    <w:rPr>
      <w:i/>
      <w:iCs/>
    </w:rPr>
  </w:style>
  <w:style w:type="character" w:styleId="CodeHTML">
    <w:name w:val="HTML Code"/>
    <w:basedOn w:val="Policepardfaut"/>
    <w:uiPriority w:val="99"/>
    <w:semiHidden/>
    <w:unhideWhenUsed/>
    <w:rsid w:val="00B01B0E"/>
    <w:rPr>
      <w:rFonts w:asciiTheme="minorHAnsi" w:hAnsiTheme="minorHAnsi" w:cs="Consolas"/>
      <w:sz w:val="20"/>
      <w:szCs w:val="20"/>
    </w:rPr>
  </w:style>
  <w:style w:type="character" w:styleId="DfinitionHTML">
    <w:name w:val="HTML Definition"/>
    <w:uiPriority w:val="99"/>
    <w:semiHidden/>
    <w:unhideWhenUsed/>
    <w:rsid w:val="00B01B0E"/>
    <w:rPr>
      <w:i/>
      <w:iCs/>
    </w:rPr>
  </w:style>
  <w:style w:type="character" w:styleId="ClavierHTML">
    <w:name w:val="HTML Keyboard"/>
    <w:basedOn w:val="Policepardfaut"/>
    <w:uiPriority w:val="99"/>
    <w:semiHidden/>
    <w:unhideWhenUsed/>
    <w:rsid w:val="00B01B0E"/>
    <w:rPr>
      <w:rFonts w:asciiTheme="minorHAnsi" w:hAnsiTheme="minorHAnsi" w:cs="Consolas"/>
      <w:sz w:val="20"/>
      <w:szCs w:val="20"/>
    </w:rPr>
  </w:style>
  <w:style w:type="paragraph" w:styleId="PrformatHTML">
    <w:name w:val="HTML Preformatted"/>
    <w:basedOn w:val="Normal"/>
    <w:link w:val="PrformatHTMLCar"/>
    <w:uiPriority w:val="99"/>
    <w:semiHidden/>
    <w:unhideWhenUsed/>
    <w:rsid w:val="00B01B0E"/>
    <w:pPr>
      <w:spacing w:after="0" w:line="240" w:lineRule="auto"/>
    </w:pPr>
    <w:rPr>
      <w:rFonts w:asciiTheme="minorHAnsi" w:hAnsiTheme="minorHAnsi" w:cs="Consolas"/>
      <w:sz w:val="20"/>
      <w:szCs w:val="20"/>
    </w:rPr>
  </w:style>
  <w:style w:type="character" w:customStyle="1" w:styleId="PrformatHTMLCar">
    <w:name w:val="Préformaté HTML Car"/>
    <w:basedOn w:val="Policepardfaut"/>
    <w:link w:val="PrformatHTML"/>
    <w:uiPriority w:val="99"/>
    <w:semiHidden/>
    <w:rsid w:val="00B01B0E"/>
    <w:rPr>
      <w:rFonts w:cs="Consolas"/>
      <w:color w:val="4D4D4C"/>
      <w:sz w:val="20"/>
      <w:szCs w:val="20"/>
      <w14:cntxtAlts/>
    </w:rPr>
  </w:style>
  <w:style w:type="character" w:styleId="ExempleHTML">
    <w:name w:val="HTML Sample"/>
    <w:uiPriority w:val="99"/>
    <w:semiHidden/>
    <w:unhideWhenUsed/>
    <w:rsid w:val="00B01B0E"/>
    <w:rPr>
      <w:rFonts w:asciiTheme="minorHAnsi" w:hAnsiTheme="minorHAnsi" w:cs="Consolas"/>
      <w:sz w:val="24"/>
      <w:szCs w:val="24"/>
    </w:rPr>
  </w:style>
  <w:style w:type="character" w:styleId="MachinecrireHTML">
    <w:name w:val="HTML Typewriter"/>
    <w:uiPriority w:val="99"/>
    <w:semiHidden/>
    <w:unhideWhenUsed/>
    <w:rsid w:val="00B01B0E"/>
    <w:rPr>
      <w:rFonts w:asciiTheme="minorHAnsi" w:hAnsiTheme="minorHAnsi" w:cs="Consolas"/>
      <w:sz w:val="20"/>
      <w:szCs w:val="20"/>
    </w:rPr>
  </w:style>
  <w:style w:type="character" w:styleId="VariableHTML">
    <w:name w:val="HTML Variable"/>
    <w:uiPriority w:val="99"/>
    <w:semiHidden/>
    <w:unhideWhenUsed/>
    <w:rsid w:val="00B01B0E"/>
    <w:rPr>
      <w:i/>
      <w:iCs/>
    </w:rPr>
  </w:style>
  <w:style w:type="character" w:styleId="Lienhypertexte">
    <w:name w:val="Hyperlink"/>
    <w:uiPriority w:val="99"/>
    <w:unhideWhenUsed/>
    <w:qFormat/>
    <w:rsid w:val="00B01B0E"/>
    <w:rPr>
      <w:rFonts w:asciiTheme="minorHAnsi" w:hAnsiTheme="minorHAnsi"/>
      <w:color w:val="00B9BD" w:themeColor="hyperlink"/>
      <w:sz w:val="22"/>
      <w:u w:val="single"/>
    </w:rPr>
  </w:style>
  <w:style w:type="paragraph" w:styleId="Index1">
    <w:name w:val="index 1"/>
    <w:basedOn w:val="Normal"/>
    <w:next w:val="Normal"/>
    <w:uiPriority w:val="99"/>
    <w:unhideWhenUsed/>
    <w:rsid w:val="00B01B0E"/>
    <w:pPr>
      <w:spacing w:after="0" w:line="240" w:lineRule="auto"/>
      <w:ind w:left="220" w:hanging="220"/>
    </w:pPr>
  </w:style>
  <w:style w:type="paragraph" w:styleId="Index2">
    <w:name w:val="index 2"/>
    <w:basedOn w:val="Normal"/>
    <w:next w:val="Normal"/>
    <w:uiPriority w:val="99"/>
    <w:unhideWhenUsed/>
    <w:rsid w:val="00B01B0E"/>
    <w:pPr>
      <w:spacing w:after="0" w:line="240" w:lineRule="auto"/>
      <w:ind w:left="440" w:hanging="220"/>
    </w:pPr>
  </w:style>
  <w:style w:type="paragraph" w:styleId="Index3">
    <w:name w:val="index 3"/>
    <w:basedOn w:val="Normal"/>
    <w:next w:val="Normal"/>
    <w:uiPriority w:val="99"/>
    <w:unhideWhenUsed/>
    <w:rsid w:val="00B01B0E"/>
    <w:pPr>
      <w:spacing w:after="0" w:line="240" w:lineRule="auto"/>
      <w:ind w:left="660" w:hanging="220"/>
    </w:pPr>
  </w:style>
  <w:style w:type="paragraph" w:styleId="Index4">
    <w:name w:val="index 4"/>
    <w:basedOn w:val="Normal"/>
    <w:next w:val="Normal"/>
    <w:uiPriority w:val="99"/>
    <w:semiHidden/>
    <w:unhideWhenUsed/>
    <w:rsid w:val="00B01B0E"/>
    <w:pPr>
      <w:spacing w:after="0" w:line="240" w:lineRule="auto"/>
      <w:ind w:left="880" w:hanging="220"/>
    </w:pPr>
  </w:style>
  <w:style w:type="paragraph" w:styleId="Index5">
    <w:name w:val="index 5"/>
    <w:basedOn w:val="Normal"/>
    <w:next w:val="Normal"/>
    <w:uiPriority w:val="99"/>
    <w:semiHidden/>
    <w:unhideWhenUsed/>
    <w:rsid w:val="00B01B0E"/>
    <w:pPr>
      <w:spacing w:after="0" w:line="240" w:lineRule="auto"/>
      <w:ind w:left="1100" w:hanging="220"/>
    </w:pPr>
  </w:style>
  <w:style w:type="paragraph" w:styleId="Index7">
    <w:name w:val="index 7"/>
    <w:basedOn w:val="Normal"/>
    <w:next w:val="Normal"/>
    <w:uiPriority w:val="99"/>
    <w:semiHidden/>
    <w:unhideWhenUsed/>
    <w:rsid w:val="00B01B0E"/>
    <w:pPr>
      <w:spacing w:after="0" w:line="240" w:lineRule="auto"/>
      <w:ind w:left="1540" w:hanging="220"/>
    </w:pPr>
  </w:style>
  <w:style w:type="paragraph" w:styleId="Index8">
    <w:name w:val="index 8"/>
    <w:basedOn w:val="Normal"/>
    <w:next w:val="Normal"/>
    <w:uiPriority w:val="99"/>
    <w:semiHidden/>
    <w:unhideWhenUsed/>
    <w:rsid w:val="00B01B0E"/>
    <w:pPr>
      <w:spacing w:after="0" w:line="240" w:lineRule="auto"/>
      <w:ind w:left="1760" w:hanging="220"/>
    </w:pPr>
  </w:style>
  <w:style w:type="paragraph" w:styleId="Index9">
    <w:name w:val="index 9"/>
    <w:basedOn w:val="Normal"/>
    <w:next w:val="Normal"/>
    <w:uiPriority w:val="99"/>
    <w:semiHidden/>
    <w:unhideWhenUsed/>
    <w:rsid w:val="00B01B0E"/>
    <w:pPr>
      <w:spacing w:after="0" w:line="240" w:lineRule="auto"/>
      <w:ind w:left="1980" w:hanging="220"/>
    </w:pPr>
  </w:style>
  <w:style w:type="paragraph" w:styleId="Titreindex">
    <w:name w:val="index heading"/>
    <w:basedOn w:val="Normal"/>
    <w:next w:val="Index1"/>
    <w:uiPriority w:val="99"/>
    <w:semiHidden/>
    <w:unhideWhenUsed/>
    <w:rsid w:val="00B01B0E"/>
    <w:rPr>
      <w:rFonts w:asciiTheme="majorHAnsi" w:eastAsiaTheme="majorEastAsia" w:hAnsiTheme="majorHAnsi" w:cstheme="majorBidi"/>
      <w:b/>
      <w:bCs/>
    </w:rPr>
  </w:style>
  <w:style w:type="character" w:styleId="Accentuationintense">
    <w:name w:val="Intense Emphasis"/>
    <w:basedOn w:val="Policepardfaut"/>
    <w:uiPriority w:val="21"/>
    <w:rsid w:val="00B01B0E"/>
    <w:rPr>
      <w:i/>
      <w:iCs/>
      <w:color w:val="00B9BD" w:themeColor="accent1"/>
    </w:rPr>
  </w:style>
  <w:style w:type="paragraph" w:styleId="Citationintense">
    <w:name w:val="Intense Quote"/>
    <w:basedOn w:val="Normal"/>
    <w:next w:val="Normal"/>
    <w:link w:val="CitationintenseCar"/>
    <w:uiPriority w:val="30"/>
    <w:qFormat/>
    <w:rsid w:val="00B01B0E"/>
    <w:pPr>
      <w:pBdr>
        <w:left w:val="single" w:sz="36" w:space="10" w:color="00B9BD" w:themeColor="accent1"/>
      </w:pBdr>
      <w:spacing w:before="360" w:after="0"/>
      <w:ind w:left="567" w:right="567"/>
    </w:pPr>
    <w:rPr>
      <w:i/>
      <w:iCs/>
      <w:color w:val="00B9BD" w:themeColor="accent1"/>
      <w:sz w:val="28"/>
    </w:rPr>
  </w:style>
  <w:style w:type="character" w:customStyle="1" w:styleId="CitationintenseCar">
    <w:name w:val="Citation intense Car"/>
    <w:basedOn w:val="Policepardfaut"/>
    <w:link w:val="Citationintense"/>
    <w:uiPriority w:val="30"/>
    <w:rsid w:val="00B01B0E"/>
    <w:rPr>
      <w:rFonts w:ascii="Verdana" w:hAnsi="Verdana" w:cs="Times New Roman (Body CS)"/>
      <w:i/>
      <w:iCs/>
      <w:color w:val="00B9BD" w:themeColor="accent1"/>
      <w:sz w:val="28"/>
      <w14:cntxtAlts/>
    </w:rPr>
  </w:style>
  <w:style w:type="character" w:styleId="Rfrenceintense">
    <w:name w:val="Intense Reference"/>
    <w:uiPriority w:val="32"/>
    <w:rsid w:val="00B01B0E"/>
    <w:rPr>
      <w:b/>
      <w:bCs/>
      <w:smallCaps/>
      <w:color w:val="00B9BD" w:themeColor="accent1"/>
      <w:spacing w:val="5"/>
    </w:rPr>
  </w:style>
  <w:style w:type="character" w:styleId="Numrodeligne">
    <w:name w:val="line number"/>
    <w:basedOn w:val="Policepardfaut"/>
    <w:uiPriority w:val="99"/>
    <w:semiHidden/>
    <w:unhideWhenUsed/>
    <w:rsid w:val="00B01B0E"/>
    <w:rPr>
      <w:rFonts w:asciiTheme="minorHAnsi" w:hAnsiTheme="minorHAnsi"/>
    </w:rPr>
  </w:style>
  <w:style w:type="paragraph" w:styleId="Liste">
    <w:name w:val="List"/>
    <w:basedOn w:val="Normal"/>
    <w:uiPriority w:val="99"/>
    <w:unhideWhenUsed/>
    <w:rsid w:val="00B01B0E"/>
  </w:style>
  <w:style w:type="paragraph" w:styleId="Liste2">
    <w:name w:val="List 2"/>
    <w:basedOn w:val="Normal"/>
    <w:uiPriority w:val="99"/>
    <w:unhideWhenUsed/>
    <w:rsid w:val="00B01B0E"/>
    <w:pPr>
      <w:ind w:left="566" w:hanging="283"/>
    </w:pPr>
  </w:style>
  <w:style w:type="paragraph" w:styleId="Liste3">
    <w:name w:val="List 3"/>
    <w:basedOn w:val="Normal"/>
    <w:uiPriority w:val="99"/>
    <w:unhideWhenUsed/>
    <w:rsid w:val="00B01B0E"/>
    <w:pPr>
      <w:ind w:left="849" w:hanging="283"/>
    </w:pPr>
  </w:style>
  <w:style w:type="paragraph" w:styleId="Liste4">
    <w:name w:val="List 4"/>
    <w:basedOn w:val="Normal"/>
    <w:uiPriority w:val="99"/>
    <w:unhideWhenUsed/>
    <w:rsid w:val="00B01B0E"/>
    <w:pPr>
      <w:ind w:left="1132" w:hanging="283"/>
    </w:pPr>
  </w:style>
  <w:style w:type="paragraph" w:styleId="Liste5">
    <w:name w:val="List 5"/>
    <w:basedOn w:val="Normal"/>
    <w:uiPriority w:val="99"/>
    <w:unhideWhenUsed/>
    <w:rsid w:val="00B01B0E"/>
    <w:pPr>
      <w:ind w:left="1415" w:hanging="283"/>
    </w:pPr>
  </w:style>
  <w:style w:type="paragraph" w:styleId="Listepuces">
    <w:name w:val="List Bullet"/>
    <w:basedOn w:val="Normal"/>
    <w:uiPriority w:val="99"/>
    <w:unhideWhenUsed/>
    <w:qFormat/>
    <w:rsid w:val="00B01B0E"/>
    <w:pPr>
      <w:numPr>
        <w:numId w:val="1"/>
      </w:numPr>
      <w:spacing w:after="120"/>
      <w:ind w:left="357" w:hanging="357"/>
    </w:pPr>
  </w:style>
  <w:style w:type="paragraph" w:styleId="Listepuces2">
    <w:name w:val="List Bullet 2"/>
    <w:basedOn w:val="Normal"/>
    <w:uiPriority w:val="99"/>
    <w:unhideWhenUsed/>
    <w:rsid w:val="00B01B0E"/>
    <w:pPr>
      <w:numPr>
        <w:numId w:val="2"/>
      </w:numPr>
      <w:ind w:left="641" w:hanging="357"/>
    </w:pPr>
  </w:style>
  <w:style w:type="paragraph" w:styleId="Listepuces3">
    <w:name w:val="List Bullet 3"/>
    <w:basedOn w:val="Normal"/>
    <w:uiPriority w:val="99"/>
    <w:unhideWhenUsed/>
    <w:rsid w:val="00B01B0E"/>
    <w:pPr>
      <w:numPr>
        <w:numId w:val="3"/>
      </w:numPr>
    </w:pPr>
  </w:style>
  <w:style w:type="paragraph" w:styleId="Listepuces4">
    <w:name w:val="List Bullet 4"/>
    <w:basedOn w:val="Normal"/>
    <w:uiPriority w:val="99"/>
    <w:unhideWhenUsed/>
    <w:rsid w:val="00B01B0E"/>
    <w:pPr>
      <w:numPr>
        <w:numId w:val="4"/>
      </w:numPr>
    </w:pPr>
  </w:style>
  <w:style w:type="paragraph" w:styleId="Listepuces5">
    <w:name w:val="List Bullet 5"/>
    <w:basedOn w:val="Normal"/>
    <w:uiPriority w:val="99"/>
    <w:unhideWhenUsed/>
    <w:rsid w:val="00B01B0E"/>
    <w:pPr>
      <w:numPr>
        <w:numId w:val="5"/>
      </w:numPr>
    </w:pPr>
  </w:style>
  <w:style w:type="paragraph" w:styleId="Listecontinue">
    <w:name w:val="List Continue"/>
    <w:basedOn w:val="Normal"/>
    <w:uiPriority w:val="99"/>
    <w:unhideWhenUsed/>
    <w:rsid w:val="00B01B0E"/>
    <w:pPr>
      <w:spacing w:after="120"/>
      <w:ind w:left="283"/>
    </w:pPr>
  </w:style>
  <w:style w:type="paragraph" w:styleId="Listecontinue2">
    <w:name w:val="List Continue 2"/>
    <w:basedOn w:val="Normal"/>
    <w:uiPriority w:val="99"/>
    <w:unhideWhenUsed/>
    <w:rsid w:val="00B01B0E"/>
    <w:pPr>
      <w:spacing w:after="120"/>
      <w:ind w:left="566"/>
    </w:pPr>
  </w:style>
  <w:style w:type="paragraph" w:styleId="Listecontinue3">
    <w:name w:val="List Continue 3"/>
    <w:basedOn w:val="Normal"/>
    <w:uiPriority w:val="99"/>
    <w:unhideWhenUsed/>
    <w:rsid w:val="00B01B0E"/>
    <w:pPr>
      <w:spacing w:after="120"/>
      <w:ind w:left="849"/>
    </w:pPr>
  </w:style>
  <w:style w:type="paragraph" w:styleId="Listecontinue4">
    <w:name w:val="List Continue 4"/>
    <w:basedOn w:val="Normal"/>
    <w:uiPriority w:val="99"/>
    <w:semiHidden/>
    <w:unhideWhenUsed/>
    <w:rsid w:val="00B01B0E"/>
    <w:pPr>
      <w:spacing w:after="120"/>
      <w:ind w:left="1132"/>
    </w:pPr>
  </w:style>
  <w:style w:type="paragraph" w:styleId="Listecontinue5">
    <w:name w:val="List Continue 5"/>
    <w:basedOn w:val="Normal"/>
    <w:uiPriority w:val="99"/>
    <w:semiHidden/>
    <w:unhideWhenUsed/>
    <w:rsid w:val="00B01B0E"/>
    <w:pPr>
      <w:spacing w:after="120"/>
      <w:ind w:left="1415"/>
    </w:pPr>
  </w:style>
  <w:style w:type="paragraph" w:customStyle="1" w:styleId="ListGSBullet">
    <w:name w:val="List GS Bullet"/>
    <w:basedOn w:val="Normal"/>
    <w:link w:val="ListGSBulletChar"/>
    <w:qFormat/>
    <w:rsid w:val="00B01B0E"/>
    <w:pPr>
      <w:numPr>
        <w:numId w:val="13"/>
      </w:numPr>
      <w:spacing w:after="120"/>
    </w:pPr>
  </w:style>
  <w:style w:type="character" w:customStyle="1" w:styleId="ListGSBulletChar">
    <w:name w:val="List GS Bullet Char"/>
    <w:basedOn w:val="Policepardfaut"/>
    <w:link w:val="ListGSBullet"/>
    <w:rsid w:val="00B01B0E"/>
    <w:rPr>
      <w:rFonts w:ascii="Verdana" w:hAnsi="Verdana" w:cs="Times New Roman (Body CS)"/>
      <w:color w:val="4D4D4C"/>
      <w:sz w:val="22"/>
      <w14:cntxtAlts/>
    </w:rPr>
  </w:style>
  <w:style w:type="paragraph" w:customStyle="1" w:styleId="ListGsBullet2">
    <w:name w:val="List Gs Bullet 2"/>
    <w:basedOn w:val="ListGSBullet"/>
    <w:rsid w:val="00B01B0E"/>
    <w:pPr>
      <w:numPr>
        <w:ilvl w:val="1"/>
      </w:numPr>
      <w:snapToGrid w:val="0"/>
    </w:pPr>
  </w:style>
  <w:style w:type="paragraph" w:customStyle="1" w:styleId="ListGsBullet3">
    <w:name w:val="List Gs Bullet 3"/>
    <w:basedOn w:val="ListGSBullet"/>
    <w:rsid w:val="00B01B0E"/>
    <w:pPr>
      <w:numPr>
        <w:ilvl w:val="2"/>
      </w:numPr>
      <w:ind w:left="1843" w:hanging="403"/>
    </w:pPr>
  </w:style>
  <w:style w:type="paragraph" w:customStyle="1" w:styleId="ListGsBullet4">
    <w:name w:val="List Gs Bullet 4"/>
    <w:basedOn w:val="ListGSBullet"/>
    <w:rsid w:val="00B01B0E"/>
    <w:pPr>
      <w:numPr>
        <w:ilvl w:val="3"/>
      </w:numPr>
    </w:pPr>
  </w:style>
  <w:style w:type="paragraph" w:customStyle="1" w:styleId="ListGSBullet5">
    <w:name w:val="List GS Bullet 5"/>
    <w:basedOn w:val="ListGSBullet"/>
    <w:rsid w:val="00B01B0E"/>
    <w:pPr>
      <w:numPr>
        <w:ilvl w:val="4"/>
      </w:numPr>
    </w:pPr>
  </w:style>
  <w:style w:type="numbering" w:customStyle="1" w:styleId="ListGSBullets">
    <w:name w:val="List GS Bullets"/>
    <w:uiPriority w:val="99"/>
    <w:rsid w:val="00B01B0E"/>
    <w:pPr>
      <w:numPr>
        <w:numId w:val="12"/>
      </w:numPr>
    </w:pPr>
  </w:style>
  <w:style w:type="paragraph" w:customStyle="1" w:styleId="H3">
    <w:name w:val="H3"/>
    <w:basedOn w:val="Titre3"/>
    <w:qFormat/>
    <w:rsid w:val="00991401"/>
    <w:pPr>
      <w:numPr>
        <w:numId w:val="14"/>
      </w:numPr>
    </w:pPr>
  </w:style>
  <w:style w:type="paragraph" w:customStyle="1" w:styleId="H5">
    <w:name w:val="H5"/>
    <w:basedOn w:val="Titre5"/>
    <w:qFormat/>
    <w:rsid w:val="00350D03"/>
    <w:pPr>
      <w:numPr>
        <w:ilvl w:val="1"/>
        <w:numId w:val="14"/>
      </w:numPr>
    </w:pPr>
  </w:style>
  <w:style w:type="paragraph" w:styleId="Listenumros">
    <w:name w:val="List Number"/>
    <w:basedOn w:val="Normal"/>
    <w:uiPriority w:val="99"/>
    <w:unhideWhenUsed/>
    <w:qFormat/>
    <w:rsid w:val="00B01B0E"/>
    <w:pPr>
      <w:numPr>
        <w:numId w:val="6"/>
      </w:numPr>
    </w:pPr>
  </w:style>
  <w:style w:type="paragraph" w:styleId="Listenumros2">
    <w:name w:val="List Number 2"/>
    <w:basedOn w:val="Normal"/>
    <w:uiPriority w:val="99"/>
    <w:unhideWhenUsed/>
    <w:rsid w:val="00B01B0E"/>
    <w:pPr>
      <w:numPr>
        <w:numId w:val="7"/>
      </w:numPr>
    </w:pPr>
  </w:style>
  <w:style w:type="paragraph" w:styleId="Listenumros3">
    <w:name w:val="List Number 3"/>
    <w:basedOn w:val="Normal"/>
    <w:uiPriority w:val="99"/>
    <w:unhideWhenUsed/>
    <w:rsid w:val="00B01B0E"/>
    <w:pPr>
      <w:numPr>
        <w:numId w:val="8"/>
      </w:numPr>
    </w:pPr>
  </w:style>
  <w:style w:type="paragraph" w:styleId="Listenumros4">
    <w:name w:val="List Number 4"/>
    <w:basedOn w:val="Normal"/>
    <w:uiPriority w:val="99"/>
    <w:unhideWhenUsed/>
    <w:rsid w:val="00B01B0E"/>
    <w:pPr>
      <w:numPr>
        <w:numId w:val="9"/>
      </w:numPr>
    </w:pPr>
  </w:style>
  <w:style w:type="paragraph" w:styleId="Listenumros5">
    <w:name w:val="List Number 5"/>
    <w:basedOn w:val="Normal"/>
    <w:uiPriority w:val="99"/>
    <w:unhideWhenUsed/>
    <w:rsid w:val="00B01B0E"/>
    <w:pPr>
      <w:numPr>
        <w:numId w:val="10"/>
      </w:numPr>
    </w:pPr>
  </w:style>
  <w:style w:type="paragraph" w:styleId="Paragraphedeliste">
    <w:name w:val="List Paragraph"/>
    <w:aliases w:val="List Paragraph (numbered (a))"/>
    <w:basedOn w:val="Normal"/>
    <w:uiPriority w:val="34"/>
    <w:qFormat/>
    <w:rsid w:val="00B01B0E"/>
    <w:pPr>
      <w:ind w:left="720"/>
    </w:pPr>
  </w:style>
  <w:style w:type="table" w:styleId="TableauListe1Clair">
    <w:name w:val="List Table 1 Light"/>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Liste1Clair-Accentuation1">
    <w:name w:val="List Table 1 Light Accent 1"/>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TableauListe1Clair-Accentuation2">
    <w:name w:val="List Table 1 Light Accent 2"/>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TableauListe1Clair-Accentuation3">
    <w:name w:val="List Table 1 Light Accent 3"/>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styleId="TableauListe1Clair-Accentuation4">
    <w:name w:val="List Table 1 Light Accent 4"/>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TableauListe3-Accentuation1">
    <w:name w:val="List Table 3 Accent 1"/>
    <w:basedOn w:val="TableauNormal"/>
    <w:uiPriority w:val="48"/>
    <w:rsid w:val="00B01B0E"/>
    <w:pPr>
      <w:spacing w:after="0" w:line="240" w:lineRule="auto"/>
    </w:pPr>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styleId="TableauListe3-Accentuation3">
    <w:name w:val="List Table 3 Accent 3"/>
    <w:basedOn w:val="TableauNormal"/>
    <w:uiPriority w:val="48"/>
    <w:rsid w:val="00B01B0E"/>
    <w:pPr>
      <w:spacing w:after="0" w:line="240" w:lineRule="auto"/>
    </w:pPr>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styleId="TableauListe3-Accentuation4">
    <w:name w:val="List Table 3 Accent 4"/>
    <w:basedOn w:val="TableauNormal"/>
    <w:uiPriority w:val="48"/>
    <w:rsid w:val="00B01B0E"/>
    <w:pPr>
      <w:spacing w:after="0" w:line="240" w:lineRule="auto"/>
    </w:pPr>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styleId="TableauListe6Couleur">
    <w:name w:val="List Table 6 Colorful"/>
    <w:basedOn w:val="TableauNormal"/>
    <w:uiPriority w:val="51"/>
    <w:rsid w:val="00B01B0E"/>
    <w:pPr>
      <w:spacing w:after="0" w:line="240" w:lineRule="auto"/>
    </w:pPr>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Liste6Couleur-Accentuation1">
    <w:name w:val="List Table 6 Colorful Accent 1"/>
    <w:basedOn w:val="TableauNormal"/>
    <w:uiPriority w:val="51"/>
    <w:rsid w:val="00B01B0E"/>
    <w:pPr>
      <w:spacing w:after="0" w:line="240" w:lineRule="auto"/>
    </w:pPr>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TableauListe6Couleur-Accentuation2">
    <w:name w:val="List Table 6 Colorful Accent 2"/>
    <w:basedOn w:val="TableauNormal"/>
    <w:uiPriority w:val="51"/>
    <w:rsid w:val="00B01B0E"/>
    <w:pPr>
      <w:spacing w:after="0" w:line="240" w:lineRule="auto"/>
    </w:pPr>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TableauListe6Couleur-Accentuation3">
    <w:name w:val="List Table 6 Colorful Accent 3"/>
    <w:basedOn w:val="TableauNormal"/>
    <w:uiPriority w:val="51"/>
    <w:rsid w:val="00B01B0E"/>
    <w:pPr>
      <w:spacing w:after="0" w:line="240" w:lineRule="auto"/>
    </w:pPr>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Liste6Couleur-Accentuation5">
    <w:name w:val="List Table 6 Colorful Accent 5"/>
    <w:basedOn w:val="TableauNormal"/>
    <w:uiPriority w:val="51"/>
    <w:rsid w:val="00B01B0E"/>
    <w:pPr>
      <w:spacing w:after="0" w:line="240" w:lineRule="auto"/>
    </w:pPr>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TableauListe7Couleur">
    <w:name w:val="List Table 7 Colorful"/>
    <w:basedOn w:val="TableauNormal"/>
    <w:uiPriority w:val="52"/>
    <w:rsid w:val="00B01B0E"/>
    <w:pPr>
      <w:spacing w:after="0" w:line="240" w:lineRule="auto"/>
    </w:pPr>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B01B0E"/>
    <w:pPr>
      <w:spacing w:after="0" w:line="240" w:lineRule="auto"/>
    </w:pPr>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B01B0E"/>
    <w:pPr>
      <w:spacing w:after="0" w:line="240" w:lineRule="auto"/>
    </w:pPr>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B01B0E"/>
    <w:pPr>
      <w:spacing w:after="0" w:line="240" w:lineRule="auto"/>
    </w:pPr>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unhideWhenUsed/>
    <w:rsid w:val="00B01B0E"/>
    <w:pPr>
      <w:tabs>
        <w:tab w:val="left" w:pos="480"/>
        <w:tab w:val="left" w:pos="960"/>
        <w:tab w:val="left" w:pos="1440"/>
        <w:tab w:val="left" w:pos="1920"/>
        <w:tab w:val="left" w:pos="2400"/>
        <w:tab w:val="left" w:pos="2880"/>
        <w:tab w:val="left" w:pos="3360"/>
        <w:tab w:val="left" w:pos="3840"/>
        <w:tab w:val="left" w:pos="4320"/>
      </w:tabs>
      <w:spacing w:after="0" w:line="360" w:lineRule="auto"/>
      <w:contextualSpacing/>
    </w:pPr>
    <w:rPr>
      <w:rFonts w:ascii="PT Mono" w:hAnsi="PT Mono" w:cs="Consolas"/>
      <w:color w:val="4D4D4C"/>
      <w:sz w:val="20"/>
      <w:szCs w:val="20"/>
      <w14:cntxtAlts/>
    </w:rPr>
  </w:style>
  <w:style w:type="character" w:customStyle="1" w:styleId="TextedemacroCar">
    <w:name w:val="Texte de macro Car"/>
    <w:basedOn w:val="Policepardfaut"/>
    <w:link w:val="Textedemacro"/>
    <w:uiPriority w:val="99"/>
    <w:rsid w:val="00B01B0E"/>
    <w:rPr>
      <w:rFonts w:ascii="PT Mono" w:hAnsi="PT Mono" w:cs="Consolas"/>
      <w:color w:val="4D4D4C"/>
      <w:sz w:val="20"/>
      <w:szCs w:val="20"/>
      <w14:cntxtAlts/>
    </w:rPr>
  </w:style>
  <w:style w:type="character" w:styleId="Mention">
    <w:name w:val="Mention"/>
    <w:uiPriority w:val="99"/>
    <w:unhideWhenUsed/>
    <w:qFormat/>
    <w:rsid w:val="00B01B0E"/>
    <w:rPr>
      <w:rFonts w:asciiTheme="minorHAnsi" w:hAnsiTheme="minorHAnsi"/>
      <w:color w:val="969696" w:themeColor="text1" w:themeTint="99"/>
      <w:sz w:val="20"/>
      <w:shd w:val="clear" w:color="auto" w:fill="E1DFDD"/>
    </w:rPr>
  </w:style>
  <w:style w:type="paragraph" w:styleId="En-ttedemessage">
    <w:name w:val="Message Header"/>
    <w:basedOn w:val="Normal"/>
    <w:link w:val="En-ttedemessageCar"/>
    <w:uiPriority w:val="99"/>
    <w:unhideWhenUsed/>
    <w:qFormat/>
    <w:rsid w:val="00B01B0E"/>
    <w:pPr>
      <w:shd w:val="pct10" w:color="00B9BD" w:themeColor="accent1" w:fill="auto"/>
      <w:spacing w:after="0" w:line="240" w:lineRule="auto"/>
    </w:pPr>
    <w:rPr>
      <w:rFonts w:asciiTheme="minorHAnsi" w:eastAsiaTheme="majorEastAsia" w:hAnsiTheme="minorHAnsi" w:cstheme="majorBidi"/>
    </w:rPr>
  </w:style>
  <w:style w:type="character" w:customStyle="1" w:styleId="En-ttedemessageCar">
    <w:name w:val="En-tête de message Car"/>
    <w:basedOn w:val="Policepardfaut"/>
    <w:link w:val="En-ttedemessage"/>
    <w:uiPriority w:val="99"/>
    <w:rsid w:val="00B01B0E"/>
    <w:rPr>
      <w:rFonts w:eastAsiaTheme="majorEastAsia" w:cstheme="majorBidi"/>
      <w:color w:val="4D4D4C"/>
      <w:sz w:val="22"/>
      <w:shd w:val="pct10" w:color="00B9BD" w:themeColor="accent1" w:fill="auto"/>
      <w14:cntxtAlts/>
    </w:rPr>
  </w:style>
  <w:style w:type="paragraph" w:styleId="Sansinterligne">
    <w:name w:val="No Spacing"/>
    <w:uiPriority w:val="1"/>
    <w:rsid w:val="00B01B0E"/>
    <w:pPr>
      <w:spacing w:after="0" w:line="240" w:lineRule="auto"/>
      <w:contextualSpacing/>
    </w:pPr>
    <w:rPr>
      <w:rFonts w:ascii="Verdana" w:hAnsi="Verdana" w:cs="Times New Roman (Body CS)"/>
      <w:color w:val="323232" w:themeColor="text2"/>
      <w:sz w:val="22"/>
      <w14:cntxtAlts/>
    </w:rPr>
  </w:style>
  <w:style w:type="paragraph" w:styleId="NormalWeb">
    <w:name w:val="Normal (Web)"/>
    <w:basedOn w:val="Normal"/>
    <w:uiPriority w:val="99"/>
    <w:unhideWhenUsed/>
    <w:rsid w:val="00B01B0E"/>
    <w:rPr>
      <w:rFonts w:asciiTheme="minorHAnsi" w:hAnsiTheme="minorHAnsi" w:cs="Times New Roman"/>
    </w:rPr>
  </w:style>
  <w:style w:type="paragraph" w:styleId="Retraitnormal">
    <w:name w:val="Normal Indent"/>
    <w:basedOn w:val="Normal"/>
    <w:uiPriority w:val="99"/>
    <w:unhideWhenUsed/>
    <w:rsid w:val="00B01B0E"/>
    <w:pPr>
      <w:ind w:left="720"/>
    </w:pPr>
  </w:style>
  <w:style w:type="paragraph" w:styleId="Titredenote">
    <w:name w:val="Note Heading"/>
    <w:basedOn w:val="Normal"/>
    <w:next w:val="Normal"/>
    <w:link w:val="TitredenoteCar"/>
    <w:uiPriority w:val="99"/>
    <w:semiHidden/>
    <w:unhideWhenUsed/>
    <w:rsid w:val="00B01B0E"/>
    <w:pPr>
      <w:spacing w:after="0" w:line="240" w:lineRule="auto"/>
    </w:pPr>
  </w:style>
  <w:style w:type="character" w:customStyle="1" w:styleId="TitredenoteCar">
    <w:name w:val="Titre de note Car"/>
    <w:basedOn w:val="Policepardfaut"/>
    <w:link w:val="Titredenote"/>
    <w:uiPriority w:val="99"/>
    <w:semiHidden/>
    <w:rsid w:val="00B01B0E"/>
    <w:rPr>
      <w:rFonts w:ascii="Verdana" w:hAnsi="Verdana" w:cs="Times New Roman (Body CS)"/>
      <w:color w:val="4D4D4C"/>
      <w:sz w:val="22"/>
      <w14:cntxtAlts/>
    </w:rPr>
  </w:style>
  <w:style w:type="character" w:styleId="Numrodepage">
    <w:name w:val="page number"/>
    <w:basedOn w:val="Policepardfaut"/>
    <w:uiPriority w:val="99"/>
    <w:unhideWhenUsed/>
    <w:rsid w:val="00B01B0E"/>
    <w:rPr>
      <w:rFonts w:asciiTheme="minorHAnsi" w:hAnsiTheme="minorHAnsi"/>
      <w:sz w:val="20"/>
    </w:rPr>
  </w:style>
  <w:style w:type="character" w:styleId="Textedelespacerserv">
    <w:name w:val="Placeholder Text"/>
    <w:uiPriority w:val="99"/>
    <w:semiHidden/>
    <w:rsid w:val="00B01B0E"/>
    <w:rPr>
      <w:color w:val="808080"/>
    </w:rPr>
  </w:style>
  <w:style w:type="table" w:styleId="Tableausimple1">
    <w:name w:val="Plain Table 1"/>
    <w:basedOn w:val="TableauNormal"/>
    <w:uiPriority w:val="41"/>
    <w:rsid w:val="00B01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B01B0E"/>
    <w:pPr>
      <w:spacing w:after="0" w:line="240" w:lineRule="auto"/>
    </w:pPr>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styleId="Tableausimple3">
    <w:name w:val="Plain Table 3"/>
    <w:basedOn w:val="TableauNormal"/>
    <w:uiPriority w:val="43"/>
    <w:rsid w:val="00B01B0E"/>
    <w:pPr>
      <w:spacing w:after="0" w:line="240" w:lineRule="auto"/>
    </w:pPr>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extebrut">
    <w:name w:val="Plain Text"/>
    <w:basedOn w:val="Normal"/>
    <w:link w:val="TextebrutCar"/>
    <w:uiPriority w:val="99"/>
    <w:unhideWhenUsed/>
    <w:rsid w:val="00B01B0E"/>
    <w:pPr>
      <w:spacing w:after="0" w:line="240" w:lineRule="auto"/>
    </w:pPr>
    <w:rPr>
      <w:rFonts w:ascii="PT Mono" w:hAnsi="PT Mono" w:cs="Consolas"/>
      <w:sz w:val="21"/>
      <w:szCs w:val="21"/>
    </w:rPr>
  </w:style>
  <w:style w:type="character" w:customStyle="1" w:styleId="TextebrutCar">
    <w:name w:val="Texte brut Car"/>
    <w:basedOn w:val="Policepardfaut"/>
    <w:link w:val="Textebrut"/>
    <w:uiPriority w:val="99"/>
    <w:rsid w:val="00B01B0E"/>
    <w:rPr>
      <w:rFonts w:ascii="PT Mono" w:hAnsi="PT Mono" w:cs="Consolas"/>
      <w:color w:val="4D4D4C"/>
      <w:sz w:val="21"/>
      <w:szCs w:val="21"/>
      <w14:cntxtAlts/>
    </w:rPr>
  </w:style>
  <w:style w:type="paragraph" w:styleId="Citation">
    <w:name w:val="Quote"/>
    <w:basedOn w:val="Citationintense"/>
    <w:next w:val="Normal"/>
    <w:link w:val="CitationCar"/>
    <w:uiPriority w:val="29"/>
    <w:qFormat/>
    <w:rsid w:val="00B01B0E"/>
    <w:pPr>
      <w:pBdr>
        <w:left w:val="single" w:sz="36" w:space="10" w:color="969696" w:themeColor="text1" w:themeTint="99"/>
      </w:pBdr>
    </w:pPr>
    <w:rPr>
      <w:color w:val="757171" w:themeColor="background2" w:themeShade="80"/>
    </w:rPr>
  </w:style>
  <w:style w:type="character" w:customStyle="1" w:styleId="CitationCar">
    <w:name w:val="Citation Car"/>
    <w:basedOn w:val="Policepardfaut"/>
    <w:link w:val="Citation"/>
    <w:uiPriority w:val="29"/>
    <w:rsid w:val="00B01B0E"/>
    <w:rPr>
      <w:rFonts w:ascii="Verdana" w:hAnsi="Verdana" w:cs="Times New Roman (Body CS)"/>
      <w:i/>
      <w:iCs/>
      <w:color w:val="757171" w:themeColor="background2" w:themeShade="80"/>
      <w:sz w:val="28"/>
      <w14:cntxtAlts/>
    </w:rPr>
  </w:style>
  <w:style w:type="paragraph" w:styleId="Salutations">
    <w:name w:val="Salutation"/>
    <w:basedOn w:val="Normal"/>
    <w:next w:val="Normal"/>
    <w:link w:val="SalutationsCar"/>
    <w:uiPriority w:val="99"/>
    <w:unhideWhenUsed/>
    <w:rsid w:val="00B01B0E"/>
  </w:style>
  <w:style w:type="character" w:customStyle="1" w:styleId="SalutationsCar">
    <w:name w:val="Salutations Car"/>
    <w:basedOn w:val="Policepardfaut"/>
    <w:link w:val="Salutations"/>
    <w:uiPriority w:val="99"/>
    <w:rsid w:val="00B01B0E"/>
    <w:rPr>
      <w:rFonts w:ascii="Verdana" w:hAnsi="Verdana" w:cs="Times New Roman (Body CS)"/>
      <w:color w:val="4D4D4C"/>
      <w:sz w:val="22"/>
      <w14:cntxtAlts/>
    </w:rPr>
  </w:style>
  <w:style w:type="paragraph" w:styleId="Signature">
    <w:name w:val="Signature"/>
    <w:basedOn w:val="Normal"/>
    <w:link w:val="SignatureCar"/>
    <w:uiPriority w:val="99"/>
    <w:unhideWhenUsed/>
    <w:rsid w:val="00B01B0E"/>
    <w:pPr>
      <w:spacing w:after="0" w:line="240" w:lineRule="auto"/>
      <w:ind w:left="4252"/>
    </w:pPr>
  </w:style>
  <w:style w:type="character" w:customStyle="1" w:styleId="SignatureCar">
    <w:name w:val="Signature Car"/>
    <w:basedOn w:val="Policepardfaut"/>
    <w:link w:val="Signature"/>
    <w:uiPriority w:val="99"/>
    <w:rsid w:val="00B01B0E"/>
    <w:rPr>
      <w:rFonts w:ascii="Verdana" w:hAnsi="Verdana" w:cs="Times New Roman (Body CS)"/>
      <w:color w:val="4D4D4C"/>
      <w:sz w:val="22"/>
      <w14:cntxtAlts/>
    </w:rPr>
  </w:style>
  <w:style w:type="character" w:customStyle="1" w:styleId="SmallTags">
    <w:name w:val="Small Tags"/>
    <w:uiPriority w:val="1"/>
    <w:qFormat/>
    <w:rsid w:val="00F92931"/>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styleId="SmartHyperlink">
    <w:name w:val="Smart Hyperlink"/>
    <w:uiPriority w:val="99"/>
    <w:unhideWhenUsed/>
    <w:qFormat/>
    <w:rsid w:val="00B01B0E"/>
    <w:rPr>
      <w:rFonts w:asciiTheme="minorHAnsi" w:hAnsiTheme="minorHAnsi"/>
      <w:color w:val="323232" w:themeColor="text2"/>
      <w:sz w:val="22"/>
      <w:u w:val="dotted" w:color="00B9BD" w:themeColor="accent1"/>
    </w:rPr>
  </w:style>
  <w:style w:type="character" w:styleId="SmartLink">
    <w:name w:val="Smart Link"/>
    <w:uiPriority w:val="99"/>
    <w:unhideWhenUsed/>
    <w:qFormat/>
    <w:rsid w:val="00B01B0E"/>
    <w:rPr>
      <w:rFonts w:asciiTheme="minorHAnsi" w:hAnsiTheme="minorHAnsi"/>
      <w:color w:val="00B9BD" w:themeColor="hyperlink"/>
      <w:sz w:val="22"/>
      <w:u w:val="single"/>
      <w:shd w:val="clear" w:color="auto" w:fill="E1DFDD"/>
    </w:rPr>
  </w:style>
  <w:style w:type="character" w:styleId="lev">
    <w:name w:val="Strong"/>
    <w:uiPriority w:val="22"/>
    <w:qFormat/>
    <w:rsid w:val="00B01B0E"/>
    <w:rPr>
      <w:b/>
      <w:bCs/>
    </w:rPr>
  </w:style>
  <w:style w:type="paragraph" w:styleId="Sous-titre">
    <w:name w:val="Subtitle"/>
    <w:basedOn w:val="Normal"/>
    <w:next w:val="Normal"/>
    <w:link w:val="Sous-titreCar"/>
    <w:uiPriority w:val="11"/>
    <w:rsid w:val="00B01B0E"/>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Sous-titreCar">
    <w:name w:val="Sous-titre Car"/>
    <w:basedOn w:val="Policepardfaut"/>
    <w:link w:val="Sous-titre"/>
    <w:uiPriority w:val="11"/>
    <w:rsid w:val="00B01B0E"/>
    <w:rPr>
      <w:rFonts w:eastAsiaTheme="minorEastAsia"/>
      <w:color w:val="8E8E8E" w:themeColor="text1" w:themeTint="A5"/>
      <w:spacing w:val="15"/>
      <w:sz w:val="22"/>
      <w:szCs w:val="22"/>
      <w14:cntxtAlts/>
    </w:rPr>
  </w:style>
  <w:style w:type="character" w:styleId="Accentuationlgre">
    <w:name w:val="Subtle Emphasis"/>
    <w:uiPriority w:val="19"/>
    <w:rsid w:val="00B01B0E"/>
    <w:rPr>
      <w:i/>
      <w:iCs/>
      <w:color w:val="7C7C7C" w:themeColor="text1" w:themeTint="BF"/>
    </w:rPr>
  </w:style>
  <w:style w:type="character" w:styleId="Rfrencelgre">
    <w:name w:val="Subtle Reference"/>
    <w:uiPriority w:val="31"/>
    <w:rsid w:val="00B01B0E"/>
    <w:rPr>
      <w:smallCaps/>
      <w:color w:val="8E8E8E" w:themeColor="text1" w:themeTint="A5"/>
    </w:rPr>
  </w:style>
  <w:style w:type="table" w:styleId="Grilledutableau">
    <w:name w:val="Table Grid"/>
    <w:basedOn w:val="TableauNormal"/>
    <w:rsid w:val="00B01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B01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desrfrencesjuridiques">
    <w:name w:val="table of authorities"/>
    <w:basedOn w:val="Normal"/>
    <w:next w:val="Normal"/>
    <w:uiPriority w:val="99"/>
    <w:semiHidden/>
    <w:unhideWhenUsed/>
    <w:rsid w:val="00B01B0E"/>
    <w:pPr>
      <w:spacing w:after="0"/>
      <w:ind w:left="220" w:hanging="220"/>
    </w:pPr>
  </w:style>
  <w:style w:type="paragraph" w:styleId="Tabledesillustrations">
    <w:name w:val="table of figures"/>
    <w:basedOn w:val="Normal"/>
    <w:next w:val="Normal"/>
    <w:uiPriority w:val="99"/>
    <w:semiHidden/>
    <w:unhideWhenUsed/>
    <w:rsid w:val="00B01B0E"/>
    <w:pPr>
      <w:spacing w:after="0"/>
    </w:pPr>
  </w:style>
  <w:style w:type="paragraph" w:customStyle="1" w:styleId="TablesCellsBody">
    <w:name w:val="Tables Cells Body"/>
    <w:basedOn w:val="Normal"/>
    <w:qFormat/>
    <w:rsid w:val="00B01B0E"/>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B01B0E"/>
    <w:pPr>
      <w:spacing w:after="0" w:line="240" w:lineRule="auto"/>
      <w:textboxTightWrap w:val="firstLineOnly"/>
    </w:pPr>
    <w:rPr>
      <w:rFonts w:ascii="Verdana" w:hAnsi="Verdana" w:cs="Times New Roman (Body CS)"/>
      <w:caps/>
      <w:color w:val="FFFFFF" w:themeColor="background1"/>
      <w:sz w:val="22"/>
      <w14:cntxtAlts/>
    </w:rPr>
  </w:style>
  <w:style w:type="paragraph" w:styleId="TitreTR">
    <w:name w:val="toa heading"/>
    <w:basedOn w:val="Normal"/>
    <w:next w:val="Normal"/>
    <w:uiPriority w:val="99"/>
    <w:semiHidden/>
    <w:unhideWhenUsed/>
    <w:rsid w:val="00B01B0E"/>
    <w:pPr>
      <w:spacing w:before="120"/>
    </w:pPr>
    <w:rPr>
      <w:rFonts w:asciiTheme="majorHAnsi" w:eastAsiaTheme="majorEastAsia" w:hAnsiTheme="majorHAnsi" w:cstheme="majorBidi"/>
      <w:b/>
      <w:bCs/>
      <w:sz w:val="24"/>
    </w:rPr>
  </w:style>
  <w:style w:type="paragraph" w:styleId="TM1">
    <w:name w:val="toc 1"/>
    <w:next w:val="TM2"/>
    <w:link w:val="TM1Car"/>
    <w:uiPriority w:val="39"/>
    <w:unhideWhenUsed/>
    <w:rsid w:val="00394A4D"/>
    <w:pPr>
      <w:adjustRightInd w:val="0"/>
      <w:snapToGrid w:val="0"/>
      <w:spacing w:after="0" w:line="360" w:lineRule="auto"/>
    </w:pPr>
    <w:rPr>
      <w:rFonts w:asciiTheme="majorHAnsi" w:hAnsiTheme="majorHAnsi" w:cs="Times New Roman (Body CS)"/>
      <w:bCs/>
      <w:iCs/>
      <w:caps/>
      <w:color w:val="626262" w:themeColor="text1" w:themeTint="E6"/>
      <w:sz w:val="22"/>
      <w14:cntxtAlts/>
    </w:rPr>
  </w:style>
  <w:style w:type="paragraph" w:styleId="TM2">
    <w:name w:val="toc 2"/>
    <w:basedOn w:val="Normal"/>
    <w:next w:val="Normal"/>
    <w:link w:val="TM2Car"/>
    <w:uiPriority w:val="39"/>
    <w:unhideWhenUsed/>
    <w:rsid w:val="00394A4D"/>
    <w:pPr>
      <w:suppressAutoHyphens/>
      <w:snapToGrid w:val="0"/>
      <w:spacing w:after="0"/>
    </w:pPr>
    <w:rPr>
      <w:rFonts w:asciiTheme="minorHAnsi" w:hAnsiTheme="minorHAnsi"/>
      <w:bCs/>
      <w:color w:val="626262" w:themeColor="text1" w:themeTint="E6"/>
      <w:sz w:val="20"/>
      <w:szCs w:val="22"/>
    </w:rPr>
  </w:style>
  <w:style w:type="paragraph" w:styleId="TM3">
    <w:name w:val="toc 3"/>
    <w:basedOn w:val="Normal"/>
    <w:next w:val="Normal"/>
    <w:link w:val="TM3Car"/>
    <w:uiPriority w:val="39"/>
    <w:unhideWhenUsed/>
    <w:rsid w:val="00394A4D"/>
    <w:pPr>
      <w:tabs>
        <w:tab w:val="left" w:pos="284"/>
        <w:tab w:val="right" w:leader="underscore" w:pos="9622"/>
      </w:tabs>
      <w:suppressAutoHyphens/>
      <w:adjustRightInd w:val="0"/>
      <w:snapToGrid w:val="0"/>
      <w:spacing w:after="0"/>
    </w:pPr>
    <w:rPr>
      <w:rFonts w:asciiTheme="minorHAnsi" w:hAnsiTheme="minorHAnsi"/>
      <w:caps/>
      <w:noProof/>
      <w:color w:val="626262" w:themeColor="text1" w:themeTint="E6"/>
      <w:sz w:val="20"/>
      <w:szCs w:val="20"/>
    </w:rPr>
  </w:style>
  <w:style w:type="paragraph" w:styleId="TM4">
    <w:name w:val="toc 4"/>
    <w:basedOn w:val="Normal"/>
    <w:next w:val="Normal"/>
    <w:uiPriority w:val="39"/>
    <w:semiHidden/>
    <w:unhideWhenUsed/>
    <w:rsid w:val="00B01B0E"/>
    <w:pPr>
      <w:spacing w:after="0"/>
      <w:ind w:left="660"/>
    </w:pPr>
    <w:rPr>
      <w:rFonts w:asciiTheme="minorHAnsi" w:hAnsiTheme="minorHAnsi"/>
      <w:sz w:val="20"/>
      <w:szCs w:val="20"/>
    </w:rPr>
  </w:style>
  <w:style w:type="paragraph" w:styleId="TM5">
    <w:name w:val="toc 5"/>
    <w:basedOn w:val="Normal"/>
    <w:next w:val="Normal"/>
    <w:uiPriority w:val="39"/>
    <w:semiHidden/>
    <w:unhideWhenUsed/>
    <w:rsid w:val="00B01B0E"/>
    <w:pPr>
      <w:spacing w:after="0"/>
      <w:ind w:left="880"/>
    </w:pPr>
    <w:rPr>
      <w:rFonts w:asciiTheme="minorHAnsi" w:hAnsiTheme="minorHAnsi"/>
      <w:sz w:val="20"/>
      <w:szCs w:val="20"/>
    </w:rPr>
  </w:style>
  <w:style w:type="paragraph" w:styleId="TM6">
    <w:name w:val="toc 6"/>
    <w:basedOn w:val="Normal"/>
    <w:next w:val="Normal"/>
    <w:uiPriority w:val="39"/>
    <w:semiHidden/>
    <w:unhideWhenUsed/>
    <w:rsid w:val="00B01B0E"/>
    <w:pPr>
      <w:spacing w:after="0"/>
      <w:ind w:left="1100"/>
    </w:pPr>
    <w:rPr>
      <w:rFonts w:asciiTheme="minorHAnsi" w:hAnsiTheme="minorHAnsi"/>
      <w:sz w:val="20"/>
      <w:szCs w:val="20"/>
    </w:rPr>
  </w:style>
  <w:style w:type="paragraph" w:styleId="TM7">
    <w:name w:val="toc 7"/>
    <w:basedOn w:val="Normal"/>
    <w:next w:val="Normal"/>
    <w:uiPriority w:val="39"/>
    <w:semiHidden/>
    <w:unhideWhenUsed/>
    <w:rsid w:val="00B01B0E"/>
    <w:pPr>
      <w:spacing w:after="0"/>
      <w:ind w:left="1320"/>
    </w:pPr>
    <w:rPr>
      <w:rFonts w:asciiTheme="minorHAnsi" w:hAnsiTheme="minorHAnsi"/>
      <w:sz w:val="20"/>
      <w:szCs w:val="20"/>
    </w:rPr>
  </w:style>
  <w:style w:type="paragraph" w:styleId="TM8">
    <w:name w:val="toc 8"/>
    <w:basedOn w:val="Normal"/>
    <w:next w:val="Normal"/>
    <w:uiPriority w:val="39"/>
    <w:semiHidden/>
    <w:unhideWhenUsed/>
    <w:rsid w:val="00B01B0E"/>
    <w:pPr>
      <w:spacing w:after="0"/>
      <w:ind w:left="1540"/>
    </w:pPr>
    <w:rPr>
      <w:rFonts w:asciiTheme="minorHAnsi" w:hAnsiTheme="minorHAnsi"/>
      <w:sz w:val="20"/>
      <w:szCs w:val="20"/>
    </w:rPr>
  </w:style>
  <w:style w:type="paragraph" w:styleId="TM9">
    <w:name w:val="toc 9"/>
    <w:basedOn w:val="Normal"/>
    <w:next w:val="Normal"/>
    <w:uiPriority w:val="39"/>
    <w:semiHidden/>
    <w:unhideWhenUsed/>
    <w:rsid w:val="00B01B0E"/>
    <w:pPr>
      <w:spacing w:after="0"/>
      <w:ind w:left="1760"/>
    </w:pPr>
    <w:rPr>
      <w:rFonts w:asciiTheme="minorHAnsi" w:hAnsiTheme="minorHAnsi"/>
      <w:sz w:val="20"/>
      <w:szCs w:val="20"/>
    </w:rPr>
  </w:style>
  <w:style w:type="paragraph" w:styleId="En-ttedetabledesmatires">
    <w:name w:val="TOC Heading"/>
    <w:basedOn w:val="Normal"/>
    <w:next w:val="Normal"/>
    <w:uiPriority w:val="39"/>
    <w:unhideWhenUsed/>
    <w:rsid w:val="00B01B0E"/>
    <w:pPr>
      <w:spacing w:line="240" w:lineRule="auto"/>
    </w:pPr>
    <w:rPr>
      <w:color w:val="00B9BD" w:themeColor="accent1"/>
      <w:sz w:val="32"/>
    </w:rPr>
  </w:style>
  <w:style w:type="character" w:styleId="Mentionnonrsolue">
    <w:name w:val="Unresolved Mention"/>
    <w:uiPriority w:val="99"/>
    <w:unhideWhenUsed/>
    <w:rsid w:val="00B01B0E"/>
    <w:rPr>
      <w:rFonts w:asciiTheme="minorHAnsi" w:hAnsiTheme="minorHAnsi"/>
      <w:color w:val="605E5C"/>
      <w:sz w:val="22"/>
      <w:shd w:val="clear" w:color="auto" w:fill="E1DFDD"/>
    </w:rPr>
  </w:style>
  <w:style w:type="numbering" w:customStyle="1" w:styleId="BulletedListStyle">
    <w:name w:val="Bulleted List Style"/>
    <w:uiPriority w:val="99"/>
    <w:rsid w:val="00B01B0E"/>
    <w:pPr>
      <w:numPr>
        <w:numId w:val="11"/>
      </w:numPr>
    </w:pPr>
  </w:style>
  <w:style w:type="paragraph" w:customStyle="1" w:styleId="Default">
    <w:name w:val="Default"/>
    <w:rsid w:val="00C30F02"/>
    <w:pPr>
      <w:autoSpaceDE w:val="0"/>
      <w:autoSpaceDN w:val="0"/>
      <w:adjustRightInd w:val="0"/>
      <w:spacing w:after="0" w:line="240" w:lineRule="auto"/>
    </w:pPr>
    <w:rPr>
      <w:rFonts w:ascii="Verdana" w:hAnsi="Verdana" w:cs="Verdana"/>
      <w:color w:val="000000"/>
      <w:lang w:val="en-GB"/>
    </w:rPr>
  </w:style>
  <w:style w:type="numbering" w:customStyle="1" w:styleId="GS-Parapgraphsnumbered">
    <w:name w:val="GS-Parapgraphs numbered"/>
    <w:uiPriority w:val="99"/>
    <w:rsid w:val="00991401"/>
    <w:pPr>
      <w:numPr>
        <w:numId w:val="15"/>
      </w:numPr>
    </w:pPr>
  </w:style>
  <w:style w:type="paragraph" w:customStyle="1" w:styleId="P">
    <w:name w:val="P"/>
    <w:basedOn w:val="Normal"/>
    <w:qFormat/>
    <w:rsid w:val="00350D03"/>
    <w:pPr>
      <w:numPr>
        <w:ilvl w:val="2"/>
        <w:numId w:val="14"/>
      </w:numPr>
    </w:pPr>
  </w:style>
  <w:style w:type="character" w:customStyle="1" w:styleId="TM3Car">
    <w:name w:val="TM 3 Car"/>
    <w:basedOn w:val="Policepardfaut"/>
    <w:link w:val="TM3"/>
    <w:uiPriority w:val="39"/>
    <w:rsid w:val="00394A4D"/>
    <w:rPr>
      <w:rFonts w:cs="Times New Roman (Body CS)"/>
      <w:caps/>
      <w:noProof/>
      <w:color w:val="626262" w:themeColor="text1" w:themeTint="E6"/>
      <w:sz w:val="20"/>
      <w:szCs w:val="20"/>
      <w14:cntxtAlts/>
    </w:rPr>
  </w:style>
  <w:style w:type="character" w:customStyle="1" w:styleId="TM1Car">
    <w:name w:val="TM 1 Car"/>
    <w:basedOn w:val="Policepardfaut"/>
    <w:link w:val="TM1"/>
    <w:uiPriority w:val="39"/>
    <w:rsid w:val="00394A4D"/>
    <w:rPr>
      <w:rFonts w:asciiTheme="majorHAnsi" w:hAnsiTheme="majorHAnsi" w:cs="Times New Roman (Body CS)"/>
      <w:bCs/>
      <w:iCs/>
      <w:caps/>
      <w:color w:val="626262" w:themeColor="text1" w:themeTint="E6"/>
      <w:sz w:val="22"/>
      <w14:cntxtAlts/>
    </w:rPr>
  </w:style>
  <w:style w:type="character" w:customStyle="1" w:styleId="TM2Car">
    <w:name w:val="TM 2 Car"/>
    <w:basedOn w:val="Policepardfaut"/>
    <w:link w:val="TM2"/>
    <w:uiPriority w:val="39"/>
    <w:rsid w:val="00394A4D"/>
    <w:rPr>
      <w:rFonts w:cs="Times New Roman (Body CS)"/>
      <w:bCs/>
      <w:color w:val="626262" w:themeColor="text1" w:themeTint="E6"/>
      <w:sz w:val="20"/>
      <w:szCs w:val="22"/>
      <w14:cntxtAlts/>
    </w:rPr>
  </w:style>
  <w:style w:type="table" w:styleId="TableauGrille5Fonc-Accentuation1">
    <w:name w:val="Grid Table 5 Dark Accent 1"/>
    <w:basedOn w:val="TableauNormal"/>
    <w:uiPriority w:val="50"/>
    <w:rsid w:val="006D53FE"/>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styleId="TableauGrille5Fonc">
    <w:name w:val="Grid Table 5 Dark"/>
    <w:basedOn w:val="TableauNormal"/>
    <w:uiPriority w:val="50"/>
    <w:rsid w:val="006D53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styleId="TableauGrille4-Accentuation3">
    <w:name w:val="Grid Table 4 Accent 3"/>
    <w:basedOn w:val="TableauNormal"/>
    <w:uiPriority w:val="49"/>
    <w:rsid w:val="006D53FE"/>
    <w:pPr>
      <w:spacing w:after="0" w:line="240" w:lineRule="auto"/>
    </w:p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Grille5Fonc-Accentuation2">
    <w:name w:val="Grid Table 5 Dark Accent 2"/>
    <w:basedOn w:val="TableauNormal"/>
    <w:uiPriority w:val="50"/>
    <w:rsid w:val="009B77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SectionTitle">
    <w:name w:val="Section Title"/>
    <w:basedOn w:val="Titre4"/>
    <w:next w:val="Default"/>
    <w:rsid w:val="00037772"/>
    <w:pPr>
      <w:numPr>
        <w:numId w:val="16"/>
      </w:numPr>
      <w:contextualSpacing w:val="0"/>
    </w:pPr>
    <w:rPr>
      <w:rFonts w:eastAsia="Times New Roman" w:cs="Arial"/>
      <w:color w:val="auto"/>
      <w:szCs w:val="22"/>
      <w:lang w:eastAsia="en-GB"/>
      <w14:cntxtAlts w14:val="0"/>
    </w:rPr>
  </w:style>
  <w:style w:type="paragraph" w:customStyle="1" w:styleId="SectionList">
    <w:name w:val="Section List"/>
    <w:basedOn w:val="Titre5"/>
    <w:next w:val="Default"/>
    <w:link w:val="SectionListChar"/>
    <w:rsid w:val="00037772"/>
    <w:pPr>
      <w:numPr>
        <w:ilvl w:val="4"/>
        <w:numId w:val="16"/>
      </w:numPr>
      <w:spacing w:line="240" w:lineRule="auto"/>
      <w:contextualSpacing w:val="0"/>
    </w:pPr>
    <w:rPr>
      <w:rFonts w:asciiTheme="minorHAnsi" w:eastAsia="Times New Roman" w:hAnsiTheme="minorHAnsi" w:cs="Times New Roman"/>
      <w:color w:val="auto"/>
      <w:szCs w:val="22"/>
      <w:lang w:val="en-GB" w:eastAsia="en-GB"/>
      <w14:cntxtAlts w14:val="0"/>
    </w:rPr>
  </w:style>
  <w:style w:type="paragraph" w:customStyle="1" w:styleId="SectionList2nd">
    <w:name w:val="Section List 2nd"/>
    <w:basedOn w:val="Normal"/>
    <w:rsid w:val="00B9213D"/>
    <w:pPr>
      <w:numPr>
        <w:ilvl w:val="5"/>
        <w:numId w:val="16"/>
      </w:numPr>
      <w:spacing w:line="240" w:lineRule="auto"/>
      <w:contextualSpacing w:val="0"/>
    </w:pPr>
    <w:rPr>
      <w:rFonts w:asciiTheme="minorHAnsi" w:eastAsia="Times New Roman" w:hAnsiTheme="minorHAnsi" w:cs="Times New Roman"/>
      <w:bCs/>
      <w:color w:val="auto"/>
      <w:szCs w:val="22"/>
      <w:lang w:val="en-GB" w:eastAsia="en-GB"/>
      <w14:cntxtAlts w14:val="0"/>
    </w:rPr>
  </w:style>
  <w:style w:type="paragraph" w:styleId="Rvision">
    <w:name w:val="Revision"/>
    <w:hidden/>
    <w:uiPriority w:val="99"/>
    <w:semiHidden/>
    <w:rsid w:val="00094F34"/>
    <w:pPr>
      <w:spacing w:after="0" w:line="240" w:lineRule="auto"/>
    </w:pPr>
    <w:rPr>
      <w:rFonts w:ascii="Verdana" w:hAnsi="Verdana" w:cs="Times New Roman (Body CS)"/>
      <w:color w:val="4D4D4C"/>
      <w:sz w:val="22"/>
      <w14:cntxtAlts/>
    </w:rPr>
  </w:style>
  <w:style w:type="character" w:customStyle="1" w:styleId="SectionListChar">
    <w:name w:val="Section List Char"/>
    <w:basedOn w:val="Titre5Car"/>
    <w:link w:val="SectionList"/>
    <w:rsid w:val="00037772"/>
    <w:rPr>
      <w:rFonts w:ascii="Verdana" w:eastAsia="Times New Roman" w:hAnsi="Verdana" w:cs="Times New Roman"/>
      <w:b/>
      <w:color w:val="323232" w:themeColor="text2"/>
      <w:sz w:val="22"/>
      <w:szCs w:val="22"/>
      <w:lang w:val="en-GB" w:eastAsia="en-GB"/>
      <w14:ligatures w14:val="standardContextual"/>
      <w14:numForm w14:val="oldStyle"/>
      <w14:cntxtAlts/>
    </w:rPr>
  </w:style>
  <w:style w:type="table" w:customStyle="1" w:styleId="GridTable4-Accent41">
    <w:name w:val="Grid Table 4 - Accent 41"/>
    <w:basedOn w:val="TableauNormal"/>
    <w:uiPriority w:val="49"/>
    <w:rsid w:val="00C7565C"/>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color w:val="FFFFFF" w:themeColor="background1"/>
      </w:rPr>
      <w:tblPr/>
      <w:tcPr>
        <w:tcBorders>
          <w:top w:val="single" w:sz="4" w:space="0" w:color="D6DF40" w:themeColor="accent4"/>
          <w:left w:val="single" w:sz="4" w:space="0" w:color="D6DF40" w:themeColor="accent4"/>
          <w:bottom w:val="single" w:sz="4" w:space="0" w:color="D6DF40" w:themeColor="accent4"/>
          <w:right w:val="single" w:sz="4" w:space="0" w:color="D6DF40" w:themeColor="accent4"/>
          <w:insideH w:val="nil"/>
          <w:insideV w:val="nil"/>
        </w:tcBorders>
        <w:shd w:val="clear" w:color="auto" w:fill="D6DF40" w:themeFill="accent4"/>
      </w:tcPr>
    </w:tblStylePr>
    <w:tblStylePr w:type="lastRow">
      <w:rPr>
        <w:b/>
        <w:bCs/>
      </w:rPr>
      <w:tblPr/>
      <w:tcPr>
        <w:tcBorders>
          <w:top w:val="double" w:sz="4" w:space="0" w:color="D6DF40" w:themeColor="accent4"/>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paragraph" w:customStyle="1" w:styleId="BodyA">
    <w:name w:val="Body A"/>
    <w:rsid w:val="007E1334"/>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lang w:val="fr-FR" w:eastAsia="fr-FR"/>
    </w:rPr>
  </w:style>
  <w:style w:type="character" w:customStyle="1" w:styleId="fontstyle01">
    <w:name w:val="fontstyle01"/>
    <w:basedOn w:val="Policepardfaut"/>
    <w:rsid w:val="007E1334"/>
    <w:rPr>
      <w:rFonts w:ascii="Verdana" w:hAnsi="Verdana" w:hint="default"/>
      <w:b w:val="0"/>
      <w:bCs w:val="0"/>
      <w:i w:val="0"/>
      <w:iCs w:val="0"/>
      <w:color w:val="4D4D4C"/>
      <w:sz w:val="22"/>
      <w:szCs w:val="22"/>
    </w:rPr>
  </w:style>
  <w:style w:type="paragraph" w:customStyle="1" w:styleId="SDMTableBoxParaNotNumbered">
    <w:name w:val="SDMTable&amp;BoxParaNotNumbered"/>
    <w:basedOn w:val="Normal"/>
    <w:qFormat/>
    <w:rsid w:val="00521C1D"/>
    <w:pPr>
      <w:spacing w:after="0" w:line="240" w:lineRule="auto"/>
      <w:contextualSpacing w:val="0"/>
    </w:pPr>
    <w:rPr>
      <w:rFonts w:ascii="Arial" w:eastAsia="Times New Roman" w:hAnsi="Arial" w:cs="Times New Roman"/>
      <w:color w:val="auto"/>
      <w:sz w:val="20"/>
      <w:szCs w:val="20"/>
      <w:lang w:val="en-GB" w:eastAsia="de-D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25773">
      <w:bodyDiv w:val="1"/>
      <w:marLeft w:val="0"/>
      <w:marRight w:val="0"/>
      <w:marTop w:val="0"/>
      <w:marBottom w:val="0"/>
      <w:divBdr>
        <w:top w:val="none" w:sz="0" w:space="0" w:color="auto"/>
        <w:left w:val="none" w:sz="0" w:space="0" w:color="auto"/>
        <w:bottom w:val="none" w:sz="0" w:space="0" w:color="auto"/>
        <w:right w:val="none" w:sz="0" w:space="0" w:color="auto"/>
      </w:divBdr>
    </w:div>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288240915">
      <w:bodyDiv w:val="1"/>
      <w:marLeft w:val="0"/>
      <w:marRight w:val="0"/>
      <w:marTop w:val="0"/>
      <w:marBottom w:val="0"/>
      <w:divBdr>
        <w:top w:val="none" w:sz="0" w:space="0" w:color="auto"/>
        <w:left w:val="none" w:sz="0" w:space="0" w:color="auto"/>
        <w:bottom w:val="none" w:sz="0" w:space="0" w:color="auto"/>
        <w:right w:val="none" w:sz="0" w:space="0" w:color="auto"/>
      </w:divBdr>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424496844">
      <w:bodyDiv w:val="1"/>
      <w:marLeft w:val="0"/>
      <w:marRight w:val="0"/>
      <w:marTop w:val="0"/>
      <w:marBottom w:val="0"/>
      <w:divBdr>
        <w:top w:val="none" w:sz="0" w:space="0" w:color="auto"/>
        <w:left w:val="none" w:sz="0" w:space="0" w:color="auto"/>
        <w:bottom w:val="none" w:sz="0" w:space="0" w:color="auto"/>
        <w:right w:val="none" w:sz="0" w:space="0" w:color="auto"/>
      </w:divBdr>
    </w:div>
    <w:div w:id="462771062">
      <w:bodyDiv w:val="1"/>
      <w:marLeft w:val="0"/>
      <w:marRight w:val="0"/>
      <w:marTop w:val="0"/>
      <w:marBottom w:val="0"/>
      <w:divBdr>
        <w:top w:val="none" w:sz="0" w:space="0" w:color="auto"/>
        <w:left w:val="none" w:sz="0" w:space="0" w:color="auto"/>
        <w:bottom w:val="none" w:sz="0" w:space="0" w:color="auto"/>
        <w:right w:val="none" w:sz="0" w:space="0" w:color="auto"/>
      </w:divBdr>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134906000">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848133652">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lobalgoals.goldstandard.org/201-ar-community-services-activity-requirements/" TargetMode="External"/><Relationship Id="rId18" Type="http://schemas.microsoft.com/office/2014/relationships/chartEx" Target="charts/chartEx1.xml"/><Relationship Id="rId26" Type="http://schemas.openxmlformats.org/officeDocument/2006/relationships/hyperlink" Target="about:blank" TargetMode="External"/><Relationship Id="rId39"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globalgoals.goldstandard.org/107-par-programme-of-activity-requirements/" TargetMode="External"/><Relationship Id="rId17" Type="http://schemas.openxmlformats.org/officeDocument/2006/relationships/hyperlink" Target="https://globalgoals.goldstandard.org/502-pr-renewable-energy-label/" TargetMode="External"/><Relationship Id="rId25" Type="http://schemas.openxmlformats.org/officeDocument/2006/relationships/image" Target="media/image3.png"/><Relationship Id="rId33" Type="http://schemas.openxmlformats.org/officeDocument/2006/relationships/hyperlink" Target="https://globalgoals.goldstandard.org/standards/TGuide-PreReview_V1.1-POA-Design-Document.pdf" TargetMode="External"/><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globalgoals.goldstandard.org/501-pr-ghg-emissions-reductions-sequestration/" TargetMode="External"/><Relationship Id="rId29" Type="http://schemas.openxmlformats.org/officeDocument/2006/relationships/hyperlink" Target="about:blank"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hyperlink" Target="mailto:poafrica@eco-act.com"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globalgoals.goldstandard.org/203-ar-luf-activity-requirements/" TargetMode="External"/><Relationship Id="rId23" Type="http://schemas.openxmlformats.org/officeDocument/2006/relationships/image" Target="media/image1.png"/><Relationship Id="rId28" Type="http://schemas.openxmlformats.org/officeDocument/2006/relationships/hyperlink" Target="https://globalgoals.goldstandard.org/407g-ee-ics-tpddtec-usage-guidelines/" TargetMode="External"/><Relationship Id="rId36"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hyperlink" Target="mailto:help@goldstandard.org"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lobalgoals.goldstandard.org/202-ar-renewable-energy-activity-requirements/" TargetMode="External"/><Relationship Id="rId27" Type="http://schemas.openxmlformats.org/officeDocument/2006/relationships/hyperlink" Target="about:blank" TargetMode="External"/><Relationship Id="rId30" Type="http://schemas.openxmlformats.org/officeDocument/2006/relationships/hyperlink" Target="mailto:poafrica@eco-act.com" TargetMode="External"/><Relationship Id="rId35"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footer3.xml.rels><?xml version="1.0" encoding="UTF-8" standalone="yes"?>
<Relationships xmlns="http://schemas.openxmlformats.org/package/2006/relationships"><Relationship Id="rId3" Type="http://schemas.openxmlformats.org/officeDocument/2006/relationships/image" Target="media/image8.emf"/><Relationship Id="rId2" Type="http://schemas.openxmlformats.org/officeDocument/2006/relationships/image" Target="media/image4.emf"/><Relationship Id="rId1" Type="http://schemas.openxmlformats.org/officeDocument/2006/relationships/image" Target="media/image7.emf"/></Relationships>
</file>

<file path=word/_rels/footnotes.xml.rels><?xml version="1.0" encoding="UTF-8" standalone="yes"?>
<Relationships xmlns="http://schemas.openxmlformats.org/package/2006/relationships"><Relationship Id="rId3" Type="http://schemas.openxmlformats.org/officeDocument/2006/relationships/hyperlink" Target="https://data.worldbank.org/indicator/SH.H2O.SMDW.ZS?locations=ZG" TargetMode="External"/><Relationship Id="rId7" Type="http://schemas.openxmlformats.org/officeDocument/2006/relationships/hyperlink" Target="https://www.unwater.org/publications/un-water-glaas-2019-national-systems-to-support-drinking-water-sanitation-and-hygiene-global-status-report-2019/" TargetMode="External"/><Relationship Id="rId2" Type="http://schemas.openxmlformats.org/officeDocument/2006/relationships/hyperlink" Target="https://www.actionagainsthunger.org/africa-hunger-relief-facts-charity-aid" TargetMode="External"/><Relationship Id="rId1" Type="http://schemas.openxmlformats.org/officeDocument/2006/relationships/hyperlink" Target="https://www.who.int/news-room/fact-sheets/detail/household-air-pollution-and-health" TargetMode="External"/><Relationship Id="rId6" Type="http://schemas.openxmlformats.org/officeDocument/2006/relationships/hyperlink" Target="https://www.un.org/development/desa/dpad/wp-content/uploads/sites/45/publication/ldc_list.pdf" TargetMode="External"/><Relationship Id="rId5" Type="http://schemas.openxmlformats.org/officeDocument/2006/relationships/hyperlink" Target="https://globalgoals.goldstandard.org/standards/501_V2.0_PR_GHG-Emissions-Reductions-Sequestration.pdf" TargetMode="External"/><Relationship Id="rId4" Type="http://schemas.openxmlformats.org/officeDocument/2006/relationships/hyperlink" Target="https://www.goldstandard.org/project-developers/standard-documents" TargetMode="External"/></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5.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A-FS\Eco%20Act\NBS\Public\0.%20ProjDev\4.%20PoA%20Kenya\2_PoA%20Drafting\Final%20Countries_batches_partners.xlsx"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olorStr">
        <cx:f>Sheet1!$D$4:$D$35</cx:f>
        <cx:lvl ptCount="28">
          <cx:pt idx="0">yes</cx:pt>
          <cx:pt idx="1">yes</cx:pt>
          <cx:pt idx="2">yes</cx:pt>
          <cx:pt idx="3">yes</cx:pt>
          <cx:pt idx="4">yes</cx:pt>
          <cx:pt idx="5">yes</cx:pt>
          <cx:pt idx="6">yes</cx:pt>
          <cx:pt idx="7">yes</cx:pt>
          <cx:pt idx="8">yes</cx:pt>
          <cx:pt idx="9">yes</cx:pt>
          <cx:pt idx="10">yes</cx:pt>
          <cx:pt idx="11">yes</cx:pt>
          <cx:pt idx="12">yes</cx:pt>
          <cx:pt idx="13">yes</cx:pt>
          <cx:pt idx="14">yes</cx:pt>
          <cx:pt idx="15">yes</cx:pt>
          <cx:pt idx="16">yes</cx:pt>
          <cx:pt idx="17">yes</cx:pt>
          <cx:pt idx="18">yes</cx:pt>
          <cx:pt idx="19">yes</cx:pt>
          <cx:pt idx="20">yes</cx:pt>
          <cx:pt idx="21">yes</cx:pt>
          <cx:pt idx="22">yes</cx:pt>
          <cx:pt idx="23">yes</cx:pt>
          <cx:pt idx="24">yes</cx:pt>
          <cx:pt idx="25">yes</cx:pt>
          <cx:pt idx="26">yes</cx:pt>
          <cx:pt idx="27">yes</cx:pt>
        </cx:lvl>
      </cx:strDim>
      <cx:strDim type="cat">
        <cx:f>Sheet1!$B$4:$B$35</cx:f>
        <cx:nf>Sheet1!$B$3</cx:nf>
        <cx:lvl ptCount="28" name="Countries">
          <cx:pt idx="0">Burkina Faso</cx:pt>
          <cx:pt idx="1">DRC (Democratic Republic of Congo)</cx:pt>
          <cx:pt idx="2">Eritrea</cx:pt>
          <cx:pt idx="3">Ethiopia</cx:pt>
          <cx:pt idx="4">Guinea</cx:pt>
          <cx:pt idx="5">Kenya</cx:pt>
          <cx:pt idx="6">Madagascar</cx:pt>
          <cx:pt idx="7">Mozambique</cx:pt>
          <cx:pt idx="8">Sierra Leone</cx:pt>
          <cx:pt idx="9">Tanzania</cx:pt>
          <cx:pt idx="10">Togo</cx:pt>
          <cx:pt idx="11">Uganda</cx:pt>
          <cx:pt idx="12">Zambia</cx:pt>
          <cx:pt idx="13">Zimbabwe</cx:pt>
          <cx:pt idx="14">Burundi</cx:pt>
          <cx:pt idx="15">Ghana</cx:pt>
          <cx:pt idx="16">Liberia</cx:pt>
          <cx:pt idx="17">Nigeria</cx:pt>
          <cx:pt idx="18">Rwanda</cx:pt>
          <cx:pt idx="19">Sudan</cx:pt>
          <cx:pt idx="20">Cote d'Ivoire</cx:pt>
          <cx:pt idx="21">Malawi</cx:pt>
          <cx:pt idx="22">Namibia</cx:pt>
          <cx:pt idx="23">Cameroon</cx:pt>
          <cx:pt idx="24">Congo Republic</cx:pt>
          <cx:pt idx="25">Senegal</cx:pt>
          <cx:pt idx="26">Benin</cx:pt>
          <cx:pt idx="27">South Africa</cx:pt>
        </cx:lvl>
      </cx:strDim>
    </cx:data>
  </cx:chartData>
  <cx:chart>
    <cx:plotArea>
      <cx:plotAreaRegion>
        <cx:series layoutId="regionMap" uniqueId="{CBC1741D-C33A-4923-BDCC-E7BC71D371D5}">
          <cx:tx>
            <cx:txData>
              <cx:f>Sheet1!$D$3</cx:f>
              <cx:v/>
            </cx:txData>
          </cx:tx>
          <cx:dataId val="0"/>
          <cx:layoutPr>
            <cx:geography cultureLanguage="en-US" cultureRegion="FR" attribution="Powered by Bing">
              <cx:geoCache provider="{E9337A44-BEBE-4D9F-B70C-5C5E7DAFC167}">
                <cx:binary>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</cx:binary>
              </cx:geoCache>
            </cx:geography>
          </cx:layoutPr>
        </cx:series>
      </cx:plotAreaRegion>
    </cx:plotArea>
  </cx:chart>
  <cx:fmtOvrs>
    <cx:fmtOvr idx="1">
      <cx:spPr>
        <a:solidFill>
          <a:schemeClr val="accent6"/>
        </a:solidFill>
      </cx:spPr>
    </cx:fmtOvr>
    <cx:fmtOvr idx="0">
      <cx:spPr>
        <a:solidFill>
          <a:srgbClr val="00B0F0"/>
        </a:solidFill>
      </cx:spPr>
    </cx:fmtOvr>
  </cx:fmtOvrs>
</cx:chartSpace>
</file>

<file path=word/charts/colors1.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4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85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3175">
        <a:solidFill>
          <a:schemeClr val="dk1">
            <a:lumMod val="50000"/>
            <a:lumOff val="50000"/>
          </a:scheme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diagrams/_rels/data1.xml.rels><?xml version="1.0" encoding="UTF-8" standalone="yes"?>
<Relationships xmlns="http://schemas.openxmlformats.org/package/2006/relationships"><Relationship Id="rId1" Type="http://schemas.openxmlformats.org/officeDocument/2006/relationships/image" Target="../media/image6.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AF69FC37-5E69-A442-A32A-D5F1B93F3961}" type="presOf" srcId="{3A611AAA-098D-704F-BB06-7C3A5CCE11B3}" destId="{AA104B76-9071-F146-9089-6E8724F6320C}" srcOrd="0" destOrd="0" presId="urn:microsoft.com/office/officeart/2008/layout/PictureAccentBlocks"/>
    <dgm:cxn modelId="{BDBE5C44-9B97-E94A-A006-7A8E37A16D8E}" type="presOf" srcId="{BFBBF2B0-60C1-3742-9858-233F576D555B}" destId="{32DFC0E0-F41F-984C-B9CC-5EE3C099885D}" srcOrd="0" destOrd="0" presId="urn:microsoft.com/office/officeart/2008/layout/PictureAccentBlocks"/>
    <dgm:cxn modelId="{B494AF59-4C5E-CC44-9D4F-3597C7B7F629}" type="presParOf" srcId="{32DFC0E0-F41F-984C-B9CC-5EE3C099885D}" destId="{6EB9AB5F-C7CD-5646-8C4E-2FC5B3FCD748}" srcOrd="0" destOrd="0" presId="urn:microsoft.com/office/officeart/2008/layout/PictureAccentBlocks"/>
    <dgm:cxn modelId="{8E6A879A-611B-FA4C-8030-6CD3DBD0A9AE}" type="presParOf" srcId="{6EB9AB5F-C7CD-5646-8C4E-2FC5B3FCD748}" destId="{94C23139-828D-AE47-BD45-DFC9DC71CAC6}" srcOrd="0" destOrd="0" presId="urn:microsoft.com/office/officeart/2008/layout/PictureAccentBlocks"/>
    <dgm:cxn modelId="{8DAFDB92-679D-1F4E-A5D9-0C7174252AB0}"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9AD19B3751DD44BB30EC277FD2704A" ma:contentTypeVersion="16" ma:contentTypeDescription="Create a new document." ma:contentTypeScope="" ma:versionID="ca505bf8bb1a1418f438c57ef80c4a28">
  <xsd:schema xmlns:xsd="http://www.w3.org/2001/XMLSchema" xmlns:xs="http://www.w3.org/2001/XMLSchema" xmlns:p="http://schemas.microsoft.com/office/2006/metadata/properties" xmlns:ns2="26422823-44f2-4048-8bd3-2594b9af9158" xmlns:ns3="76a640c4-d5ac-46da-a73e-a1098e7ecbe6" xmlns:ns4="e9aa198f-3527-4b2d-be02-f86f9b700563" targetNamespace="http://schemas.microsoft.com/office/2006/metadata/properties" ma:root="true" ma:fieldsID="a8fae51e80989981fa6612ad3b47f8cd" ns2:_="" ns3:_="" ns4:_="">
    <xsd:import namespace="26422823-44f2-4048-8bd3-2594b9af9158"/>
    <xsd:import namespace="76a640c4-d5ac-46da-a73e-a1098e7ecbe6"/>
    <xsd:import namespace="e9aa198f-3527-4b2d-be02-f86f9b70056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Location" minOccurs="0"/>
                <xsd:element ref="ns2:SharedWithUsers" minOccurs="0"/>
                <xsd:element ref="ns2:SharedWithDetail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422823-44f2-4048-8bd3-2594b9af915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a640c4-d5ac-46da-a73e-a1098e7ecbe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59967681-caf4-44cd-948e-90f57143962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9aa198f-3527-4b2d-be02-f86f9b700563"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c3af3549-c3bc-4726-9e19-7447787c5907}" ma:internalName="TaxCatchAll" ma:showField="CatchAllData" ma:web="26422823-44f2-4048-8bd3-2594b9af91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6a640c4-d5ac-46da-a73e-a1098e7ecbe6">
      <Terms xmlns="http://schemas.microsoft.com/office/infopath/2007/PartnerControls"/>
    </lcf76f155ced4ddcb4097134ff3c332f>
    <TaxCatchAll xmlns="e9aa198f-3527-4b2d-be02-f86f9b700563" xsi:nil="true"/>
    <_dlc_DocId xmlns="26422823-44f2-4048-8bd3-2594b9af9158">VP5U63KSNT3K-1518043844-409498</_dlc_DocId>
    <_dlc_DocIdUrl xmlns="26422823-44f2-4048-8bd3-2594b9af9158">
      <Url>https://atos365.sharepoint.com/sites/100002654/_layouts/15/DocIdRedir.aspx?ID=VP5U63KSNT3K-1518043844-409498</Url>
      <Description>VP5U63KSNT3K-1518043844-409498</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69C44-87E8-44EF-BCEB-A0E7CDDEC4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422823-44f2-4048-8bd3-2594b9af9158"/>
    <ds:schemaRef ds:uri="76a640c4-d5ac-46da-a73e-a1098e7ecbe6"/>
    <ds:schemaRef ds:uri="e9aa198f-3527-4b2d-be02-f86f9b7005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949873-F9DF-4926-AD75-AFCD8BC59406}">
  <ds:schemaRefs>
    <ds:schemaRef ds:uri="http://schemas.microsoft.com/sharepoint/events"/>
  </ds:schemaRefs>
</ds:datastoreItem>
</file>

<file path=customXml/itemProps3.xml><?xml version="1.0" encoding="utf-8"?>
<ds:datastoreItem xmlns:ds="http://schemas.openxmlformats.org/officeDocument/2006/customXml" ds:itemID="{E78D185B-CCB1-4C68-BFED-32C18FE6F9E4}">
  <ds:schemaRefs>
    <ds:schemaRef ds:uri="http://schemas.microsoft.com/sharepoint/v3/contenttype/forms"/>
  </ds:schemaRefs>
</ds:datastoreItem>
</file>

<file path=customXml/itemProps4.xml><?xml version="1.0" encoding="utf-8"?>
<ds:datastoreItem xmlns:ds="http://schemas.openxmlformats.org/officeDocument/2006/customXml" ds:itemID="{47C8DD91-0C00-416C-8636-A9574694BE71}">
  <ds:schemaRefs>
    <ds:schemaRef ds:uri="http://schemas.microsoft.com/office/2006/metadata/properties"/>
    <ds:schemaRef ds:uri="http://schemas.microsoft.com/office/infopath/2007/PartnerControls"/>
    <ds:schemaRef ds:uri="76a640c4-d5ac-46da-a73e-a1098e7ecbe6"/>
    <ds:schemaRef ds:uri="e9aa198f-3527-4b2d-be02-f86f9b700563"/>
    <ds:schemaRef ds:uri="26422823-44f2-4048-8bd3-2594b9af9158"/>
  </ds:schemaRefs>
</ds:datastoreItem>
</file>

<file path=customXml/itemProps5.xml><?xml version="1.0" encoding="utf-8"?>
<ds:datastoreItem xmlns:ds="http://schemas.openxmlformats.org/officeDocument/2006/customXml" ds:itemID="{0B4225A0-BE86-744D-ADB6-636ED02D3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61</Pages>
  <Words>19932</Words>
  <Characters>109629</Characters>
  <Application>Microsoft Office Word</Application>
  <DocSecurity>0</DocSecurity>
  <Lines>913</Lines>
  <Paragraphs>258</Paragraphs>
  <ScaleCrop>false</ScaleCrop>
  <Manager/>
  <Company/>
  <LinksUpToDate>false</LinksUpToDate>
  <CharactersWithSpaces>129303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T-PreReview_V2.1-POA-Design-Document</dc:title>
  <dc:subject/>
  <dc:creator>Gold Standard</dc:creator>
  <cp:keywords/>
  <dc:description/>
  <cp:lastModifiedBy>EVA LEIBOVICI</cp:lastModifiedBy>
  <cp:revision>28</cp:revision>
  <cp:lastPrinted>2023-03-30T15:41:00Z</cp:lastPrinted>
  <dcterms:created xsi:type="dcterms:W3CDTF">2023-09-18T13:49:00Z</dcterms:created>
  <dcterms:modified xsi:type="dcterms:W3CDTF">2023-09-18T14:49:00Z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0x0101007C9AD19B3751DD44BB30EC277FD2704A</vt:lpwstr>
  </property>
  <property fmtid="{D5CDD505-2E9C-101B-9397-08002B2CF9AE}" pid="3" name="MSIP_Label_e463cba9-5f6c-478d-9329-7b2295e4e8ed_Enabled">
    <vt:lpwstr>true</vt:lpwstr>
  </property>
  <property fmtid="{D5CDD505-2E9C-101B-9397-08002B2CF9AE}" pid="4" name="MSIP_Label_e463cba9-5f6c-478d-9329-7b2295e4e8ed_SetDate">
    <vt:lpwstr>2022-11-14T12:02:22Z</vt:lpwstr>
  </property>
  <property fmtid="{D5CDD505-2E9C-101B-9397-08002B2CF9AE}" pid="5" name="MSIP_Label_e463cba9-5f6c-478d-9329-7b2295e4e8ed_Method">
    <vt:lpwstr>Standard</vt:lpwstr>
  </property>
  <property fmtid="{D5CDD505-2E9C-101B-9397-08002B2CF9AE}" pid="6" name="MSIP_Label_e463cba9-5f6c-478d-9329-7b2295e4e8ed_Name">
    <vt:lpwstr>All Employees_2</vt:lpwstr>
  </property>
  <property fmtid="{D5CDD505-2E9C-101B-9397-08002B2CF9AE}" pid="7" name="MSIP_Label_e463cba9-5f6c-478d-9329-7b2295e4e8ed_SiteId">
    <vt:lpwstr>33440fc6-b7c7-412c-bb73-0e70b0198d5a</vt:lpwstr>
  </property>
  <property fmtid="{D5CDD505-2E9C-101B-9397-08002B2CF9AE}" pid="8" name="MSIP_Label_e463cba9-5f6c-478d-9329-7b2295e4e8ed_ActionId">
    <vt:lpwstr>abefad9f-88de-4b6a-a044-47e8cf04a24d</vt:lpwstr>
  </property>
  <property fmtid="{D5CDD505-2E9C-101B-9397-08002B2CF9AE}" pid="9" name="MSIP_Label_e463cba9-5f6c-478d-9329-7b2295e4e8ed_ContentBits">
    <vt:lpwstr>0</vt:lpwstr>
  </property>
  <property fmtid="{D5CDD505-2E9C-101B-9397-08002B2CF9AE}" pid="10" name="MediaServiceImageTags">
    <vt:lpwstr/>
  </property>
  <property fmtid="{D5CDD505-2E9C-101B-9397-08002B2CF9AE}" pid="11" name="_dlc_DocIdItemGuid">
    <vt:lpwstr>bd220b6d-7c9c-4edc-846c-109ccba34a96</vt:lpwstr>
  </property>
</Properties>
</file>