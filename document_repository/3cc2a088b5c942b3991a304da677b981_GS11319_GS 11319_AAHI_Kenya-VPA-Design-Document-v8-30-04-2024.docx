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B804E0" w14:textId="2C14806B" w:rsidR="00974F10" w:rsidRPr="00974F10" w:rsidRDefault="00974F10" w:rsidP="00AA2706">
      <w:pPr>
        <w:pStyle w:val="Titre1"/>
        <w:rPr>
          <w:lang w:val="en-GB"/>
        </w:rPr>
      </w:pPr>
      <w:r w:rsidRPr="00974F10">
        <w:rPr>
          <w:lang w:val="en-GB"/>
        </w:rPr>
        <w:t>Key Project Information &amp; VPA Design Document (PDD)</w:t>
      </w:r>
    </w:p>
    <w:p w14:paraId="3CD7A092" w14:textId="73C680BB" w:rsidR="00F92931" w:rsidRPr="00211D67" w:rsidRDefault="0091510B" w:rsidP="002E5DB5">
      <w:pPr>
        <w:rPr>
          <w:lang w:val="fr-FR"/>
        </w:rPr>
      </w:pPr>
      <w:r>
        <w:rPr>
          <w:noProof/>
          <w14:cntxtAlts w14:val="0"/>
        </w:rPr>
        <w:pict w14:anchorId="5027C4A9">
          <v:rect id="_x0000_i1026" alt="" style="width:451.3pt;height:.05pt;mso-width-percent:0;mso-height-percent:0;mso-width-percent:0;mso-height-percent:0" o:hralign="center" o:hrstd="t" o:hr="t" fillcolor="#a0a0a0" stroked="f"/>
        </w:pict>
      </w:r>
    </w:p>
    <w:p w14:paraId="3737D389" w14:textId="2D17099F" w:rsidR="00635A56" w:rsidRPr="00D21167" w:rsidRDefault="0002272D" w:rsidP="03AB9010">
      <w:pPr>
        <w:pStyle w:val="Titre6"/>
        <w:rPr>
          <w:color w:val="515151" w:themeColor="text1"/>
        </w:rPr>
      </w:pPr>
      <w:r w:rsidRPr="03AB9010">
        <w:rPr>
          <w:sz w:val="24"/>
        </w:rPr>
        <w:t xml:space="preserve">PUBLICATION DATE </w:t>
      </w:r>
      <w:r>
        <w:t xml:space="preserve"> </w:t>
      </w:r>
      <w:r w:rsidR="00AA5B89" w:rsidRPr="00AA5B89">
        <w:rPr>
          <w:b/>
          <w:bCs/>
          <w:color w:val="auto"/>
        </w:rPr>
        <w:t>04.05.2022</w:t>
      </w:r>
      <w:r w:rsidRPr="00AA5B89">
        <w:rPr>
          <w:b/>
          <w:bCs/>
          <w:color w:val="auto"/>
        </w:rPr>
        <w:br/>
      </w:r>
      <w:proofErr w:type="gramStart"/>
      <w:r w:rsidR="00CD41BB" w:rsidRPr="03AB9010">
        <w:rPr>
          <w:sz w:val="24"/>
        </w:rPr>
        <w:t xml:space="preserve">VERSION </w:t>
      </w:r>
      <w:r>
        <w:t xml:space="preserve"> </w:t>
      </w:r>
      <w:r w:rsidRPr="03AB9010">
        <w:rPr>
          <w:b/>
          <w:bCs/>
          <w:color w:val="515151" w:themeColor="text1"/>
        </w:rPr>
        <w:t>v.</w:t>
      </w:r>
      <w:proofErr w:type="gramEnd"/>
      <w:r w:rsidRPr="03AB9010">
        <w:rPr>
          <w:b/>
          <w:bCs/>
          <w:color w:val="515151" w:themeColor="text1"/>
        </w:rPr>
        <w:t xml:space="preserve"> 2.0 </w:t>
      </w:r>
      <w:r>
        <w:br/>
      </w:r>
      <w:r w:rsidR="00A96321" w:rsidRPr="03AB9010">
        <w:rPr>
          <w:sz w:val="24"/>
        </w:rPr>
        <w:t xml:space="preserve">RELATED </w:t>
      </w:r>
      <w:r w:rsidR="00206434" w:rsidRPr="03AB9010">
        <w:rPr>
          <w:sz w:val="24"/>
        </w:rPr>
        <w:t>SUPPORT</w:t>
      </w:r>
      <w:r w:rsidR="00A96321" w:rsidRPr="03AB9010">
        <w:rPr>
          <w:sz w:val="24"/>
        </w:rPr>
        <w:t xml:space="preserve">  </w:t>
      </w:r>
      <w:r w:rsidR="00AA5B89">
        <w:t xml:space="preserve"> </w:t>
      </w:r>
      <w:hyperlink r:id="rId12" w:history="1">
        <w:r w:rsidR="00AA5B89">
          <w:rPr>
            <w:rStyle w:val="Lienhypertexte"/>
            <w:rFonts w:ascii="Verdana" w:hAnsi="Verdana"/>
          </w:rPr>
          <w:t xml:space="preserve">- </w:t>
        </w:r>
        <w:proofErr w:type="spellStart"/>
        <w:r w:rsidR="00AA5B89">
          <w:rPr>
            <w:rStyle w:val="Lienhypertexte"/>
            <w:rFonts w:ascii="Verdana" w:hAnsi="Verdana"/>
          </w:rPr>
          <w:t>P</w:t>
        </w:r>
        <w:r w:rsidR="00822F9D" w:rsidRPr="0028730B">
          <w:rPr>
            <w:rStyle w:val="Lienhypertexte"/>
            <w:rFonts w:ascii="Verdana" w:hAnsi="Verdana"/>
          </w:rPr>
          <w:t>rogramme</w:t>
        </w:r>
        <w:proofErr w:type="spellEnd"/>
        <w:r w:rsidR="00822F9D" w:rsidRPr="0028730B">
          <w:rPr>
            <w:rStyle w:val="Lienhypertexte"/>
            <w:rFonts w:ascii="Verdana" w:hAnsi="Verdana"/>
          </w:rPr>
          <w:t xml:space="preserve"> of Activity requirements</w:t>
        </w:r>
      </w:hyperlink>
    </w:p>
    <w:p w14:paraId="73BB0815" w14:textId="77777777" w:rsidR="00F92931" w:rsidRPr="00947B25" w:rsidRDefault="0091510B" w:rsidP="002923CF">
      <w:r>
        <w:rPr>
          <w:noProof/>
          <w14:cntxtAlts w14:val="0"/>
        </w:rPr>
        <w:pict w14:anchorId="0A68E4E1">
          <v:rect id="_x0000_i1027" alt="" style="width:451.3pt;height:.05pt;mso-width-percent:0;mso-height-percent:0;mso-width-percent:0;mso-height-percent:0" o:hralign="center" o:hrstd="t" o:hr="t" fillcolor="#a0a0a0" stroked="f"/>
        </w:pict>
      </w:r>
    </w:p>
    <w:p w14:paraId="6931FB3F" w14:textId="77777777" w:rsidR="00C30F02" w:rsidRDefault="00C30F02" w:rsidP="00C30F02">
      <w:pPr>
        <w:rPr>
          <w:lang w:val="en-GB"/>
        </w:rPr>
      </w:pPr>
    </w:p>
    <w:p w14:paraId="3D809633" w14:textId="77777777" w:rsidR="007D2F0B" w:rsidRPr="00C30F02" w:rsidRDefault="007D2F0B" w:rsidP="00C30F02">
      <w:pPr>
        <w:rPr>
          <w:lang w:val="en-GB"/>
        </w:rPr>
      </w:pPr>
    </w:p>
    <w:p w14:paraId="090EF51A" w14:textId="5EFF5E3E" w:rsidR="006D53FE" w:rsidRDefault="006D53FE" w:rsidP="004C3B1A"/>
    <w:p w14:paraId="4F782085" w14:textId="77777777" w:rsidR="00974F10" w:rsidRPr="00974F10" w:rsidRDefault="00974F10" w:rsidP="00974F10">
      <w:pPr>
        <w:rPr>
          <w:lang w:val="en-GB"/>
        </w:rPr>
      </w:pPr>
      <w:r w:rsidRPr="00974F10">
        <w:rPr>
          <w:lang w:val="en-GB"/>
        </w:rPr>
        <w:t xml:space="preserve">This document contains the following Sections </w:t>
      </w:r>
    </w:p>
    <w:p w14:paraId="49F588AF" w14:textId="51D628FE" w:rsidR="00974F10" w:rsidRPr="00974F10" w:rsidRDefault="00974F10" w:rsidP="00974F10">
      <w:pPr>
        <w:rPr>
          <w:lang w:val="en-GB"/>
        </w:rPr>
      </w:pPr>
      <w:r w:rsidRPr="00974F10">
        <w:rPr>
          <w:lang w:val="en-GB"/>
        </w:rPr>
        <w:br/>
        <w:t>Key Project Information</w:t>
      </w:r>
    </w:p>
    <w:p w14:paraId="6B897F28" w14:textId="77777777" w:rsidR="00974F10" w:rsidRPr="00974F10" w:rsidRDefault="00974F10" w:rsidP="00974F10">
      <w:pPr>
        <w:rPr>
          <w:u w:val="single"/>
          <w:lang w:val="en-GB"/>
        </w:rPr>
      </w:pPr>
      <w:r w:rsidRPr="00974F10">
        <w:rPr>
          <w:u w:val="single"/>
          <w:lang w:val="en-GB"/>
        </w:rPr>
        <w:fldChar w:fldCharType="begin"/>
      </w:r>
      <w:r w:rsidRPr="00974F10">
        <w:rPr>
          <w:u w:val="single"/>
          <w:lang w:val="en-GB"/>
        </w:rPr>
        <w:instrText xml:space="preserve"> REF _Ref49515919 \r \h  \* MERGEFORMAT </w:instrText>
      </w:r>
      <w:r w:rsidRPr="00974F10">
        <w:rPr>
          <w:u w:val="single"/>
          <w:lang w:val="en-GB"/>
        </w:rPr>
      </w:r>
      <w:r w:rsidRPr="00974F10">
        <w:rPr>
          <w:u w:val="single"/>
          <w:lang w:val="en-GB"/>
        </w:rPr>
        <w:fldChar w:fldCharType="separate"/>
      </w:r>
      <w:r w:rsidRPr="00974F10">
        <w:rPr>
          <w:u w:val="single"/>
          <w:lang w:val="en-GB"/>
        </w:rPr>
        <w:t>SECTION A</w:t>
      </w:r>
      <w:r w:rsidRPr="00974F10">
        <w:rPr>
          <w:lang w:val="en-GB"/>
        </w:rPr>
        <w:fldChar w:fldCharType="end"/>
      </w:r>
      <w:r w:rsidRPr="00974F10">
        <w:rPr>
          <w:lang w:val="en-GB"/>
        </w:rPr>
        <w:t xml:space="preserve"> –</w:t>
      </w:r>
      <w:r w:rsidRPr="00974F10">
        <w:rPr>
          <w:u w:val="single"/>
          <w:lang w:val="en-GB"/>
        </w:rPr>
        <w:t xml:space="preserve"> </w:t>
      </w:r>
      <w:r w:rsidRPr="00974F10">
        <w:rPr>
          <w:lang w:val="en-GB"/>
        </w:rPr>
        <w:t>Description of project</w:t>
      </w:r>
    </w:p>
    <w:p w14:paraId="14E01CB7" w14:textId="77777777" w:rsidR="00974F10" w:rsidRPr="00974F10" w:rsidRDefault="00974F10" w:rsidP="00974F10">
      <w:pPr>
        <w:rPr>
          <w:lang w:val="en-GB"/>
        </w:rPr>
      </w:pPr>
      <w:r w:rsidRPr="00974F10">
        <w:rPr>
          <w:u w:val="single"/>
          <w:lang w:val="en-GB"/>
        </w:rPr>
        <w:fldChar w:fldCharType="begin"/>
      </w:r>
      <w:r w:rsidRPr="00974F10">
        <w:rPr>
          <w:u w:val="single"/>
          <w:lang w:val="en-GB"/>
        </w:rPr>
        <w:instrText xml:space="preserve"> REF _Ref49515954 \r \h  \* MERGEFORMAT </w:instrText>
      </w:r>
      <w:r w:rsidRPr="00974F10">
        <w:rPr>
          <w:u w:val="single"/>
          <w:lang w:val="en-GB"/>
        </w:rPr>
      </w:r>
      <w:r w:rsidRPr="00974F10">
        <w:rPr>
          <w:u w:val="single"/>
          <w:lang w:val="en-GB"/>
        </w:rPr>
        <w:fldChar w:fldCharType="separate"/>
      </w:r>
      <w:r w:rsidRPr="00974F10">
        <w:rPr>
          <w:u w:val="single"/>
          <w:lang w:val="en-GB"/>
        </w:rPr>
        <w:t>SECTION B</w:t>
      </w:r>
      <w:r w:rsidRPr="00974F10">
        <w:rPr>
          <w:lang w:val="en-GB"/>
        </w:rPr>
        <w:fldChar w:fldCharType="end"/>
      </w:r>
      <w:r w:rsidRPr="00974F10">
        <w:rPr>
          <w:lang w:val="en-GB"/>
        </w:rPr>
        <w:t xml:space="preserve"> - Application of approved Gold Standard Methodology (</w:t>
      </w:r>
      <w:proofErr w:type="spellStart"/>
      <w:r w:rsidRPr="00974F10">
        <w:rPr>
          <w:lang w:val="en-GB"/>
        </w:rPr>
        <w:t>ies</w:t>
      </w:r>
      <w:proofErr w:type="spellEnd"/>
      <w:r w:rsidRPr="00974F10">
        <w:rPr>
          <w:lang w:val="en-GB"/>
        </w:rPr>
        <w:t>) and/or demonstration of SDG Contributions</w:t>
      </w:r>
    </w:p>
    <w:p w14:paraId="74BA63A1" w14:textId="77777777" w:rsidR="00974F10" w:rsidRPr="00974F10" w:rsidRDefault="00974F10" w:rsidP="00974F10">
      <w:pPr>
        <w:rPr>
          <w:lang w:val="en-GB"/>
        </w:rPr>
      </w:pPr>
      <w:r w:rsidRPr="00974F10">
        <w:rPr>
          <w:u w:val="single"/>
          <w:lang w:val="en-GB"/>
        </w:rPr>
        <w:fldChar w:fldCharType="begin"/>
      </w:r>
      <w:r w:rsidRPr="00974F10">
        <w:rPr>
          <w:u w:val="single"/>
          <w:lang w:val="en-GB"/>
        </w:rPr>
        <w:instrText xml:space="preserve"> REF _Ref49515970 \r \h  \* MERGEFORMAT </w:instrText>
      </w:r>
      <w:r w:rsidRPr="00974F10">
        <w:rPr>
          <w:u w:val="single"/>
          <w:lang w:val="en-GB"/>
        </w:rPr>
      </w:r>
      <w:r w:rsidRPr="00974F10">
        <w:rPr>
          <w:u w:val="single"/>
          <w:lang w:val="en-GB"/>
        </w:rPr>
        <w:fldChar w:fldCharType="separate"/>
      </w:r>
      <w:r w:rsidRPr="00974F10">
        <w:rPr>
          <w:u w:val="single"/>
          <w:lang w:val="en-GB"/>
        </w:rPr>
        <w:t>SECTION C</w:t>
      </w:r>
      <w:r w:rsidRPr="00974F10">
        <w:rPr>
          <w:lang w:val="en-GB"/>
        </w:rPr>
        <w:fldChar w:fldCharType="end"/>
      </w:r>
      <w:r w:rsidRPr="00974F10">
        <w:rPr>
          <w:lang w:val="en-GB"/>
        </w:rPr>
        <w:t xml:space="preserve"> – Duration and crediting period</w:t>
      </w:r>
    </w:p>
    <w:p w14:paraId="2D8D1ECF" w14:textId="77777777" w:rsidR="00974F10" w:rsidRPr="00974F10" w:rsidRDefault="00974F10" w:rsidP="00974F10">
      <w:pPr>
        <w:rPr>
          <w:lang w:val="en-GB"/>
        </w:rPr>
      </w:pPr>
      <w:r w:rsidRPr="00974F10">
        <w:rPr>
          <w:u w:val="single"/>
          <w:lang w:val="en-GB"/>
        </w:rPr>
        <w:fldChar w:fldCharType="begin"/>
      </w:r>
      <w:r w:rsidRPr="00974F10">
        <w:rPr>
          <w:u w:val="single"/>
          <w:lang w:val="en-GB"/>
        </w:rPr>
        <w:instrText xml:space="preserve"> REF _Ref49515984 \r \h  \* MERGEFORMAT </w:instrText>
      </w:r>
      <w:r w:rsidRPr="00974F10">
        <w:rPr>
          <w:u w:val="single"/>
          <w:lang w:val="en-GB"/>
        </w:rPr>
      </w:r>
      <w:r w:rsidRPr="00974F10">
        <w:rPr>
          <w:u w:val="single"/>
          <w:lang w:val="en-GB"/>
        </w:rPr>
        <w:fldChar w:fldCharType="separate"/>
      </w:r>
      <w:r w:rsidRPr="00974F10">
        <w:rPr>
          <w:u w:val="single"/>
          <w:lang w:val="en-GB"/>
        </w:rPr>
        <w:t>SECTION D</w:t>
      </w:r>
      <w:r w:rsidRPr="00974F10">
        <w:rPr>
          <w:lang w:val="en-GB"/>
        </w:rPr>
        <w:fldChar w:fldCharType="end"/>
      </w:r>
      <w:r w:rsidRPr="00974F10">
        <w:rPr>
          <w:lang w:val="en-GB"/>
        </w:rPr>
        <w:t xml:space="preserve"> – Summary of Safeguarding Principles and Gender Sensitive Assessment</w:t>
      </w:r>
    </w:p>
    <w:p w14:paraId="4EF60E95" w14:textId="77777777" w:rsidR="00510C60" w:rsidRDefault="00974F10" w:rsidP="00510C60">
      <w:pPr>
        <w:rPr>
          <w:lang w:val="en-GB"/>
        </w:rPr>
      </w:pPr>
      <w:r w:rsidRPr="00974F10">
        <w:rPr>
          <w:u w:val="single"/>
          <w:lang w:val="en-GB"/>
        </w:rPr>
        <w:fldChar w:fldCharType="begin"/>
      </w:r>
      <w:r w:rsidRPr="00974F10">
        <w:rPr>
          <w:u w:val="single"/>
          <w:lang w:val="en-GB"/>
        </w:rPr>
        <w:instrText xml:space="preserve"> REF _Ref49515999 \r \h  \* MERGEFORMAT </w:instrText>
      </w:r>
      <w:r w:rsidRPr="00974F10">
        <w:rPr>
          <w:u w:val="single"/>
          <w:lang w:val="en-GB"/>
        </w:rPr>
      </w:r>
      <w:r w:rsidRPr="00974F10">
        <w:rPr>
          <w:u w:val="single"/>
          <w:lang w:val="en-GB"/>
        </w:rPr>
        <w:fldChar w:fldCharType="separate"/>
      </w:r>
      <w:r w:rsidRPr="00974F10">
        <w:rPr>
          <w:u w:val="single"/>
          <w:lang w:val="en-GB"/>
        </w:rPr>
        <w:t>SECTION E</w:t>
      </w:r>
      <w:r w:rsidRPr="00974F10">
        <w:rPr>
          <w:lang w:val="en-GB"/>
        </w:rPr>
        <w:fldChar w:fldCharType="end"/>
      </w:r>
      <w:r w:rsidRPr="00974F10">
        <w:rPr>
          <w:u w:val="single"/>
          <w:lang w:val="en-GB"/>
        </w:rPr>
        <w:t xml:space="preserve"> </w:t>
      </w:r>
      <w:r w:rsidRPr="00974F10">
        <w:rPr>
          <w:lang w:val="en-GB"/>
        </w:rPr>
        <w:t>– Summary of Local stakeholder consultation</w:t>
      </w:r>
    </w:p>
    <w:p w14:paraId="61D8DC01" w14:textId="78E11A29" w:rsidR="00510C60" w:rsidRPr="00042FBE" w:rsidRDefault="00510C60" w:rsidP="00042FBE">
      <w:pPr>
        <w:rPr>
          <w:lang w:val="en-GB"/>
        </w:rPr>
      </w:pPr>
      <w:r w:rsidRPr="00974F10">
        <w:rPr>
          <w:u w:val="single"/>
          <w:lang w:val="en-GB"/>
        </w:rPr>
        <w:fldChar w:fldCharType="begin"/>
      </w:r>
      <w:r w:rsidRPr="00974F10">
        <w:rPr>
          <w:u w:val="single"/>
          <w:lang w:val="en-GB"/>
        </w:rPr>
        <w:instrText xml:space="preserve"> REF _Ref49515999 \r \h  \* MERGEFORMAT </w:instrText>
      </w:r>
      <w:r w:rsidRPr="00974F10">
        <w:rPr>
          <w:u w:val="single"/>
          <w:lang w:val="en-GB"/>
        </w:rPr>
      </w:r>
      <w:r w:rsidRPr="00974F10">
        <w:rPr>
          <w:u w:val="single"/>
          <w:lang w:val="en-GB"/>
        </w:rPr>
        <w:fldChar w:fldCharType="separate"/>
      </w:r>
      <w:r w:rsidRPr="00974F10">
        <w:rPr>
          <w:u w:val="single"/>
          <w:lang w:val="en-GB"/>
        </w:rPr>
        <w:t xml:space="preserve">SECTION </w:t>
      </w:r>
      <w:r>
        <w:rPr>
          <w:u w:val="single"/>
          <w:lang w:val="en-GB"/>
        </w:rPr>
        <w:t>F</w:t>
      </w:r>
      <w:r w:rsidRPr="00974F10">
        <w:rPr>
          <w:lang w:val="en-GB"/>
        </w:rPr>
        <w:fldChar w:fldCharType="end"/>
      </w:r>
      <w:r>
        <w:rPr>
          <w:lang w:val="en-GB"/>
        </w:rPr>
        <w:t xml:space="preserve"> - </w:t>
      </w:r>
      <w:r w:rsidRPr="004E5123">
        <w:rPr>
          <w:b/>
          <w14:ligatures w14:val="standardContextual"/>
          <w14:numForm w14:val="oldStyle"/>
        </w:rPr>
        <w:t>Eligibility and inclusion criteria for VPAs</w:t>
      </w:r>
      <w:r>
        <w:rPr>
          <w:b/>
          <w14:ligatures w14:val="standardContextual"/>
          <w14:numForm w14:val="oldStyle"/>
        </w:rPr>
        <w:t xml:space="preserve"> inclusion </w:t>
      </w:r>
    </w:p>
    <w:p w14:paraId="5131D813" w14:textId="77777777" w:rsidR="00DE14DF" w:rsidRPr="00974F10" w:rsidRDefault="00DE14DF" w:rsidP="00974F10">
      <w:pPr>
        <w:rPr>
          <w:u w:val="single"/>
          <w:lang w:val="en-GB"/>
        </w:rPr>
      </w:pPr>
    </w:p>
    <w:p w14:paraId="524FDF33" w14:textId="42C969D4" w:rsidR="00974F10" w:rsidRPr="00974F10" w:rsidRDefault="0091510B" w:rsidP="00F71AA8">
      <w:pPr>
        <w:ind w:firstLine="426"/>
        <w:rPr>
          <w:lang w:val="en-GB"/>
        </w:rPr>
      </w:pPr>
      <w:hyperlink w:anchor="_Appendix_1_-" w:history="1">
        <w:r w:rsidR="003578B0" w:rsidRPr="003578B0">
          <w:rPr>
            <w:rStyle w:val="Lienhypertexte"/>
            <w:rFonts w:ascii="Verdana" w:hAnsi="Verdana"/>
            <w:color w:val="515151" w:themeColor="text1"/>
            <w:lang w:val="en-GB"/>
          </w:rPr>
          <w:t>Appendix 1</w:t>
        </w:r>
      </w:hyperlink>
      <w:r w:rsidR="003578B0" w:rsidRPr="003578B0">
        <w:rPr>
          <w:color w:val="515151" w:themeColor="text1"/>
          <w:lang w:val="en-GB"/>
        </w:rPr>
        <w:t xml:space="preserve"> </w:t>
      </w:r>
      <w:r w:rsidR="00974F10" w:rsidRPr="00974F10">
        <w:rPr>
          <w:lang w:val="en-GB"/>
        </w:rPr>
        <w:t>– Safeguarding Principles Assessment (mandatory)</w:t>
      </w:r>
    </w:p>
    <w:p w14:paraId="5D32911A" w14:textId="77777777" w:rsidR="00974F10" w:rsidRDefault="00974F10" w:rsidP="00615C39">
      <w:pPr>
        <w:ind w:left="76" w:firstLine="350"/>
        <w:rPr>
          <w:lang w:val="en-GB"/>
        </w:rPr>
      </w:pPr>
      <w:r w:rsidRPr="00974F10">
        <w:rPr>
          <w:u w:val="single"/>
          <w:lang w:val="en-GB"/>
        </w:rPr>
        <w:fldChar w:fldCharType="begin"/>
      </w:r>
      <w:r w:rsidRPr="00974F10">
        <w:rPr>
          <w:u w:val="single"/>
          <w:lang w:val="en-GB"/>
        </w:rPr>
        <w:instrText xml:space="preserve"> REF _Ref49516032 \r \h  \* MERGEFORMAT </w:instrText>
      </w:r>
      <w:r w:rsidRPr="00974F10">
        <w:rPr>
          <w:u w:val="single"/>
          <w:lang w:val="en-GB"/>
        </w:rPr>
      </w:r>
      <w:r w:rsidRPr="00974F10">
        <w:rPr>
          <w:u w:val="single"/>
          <w:lang w:val="en-GB"/>
        </w:rPr>
        <w:fldChar w:fldCharType="separate"/>
      </w:r>
      <w:r w:rsidRPr="00974F10">
        <w:rPr>
          <w:u w:val="single"/>
          <w:lang w:val="en-GB"/>
        </w:rPr>
        <w:t>Appendix 2</w:t>
      </w:r>
      <w:r w:rsidRPr="00974F10">
        <w:rPr>
          <w:lang w:val="en-GB"/>
        </w:rPr>
        <w:fldChar w:fldCharType="end"/>
      </w:r>
      <w:r w:rsidRPr="00974F10">
        <w:rPr>
          <w:lang w:val="en-GB"/>
        </w:rPr>
        <w:t xml:space="preserve"> - Contact information of VPA Implementer (mandatory)</w:t>
      </w:r>
    </w:p>
    <w:p w14:paraId="06E397CC" w14:textId="098C25A3" w:rsidR="00BD119F" w:rsidRPr="00974F10" w:rsidRDefault="00BD119F" w:rsidP="00BD119F">
      <w:pPr>
        <w:ind w:left="76" w:firstLine="350"/>
        <w:rPr>
          <w:lang w:val="en-GB"/>
        </w:rPr>
      </w:pPr>
      <w:r w:rsidRPr="00042FBE">
        <w:rPr>
          <w:u w:val="single"/>
          <w:lang w:val="en-GB"/>
        </w:rPr>
        <w:t>Appendix 3</w:t>
      </w:r>
      <w:r w:rsidRPr="00042FBE">
        <w:rPr>
          <w:lang w:val="en-GB"/>
        </w:rPr>
        <w:t xml:space="preserve">- </w:t>
      </w:r>
      <w:r w:rsidRPr="00BD119F">
        <w:rPr>
          <w:lang w:val="en-GB"/>
        </w:rPr>
        <w:t>LUF Additional Information</w:t>
      </w:r>
    </w:p>
    <w:p w14:paraId="77F569A9" w14:textId="6F3618D1" w:rsidR="00974F10" w:rsidRPr="00974F10" w:rsidRDefault="00974F10" w:rsidP="00615C39">
      <w:pPr>
        <w:ind w:left="76" w:firstLine="350"/>
        <w:rPr>
          <w:lang w:val="en-GB"/>
        </w:rPr>
      </w:pPr>
      <w:r w:rsidRPr="00974F10">
        <w:rPr>
          <w:u w:val="single"/>
          <w:lang w:val="en-GB"/>
        </w:rPr>
        <w:fldChar w:fldCharType="begin"/>
      </w:r>
      <w:r w:rsidRPr="00974F10">
        <w:rPr>
          <w:u w:val="single"/>
          <w:lang w:val="en-GB"/>
        </w:rPr>
        <w:instrText xml:space="preserve"> REF _Ref49516052 \r \h  \* MERGEFORMAT </w:instrText>
      </w:r>
      <w:r w:rsidRPr="00974F10">
        <w:rPr>
          <w:u w:val="single"/>
          <w:lang w:val="en-GB"/>
        </w:rPr>
      </w:r>
      <w:r w:rsidRPr="00974F10">
        <w:rPr>
          <w:u w:val="single"/>
          <w:lang w:val="en-GB"/>
        </w:rPr>
        <w:fldChar w:fldCharType="separate"/>
      </w:r>
      <w:r w:rsidRPr="00974F10">
        <w:rPr>
          <w:u w:val="single"/>
          <w:lang w:val="en-GB"/>
        </w:rPr>
        <w:t>Appendix 3</w:t>
      </w:r>
      <w:r w:rsidRPr="00974F10">
        <w:rPr>
          <w:lang w:val="en-GB"/>
        </w:rPr>
        <w:fldChar w:fldCharType="end"/>
      </w:r>
      <w:r w:rsidRPr="00974F10">
        <w:rPr>
          <w:lang w:val="en-GB"/>
        </w:rPr>
        <w:t xml:space="preserve"> - Summary of Approved Design Changes (</w:t>
      </w:r>
      <w:r w:rsidR="00DE14DF">
        <w:rPr>
          <w:lang w:val="en-GB"/>
        </w:rPr>
        <w:t xml:space="preserve">VPA </w:t>
      </w:r>
      <w:r w:rsidRPr="00974F10">
        <w:rPr>
          <w:lang w:val="en-GB"/>
        </w:rPr>
        <w:t>specific)</w:t>
      </w:r>
    </w:p>
    <w:p w14:paraId="235049CD" w14:textId="77777777" w:rsidR="00974F10" w:rsidRPr="00974F10" w:rsidRDefault="00974F10" w:rsidP="00974F10">
      <w:pPr>
        <w:rPr>
          <w:lang w:val="en-GB"/>
        </w:rPr>
      </w:pPr>
    </w:p>
    <w:p w14:paraId="1E28B6A5" w14:textId="7DCD7E6D" w:rsidR="00211D67" w:rsidRPr="00211D67" w:rsidRDefault="00211D67" w:rsidP="00211D67">
      <w:pPr>
        <w:rPr>
          <w:lang w:val="en-GB"/>
        </w:rPr>
      </w:pPr>
    </w:p>
    <w:p w14:paraId="0E2F49B8" w14:textId="10118BE0" w:rsidR="00211D67" w:rsidRDefault="00211D67">
      <w:pPr>
        <w:spacing w:line="276" w:lineRule="auto"/>
        <w:contextualSpacing w:val="0"/>
        <w:rPr>
          <w:lang w:val="en-GB"/>
        </w:rPr>
      </w:pPr>
      <w:r>
        <w:rPr>
          <w:lang w:val="en-GB"/>
        </w:rPr>
        <w:br w:type="page"/>
      </w:r>
    </w:p>
    <w:p w14:paraId="2A3AF73E" w14:textId="16C35A49" w:rsidR="006D53FE" w:rsidRPr="00F751F2" w:rsidRDefault="005344A4" w:rsidP="00F751F2">
      <w:pPr>
        <w:pStyle w:val="Titre3"/>
      </w:pPr>
      <w:r w:rsidRPr="00C45525">
        <w:lastRenderedPageBreak/>
        <w:t>KEY PROJECT INFORMATION</w:t>
      </w:r>
    </w:p>
    <w:tbl>
      <w:tblPr>
        <w:tblStyle w:val="TableauGrille5Fonc-Accentuation1"/>
        <w:tblW w:w="9442" w:type="dxa"/>
        <w:tblLook w:val="0680" w:firstRow="0" w:lastRow="0" w:firstColumn="1" w:lastColumn="0" w:noHBand="1" w:noVBand="1"/>
      </w:tblPr>
      <w:tblGrid>
        <w:gridCol w:w="4390"/>
        <w:gridCol w:w="5052"/>
      </w:tblGrid>
      <w:tr w:rsidR="005D04BB" w:rsidRPr="00211D67" w14:paraId="089E3D70" w14:textId="77777777" w:rsidTr="00974F10">
        <w:tc>
          <w:tcPr>
            <w:cnfStyle w:val="001000000000" w:firstRow="0" w:lastRow="0" w:firstColumn="1" w:lastColumn="0" w:oddVBand="0" w:evenVBand="0" w:oddHBand="0" w:evenHBand="0" w:firstRowFirstColumn="0" w:firstRowLastColumn="0" w:lastRowFirstColumn="0" w:lastRowLastColumn="0"/>
            <w:tcW w:w="4390" w:type="dxa"/>
          </w:tcPr>
          <w:p w14:paraId="0A728D7A" w14:textId="748958A5" w:rsidR="005D04BB" w:rsidRPr="00974F10" w:rsidRDefault="005D04BB" w:rsidP="00974F10">
            <w:pPr>
              <w:pStyle w:val="SectionTitle"/>
              <w:numPr>
                <w:ilvl w:val="0"/>
                <w:numId w:val="0"/>
              </w:numPr>
              <w:rPr>
                <w:rFonts w:asciiTheme="minorHAnsi" w:hAnsiTheme="minorHAnsi"/>
                <w:color w:val="FFFFFF" w:themeColor="background1"/>
                <w:sz w:val="20"/>
              </w:rPr>
            </w:pPr>
            <w:r>
              <w:rPr>
                <w:rFonts w:asciiTheme="minorHAnsi" w:hAnsiTheme="minorHAnsi"/>
                <w:color w:val="FFFFFF" w:themeColor="background1"/>
                <w:sz w:val="20"/>
              </w:rPr>
              <w:t>Type of VPA</w:t>
            </w:r>
          </w:p>
        </w:tc>
        <w:tc>
          <w:tcPr>
            <w:tcW w:w="5052" w:type="dxa"/>
          </w:tcPr>
          <w:p w14:paraId="126A89B2" w14:textId="34421C84" w:rsidR="005D04BB" w:rsidRDefault="0091510B" w:rsidP="00974F10">
            <w:pPr>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sdt>
              <w:sdtPr>
                <w:rPr>
                  <w:rFonts w:asciiTheme="minorHAnsi" w:hAnsiTheme="minorHAnsi" w:cs="Arial"/>
                  <w:sz w:val="20"/>
                  <w:szCs w:val="20"/>
                </w:rPr>
                <w:id w:val="-563720254"/>
                <w14:checkbox>
                  <w14:checked w14:val="1"/>
                  <w14:checkedState w14:val="2612" w14:font="MS Gothic"/>
                  <w14:uncheckedState w14:val="2610" w14:font="MS Gothic"/>
                </w14:checkbox>
              </w:sdtPr>
              <w:sdtEndPr/>
              <w:sdtContent>
                <w:r w:rsidR="00AE32EB">
                  <w:rPr>
                    <w:rFonts w:ascii="MS Gothic" w:eastAsia="MS Gothic" w:hAnsi="MS Gothic" w:cs="Arial" w:hint="eastAsia"/>
                    <w:sz w:val="20"/>
                    <w:szCs w:val="20"/>
                  </w:rPr>
                  <w:t>☒</w:t>
                </w:r>
              </w:sdtContent>
            </w:sdt>
            <w:r w:rsidR="00C14517">
              <w:rPr>
                <w:rFonts w:asciiTheme="minorHAnsi" w:hAnsiTheme="minorHAnsi" w:cs="Arial"/>
                <w:sz w:val="20"/>
                <w:szCs w:val="20"/>
              </w:rPr>
              <w:t xml:space="preserve"> </w:t>
            </w:r>
            <w:r w:rsidR="005D04BB">
              <w:rPr>
                <w:rFonts w:asciiTheme="minorHAnsi" w:hAnsiTheme="minorHAnsi" w:cs="Arial"/>
                <w:sz w:val="20"/>
                <w:szCs w:val="20"/>
              </w:rPr>
              <w:t>Real case VPA</w:t>
            </w:r>
          </w:p>
          <w:p w14:paraId="67AA3ACA" w14:textId="0868B775" w:rsidR="005D04BB" w:rsidRPr="00211D67" w:rsidRDefault="0091510B" w:rsidP="00974F10">
            <w:pPr>
              <w:cnfStyle w:val="000000000000" w:firstRow="0" w:lastRow="0" w:firstColumn="0" w:lastColumn="0" w:oddVBand="0" w:evenVBand="0" w:oddHBand="0" w:evenHBand="0" w:firstRowFirstColumn="0" w:firstRowLastColumn="0" w:lastRowFirstColumn="0" w:lastRowLastColumn="0"/>
              <w:rPr>
                <w:lang w:val="en-GB"/>
              </w:rPr>
            </w:pPr>
            <w:sdt>
              <w:sdtPr>
                <w:rPr>
                  <w:rFonts w:asciiTheme="minorHAnsi" w:hAnsiTheme="minorHAnsi" w:cs="Arial"/>
                  <w:sz w:val="20"/>
                  <w:szCs w:val="20"/>
                </w:rPr>
                <w:id w:val="-799306528"/>
                <w14:checkbox>
                  <w14:checked w14:val="0"/>
                  <w14:checkedState w14:val="2612" w14:font="MS Gothic"/>
                  <w14:uncheckedState w14:val="2610" w14:font="MS Gothic"/>
                </w14:checkbox>
              </w:sdtPr>
              <w:sdtEndPr/>
              <w:sdtContent>
                <w:r w:rsidR="00AE32EB">
                  <w:rPr>
                    <w:rFonts w:ascii="MS Gothic" w:eastAsia="MS Gothic" w:hAnsi="MS Gothic" w:cs="Arial" w:hint="eastAsia"/>
                    <w:sz w:val="20"/>
                    <w:szCs w:val="20"/>
                  </w:rPr>
                  <w:t>☐</w:t>
                </w:r>
              </w:sdtContent>
            </w:sdt>
            <w:r w:rsidR="005D04BB">
              <w:rPr>
                <w:rFonts w:asciiTheme="minorHAnsi" w:hAnsiTheme="minorHAnsi" w:cs="Arial"/>
                <w:sz w:val="20"/>
                <w:szCs w:val="20"/>
              </w:rPr>
              <w:t xml:space="preserve"> Regular VPA</w:t>
            </w:r>
          </w:p>
        </w:tc>
      </w:tr>
      <w:tr w:rsidR="00822F9D" w:rsidRPr="00211D67" w14:paraId="2AD87A72" w14:textId="77777777" w:rsidTr="00974F10">
        <w:tc>
          <w:tcPr>
            <w:cnfStyle w:val="001000000000" w:firstRow="0" w:lastRow="0" w:firstColumn="1" w:lastColumn="0" w:oddVBand="0" w:evenVBand="0" w:oddHBand="0" w:evenHBand="0" w:firstRowFirstColumn="0" w:firstRowLastColumn="0" w:lastRowFirstColumn="0" w:lastRowLastColumn="0"/>
            <w:tcW w:w="4390" w:type="dxa"/>
          </w:tcPr>
          <w:p w14:paraId="0B405CAD" w14:textId="77777777" w:rsidR="003546B8" w:rsidRPr="00C14517" w:rsidRDefault="00822F9D" w:rsidP="003546B8">
            <w:pPr>
              <w:pStyle w:val="SectionTitle"/>
              <w:numPr>
                <w:ilvl w:val="0"/>
                <w:numId w:val="0"/>
              </w:numPr>
              <w:rPr>
                <w:rFonts w:asciiTheme="minorHAnsi" w:hAnsiTheme="minorHAnsi"/>
                <w:bCs w:val="0"/>
                <w:color w:val="FFFFFF" w:themeColor="background1"/>
                <w:sz w:val="20"/>
                <w:szCs w:val="20"/>
              </w:rPr>
            </w:pPr>
            <w:r w:rsidRPr="00C14517">
              <w:rPr>
                <w:rFonts w:asciiTheme="minorHAnsi" w:hAnsiTheme="minorHAnsi"/>
                <w:color w:val="FFFFFF" w:themeColor="background1"/>
                <w:sz w:val="20"/>
                <w:szCs w:val="20"/>
              </w:rPr>
              <w:t>Scale of VPA</w:t>
            </w:r>
          </w:p>
          <w:p w14:paraId="0395FF2E" w14:textId="18C2ECC0" w:rsidR="003546B8" w:rsidRPr="00C14517" w:rsidRDefault="003546B8" w:rsidP="00C14517">
            <w:pPr>
              <w:pStyle w:val="SectionTitle"/>
              <w:numPr>
                <w:ilvl w:val="0"/>
                <w:numId w:val="0"/>
              </w:numPr>
              <w:rPr>
                <w:sz w:val="20"/>
                <w:szCs w:val="20"/>
              </w:rPr>
            </w:pPr>
            <w:r w:rsidRPr="00C14517">
              <w:rPr>
                <w:rFonts w:asciiTheme="minorHAnsi" w:hAnsiTheme="minorHAnsi"/>
                <w:color w:val="FFFFFF" w:themeColor="background1"/>
                <w:sz w:val="20"/>
                <w:szCs w:val="20"/>
              </w:rPr>
              <w:t xml:space="preserve">Note that </w:t>
            </w:r>
            <w:r w:rsidR="00C14517" w:rsidRPr="00C14517">
              <w:rPr>
                <w:rFonts w:asciiTheme="minorHAnsi" w:hAnsiTheme="minorHAnsi"/>
                <w:color w:val="FFFFFF" w:themeColor="background1"/>
                <w:sz w:val="20"/>
                <w:szCs w:val="20"/>
              </w:rPr>
              <w:t>a VPA can be of one scale. Please select applicable scale accordingly.</w:t>
            </w:r>
            <w:r w:rsidR="00C14517" w:rsidRPr="00C14517">
              <w:rPr>
                <w:sz w:val="20"/>
                <w:szCs w:val="20"/>
              </w:rPr>
              <w:t xml:space="preserve"> </w:t>
            </w:r>
          </w:p>
        </w:tc>
        <w:tc>
          <w:tcPr>
            <w:tcW w:w="5052" w:type="dxa"/>
          </w:tcPr>
          <w:p w14:paraId="343A20AF" w14:textId="08BE1D19" w:rsidR="00BA3A8B" w:rsidRPr="00C14517" w:rsidRDefault="0091510B" w:rsidP="00BA3A8B">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515151" w:themeColor="text1"/>
                <w:sz w:val="20"/>
                <w:szCs w:val="20"/>
              </w:rPr>
            </w:pPr>
            <w:sdt>
              <w:sdtPr>
                <w:rPr>
                  <w:rFonts w:asciiTheme="minorHAnsi" w:hAnsiTheme="minorHAnsi" w:cs="Arial"/>
                  <w:color w:val="515151" w:themeColor="text1"/>
                  <w:sz w:val="20"/>
                  <w:szCs w:val="20"/>
                </w:rPr>
                <w:id w:val="844598356"/>
                <w14:checkbox>
                  <w14:checked w14:val="0"/>
                  <w14:checkedState w14:val="2612" w14:font="MS Gothic"/>
                  <w14:uncheckedState w14:val="2610" w14:font="MS Gothic"/>
                </w14:checkbox>
              </w:sdtPr>
              <w:sdtEndPr/>
              <w:sdtContent>
                <w:r w:rsidR="00777E20">
                  <w:rPr>
                    <w:rFonts w:ascii="MS Gothic" w:eastAsia="MS Gothic" w:hAnsi="MS Gothic" w:cs="Arial" w:hint="eastAsia"/>
                    <w:color w:val="515151" w:themeColor="text1"/>
                    <w:sz w:val="20"/>
                    <w:szCs w:val="20"/>
                  </w:rPr>
                  <w:t>☐</w:t>
                </w:r>
              </w:sdtContent>
            </w:sdt>
            <w:r w:rsidR="00BA3A8B" w:rsidRPr="00C14517">
              <w:rPr>
                <w:rFonts w:asciiTheme="minorHAnsi" w:hAnsiTheme="minorHAnsi" w:cs="Arial"/>
                <w:color w:val="515151" w:themeColor="text1"/>
                <w:sz w:val="20"/>
                <w:szCs w:val="20"/>
              </w:rPr>
              <w:t xml:space="preserve">Microscale </w:t>
            </w:r>
          </w:p>
          <w:p w14:paraId="350497B1" w14:textId="48527204" w:rsidR="00BA3A8B" w:rsidRPr="00C14517" w:rsidRDefault="0091510B" w:rsidP="00BA3A8B">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515151" w:themeColor="text1"/>
                <w:sz w:val="20"/>
                <w:szCs w:val="20"/>
              </w:rPr>
            </w:pPr>
            <w:sdt>
              <w:sdtPr>
                <w:rPr>
                  <w:rFonts w:asciiTheme="minorHAnsi" w:hAnsiTheme="minorHAnsi" w:cs="Arial"/>
                  <w:color w:val="515151" w:themeColor="text1"/>
                  <w:sz w:val="20"/>
                  <w:szCs w:val="20"/>
                </w:rPr>
                <w:id w:val="-1302768319"/>
                <w14:checkbox>
                  <w14:checked w14:val="1"/>
                  <w14:checkedState w14:val="2612" w14:font="MS Gothic"/>
                  <w14:uncheckedState w14:val="2610" w14:font="MS Gothic"/>
                </w14:checkbox>
              </w:sdtPr>
              <w:sdtEndPr/>
              <w:sdtContent>
                <w:r w:rsidR="00777E20">
                  <w:rPr>
                    <w:rFonts w:ascii="MS Gothic" w:eastAsia="MS Gothic" w:hAnsi="MS Gothic" w:cs="Arial" w:hint="eastAsia"/>
                    <w:color w:val="515151" w:themeColor="text1"/>
                    <w:sz w:val="20"/>
                    <w:szCs w:val="20"/>
                  </w:rPr>
                  <w:t>☒</w:t>
                </w:r>
              </w:sdtContent>
            </w:sdt>
            <w:r w:rsidR="00BA3A8B" w:rsidRPr="00C14517">
              <w:rPr>
                <w:rFonts w:asciiTheme="minorHAnsi" w:hAnsiTheme="minorHAnsi" w:cs="Arial"/>
                <w:color w:val="515151" w:themeColor="text1"/>
                <w:sz w:val="20"/>
                <w:szCs w:val="20"/>
              </w:rPr>
              <w:t xml:space="preserve">Small scale </w:t>
            </w:r>
          </w:p>
          <w:p w14:paraId="2C6B48E6" w14:textId="0C3C2B09" w:rsidR="00822F9D" w:rsidRPr="00C14517" w:rsidRDefault="0091510B" w:rsidP="00BA3A8B">
            <w:pPr>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sdt>
              <w:sdtPr>
                <w:rPr>
                  <w:rFonts w:asciiTheme="minorHAnsi" w:hAnsiTheme="minorHAnsi" w:cs="Arial"/>
                  <w:color w:val="515151" w:themeColor="text1"/>
                  <w:sz w:val="20"/>
                  <w:szCs w:val="20"/>
                </w:rPr>
                <w:id w:val="1415739865"/>
                <w14:checkbox>
                  <w14:checked w14:val="0"/>
                  <w14:checkedState w14:val="2612" w14:font="MS Gothic"/>
                  <w14:uncheckedState w14:val="2610" w14:font="MS Gothic"/>
                </w14:checkbox>
              </w:sdtPr>
              <w:sdtEndPr/>
              <w:sdtContent>
                <w:r w:rsidR="00BA3A8B" w:rsidRPr="00C14517">
                  <w:rPr>
                    <w:rFonts w:ascii="MS Gothic" w:eastAsia="MS Gothic" w:hAnsi="MS Gothic" w:cs="Arial" w:hint="eastAsia"/>
                    <w:color w:val="515151" w:themeColor="text1"/>
                    <w:sz w:val="20"/>
                    <w:szCs w:val="20"/>
                  </w:rPr>
                  <w:t>☐</w:t>
                </w:r>
              </w:sdtContent>
            </w:sdt>
            <w:r w:rsidR="00BA3A8B" w:rsidRPr="00C14517">
              <w:rPr>
                <w:rFonts w:asciiTheme="minorHAnsi" w:hAnsiTheme="minorHAnsi" w:cs="Arial"/>
                <w:color w:val="515151" w:themeColor="text1"/>
                <w:sz w:val="20"/>
                <w:szCs w:val="20"/>
              </w:rPr>
              <w:t>Large scale</w:t>
            </w:r>
          </w:p>
        </w:tc>
      </w:tr>
      <w:tr w:rsidR="00D20DAE" w:rsidRPr="00211D67" w14:paraId="4F89B65F" w14:textId="77777777" w:rsidTr="00974F10">
        <w:tc>
          <w:tcPr>
            <w:cnfStyle w:val="001000000000" w:firstRow="0" w:lastRow="0" w:firstColumn="1" w:lastColumn="0" w:oddVBand="0" w:evenVBand="0" w:oddHBand="0" w:evenHBand="0" w:firstRowFirstColumn="0" w:firstRowLastColumn="0" w:lastRowFirstColumn="0" w:lastRowLastColumn="0"/>
            <w:tcW w:w="4390" w:type="dxa"/>
          </w:tcPr>
          <w:p w14:paraId="4FE3787C" w14:textId="732F9EC3" w:rsidR="00D20DAE" w:rsidRDefault="00D20DAE" w:rsidP="00974F10">
            <w:pPr>
              <w:pStyle w:val="SectionTitle"/>
              <w:numPr>
                <w:ilvl w:val="0"/>
                <w:numId w:val="0"/>
              </w:numPr>
              <w:rPr>
                <w:rFonts w:asciiTheme="minorHAnsi" w:hAnsiTheme="minorHAnsi"/>
                <w:color w:val="FFFFFF" w:themeColor="background1"/>
                <w:sz w:val="20"/>
              </w:rPr>
            </w:pPr>
            <w:r>
              <w:rPr>
                <w:rFonts w:asciiTheme="minorHAnsi" w:hAnsiTheme="minorHAnsi"/>
                <w:color w:val="FFFFFF" w:themeColor="background1"/>
                <w:sz w:val="20"/>
              </w:rPr>
              <w:t>Title of corresponding real case VPA (if applicable)</w:t>
            </w:r>
          </w:p>
        </w:tc>
        <w:tc>
          <w:tcPr>
            <w:tcW w:w="5052" w:type="dxa"/>
          </w:tcPr>
          <w:p w14:paraId="6491FC52" w14:textId="6CE6A51C" w:rsidR="00D20DAE" w:rsidRPr="00974F10" w:rsidRDefault="00DE5D88" w:rsidP="00974F10">
            <w:pPr>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proofErr w:type="spellStart"/>
            <w:r w:rsidRPr="00582EA8">
              <w:t>Enkima</w:t>
            </w:r>
            <w:proofErr w:type="spellEnd"/>
            <w:r w:rsidRPr="00582EA8">
              <w:t xml:space="preserve"> stoves</w:t>
            </w:r>
          </w:p>
        </w:tc>
      </w:tr>
      <w:tr w:rsidR="00D20DAE" w:rsidRPr="00211D67" w14:paraId="62C2D29E" w14:textId="77777777" w:rsidTr="00974F10">
        <w:tc>
          <w:tcPr>
            <w:cnfStyle w:val="001000000000" w:firstRow="0" w:lastRow="0" w:firstColumn="1" w:lastColumn="0" w:oddVBand="0" w:evenVBand="0" w:oddHBand="0" w:evenHBand="0" w:firstRowFirstColumn="0" w:firstRowLastColumn="0" w:lastRowFirstColumn="0" w:lastRowLastColumn="0"/>
            <w:tcW w:w="4390" w:type="dxa"/>
          </w:tcPr>
          <w:p w14:paraId="3FD17F9D" w14:textId="1F935849" w:rsidR="00D20DAE" w:rsidRDefault="00D20DAE" w:rsidP="00974F10">
            <w:pPr>
              <w:pStyle w:val="SectionTitle"/>
              <w:numPr>
                <w:ilvl w:val="0"/>
                <w:numId w:val="0"/>
              </w:numPr>
              <w:rPr>
                <w:rFonts w:asciiTheme="minorHAnsi" w:hAnsiTheme="minorHAnsi"/>
                <w:color w:val="FFFFFF" w:themeColor="background1"/>
                <w:sz w:val="20"/>
              </w:rPr>
            </w:pPr>
            <w:r>
              <w:rPr>
                <w:rFonts w:asciiTheme="minorHAnsi" w:hAnsiTheme="minorHAnsi"/>
                <w:color w:val="FFFFFF" w:themeColor="background1"/>
                <w:sz w:val="20"/>
              </w:rPr>
              <w:t xml:space="preserve">GS ID of real case VPA </w:t>
            </w:r>
            <w:r>
              <w:rPr>
                <w:rFonts w:asciiTheme="minorHAnsi" w:hAnsiTheme="minorHAnsi"/>
                <w:color w:val="FFFFFF" w:themeColor="background1"/>
                <w:sz w:val="20"/>
              </w:rPr>
              <w:br/>
              <w:t xml:space="preserve">(if applicable) </w:t>
            </w:r>
          </w:p>
        </w:tc>
        <w:tc>
          <w:tcPr>
            <w:tcW w:w="5052" w:type="dxa"/>
          </w:tcPr>
          <w:p w14:paraId="631975A3" w14:textId="03D68D73" w:rsidR="00D20DAE" w:rsidRPr="00974F10" w:rsidRDefault="00DE5D88" w:rsidP="00974F10">
            <w:pPr>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r>
              <w:t>GS11319</w:t>
            </w:r>
          </w:p>
        </w:tc>
      </w:tr>
      <w:tr w:rsidR="00974F10" w:rsidRPr="00211D67" w14:paraId="6C55902D" w14:textId="77777777" w:rsidTr="00974F10">
        <w:tc>
          <w:tcPr>
            <w:cnfStyle w:val="001000000000" w:firstRow="0" w:lastRow="0" w:firstColumn="1" w:lastColumn="0" w:oddVBand="0" w:evenVBand="0" w:oddHBand="0" w:evenHBand="0" w:firstRowFirstColumn="0" w:firstRowLastColumn="0" w:lastRowFirstColumn="0" w:lastRowLastColumn="0"/>
            <w:tcW w:w="4390" w:type="dxa"/>
          </w:tcPr>
          <w:p w14:paraId="4B17763F" w14:textId="73C0D6AE" w:rsidR="00974F10" w:rsidRPr="00974F10" w:rsidRDefault="00974F10" w:rsidP="00974F10">
            <w:pPr>
              <w:pStyle w:val="SectionTitle"/>
              <w:numPr>
                <w:ilvl w:val="0"/>
                <w:numId w:val="0"/>
              </w:numPr>
              <w:rPr>
                <w:rFonts w:asciiTheme="minorHAnsi" w:hAnsiTheme="minorHAnsi"/>
                <w:color w:val="FFFFFF" w:themeColor="background1"/>
                <w:sz w:val="22"/>
              </w:rPr>
            </w:pPr>
            <w:r w:rsidRPr="00974F10">
              <w:rPr>
                <w:rFonts w:asciiTheme="minorHAnsi" w:hAnsiTheme="minorHAnsi"/>
                <w:color w:val="FFFFFF" w:themeColor="background1"/>
                <w:sz w:val="20"/>
              </w:rPr>
              <w:t xml:space="preserve">GS ID of </w:t>
            </w:r>
            <w:r w:rsidR="00D20DAE">
              <w:rPr>
                <w:rFonts w:asciiTheme="minorHAnsi" w:hAnsiTheme="minorHAnsi"/>
                <w:color w:val="FFFFFF" w:themeColor="background1"/>
                <w:sz w:val="20"/>
              </w:rPr>
              <w:t>VPA</w:t>
            </w:r>
            <w:r w:rsidR="00D20DAE" w:rsidRPr="00974F10">
              <w:rPr>
                <w:rFonts w:asciiTheme="minorHAnsi" w:hAnsiTheme="minorHAnsi"/>
                <w:color w:val="FFFFFF" w:themeColor="background1"/>
                <w:sz w:val="20"/>
              </w:rPr>
              <w:t xml:space="preserve"> </w:t>
            </w:r>
          </w:p>
        </w:tc>
        <w:tc>
          <w:tcPr>
            <w:tcW w:w="5052" w:type="dxa"/>
          </w:tcPr>
          <w:p w14:paraId="6F057A62" w14:textId="77777777" w:rsidR="00A241A4" w:rsidRDefault="00A241A4" w:rsidP="00A241A4">
            <w:pPr>
              <w:spacing w:after="200"/>
              <w:jc w:val="both"/>
              <w:cnfStyle w:val="000000000000" w:firstRow="0" w:lastRow="0" w:firstColumn="0" w:lastColumn="0" w:oddVBand="0" w:evenVBand="0" w:oddHBand="0" w:evenHBand="0" w:firstRowFirstColumn="0" w:firstRowLastColumn="0" w:lastRowFirstColumn="0" w:lastRowLastColumn="0"/>
            </w:pPr>
            <w:proofErr w:type="spellStart"/>
            <w:r>
              <w:t>PoA</w:t>
            </w:r>
            <w:proofErr w:type="spellEnd"/>
            <w:r>
              <w:t>: GS 11253</w:t>
            </w:r>
          </w:p>
          <w:p w14:paraId="2DB3F89E" w14:textId="4034EDF3" w:rsidR="00974F10" w:rsidRPr="00211D67" w:rsidRDefault="00A241A4" w:rsidP="00A241A4">
            <w:pPr>
              <w:spacing w:after="200"/>
              <w:cnfStyle w:val="000000000000" w:firstRow="0" w:lastRow="0" w:firstColumn="0" w:lastColumn="0" w:oddVBand="0" w:evenVBand="0" w:oddHBand="0" w:evenHBand="0" w:firstRowFirstColumn="0" w:firstRowLastColumn="0" w:lastRowFirstColumn="0" w:lastRowLastColumn="0"/>
              <w:rPr>
                <w:lang w:val="en-GB"/>
              </w:rPr>
            </w:pPr>
            <w:r>
              <w:t>VPA: GS11319</w:t>
            </w:r>
          </w:p>
        </w:tc>
      </w:tr>
      <w:tr w:rsidR="00974F10" w:rsidRPr="00211D67" w14:paraId="5C9FE6E8" w14:textId="77777777" w:rsidTr="00974F10">
        <w:tc>
          <w:tcPr>
            <w:cnfStyle w:val="001000000000" w:firstRow="0" w:lastRow="0" w:firstColumn="1" w:lastColumn="0" w:oddVBand="0" w:evenVBand="0" w:oddHBand="0" w:evenHBand="0" w:firstRowFirstColumn="0" w:firstRowLastColumn="0" w:lastRowFirstColumn="0" w:lastRowLastColumn="0"/>
            <w:tcW w:w="4390" w:type="dxa"/>
          </w:tcPr>
          <w:p w14:paraId="14EF206A" w14:textId="47F8CE57" w:rsidR="00974F10" w:rsidRPr="00974F10" w:rsidRDefault="00974F10" w:rsidP="00974F10">
            <w:pPr>
              <w:pStyle w:val="SectionTitle"/>
              <w:numPr>
                <w:ilvl w:val="0"/>
                <w:numId w:val="0"/>
              </w:numPr>
              <w:rPr>
                <w:rFonts w:asciiTheme="minorHAnsi" w:hAnsiTheme="minorHAnsi"/>
                <w:color w:val="FFFFFF" w:themeColor="background1"/>
                <w:sz w:val="22"/>
              </w:rPr>
            </w:pPr>
            <w:r w:rsidRPr="00974F10">
              <w:rPr>
                <w:rFonts w:asciiTheme="minorHAnsi" w:hAnsiTheme="minorHAnsi"/>
                <w:color w:val="FFFFFF" w:themeColor="background1"/>
                <w:sz w:val="20"/>
              </w:rPr>
              <w:t xml:space="preserve">Title of </w:t>
            </w:r>
            <w:r w:rsidR="00D20DAE">
              <w:rPr>
                <w:rFonts w:asciiTheme="minorHAnsi" w:hAnsiTheme="minorHAnsi"/>
                <w:color w:val="FFFFFF" w:themeColor="background1"/>
                <w:sz w:val="20"/>
              </w:rPr>
              <w:t>VPA</w:t>
            </w:r>
          </w:p>
        </w:tc>
        <w:tc>
          <w:tcPr>
            <w:tcW w:w="5052" w:type="dxa"/>
          </w:tcPr>
          <w:p w14:paraId="05D878D3" w14:textId="43EEC0A2" w:rsidR="00974F10" w:rsidRPr="00211D67" w:rsidRDefault="00E0184C" w:rsidP="00974F10">
            <w:pPr>
              <w:spacing w:after="200"/>
              <w:cnfStyle w:val="000000000000" w:firstRow="0" w:lastRow="0" w:firstColumn="0" w:lastColumn="0" w:oddVBand="0" w:evenVBand="0" w:oddHBand="0" w:evenHBand="0" w:firstRowFirstColumn="0" w:firstRowLastColumn="0" w:lastRowFirstColumn="0" w:lastRowLastColumn="0"/>
              <w:rPr>
                <w:lang w:val="en-GB"/>
              </w:rPr>
            </w:pPr>
            <w:proofErr w:type="spellStart"/>
            <w:r w:rsidRPr="00582EA8">
              <w:t>Enkima</w:t>
            </w:r>
            <w:proofErr w:type="spellEnd"/>
            <w:r w:rsidRPr="00582EA8">
              <w:t xml:space="preserve"> stoves</w:t>
            </w:r>
          </w:p>
        </w:tc>
      </w:tr>
      <w:tr w:rsidR="00974F10" w:rsidRPr="00211D67" w14:paraId="0B981DAE" w14:textId="77777777" w:rsidTr="00974F10">
        <w:tc>
          <w:tcPr>
            <w:cnfStyle w:val="001000000000" w:firstRow="0" w:lastRow="0" w:firstColumn="1" w:lastColumn="0" w:oddVBand="0" w:evenVBand="0" w:oddHBand="0" w:evenHBand="0" w:firstRowFirstColumn="0" w:firstRowLastColumn="0" w:lastRowFirstColumn="0" w:lastRowLastColumn="0"/>
            <w:tcW w:w="4390" w:type="dxa"/>
          </w:tcPr>
          <w:p w14:paraId="0F297E2B" w14:textId="039461C7" w:rsidR="00974F10" w:rsidRPr="00974F10" w:rsidRDefault="00974F10" w:rsidP="00974F10">
            <w:pPr>
              <w:pStyle w:val="SectionTitle"/>
              <w:numPr>
                <w:ilvl w:val="0"/>
                <w:numId w:val="0"/>
              </w:numPr>
              <w:rPr>
                <w:rFonts w:asciiTheme="minorHAnsi" w:hAnsiTheme="minorHAnsi"/>
                <w:color w:val="FFFFFF" w:themeColor="background1"/>
                <w:sz w:val="22"/>
              </w:rPr>
            </w:pPr>
            <w:r w:rsidRPr="00974F10">
              <w:rPr>
                <w:rFonts w:asciiTheme="minorHAnsi" w:hAnsiTheme="minorHAnsi"/>
                <w:color w:val="FFFFFF" w:themeColor="background1"/>
                <w:sz w:val="20"/>
              </w:rPr>
              <w:t xml:space="preserve">Time of First Submission Date </w:t>
            </w:r>
          </w:p>
        </w:tc>
        <w:tc>
          <w:tcPr>
            <w:tcW w:w="5052" w:type="dxa"/>
          </w:tcPr>
          <w:p w14:paraId="6D08F47C" w14:textId="5469FCEC" w:rsidR="00974F10" w:rsidRPr="00211D67" w:rsidRDefault="00A6476F" w:rsidP="00974F10">
            <w:pPr>
              <w:spacing w:after="200"/>
              <w:cnfStyle w:val="000000000000" w:firstRow="0" w:lastRow="0" w:firstColumn="0" w:lastColumn="0" w:oddVBand="0" w:evenVBand="0" w:oddHBand="0" w:evenHBand="0" w:firstRowFirstColumn="0" w:firstRowLastColumn="0" w:lastRowFirstColumn="0" w:lastRowLastColumn="0"/>
              <w:rPr>
                <w:lang w:val="en-GB"/>
              </w:rPr>
            </w:pPr>
            <w:r w:rsidRPr="0021139D">
              <w:t>1</w:t>
            </w:r>
            <w:r>
              <w:t>5</w:t>
            </w:r>
            <w:r w:rsidRPr="0021139D">
              <w:t>/12/2021 (Date of submission for preliminary review)</w:t>
            </w:r>
          </w:p>
        </w:tc>
      </w:tr>
      <w:tr w:rsidR="00974F10" w:rsidRPr="00211D67" w14:paraId="5D33791F" w14:textId="77777777" w:rsidTr="00974F10">
        <w:tc>
          <w:tcPr>
            <w:cnfStyle w:val="001000000000" w:firstRow="0" w:lastRow="0" w:firstColumn="1" w:lastColumn="0" w:oddVBand="0" w:evenVBand="0" w:oddHBand="0" w:evenHBand="0" w:firstRowFirstColumn="0" w:firstRowLastColumn="0" w:lastRowFirstColumn="0" w:lastRowLastColumn="0"/>
            <w:tcW w:w="4390" w:type="dxa"/>
          </w:tcPr>
          <w:p w14:paraId="54286F3C" w14:textId="6E77C324" w:rsidR="00974F10" w:rsidRPr="00974F10" w:rsidRDefault="00974F10" w:rsidP="00974F10">
            <w:pPr>
              <w:pStyle w:val="SectionTitle"/>
              <w:numPr>
                <w:ilvl w:val="0"/>
                <w:numId w:val="0"/>
              </w:numPr>
              <w:rPr>
                <w:rFonts w:asciiTheme="minorHAnsi" w:hAnsiTheme="minorHAnsi"/>
                <w:color w:val="FFFFFF" w:themeColor="background1"/>
                <w:sz w:val="22"/>
              </w:rPr>
            </w:pPr>
            <w:r w:rsidRPr="00974F10">
              <w:rPr>
                <w:rFonts w:asciiTheme="minorHAnsi" w:hAnsiTheme="minorHAnsi"/>
                <w:color w:val="FFFFFF" w:themeColor="background1"/>
                <w:sz w:val="20"/>
              </w:rPr>
              <w:t>Date of Design Certification</w:t>
            </w:r>
          </w:p>
        </w:tc>
        <w:tc>
          <w:tcPr>
            <w:tcW w:w="5052" w:type="dxa"/>
          </w:tcPr>
          <w:p w14:paraId="4428683B" w14:textId="4D927939" w:rsidR="00974F10" w:rsidRPr="00211D67" w:rsidRDefault="00D76655" w:rsidP="00974F10">
            <w:pPr>
              <w:spacing w:after="200"/>
              <w:cnfStyle w:val="000000000000" w:firstRow="0" w:lastRow="0" w:firstColumn="0" w:lastColumn="0" w:oddVBand="0" w:evenVBand="0" w:oddHBand="0" w:evenHBand="0" w:firstRowFirstColumn="0" w:firstRowLastColumn="0" w:lastRowFirstColumn="0" w:lastRowLastColumn="0"/>
              <w:rPr>
                <w:lang w:val="en-GB"/>
              </w:rPr>
            </w:pPr>
            <w:r>
              <w:t>04</w:t>
            </w:r>
            <w:r w:rsidR="00D31F4E" w:rsidRPr="001474A5">
              <w:t>/</w:t>
            </w:r>
            <w:r>
              <w:t>04</w:t>
            </w:r>
            <w:r w:rsidR="00D31F4E" w:rsidRPr="001474A5">
              <w:t>/</w:t>
            </w:r>
            <w:r>
              <w:t>2023</w:t>
            </w:r>
          </w:p>
        </w:tc>
      </w:tr>
      <w:tr w:rsidR="00974F10" w:rsidRPr="00211D67" w14:paraId="1506A991" w14:textId="77777777" w:rsidTr="00974F10">
        <w:tc>
          <w:tcPr>
            <w:cnfStyle w:val="001000000000" w:firstRow="0" w:lastRow="0" w:firstColumn="1" w:lastColumn="0" w:oddVBand="0" w:evenVBand="0" w:oddHBand="0" w:evenHBand="0" w:firstRowFirstColumn="0" w:firstRowLastColumn="0" w:lastRowFirstColumn="0" w:lastRowLastColumn="0"/>
            <w:tcW w:w="4390" w:type="dxa"/>
          </w:tcPr>
          <w:p w14:paraId="71E69BE6" w14:textId="03863098" w:rsidR="00974F10" w:rsidRPr="00974F10" w:rsidRDefault="00974F10" w:rsidP="00974F10">
            <w:pPr>
              <w:pStyle w:val="SectionTitle"/>
              <w:numPr>
                <w:ilvl w:val="0"/>
                <w:numId w:val="0"/>
              </w:numPr>
              <w:rPr>
                <w:rFonts w:asciiTheme="minorHAnsi" w:hAnsiTheme="minorHAnsi"/>
                <w:color w:val="FFFFFF" w:themeColor="background1"/>
                <w:sz w:val="22"/>
              </w:rPr>
            </w:pPr>
            <w:r w:rsidRPr="00974F10">
              <w:rPr>
                <w:rFonts w:asciiTheme="minorHAnsi" w:hAnsiTheme="minorHAnsi"/>
                <w:color w:val="FFFFFF" w:themeColor="background1"/>
                <w:sz w:val="20"/>
              </w:rPr>
              <w:t>Version number of the VPA-DD</w:t>
            </w:r>
          </w:p>
        </w:tc>
        <w:tc>
          <w:tcPr>
            <w:tcW w:w="5052" w:type="dxa"/>
          </w:tcPr>
          <w:p w14:paraId="00749F0F" w14:textId="760F18BD" w:rsidR="00974F10" w:rsidRPr="00211D67" w:rsidRDefault="00BE12B7" w:rsidP="00974F10">
            <w:pPr>
              <w:spacing w:after="200"/>
              <w:cnfStyle w:val="000000000000" w:firstRow="0" w:lastRow="0" w:firstColumn="0" w:lastColumn="0" w:oddVBand="0" w:evenVBand="0" w:oddHBand="0" w:evenHBand="0" w:firstRowFirstColumn="0" w:firstRowLastColumn="0" w:lastRowFirstColumn="0" w:lastRowLastColumn="0"/>
              <w:rPr>
                <w:lang w:val="en-GB"/>
              </w:rPr>
            </w:pPr>
            <w:ins w:id="0" w:author="EVA LEIBOVICI" w:date="2024-04-29T17:17:00Z">
              <w:r>
                <w:t>8.0</w:t>
              </w:r>
            </w:ins>
            <w:del w:id="1" w:author="EVA LEIBOVICI" w:date="2024-04-29T17:17:00Z">
              <w:r w:rsidR="00CF3896" w:rsidDel="00BE12B7">
                <w:delText>7.0</w:delText>
              </w:r>
            </w:del>
          </w:p>
        </w:tc>
      </w:tr>
      <w:tr w:rsidR="00974F10" w:rsidRPr="00211D67" w14:paraId="6D507BE2" w14:textId="77777777" w:rsidTr="00974F10">
        <w:tc>
          <w:tcPr>
            <w:cnfStyle w:val="001000000000" w:firstRow="0" w:lastRow="0" w:firstColumn="1" w:lastColumn="0" w:oddVBand="0" w:evenVBand="0" w:oddHBand="0" w:evenHBand="0" w:firstRowFirstColumn="0" w:firstRowLastColumn="0" w:lastRowFirstColumn="0" w:lastRowLastColumn="0"/>
            <w:tcW w:w="4390" w:type="dxa"/>
          </w:tcPr>
          <w:p w14:paraId="565802D9" w14:textId="4E02FC14" w:rsidR="00974F10" w:rsidRPr="00974F10" w:rsidRDefault="00974F10" w:rsidP="00974F10">
            <w:pPr>
              <w:pStyle w:val="SectionTitle"/>
              <w:numPr>
                <w:ilvl w:val="0"/>
                <w:numId w:val="0"/>
              </w:numPr>
              <w:rPr>
                <w:rFonts w:asciiTheme="minorHAnsi" w:hAnsiTheme="minorHAnsi"/>
                <w:color w:val="FFFFFF" w:themeColor="background1"/>
                <w:sz w:val="22"/>
              </w:rPr>
            </w:pPr>
            <w:r w:rsidRPr="00974F10">
              <w:rPr>
                <w:rFonts w:asciiTheme="minorHAnsi" w:hAnsiTheme="minorHAnsi"/>
                <w:color w:val="FFFFFF" w:themeColor="background1"/>
                <w:sz w:val="20"/>
              </w:rPr>
              <w:t>Completion date of version</w:t>
            </w:r>
          </w:p>
        </w:tc>
        <w:tc>
          <w:tcPr>
            <w:tcW w:w="5052" w:type="dxa"/>
          </w:tcPr>
          <w:p w14:paraId="15DA2880" w14:textId="24460760" w:rsidR="00974F10" w:rsidRPr="00211D67" w:rsidRDefault="00D61777" w:rsidP="00974F10">
            <w:pPr>
              <w:spacing w:after="200"/>
              <w:cnfStyle w:val="000000000000" w:firstRow="0" w:lastRow="0" w:firstColumn="0" w:lastColumn="0" w:oddVBand="0" w:evenVBand="0" w:oddHBand="0" w:evenHBand="0" w:firstRowFirstColumn="0" w:firstRowLastColumn="0" w:lastRowFirstColumn="0" w:lastRowLastColumn="0"/>
              <w:rPr>
                <w:lang w:val="en-GB"/>
              </w:rPr>
            </w:pPr>
            <w:ins w:id="2" w:author="EVA LEIBOVICI" w:date="2024-04-30T11:53:00Z">
              <w:r>
                <w:rPr>
                  <w:lang w:val="en-GB"/>
                </w:rPr>
                <w:t>30</w:t>
              </w:r>
            </w:ins>
            <w:ins w:id="3" w:author="EVA LEIBOVICI" w:date="2024-04-29T17:18:00Z">
              <w:r w:rsidR="00BE12B7">
                <w:rPr>
                  <w:lang w:val="en-GB"/>
                </w:rPr>
                <w:t>/04/2024</w:t>
              </w:r>
            </w:ins>
            <w:del w:id="4" w:author="EVA LEIBOVICI" w:date="2024-04-29T17:17:00Z">
              <w:r w:rsidR="00CF3896" w:rsidDel="00BE12B7">
                <w:rPr>
                  <w:lang w:val="en-GB"/>
                </w:rPr>
                <w:delText>18/03/2024</w:delText>
              </w:r>
            </w:del>
          </w:p>
        </w:tc>
      </w:tr>
      <w:tr w:rsidR="00974F10" w:rsidRPr="00211D67" w14:paraId="70DA5DD0" w14:textId="77777777" w:rsidTr="00974F10">
        <w:tc>
          <w:tcPr>
            <w:cnfStyle w:val="001000000000" w:firstRow="0" w:lastRow="0" w:firstColumn="1" w:lastColumn="0" w:oddVBand="0" w:evenVBand="0" w:oddHBand="0" w:evenHBand="0" w:firstRowFirstColumn="0" w:firstRowLastColumn="0" w:lastRowFirstColumn="0" w:lastRowLastColumn="0"/>
            <w:tcW w:w="4390" w:type="dxa"/>
          </w:tcPr>
          <w:p w14:paraId="7C624B09" w14:textId="638D6255" w:rsidR="00974F10" w:rsidRPr="00974F10" w:rsidRDefault="00974F10" w:rsidP="00974F10">
            <w:pPr>
              <w:pStyle w:val="SectionTitle"/>
              <w:numPr>
                <w:ilvl w:val="0"/>
                <w:numId w:val="0"/>
              </w:numPr>
              <w:rPr>
                <w:rFonts w:asciiTheme="minorHAnsi" w:hAnsiTheme="minorHAnsi"/>
                <w:color w:val="FFFFFF" w:themeColor="background1"/>
                <w:sz w:val="22"/>
              </w:rPr>
            </w:pPr>
            <w:r w:rsidRPr="00974F10">
              <w:rPr>
                <w:rFonts w:asciiTheme="minorHAnsi" w:hAnsiTheme="minorHAnsi"/>
                <w:color w:val="FFFFFF" w:themeColor="background1"/>
                <w:sz w:val="20"/>
              </w:rPr>
              <w:t xml:space="preserve">Coordinating/managing entity </w:t>
            </w:r>
          </w:p>
        </w:tc>
        <w:tc>
          <w:tcPr>
            <w:tcW w:w="5052" w:type="dxa"/>
          </w:tcPr>
          <w:p w14:paraId="6F78301B" w14:textId="53DF0318" w:rsidR="00974F10" w:rsidRPr="00211D67" w:rsidRDefault="00CA35EA" w:rsidP="00974F10">
            <w:pPr>
              <w:spacing w:after="200"/>
              <w:cnfStyle w:val="000000000000" w:firstRow="0" w:lastRow="0" w:firstColumn="0" w:lastColumn="0" w:oddVBand="0" w:evenVBand="0" w:oddHBand="0" w:evenHBand="0" w:firstRowFirstColumn="0" w:firstRowLastColumn="0" w:lastRowFirstColumn="0" w:lastRowLastColumn="0"/>
              <w:rPr>
                <w:lang w:val="en-GB"/>
              </w:rPr>
            </w:pPr>
            <w:r>
              <w:t>EcoAct SAS</w:t>
            </w:r>
          </w:p>
        </w:tc>
      </w:tr>
      <w:tr w:rsidR="00974F10" w:rsidRPr="00211D67" w14:paraId="64AD9DD0" w14:textId="77777777" w:rsidTr="00974F10">
        <w:tc>
          <w:tcPr>
            <w:cnfStyle w:val="001000000000" w:firstRow="0" w:lastRow="0" w:firstColumn="1" w:lastColumn="0" w:oddVBand="0" w:evenVBand="0" w:oddHBand="0" w:evenHBand="0" w:firstRowFirstColumn="0" w:firstRowLastColumn="0" w:lastRowFirstColumn="0" w:lastRowLastColumn="0"/>
            <w:tcW w:w="4390" w:type="dxa"/>
          </w:tcPr>
          <w:p w14:paraId="41000127" w14:textId="42023344" w:rsidR="00974F10" w:rsidRPr="00974F10" w:rsidRDefault="00974F10" w:rsidP="00974F10">
            <w:pPr>
              <w:pStyle w:val="SectionTitle"/>
              <w:numPr>
                <w:ilvl w:val="0"/>
                <w:numId w:val="0"/>
              </w:numPr>
              <w:rPr>
                <w:rFonts w:asciiTheme="minorHAnsi" w:hAnsiTheme="minorHAnsi"/>
                <w:color w:val="FFFFFF" w:themeColor="background1"/>
                <w:sz w:val="22"/>
              </w:rPr>
            </w:pPr>
            <w:r w:rsidRPr="00974F10">
              <w:rPr>
                <w:rFonts w:asciiTheme="minorHAnsi" w:hAnsiTheme="minorHAnsi"/>
                <w:color w:val="FFFFFF" w:themeColor="background1"/>
                <w:sz w:val="20"/>
              </w:rPr>
              <w:t>VPA Implementer (s)</w:t>
            </w:r>
          </w:p>
        </w:tc>
        <w:tc>
          <w:tcPr>
            <w:tcW w:w="5052" w:type="dxa"/>
          </w:tcPr>
          <w:p w14:paraId="3B52705E" w14:textId="5A2CF0C2" w:rsidR="00974F10" w:rsidRPr="00211D67" w:rsidRDefault="005A7C3F" w:rsidP="00974F10">
            <w:pPr>
              <w:spacing w:after="200"/>
              <w:cnfStyle w:val="000000000000" w:firstRow="0" w:lastRow="0" w:firstColumn="0" w:lastColumn="0" w:oddVBand="0" w:evenVBand="0" w:oddHBand="0" w:evenHBand="0" w:firstRowFirstColumn="0" w:firstRowLastColumn="0" w:lastRowFirstColumn="0" w:lastRowLastColumn="0"/>
              <w:rPr>
                <w:lang w:val="en-GB"/>
              </w:rPr>
            </w:pPr>
            <w:r w:rsidRPr="00F13759">
              <w:t>Action Africa Help International (AAH-I)</w:t>
            </w:r>
          </w:p>
        </w:tc>
      </w:tr>
      <w:tr w:rsidR="00974F10" w:rsidRPr="00211D67" w14:paraId="4C70EDA9" w14:textId="77777777" w:rsidTr="00974F10">
        <w:tc>
          <w:tcPr>
            <w:cnfStyle w:val="001000000000" w:firstRow="0" w:lastRow="0" w:firstColumn="1" w:lastColumn="0" w:oddVBand="0" w:evenVBand="0" w:oddHBand="0" w:evenHBand="0" w:firstRowFirstColumn="0" w:firstRowLastColumn="0" w:lastRowFirstColumn="0" w:lastRowLastColumn="0"/>
            <w:tcW w:w="4390" w:type="dxa"/>
          </w:tcPr>
          <w:p w14:paraId="01A81E64" w14:textId="6975901E" w:rsidR="00974F10" w:rsidRPr="00974F10" w:rsidRDefault="00974F10" w:rsidP="00974F10">
            <w:pPr>
              <w:pStyle w:val="SectionTitle"/>
              <w:numPr>
                <w:ilvl w:val="0"/>
                <w:numId w:val="0"/>
              </w:numPr>
              <w:rPr>
                <w:rFonts w:asciiTheme="minorHAnsi" w:hAnsiTheme="minorHAnsi"/>
                <w:color w:val="FFFFFF" w:themeColor="background1"/>
                <w:sz w:val="22"/>
              </w:rPr>
            </w:pPr>
            <w:r w:rsidRPr="00974F10">
              <w:rPr>
                <w:rFonts w:asciiTheme="minorHAnsi" w:hAnsiTheme="minorHAnsi"/>
                <w:color w:val="FFFFFF" w:themeColor="background1"/>
                <w:sz w:val="20"/>
              </w:rPr>
              <w:t xml:space="preserve">Project Participants and any communities involved </w:t>
            </w:r>
          </w:p>
        </w:tc>
        <w:tc>
          <w:tcPr>
            <w:tcW w:w="5052" w:type="dxa"/>
          </w:tcPr>
          <w:p w14:paraId="620DF4B0" w14:textId="087813B9" w:rsidR="00974F10" w:rsidRPr="00211D67" w:rsidRDefault="004D66E8" w:rsidP="00974F10">
            <w:pPr>
              <w:spacing w:after="200"/>
              <w:cnfStyle w:val="000000000000" w:firstRow="0" w:lastRow="0" w:firstColumn="0" w:lastColumn="0" w:oddVBand="0" w:evenVBand="0" w:oddHBand="0" w:evenHBand="0" w:firstRowFirstColumn="0" w:firstRowLastColumn="0" w:lastRowFirstColumn="0" w:lastRowLastColumn="0"/>
              <w:rPr>
                <w:lang w:val="en-GB"/>
              </w:rPr>
            </w:pPr>
            <w:r>
              <w:t>EcoAct SAS</w:t>
            </w:r>
          </w:p>
        </w:tc>
      </w:tr>
      <w:tr w:rsidR="00974F10" w:rsidRPr="00211D67" w14:paraId="5BDC7379" w14:textId="77777777" w:rsidTr="00974F10">
        <w:tc>
          <w:tcPr>
            <w:cnfStyle w:val="001000000000" w:firstRow="0" w:lastRow="0" w:firstColumn="1" w:lastColumn="0" w:oddVBand="0" w:evenVBand="0" w:oddHBand="0" w:evenHBand="0" w:firstRowFirstColumn="0" w:firstRowLastColumn="0" w:lastRowFirstColumn="0" w:lastRowLastColumn="0"/>
            <w:tcW w:w="4390" w:type="dxa"/>
          </w:tcPr>
          <w:p w14:paraId="5E7C2472" w14:textId="5E26B5A0" w:rsidR="00974F10" w:rsidRPr="00974F10" w:rsidRDefault="00974F10" w:rsidP="00974F10">
            <w:pPr>
              <w:spacing w:line="240" w:lineRule="auto"/>
              <w:rPr>
                <w:rFonts w:asciiTheme="minorHAnsi" w:hAnsiTheme="minorHAnsi" w:cs="Arial"/>
                <w:color w:val="FFFFFF" w:themeColor="background1"/>
                <w:szCs w:val="22"/>
              </w:rPr>
            </w:pPr>
            <w:r w:rsidRPr="00974F10">
              <w:rPr>
                <w:rFonts w:asciiTheme="minorHAnsi" w:hAnsiTheme="minorHAnsi" w:cs="Arial"/>
                <w:color w:val="FFFFFF" w:themeColor="background1"/>
                <w:sz w:val="20"/>
              </w:rPr>
              <w:t>Host Country (</w:t>
            </w:r>
            <w:proofErr w:type="spellStart"/>
            <w:r w:rsidRPr="00974F10">
              <w:rPr>
                <w:rFonts w:asciiTheme="minorHAnsi" w:hAnsiTheme="minorHAnsi" w:cs="Arial"/>
                <w:color w:val="FFFFFF" w:themeColor="background1"/>
                <w:sz w:val="20"/>
              </w:rPr>
              <w:t>ies</w:t>
            </w:r>
            <w:proofErr w:type="spellEnd"/>
            <w:r w:rsidRPr="00974F10">
              <w:rPr>
                <w:rFonts w:asciiTheme="minorHAnsi" w:hAnsiTheme="minorHAnsi" w:cs="Arial"/>
                <w:color w:val="FFFFFF" w:themeColor="background1"/>
                <w:sz w:val="20"/>
              </w:rPr>
              <w:t>)</w:t>
            </w:r>
          </w:p>
        </w:tc>
        <w:tc>
          <w:tcPr>
            <w:tcW w:w="5052" w:type="dxa"/>
          </w:tcPr>
          <w:p w14:paraId="5AF749F0" w14:textId="5BC73AB4" w:rsidR="00974F10" w:rsidRPr="00211D67" w:rsidRDefault="008610CD" w:rsidP="00974F10">
            <w:pPr>
              <w:spacing w:after="200"/>
              <w:cnfStyle w:val="000000000000" w:firstRow="0" w:lastRow="0" w:firstColumn="0" w:lastColumn="0" w:oddVBand="0" w:evenVBand="0" w:oddHBand="0" w:evenHBand="0" w:firstRowFirstColumn="0" w:firstRowLastColumn="0" w:lastRowFirstColumn="0" w:lastRowLastColumn="0"/>
              <w:rPr>
                <w:lang w:val="en-GB"/>
              </w:rPr>
            </w:pPr>
            <w:r>
              <w:t>Kenya</w:t>
            </w:r>
          </w:p>
        </w:tc>
      </w:tr>
      <w:tr w:rsidR="00974F10" w:rsidRPr="00211D67" w14:paraId="443E8D60" w14:textId="77777777" w:rsidTr="00974F10">
        <w:tc>
          <w:tcPr>
            <w:cnfStyle w:val="001000000000" w:firstRow="0" w:lastRow="0" w:firstColumn="1" w:lastColumn="0" w:oddVBand="0" w:evenVBand="0" w:oddHBand="0" w:evenHBand="0" w:firstRowFirstColumn="0" w:firstRowLastColumn="0" w:lastRowFirstColumn="0" w:lastRowLastColumn="0"/>
            <w:tcW w:w="4390" w:type="dxa"/>
          </w:tcPr>
          <w:p w14:paraId="1B01F937" w14:textId="0E129617" w:rsidR="00974F10" w:rsidRPr="00974F10" w:rsidRDefault="00974F10" w:rsidP="00974F10">
            <w:pPr>
              <w:spacing w:line="240" w:lineRule="auto"/>
              <w:rPr>
                <w:rFonts w:asciiTheme="minorHAnsi" w:hAnsiTheme="minorHAnsi" w:cs="Arial"/>
                <w:color w:val="FFFFFF" w:themeColor="background1"/>
                <w:szCs w:val="22"/>
              </w:rPr>
            </w:pPr>
            <w:r w:rsidRPr="00974F10">
              <w:rPr>
                <w:rFonts w:asciiTheme="minorHAnsi" w:hAnsiTheme="minorHAnsi" w:cs="Arial"/>
                <w:color w:val="FFFFFF" w:themeColor="background1"/>
                <w:sz w:val="20"/>
              </w:rPr>
              <w:t>GS ID and Title of applicable Design Certified VPA</w:t>
            </w:r>
          </w:p>
        </w:tc>
        <w:tc>
          <w:tcPr>
            <w:tcW w:w="5052" w:type="dxa"/>
          </w:tcPr>
          <w:p w14:paraId="3F1FDBC3" w14:textId="39AFC990" w:rsidR="00974F10" w:rsidRPr="00211D67" w:rsidRDefault="00A1146E" w:rsidP="00974F10">
            <w:pPr>
              <w:cnfStyle w:val="000000000000" w:firstRow="0" w:lastRow="0" w:firstColumn="0" w:lastColumn="0" w:oddVBand="0" w:evenVBand="0" w:oddHBand="0" w:evenHBand="0" w:firstRowFirstColumn="0" w:firstRowLastColumn="0" w:lastRowFirstColumn="0" w:lastRowLastColumn="0"/>
              <w:rPr>
                <w:lang w:val="en-GB"/>
              </w:rPr>
            </w:pPr>
            <w:r w:rsidRPr="008642B3">
              <w:t>N/A</w:t>
            </w:r>
          </w:p>
        </w:tc>
      </w:tr>
      <w:tr w:rsidR="00974F10" w:rsidRPr="00211D67" w14:paraId="06576D0D" w14:textId="77777777" w:rsidTr="00974F10">
        <w:tc>
          <w:tcPr>
            <w:cnfStyle w:val="001000000000" w:firstRow="0" w:lastRow="0" w:firstColumn="1" w:lastColumn="0" w:oddVBand="0" w:evenVBand="0" w:oddHBand="0" w:evenHBand="0" w:firstRowFirstColumn="0" w:firstRowLastColumn="0" w:lastRowFirstColumn="0" w:lastRowLastColumn="0"/>
            <w:tcW w:w="4390" w:type="dxa"/>
          </w:tcPr>
          <w:p w14:paraId="025F3473" w14:textId="7A14B776" w:rsidR="00974F10" w:rsidRPr="00974F10" w:rsidRDefault="00974F10" w:rsidP="00974F10">
            <w:pPr>
              <w:spacing w:line="240" w:lineRule="auto"/>
              <w:rPr>
                <w:rFonts w:asciiTheme="minorHAnsi" w:hAnsiTheme="minorHAnsi" w:cs="Arial"/>
                <w:color w:val="FFFFFF" w:themeColor="background1"/>
                <w:szCs w:val="22"/>
              </w:rPr>
            </w:pPr>
            <w:r w:rsidRPr="00974F10">
              <w:rPr>
                <w:rFonts w:asciiTheme="minorHAnsi" w:hAnsiTheme="minorHAnsi" w:cs="Arial"/>
                <w:color w:val="FFFFFF" w:themeColor="background1"/>
                <w:sz w:val="20"/>
              </w:rPr>
              <w:t>GS ID and Title of applicable Performance Certified VPA</w:t>
            </w:r>
          </w:p>
        </w:tc>
        <w:tc>
          <w:tcPr>
            <w:tcW w:w="5052" w:type="dxa"/>
          </w:tcPr>
          <w:p w14:paraId="72A6DC1E" w14:textId="7B556443" w:rsidR="00974F10" w:rsidRPr="00211D67" w:rsidRDefault="002E4933" w:rsidP="00974F10">
            <w:pPr>
              <w:spacing w:after="200"/>
              <w:cnfStyle w:val="000000000000" w:firstRow="0" w:lastRow="0" w:firstColumn="0" w:lastColumn="0" w:oddVBand="0" w:evenVBand="0" w:oddHBand="0" w:evenHBand="0" w:firstRowFirstColumn="0" w:firstRowLastColumn="0" w:lastRowFirstColumn="0" w:lastRowLastColumn="0"/>
              <w:rPr>
                <w:b/>
                <w:bCs/>
              </w:rPr>
            </w:pPr>
            <w:r w:rsidRPr="008642B3">
              <w:t>N/A</w:t>
            </w:r>
          </w:p>
        </w:tc>
      </w:tr>
      <w:tr w:rsidR="00974F10" w:rsidRPr="00211D67" w14:paraId="04033246" w14:textId="77777777" w:rsidTr="00974F10">
        <w:tc>
          <w:tcPr>
            <w:cnfStyle w:val="001000000000" w:firstRow="0" w:lastRow="0" w:firstColumn="1" w:lastColumn="0" w:oddVBand="0" w:evenVBand="0" w:oddHBand="0" w:evenHBand="0" w:firstRowFirstColumn="0" w:firstRowLastColumn="0" w:lastRowFirstColumn="0" w:lastRowLastColumn="0"/>
            <w:tcW w:w="4390" w:type="dxa"/>
          </w:tcPr>
          <w:p w14:paraId="07CF122C" w14:textId="77777777" w:rsidR="00974F10" w:rsidRPr="00974F10" w:rsidRDefault="00974F10" w:rsidP="00974F10">
            <w:pPr>
              <w:tabs>
                <w:tab w:val="left" w:pos="3536"/>
              </w:tabs>
              <w:rPr>
                <w:rFonts w:asciiTheme="minorHAnsi" w:hAnsiTheme="minorHAnsi" w:cs="Arial"/>
                <w:color w:val="FFFFFF" w:themeColor="background1"/>
                <w:sz w:val="20"/>
              </w:rPr>
            </w:pPr>
            <w:r w:rsidRPr="00974F10">
              <w:rPr>
                <w:rFonts w:asciiTheme="minorHAnsi" w:hAnsiTheme="minorHAnsi" w:cs="Arial"/>
                <w:color w:val="FFFFFF" w:themeColor="background1"/>
                <w:sz w:val="20"/>
              </w:rPr>
              <w:t>Activity Requirements applied</w:t>
            </w:r>
          </w:p>
          <w:p w14:paraId="58B0F4FE" w14:textId="77777777" w:rsidR="00974F10" w:rsidRPr="00974F10" w:rsidRDefault="00974F10" w:rsidP="00974F10">
            <w:pPr>
              <w:spacing w:line="276" w:lineRule="auto"/>
              <w:rPr>
                <w:rFonts w:asciiTheme="minorHAnsi" w:hAnsiTheme="minorHAnsi"/>
                <w:bCs w:val="0"/>
                <w:color w:val="FFFFFF" w:themeColor="background1"/>
                <w:lang w:val="en-GB"/>
              </w:rPr>
            </w:pPr>
          </w:p>
        </w:tc>
        <w:tc>
          <w:tcPr>
            <w:tcW w:w="5052" w:type="dxa"/>
          </w:tcPr>
          <w:p w14:paraId="69E8E746" w14:textId="2CC9829D" w:rsidR="00974F10" w:rsidRPr="00974F10" w:rsidRDefault="0091510B" w:rsidP="00974F10">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sdt>
              <w:sdtPr>
                <w:rPr>
                  <w:rFonts w:asciiTheme="minorHAnsi" w:hAnsiTheme="minorHAnsi" w:cs="Arial"/>
                  <w:sz w:val="20"/>
                  <w:szCs w:val="20"/>
                </w:rPr>
                <w:id w:val="1377279563"/>
                <w14:checkbox>
                  <w14:checked w14:val="1"/>
                  <w14:checkedState w14:val="2612" w14:font="MS Gothic"/>
                  <w14:uncheckedState w14:val="2610" w14:font="MS Gothic"/>
                </w14:checkbox>
              </w:sdtPr>
              <w:sdtEndPr/>
              <w:sdtContent>
                <w:r w:rsidR="00777E20">
                  <w:rPr>
                    <w:rFonts w:ascii="MS Gothic" w:eastAsia="MS Gothic" w:hAnsi="MS Gothic" w:cs="Arial" w:hint="eastAsia"/>
                    <w:sz w:val="20"/>
                    <w:szCs w:val="20"/>
                  </w:rPr>
                  <w:t>☒</w:t>
                </w:r>
              </w:sdtContent>
            </w:sdt>
            <w:r w:rsidR="00974F10" w:rsidRPr="00974F10">
              <w:rPr>
                <w:rFonts w:asciiTheme="minorHAnsi" w:hAnsiTheme="minorHAnsi" w:cs="Arial"/>
                <w:sz w:val="20"/>
                <w:szCs w:val="20"/>
              </w:rPr>
              <w:t xml:space="preserve"> Community Services Activities </w:t>
            </w:r>
          </w:p>
          <w:p w14:paraId="26FD4FC2" w14:textId="015F968B" w:rsidR="00974F10" w:rsidRPr="00974F10" w:rsidRDefault="0091510B" w:rsidP="00974F10">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sdt>
              <w:sdtPr>
                <w:rPr>
                  <w:rFonts w:asciiTheme="minorHAnsi" w:hAnsiTheme="minorHAnsi" w:cs="Arial"/>
                  <w:sz w:val="20"/>
                  <w:szCs w:val="20"/>
                </w:rPr>
                <w:id w:val="1828716640"/>
                <w14:checkbox>
                  <w14:checked w14:val="0"/>
                  <w14:checkedState w14:val="2612" w14:font="MS Gothic"/>
                  <w14:uncheckedState w14:val="2610" w14:font="MS Gothic"/>
                </w14:checkbox>
              </w:sdtPr>
              <w:sdtEndPr/>
              <w:sdtContent>
                <w:r w:rsidR="00822F9D">
                  <w:rPr>
                    <w:rFonts w:ascii="MS Gothic" w:eastAsia="MS Gothic" w:hAnsi="MS Gothic" w:cs="Arial" w:hint="eastAsia"/>
                    <w:sz w:val="20"/>
                    <w:szCs w:val="20"/>
                  </w:rPr>
                  <w:t>☐</w:t>
                </w:r>
              </w:sdtContent>
            </w:sdt>
            <w:r w:rsidR="00974F10" w:rsidRPr="00974F10">
              <w:rPr>
                <w:rFonts w:asciiTheme="minorHAnsi" w:hAnsiTheme="minorHAnsi" w:cs="Arial"/>
                <w:sz w:val="20"/>
                <w:szCs w:val="20"/>
              </w:rPr>
              <w:t xml:space="preserve"> Renewable Energy Activities</w:t>
            </w:r>
          </w:p>
          <w:p w14:paraId="5EE98B75" w14:textId="613DD676" w:rsidR="00974F10" w:rsidRPr="00974F10" w:rsidRDefault="0091510B" w:rsidP="00974F10">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sdt>
              <w:sdtPr>
                <w:rPr>
                  <w:rFonts w:asciiTheme="minorHAnsi" w:hAnsiTheme="minorHAnsi" w:cs="Arial"/>
                  <w:sz w:val="20"/>
                  <w:szCs w:val="20"/>
                </w:rPr>
                <w:id w:val="1405412966"/>
                <w14:checkbox>
                  <w14:checked w14:val="0"/>
                  <w14:checkedState w14:val="2612" w14:font="MS Gothic"/>
                  <w14:uncheckedState w14:val="2610" w14:font="MS Gothic"/>
                </w14:checkbox>
              </w:sdtPr>
              <w:sdtEndPr/>
              <w:sdtContent>
                <w:r w:rsidR="00EF5E70">
                  <w:rPr>
                    <w:rFonts w:ascii="MS Gothic" w:eastAsia="MS Gothic" w:hAnsi="MS Gothic" w:cs="Arial" w:hint="eastAsia"/>
                    <w:sz w:val="20"/>
                    <w:szCs w:val="20"/>
                  </w:rPr>
                  <w:t>☐</w:t>
                </w:r>
              </w:sdtContent>
            </w:sdt>
            <w:r w:rsidR="00974F10" w:rsidRPr="00974F10">
              <w:rPr>
                <w:rFonts w:asciiTheme="minorHAnsi" w:hAnsiTheme="minorHAnsi" w:cs="Arial"/>
                <w:sz w:val="20"/>
                <w:szCs w:val="20"/>
              </w:rPr>
              <w:t xml:space="preserve"> Land Use and Forestry Activities/Risks &amp; Capacities</w:t>
            </w:r>
          </w:p>
          <w:p w14:paraId="78197750" w14:textId="57DF847E" w:rsidR="00974F10" w:rsidRPr="00211D67" w:rsidRDefault="0091510B" w:rsidP="00974F10">
            <w:pPr>
              <w:spacing w:after="20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lang w:val="en-GB"/>
              </w:rPr>
            </w:pPr>
            <w:sdt>
              <w:sdtPr>
                <w:rPr>
                  <w:rFonts w:asciiTheme="minorHAnsi" w:hAnsiTheme="minorHAnsi" w:cs="Arial"/>
                  <w:sz w:val="20"/>
                  <w:szCs w:val="20"/>
                </w:rPr>
                <w:id w:val="354392354"/>
                <w14:checkbox>
                  <w14:checked w14:val="0"/>
                  <w14:checkedState w14:val="2612" w14:font="MS Gothic"/>
                  <w14:uncheckedState w14:val="2610" w14:font="MS Gothic"/>
                </w14:checkbox>
              </w:sdtPr>
              <w:sdtEndPr/>
              <w:sdtContent>
                <w:r w:rsidR="003C5D19">
                  <w:rPr>
                    <w:rFonts w:ascii="MS Gothic" w:eastAsia="MS Gothic" w:hAnsi="MS Gothic" w:cs="Arial" w:hint="eastAsia"/>
                    <w:sz w:val="20"/>
                    <w:szCs w:val="20"/>
                  </w:rPr>
                  <w:t>☐</w:t>
                </w:r>
              </w:sdtContent>
            </w:sdt>
            <w:r w:rsidR="00974F10" w:rsidRPr="00974F10">
              <w:rPr>
                <w:rFonts w:asciiTheme="minorHAnsi" w:hAnsiTheme="minorHAnsi"/>
                <w:sz w:val="20"/>
                <w:szCs w:val="20"/>
              </w:rPr>
              <w:t xml:space="preserve"> </w:t>
            </w:r>
            <w:r w:rsidR="00974F10" w:rsidRPr="00974F10">
              <w:rPr>
                <w:rFonts w:asciiTheme="minorHAnsi" w:hAnsiTheme="minorHAnsi" w:cs="Arial"/>
                <w:sz w:val="20"/>
                <w:szCs w:val="20"/>
              </w:rPr>
              <w:t xml:space="preserve">N/A </w:t>
            </w:r>
          </w:p>
        </w:tc>
      </w:tr>
      <w:tr w:rsidR="00974F10" w:rsidRPr="00211D67" w14:paraId="5667F5B4" w14:textId="77777777" w:rsidTr="00974F10">
        <w:tc>
          <w:tcPr>
            <w:cnfStyle w:val="001000000000" w:firstRow="0" w:lastRow="0" w:firstColumn="1" w:lastColumn="0" w:oddVBand="0" w:evenVBand="0" w:oddHBand="0" w:evenHBand="0" w:firstRowFirstColumn="0" w:firstRowLastColumn="0" w:lastRowFirstColumn="0" w:lastRowLastColumn="0"/>
            <w:tcW w:w="4390" w:type="dxa"/>
          </w:tcPr>
          <w:p w14:paraId="75030F7E" w14:textId="3D3BEBE3" w:rsidR="00974F10" w:rsidRPr="00974F10" w:rsidRDefault="00974F10" w:rsidP="00974F10">
            <w:pPr>
              <w:spacing w:line="276" w:lineRule="auto"/>
              <w:rPr>
                <w:rFonts w:asciiTheme="minorHAnsi" w:hAnsiTheme="minorHAnsi"/>
                <w:bCs w:val="0"/>
                <w:color w:val="FFFFFF" w:themeColor="background1"/>
                <w:lang w:val="en-GB"/>
              </w:rPr>
            </w:pPr>
            <w:r w:rsidRPr="00974F10">
              <w:rPr>
                <w:rFonts w:asciiTheme="minorHAnsi" w:hAnsiTheme="minorHAnsi" w:cs="Arial"/>
                <w:color w:val="FFFFFF" w:themeColor="background1"/>
                <w:sz w:val="20"/>
              </w:rPr>
              <w:lastRenderedPageBreak/>
              <w:t>Other Requirements applied</w:t>
            </w:r>
          </w:p>
        </w:tc>
        <w:tc>
          <w:tcPr>
            <w:tcW w:w="5052" w:type="dxa"/>
          </w:tcPr>
          <w:p w14:paraId="65870EAA" w14:textId="77777777" w:rsidR="005C1688" w:rsidRPr="00B205F5" w:rsidRDefault="005C1688" w:rsidP="005C1688">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B205F5">
              <w:rPr>
                <w:rFonts w:asciiTheme="minorHAnsi" w:hAnsiTheme="minorHAnsi"/>
                <w:sz w:val="20"/>
                <w:szCs w:val="20"/>
              </w:rPr>
              <w:t>GS4GG Principles &amp; Requirements Version 1.2</w:t>
            </w:r>
            <w:r>
              <w:rPr>
                <w:rFonts w:asciiTheme="minorHAnsi" w:hAnsiTheme="minorHAnsi"/>
                <w:sz w:val="20"/>
                <w:szCs w:val="20"/>
              </w:rPr>
              <w:t>, October 2019</w:t>
            </w:r>
          </w:p>
          <w:p w14:paraId="094A8FE4" w14:textId="77777777" w:rsidR="005C1688" w:rsidRPr="00B205F5" w:rsidRDefault="005C1688" w:rsidP="005C1688">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p>
          <w:p w14:paraId="4090AFDE" w14:textId="77777777" w:rsidR="00974F10" w:rsidRDefault="005C1688" w:rsidP="005C1688">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Pr>
                <w:rFonts w:asciiTheme="minorHAnsi" w:hAnsiTheme="minorHAnsi"/>
                <w:sz w:val="20"/>
                <w:szCs w:val="20"/>
              </w:rPr>
              <w:t xml:space="preserve">GS4GG </w:t>
            </w:r>
            <w:r w:rsidRPr="00B205F5">
              <w:rPr>
                <w:rFonts w:asciiTheme="minorHAnsi" w:hAnsiTheme="minorHAnsi"/>
                <w:sz w:val="20"/>
                <w:szCs w:val="20"/>
              </w:rPr>
              <w:t>GHG Emissions Reduction &amp; Sequestration Product Requirements Version 2.0</w:t>
            </w:r>
            <w:r>
              <w:rPr>
                <w:rFonts w:asciiTheme="minorHAnsi" w:hAnsiTheme="minorHAnsi"/>
                <w:sz w:val="20"/>
                <w:szCs w:val="20"/>
              </w:rPr>
              <w:t>, April 2021</w:t>
            </w:r>
          </w:p>
          <w:p w14:paraId="6BDE484F" w14:textId="77777777" w:rsidR="00967AC0" w:rsidRPr="00B205F5" w:rsidRDefault="00967AC0" w:rsidP="00967AC0">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Pr>
                <w:rFonts w:asciiTheme="minorHAnsi" w:hAnsiTheme="minorHAnsi"/>
                <w:sz w:val="20"/>
                <w:szCs w:val="20"/>
              </w:rPr>
              <w:t xml:space="preserve">GS4GG </w:t>
            </w:r>
            <w:proofErr w:type="spellStart"/>
            <w:r w:rsidRPr="00B205F5">
              <w:rPr>
                <w:rFonts w:asciiTheme="minorHAnsi" w:hAnsiTheme="minorHAnsi"/>
                <w:sz w:val="20"/>
                <w:szCs w:val="20"/>
              </w:rPr>
              <w:t>Programme</w:t>
            </w:r>
            <w:proofErr w:type="spellEnd"/>
            <w:r w:rsidRPr="00B205F5">
              <w:rPr>
                <w:rFonts w:asciiTheme="minorHAnsi" w:hAnsiTheme="minorHAnsi"/>
                <w:sz w:val="20"/>
                <w:szCs w:val="20"/>
              </w:rPr>
              <w:t xml:space="preserve"> of Activity Requirements Version 1.2</w:t>
            </w:r>
            <w:r>
              <w:rPr>
                <w:rFonts w:asciiTheme="minorHAnsi" w:hAnsiTheme="minorHAnsi"/>
                <w:sz w:val="20"/>
                <w:szCs w:val="20"/>
              </w:rPr>
              <w:t>, October 2019</w:t>
            </w:r>
          </w:p>
          <w:p w14:paraId="4988E02E" w14:textId="77777777" w:rsidR="00967AC0" w:rsidRDefault="00967AC0" w:rsidP="00967AC0">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p>
          <w:p w14:paraId="2483267B" w14:textId="230D2AB1" w:rsidR="005C1688" w:rsidRPr="00974F10" w:rsidRDefault="00967AC0" w:rsidP="00967AC0">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lang w:val="en-GB"/>
              </w:rPr>
            </w:pPr>
            <w:r>
              <w:rPr>
                <w:rFonts w:asciiTheme="minorHAnsi" w:hAnsiTheme="minorHAnsi"/>
                <w:sz w:val="20"/>
                <w:szCs w:val="20"/>
              </w:rPr>
              <w:t xml:space="preserve">GS4GG </w:t>
            </w:r>
            <w:r w:rsidRPr="00B205F5">
              <w:rPr>
                <w:rFonts w:asciiTheme="minorHAnsi" w:hAnsiTheme="minorHAnsi"/>
                <w:sz w:val="20"/>
                <w:szCs w:val="20"/>
              </w:rPr>
              <w:t>Community Services Activity Requirements</w:t>
            </w:r>
            <w:r>
              <w:rPr>
                <w:rFonts w:asciiTheme="minorHAnsi" w:hAnsiTheme="minorHAnsi"/>
                <w:sz w:val="20"/>
                <w:szCs w:val="20"/>
              </w:rPr>
              <w:t xml:space="preserve"> </w:t>
            </w:r>
            <w:r w:rsidRPr="00B205F5">
              <w:rPr>
                <w:rFonts w:asciiTheme="minorHAnsi" w:hAnsiTheme="minorHAnsi"/>
                <w:sz w:val="20"/>
                <w:szCs w:val="20"/>
              </w:rPr>
              <w:t>Version 1.2</w:t>
            </w:r>
            <w:r>
              <w:rPr>
                <w:rFonts w:asciiTheme="minorHAnsi" w:hAnsiTheme="minorHAnsi"/>
                <w:sz w:val="20"/>
                <w:szCs w:val="20"/>
              </w:rPr>
              <w:t xml:space="preserve">, </w:t>
            </w:r>
            <w:r w:rsidRPr="008642B3">
              <w:rPr>
                <w:rFonts w:asciiTheme="minorHAnsi" w:hAnsiTheme="minorHAnsi" w:cs="Arial"/>
                <w:sz w:val="20"/>
                <w:szCs w:val="20"/>
              </w:rPr>
              <w:t>October 2019</w:t>
            </w:r>
          </w:p>
        </w:tc>
      </w:tr>
      <w:tr w:rsidR="00974F10" w:rsidRPr="00211D67" w14:paraId="7D7B1E07" w14:textId="77777777" w:rsidTr="00974F10">
        <w:tc>
          <w:tcPr>
            <w:cnfStyle w:val="001000000000" w:firstRow="0" w:lastRow="0" w:firstColumn="1" w:lastColumn="0" w:oddVBand="0" w:evenVBand="0" w:oddHBand="0" w:evenHBand="0" w:firstRowFirstColumn="0" w:firstRowLastColumn="0" w:lastRowFirstColumn="0" w:lastRowLastColumn="0"/>
            <w:tcW w:w="4390" w:type="dxa"/>
          </w:tcPr>
          <w:p w14:paraId="00B88E66" w14:textId="3ED52D45" w:rsidR="00974F10" w:rsidRPr="00974F10" w:rsidRDefault="00974F10" w:rsidP="00974F10">
            <w:pPr>
              <w:spacing w:line="276" w:lineRule="auto"/>
              <w:rPr>
                <w:rFonts w:asciiTheme="minorHAnsi" w:hAnsiTheme="minorHAnsi"/>
                <w:bCs w:val="0"/>
                <w:color w:val="FFFFFF" w:themeColor="background1"/>
                <w:lang w:val="en-GB"/>
              </w:rPr>
            </w:pPr>
            <w:r w:rsidRPr="00974F10">
              <w:rPr>
                <w:rFonts w:asciiTheme="minorHAnsi" w:hAnsiTheme="minorHAnsi" w:cs="Arial"/>
                <w:color w:val="FFFFFF" w:themeColor="background1"/>
                <w:sz w:val="20"/>
              </w:rPr>
              <w:t>Methodology (</w:t>
            </w:r>
            <w:proofErr w:type="spellStart"/>
            <w:r w:rsidRPr="00974F10">
              <w:rPr>
                <w:rFonts w:asciiTheme="minorHAnsi" w:hAnsiTheme="minorHAnsi" w:cs="Arial"/>
                <w:color w:val="FFFFFF" w:themeColor="background1"/>
                <w:sz w:val="20"/>
              </w:rPr>
              <w:t>ies</w:t>
            </w:r>
            <w:proofErr w:type="spellEnd"/>
            <w:r w:rsidRPr="00974F10">
              <w:rPr>
                <w:rFonts w:asciiTheme="minorHAnsi" w:hAnsiTheme="minorHAnsi" w:cs="Arial"/>
                <w:color w:val="FFFFFF" w:themeColor="background1"/>
                <w:sz w:val="20"/>
              </w:rPr>
              <w:t>) applied and version number</w:t>
            </w:r>
          </w:p>
        </w:tc>
        <w:tc>
          <w:tcPr>
            <w:tcW w:w="5052" w:type="dxa"/>
          </w:tcPr>
          <w:p w14:paraId="7F97CC07" w14:textId="72E743F9" w:rsidR="00974F10" w:rsidRPr="00974F10" w:rsidRDefault="00F42DA8" w:rsidP="00974F10">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lang w:val="en-GB"/>
              </w:rPr>
            </w:pPr>
            <w:r w:rsidRPr="001510EF">
              <w:rPr>
                <w:rFonts w:asciiTheme="minorHAnsi" w:hAnsiTheme="minorHAnsi" w:cs="Arial"/>
                <w:sz w:val="20"/>
                <w:szCs w:val="20"/>
                <w:lang w:val="it-IT"/>
              </w:rPr>
              <w:t xml:space="preserve">GS4GG Approved Methodology: </w:t>
            </w:r>
            <w:r w:rsidR="00334543">
              <w:rPr>
                <w:rFonts w:asciiTheme="minorHAnsi" w:hAnsiTheme="minorHAnsi" w:cs="Arial"/>
                <w:sz w:val="20"/>
                <w:szCs w:val="20"/>
                <w:lang w:val="it-IT"/>
              </w:rPr>
              <w:t>“</w:t>
            </w:r>
            <w:r w:rsidR="009418D2">
              <w:rPr>
                <w:rFonts w:asciiTheme="minorHAnsi" w:hAnsiTheme="minorHAnsi" w:cs="Arial"/>
                <w:sz w:val="20"/>
                <w:szCs w:val="20"/>
                <w:lang w:val="it-IT"/>
              </w:rPr>
              <w:t xml:space="preserve">TPDDTEC: </w:t>
            </w:r>
            <w:r w:rsidR="00334543">
              <w:rPr>
                <w:rFonts w:asciiTheme="minorHAnsi" w:hAnsiTheme="minorHAnsi" w:cs="Arial"/>
                <w:sz w:val="20"/>
                <w:szCs w:val="20"/>
                <w:lang w:val="it-IT"/>
              </w:rPr>
              <w:t>Reduced emissions from cooking and heating V4.0”</w:t>
            </w:r>
          </w:p>
        </w:tc>
      </w:tr>
      <w:tr w:rsidR="00974F10" w:rsidRPr="00211D67" w14:paraId="30A727EE" w14:textId="77777777" w:rsidTr="00974F10">
        <w:tc>
          <w:tcPr>
            <w:cnfStyle w:val="001000000000" w:firstRow="0" w:lastRow="0" w:firstColumn="1" w:lastColumn="0" w:oddVBand="0" w:evenVBand="0" w:oddHBand="0" w:evenHBand="0" w:firstRowFirstColumn="0" w:firstRowLastColumn="0" w:lastRowFirstColumn="0" w:lastRowLastColumn="0"/>
            <w:tcW w:w="4390" w:type="dxa"/>
          </w:tcPr>
          <w:p w14:paraId="61AD4357" w14:textId="133686B0" w:rsidR="00974F10" w:rsidRPr="00974F10" w:rsidRDefault="00974F10" w:rsidP="00974F10">
            <w:pPr>
              <w:spacing w:line="276" w:lineRule="auto"/>
              <w:rPr>
                <w:rFonts w:asciiTheme="minorHAnsi" w:hAnsiTheme="minorHAnsi"/>
                <w:bCs w:val="0"/>
                <w:color w:val="FFFFFF" w:themeColor="background1"/>
                <w:lang w:val="en-GB"/>
              </w:rPr>
            </w:pPr>
            <w:r w:rsidRPr="00974F10">
              <w:rPr>
                <w:rFonts w:asciiTheme="minorHAnsi" w:hAnsiTheme="minorHAnsi" w:cs="Arial"/>
                <w:color w:val="FFFFFF" w:themeColor="background1"/>
                <w:sz w:val="20"/>
              </w:rPr>
              <w:t>Product Requirements applied</w:t>
            </w:r>
          </w:p>
        </w:tc>
        <w:tc>
          <w:tcPr>
            <w:tcW w:w="5052" w:type="dxa"/>
          </w:tcPr>
          <w:p w14:paraId="7C7D8D3D" w14:textId="2C38E757" w:rsidR="00974F10" w:rsidRPr="00974F10" w:rsidRDefault="0091510B" w:rsidP="00974F10">
            <w:pPr>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sdt>
              <w:sdtPr>
                <w:rPr>
                  <w:rFonts w:asciiTheme="minorHAnsi" w:hAnsiTheme="minorHAnsi" w:cs="Arial"/>
                  <w:sz w:val="20"/>
                  <w:szCs w:val="20"/>
                </w:rPr>
                <w:id w:val="1685863658"/>
                <w14:checkbox>
                  <w14:checked w14:val="1"/>
                  <w14:checkedState w14:val="2612" w14:font="MS Gothic"/>
                  <w14:uncheckedState w14:val="2610" w14:font="MS Gothic"/>
                </w14:checkbox>
              </w:sdtPr>
              <w:sdtEndPr/>
              <w:sdtContent>
                <w:r w:rsidR="00F42DA8">
                  <w:rPr>
                    <w:rFonts w:ascii="MS Gothic" w:eastAsia="MS Gothic" w:hAnsi="MS Gothic" w:cs="Arial" w:hint="eastAsia"/>
                    <w:sz w:val="20"/>
                    <w:szCs w:val="20"/>
                  </w:rPr>
                  <w:t>☒</w:t>
                </w:r>
              </w:sdtContent>
            </w:sdt>
            <w:r w:rsidR="00EF5E70" w:rsidRPr="00974F10">
              <w:rPr>
                <w:rFonts w:asciiTheme="minorHAnsi" w:hAnsiTheme="minorHAnsi" w:cs="Arial"/>
                <w:sz w:val="20"/>
                <w:szCs w:val="20"/>
              </w:rPr>
              <w:t xml:space="preserve"> </w:t>
            </w:r>
            <w:r w:rsidR="00974F10" w:rsidRPr="00974F10">
              <w:rPr>
                <w:rFonts w:asciiTheme="minorHAnsi" w:hAnsiTheme="minorHAnsi" w:cs="Arial"/>
                <w:sz w:val="20"/>
                <w:szCs w:val="20"/>
              </w:rPr>
              <w:t xml:space="preserve">GHG Emissions Reduction &amp; Sequestration </w:t>
            </w:r>
          </w:p>
          <w:p w14:paraId="77A0636E" w14:textId="292C5645" w:rsidR="00974F10" w:rsidRPr="00974F10" w:rsidRDefault="0091510B" w:rsidP="00974F10">
            <w:pPr>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sdt>
              <w:sdtPr>
                <w:rPr>
                  <w:rFonts w:asciiTheme="minorHAnsi" w:hAnsiTheme="minorHAnsi" w:cs="Arial"/>
                  <w:sz w:val="20"/>
                  <w:szCs w:val="20"/>
                </w:rPr>
                <w:id w:val="-1863127227"/>
                <w14:checkbox>
                  <w14:checked w14:val="0"/>
                  <w14:checkedState w14:val="2612" w14:font="MS Gothic"/>
                  <w14:uncheckedState w14:val="2610" w14:font="MS Gothic"/>
                </w14:checkbox>
              </w:sdtPr>
              <w:sdtEndPr/>
              <w:sdtContent>
                <w:r w:rsidR="00EF5E70">
                  <w:rPr>
                    <w:rFonts w:ascii="MS Gothic" w:eastAsia="MS Gothic" w:hAnsi="MS Gothic" w:cs="Arial" w:hint="eastAsia"/>
                    <w:sz w:val="20"/>
                    <w:szCs w:val="20"/>
                  </w:rPr>
                  <w:t>☐</w:t>
                </w:r>
              </w:sdtContent>
            </w:sdt>
            <w:r w:rsidR="00EF5E70" w:rsidRPr="00974F10">
              <w:rPr>
                <w:rFonts w:asciiTheme="minorHAnsi" w:hAnsiTheme="minorHAnsi" w:cs="Arial"/>
                <w:sz w:val="20"/>
                <w:szCs w:val="20"/>
              </w:rPr>
              <w:t xml:space="preserve"> </w:t>
            </w:r>
            <w:r w:rsidR="00974F10" w:rsidRPr="00974F10">
              <w:rPr>
                <w:rFonts w:asciiTheme="minorHAnsi" w:hAnsiTheme="minorHAnsi" w:cs="Arial"/>
                <w:sz w:val="20"/>
                <w:szCs w:val="20"/>
              </w:rPr>
              <w:t xml:space="preserve">Renewable Energy Label </w:t>
            </w:r>
          </w:p>
          <w:p w14:paraId="58F10058" w14:textId="70D0E098" w:rsidR="00974F10" w:rsidRPr="00974F10" w:rsidRDefault="0091510B" w:rsidP="00974F10">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lang w:val="en-GB"/>
              </w:rPr>
            </w:pPr>
            <w:sdt>
              <w:sdtPr>
                <w:rPr>
                  <w:rFonts w:asciiTheme="minorHAnsi" w:hAnsiTheme="minorHAnsi" w:cs="Arial"/>
                  <w:sz w:val="20"/>
                  <w:szCs w:val="20"/>
                </w:rPr>
                <w:id w:val="951359238"/>
                <w14:checkbox>
                  <w14:checked w14:val="0"/>
                  <w14:checkedState w14:val="2612" w14:font="MS Gothic"/>
                  <w14:uncheckedState w14:val="2610" w14:font="MS Gothic"/>
                </w14:checkbox>
              </w:sdtPr>
              <w:sdtEndPr/>
              <w:sdtContent>
                <w:r w:rsidR="00EF5E70">
                  <w:rPr>
                    <w:rFonts w:ascii="MS Gothic" w:eastAsia="MS Gothic" w:hAnsi="MS Gothic" w:cs="Arial" w:hint="eastAsia"/>
                    <w:sz w:val="20"/>
                    <w:szCs w:val="20"/>
                  </w:rPr>
                  <w:t>☐</w:t>
                </w:r>
              </w:sdtContent>
            </w:sdt>
            <w:r w:rsidR="00EF5E70" w:rsidRPr="00974F10">
              <w:rPr>
                <w:rFonts w:asciiTheme="minorHAnsi" w:hAnsiTheme="minorHAnsi" w:cs="Arial"/>
                <w:sz w:val="20"/>
                <w:szCs w:val="20"/>
              </w:rPr>
              <w:t xml:space="preserve"> </w:t>
            </w:r>
            <w:r w:rsidR="00974F10" w:rsidRPr="00974F10">
              <w:rPr>
                <w:rFonts w:asciiTheme="minorHAnsi" w:hAnsiTheme="minorHAnsi" w:cs="Arial"/>
                <w:sz w:val="20"/>
                <w:szCs w:val="20"/>
              </w:rPr>
              <w:t xml:space="preserve">N/A </w:t>
            </w:r>
          </w:p>
        </w:tc>
      </w:tr>
      <w:tr w:rsidR="00974F10" w:rsidRPr="00211D67" w14:paraId="2B924C4E" w14:textId="77777777" w:rsidTr="00974F10">
        <w:tc>
          <w:tcPr>
            <w:cnfStyle w:val="001000000000" w:firstRow="0" w:lastRow="0" w:firstColumn="1" w:lastColumn="0" w:oddVBand="0" w:evenVBand="0" w:oddHBand="0" w:evenHBand="0" w:firstRowFirstColumn="0" w:firstRowLastColumn="0" w:lastRowFirstColumn="0" w:lastRowLastColumn="0"/>
            <w:tcW w:w="4390" w:type="dxa"/>
          </w:tcPr>
          <w:p w14:paraId="68F37CD1" w14:textId="757207F6" w:rsidR="00974F10" w:rsidRPr="00974F10" w:rsidRDefault="00EF5E70" w:rsidP="00974F10">
            <w:pPr>
              <w:spacing w:line="276" w:lineRule="auto"/>
              <w:rPr>
                <w:rFonts w:asciiTheme="minorHAnsi" w:hAnsiTheme="minorHAnsi"/>
                <w:bCs w:val="0"/>
                <w:color w:val="FFFFFF" w:themeColor="background1"/>
                <w:lang w:val="en-GB"/>
              </w:rPr>
            </w:pPr>
            <w:r>
              <w:rPr>
                <w:rFonts w:asciiTheme="minorHAnsi" w:hAnsiTheme="minorHAnsi" w:cs="Arial"/>
                <w:color w:val="FFFFFF" w:themeColor="background1"/>
                <w:sz w:val="20"/>
              </w:rPr>
              <w:t>VPA</w:t>
            </w:r>
            <w:r w:rsidR="00974F10" w:rsidRPr="00974F10">
              <w:rPr>
                <w:rFonts w:asciiTheme="minorHAnsi" w:hAnsiTheme="minorHAnsi" w:cs="Arial"/>
                <w:color w:val="FFFFFF" w:themeColor="background1"/>
                <w:sz w:val="20"/>
              </w:rPr>
              <w:t xml:space="preserve"> Cycle:</w:t>
            </w:r>
          </w:p>
        </w:tc>
        <w:tc>
          <w:tcPr>
            <w:tcW w:w="5052" w:type="dxa"/>
          </w:tcPr>
          <w:p w14:paraId="0556051E" w14:textId="1AEAF16D" w:rsidR="00974F10" w:rsidRPr="00974F10" w:rsidRDefault="0091510B" w:rsidP="00974F10">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sdt>
              <w:sdtPr>
                <w:rPr>
                  <w:rFonts w:asciiTheme="minorHAnsi" w:hAnsiTheme="minorHAnsi" w:cs="Arial"/>
                  <w:sz w:val="20"/>
                  <w:szCs w:val="20"/>
                </w:rPr>
                <w:id w:val="1496076110"/>
                <w14:checkbox>
                  <w14:checked w14:val="1"/>
                  <w14:checkedState w14:val="2612" w14:font="MS Gothic"/>
                  <w14:uncheckedState w14:val="2610" w14:font="MS Gothic"/>
                </w14:checkbox>
              </w:sdtPr>
              <w:sdtEndPr/>
              <w:sdtContent>
                <w:r w:rsidR="00F42DA8">
                  <w:rPr>
                    <w:rFonts w:ascii="MS Gothic" w:eastAsia="MS Gothic" w:hAnsi="MS Gothic" w:cs="Arial" w:hint="eastAsia"/>
                    <w:sz w:val="20"/>
                    <w:szCs w:val="20"/>
                  </w:rPr>
                  <w:t>☒</w:t>
                </w:r>
              </w:sdtContent>
            </w:sdt>
            <w:r w:rsidR="00EF5E70" w:rsidRPr="00974F10">
              <w:rPr>
                <w:rFonts w:asciiTheme="minorHAnsi" w:hAnsiTheme="minorHAnsi" w:cs="Arial"/>
                <w:sz w:val="20"/>
                <w:szCs w:val="20"/>
              </w:rPr>
              <w:t xml:space="preserve"> </w:t>
            </w:r>
            <w:r w:rsidR="00974F10" w:rsidRPr="00974F10">
              <w:rPr>
                <w:rFonts w:asciiTheme="minorHAnsi" w:hAnsiTheme="minorHAnsi" w:cs="Arial"/>
                <w:sz w:val="20"/>
                <w:szCs w:val="20"/>
              </w:rPr>
              <w:t>Regular</w:t>
            </w:r>
          </w:p>
          <w:p w14:paraId="391667A1" w14:textId="219410AE" w:rsidR="00974F10" w:rsidRPr="00974F10" w:rsidRDefault="0091510B" w:rsidP="00974F10">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lang w:val="en-GB"/>
              </w:rPr>
            </w:pPr>
            <w:sdt>
              <w:sdtPr>
                <w:rPr>
                  <w:rFonts w:asciiTheme="minorHAnsi" w:hAnsiTheme="minorHAnsi" w:cs="Arial"/>
                  <w:sz w:val="20"/>
                  <w:szCs w:val="20"/>
                </w:rPr>
                <w:id w:val="-559946180"/>
                <w14:checkbox>
                  <w14:checked w14:val="0"/>
                  <w14:checkedState w14:val="2612" w14:font="MS Gothic"/>
                  <w14:uncheckedState w14:val="2610" w14:font="MS Gothic"/>
                </w14:checkbox>
              </w:sdtPr>
              <w:sdtEndPr/>
              <w:sdtContent>
                <w:r w:rsidR="00EF5E70">
                  <w:rPr>
                    <w:rFonts w:ascii="MS Gothic" w:eastAsia="MS Gothic" w:hAnsi="MS Gothic" w:cs="Arial" w:hint="eastAsia"/>
                    <w:sz w:val="20"/>
                    <w:szCs w:val="20"/>
                  </w:rPr>
                  <w:t>☐</w:t>
                </w:r>
              </w:sdtContent>
            </w:sdt>
            <w:r w:rsidR="00EF5E70" w:rsidRPr="00974F10">
              <w:rPr>
                <w:rFonts w:asciiTheme="minorHAnsi" w:hAnsiTheme="minorHAnsi" w:cs="Arial"/>
                <w:sz w:val="20"/>
                <w:szCs w:val="20"/>
              </w:rPr>
              <w:t xml:space="preserve"> </w:t>
            </w:r>
            <w:r w:rsidR="00974F10" w:rsidRPr="00974F10">
              <w:rPr>
                <w:rFonts w:asciiTheme="minorHAnsi" w:hAnsiTheme="minorHAnsi" w:cs="Arial"/>
                <w:sz w:val="20"/>
                <w:szCs w:val="20"/>
              </w:rPr>
              <w:t xml:space="preserve">Retroactive </w:t>
            </w:r>
          </w:p>
        </w:tc>
      </w:tr>
    </w:tbl>
    <w:p w14:paraId="0FE630AF" w14:textId="77777777" w:rsidR="006C544B" w:rsidRDefault="006C544B" w:rsidP="009823F5">
      <w:pPr>
        <w:spacing w:line="276" w:lineRule="auto"/>
        <w:contextualSpacing w:val="0"/>
        <w:rPr>
          <w:b/>
          <w:bCs/>
          <w:lang w:val="en-GB"/>
        </w:rPr>
      </w:pPr>
    </w:p>
    <w:p w14:paraId="009EAFCC" w14:textId="5591D4E2" w:rsidR="009823F5" w:rsidRPr="009823F5" w:rsidRDefault="009823F5" w:rsidP="00964B60">
      <w:pPr>
        <w:pStyle w:val="Titre5"/>
        <w:rPr>
          <w:lang w:val="en-GB"/>
        </w:rPr>
      </w:pPr>
      <w:r w:rsidRPr="009823F5">
        <w:rPr>
          <w:lang w:val="en-GB"/>
        </w:rPr>
        <w:t xml:space="preserve">Table </w:t>
      </w:r>
      <w:r w:rsidRPr="009823F5">
        <w:rPr>
          <w:b w:val="0"/>
          <w:lang w:val="en-GB"/>
        </w:rPr>
        <w:fldChar w:fldCharType="begin"/>
      </w:r>
      <w:r w:rsidRPr="009823F5">
        <w:rPr>
          <w:lang w:val="en-GB"/>
        </w:rPr>
        <w:instrText xml:space="preserve"> SEQ Table \* ARABIC </w:instrText>
      </w:r>
      <w:r w:rsidRPr="009823F5">
        <w:rPr>
          <w:b w:val="0"/>
          <w:lang w:val="en-GB"/>
        </w:rPr>
        <w:fldChar w:fldCharType="separate"/>
      </w:r>
      <w:r w:rsidRPr="009823F5">
        <w:rPr>
          <w:lang w:val="en-GB"/>
        </w:rPr>
        <w:t>1</w:t>
      </w:r>
      <w:r w:rsidRPr="009823F5">
        <w:rPr>
          <w:b w:val="0"/>
          <w:lang w:val="en-GB"/>
        </w:rPr>
        <w:fldChar w:fldCharType="end"/>
      </w:r>
      <w:r w:rsidRPr="009823F5">
        <w:rPr>
          <w:lang w:val="en-GB"/>
        </w:rPr>
        <w:t xml:space="preserve"> – Estimated Sustainable Development Contributions</w:t>
      </w:r>
    </w:p>
    <w:tbl>
      <w:tblPr>
        <w:tblStyle w:val="GSTableBoldline-heightcondensed1"/>
        <w:tblW w:w="4826" w:type="pct"/>
        <w:tblLayout w:type="fixed"/>
        <w:tblLook w:val="04A0" w:firstRow="1" w:lastRow="0" w:firstColumn="1" w:lastColumn="0" w:noHBand="0" w:noVBand="1"/>
      </w:tblPr>
      <w:tblGrid>
        <w:gridCol w:w="3773"/>
        <w:gridCol w:w="3963"/>
        <w:gridCol w:w="1541"/>
        <w:gridCol w:w="20"/>
      </w:tblGrid>
      <w:tr w:rsidR="00E86FD5" w:rsidRPr="00E86FD5" w14:paraId="21CDDC9B" w14:textId="77777777" w:rsidTr="002E4A52">
        <w:trPr>
          <w:cnfStyle w:val="100000000000" w:firstRow="1" w:lastRow="0" w:firstColumn="0" w:lastColumn="0" w:oddVBand="0" w:evenVBand="0" w:oddHBand="0" w:evenHBand="0" w:firstRowFirstColumn="0" w:firstRowLastColumn="0" w:lastRowFirstColumn="0" w:lastRowLastColumn="0"/>
          <w:trHeight w:val="20"/>
        </w:trPr>
        <w:tc>
          <w:tcPr>
            <w:tcW w:w="1525" w:type="pct"/>
          </w:tcPr>
          <w:p w14:paraId="765FE57D" w14:textId="77777777" w:rsidR="00E86FD5" w:rsidRPr="00E86FD5" w:rsidRDefault="00E86FD5" w:rsidP="00E86FD5">
            <w:pPr>
              <w:spacing w:after="200" w:line="276" w:lineRule="auto"/>
              <w:ind w:left="142"/>
              <w:outlineLvl w:val="1"/>
              <w:rPr>
                <w:rFonts w:asciiTheme="minorHAnsi" w:hAnsiTheme="minorHAnsi"/>
                <w:color w:val="FFFFFF" w:themeColor="background1"/>
                <w:lang w:val="en-GB" w:eastAsia="de-DE"/>
              </w:rPr>
            </w:pPr>
            <w:bookmarkStart w:id="5" w:name="_Hlk80808986"/>
            <w:r w:rsidRPr="00E86FD5">
              <w:rPr>
                <w:rFonts w:asciiTheme="minorHAnsi" w:hAnsiTheme="minorHAnsi" w:cs="Arial"/>
                <w:color w:val="FFFFFF" w:themeColor="background1"/>
                <w:sz w:val="20"/>
                <w:lang w:val="en-GB"/>
              </w:rPr>
              <w:t>Sustainable Development Goals Targeted</w:t>
            </w:r>
          </w:p>
        </w:tc>
        <w:tc>
          <w:tcPr>
            <w:tcW w:w="1601" w:type="pct"/>
          </w:tcPr>
          <w:p w14:paraId="57F3F048" w14:textId="77777777" w:rsidR="00E86FD5" w:rsidRPr="00E86FD5" w:rsidRDefault="00E86FD5" w:rsidP="00E86FD5">
            <w:pPr>
              <w:spacing w:after="200" w:line="276" w:lineRule="auto"/>
              <w:ind w:left="141"/>
              <w:outlineLvl w:val="1"/>
              <w:rPr>
                <w:rFonts w:asciiTheme="minorHAnsi" w:hAnsiTheme="minorHAnsi"/>
                <w:color w:val="FFFFFF" w:themeColor="background1"/>
                <w:lang w:val="en-GB" w:eastAsia="de-DE"/>
              </w:rPr>
            </w:pPr>
            <w:r w:rsidRPr="00E86FD5">
              <w:rPr>
                <w:rFonts w:asciiTheme="minorHAnsi" w:hAnsiTheme="minorHAnsi" w:cs="Arial"/>
                <w:color w:val="FFFFFF" w:themeColor="background1"/>
                <w:sz w:val="20"/>
                <w:lang w:val="en-GB"/>
              </w:rPr>
              <w:t xml:space="preserve">SDG Impact </w:t>
            </w:r>
            <w:r w:rsidRPr="00E86FD5">
              <w:rPr>
                <w:rFonts w:asciiTheme="minorHAnsi" w:hAnsiTheme="minorHAnsi" w:cs="Arial"/>
                <w:color w:val="FFFFFF" w:themeColor="background1"/>
                <w:sz w:val="20"/>
                <w:lang w:val="en-GB"/>
              </w:rPr>
              <w:br/>
            </w:r>
          </w:p>
        </w:tc>
        <w:tc>
          <w:tcPr>
            <w:tcW w:w="624" w:type="pct"/>
          </w:tcPr>
          <w:p w14:paraId="4455EE5F" w14:textId="77777777" w:rsidR="00E86FD5" w:rsidRPr="00E86FD5" w:rsidRDefault="00E86FD5" w:rsidP="00E86FD5">
            <w:pPr>
              <w:spacing w:line="276" w:lineRule="auto"/>
              <w:outlineLvl w:val="1"/>
              <w:rPr>
                <w:rFonts w:asciiTheme="minorHAnsi" w:hAnsiTheme="minorHAnsi"/>
                <w:color w:val="FFFFFF" w:themeColor="background1"/>
                <w:lang w:val="en-GB" w:eastAsia="de-DE"/>
              </w:rPr>
            </w:pPr>
            <w:r w:rsidRPr="00E86FD5">
              <w:rPr>
                <w:rFonts w:asciiTheme="minorHAnsi" w:hAnsiTheme="minorHAnsi" w:cs="Arial"/>
                <w:color w:val="FFFFFF" w:themeColor="background1"/>
                <w:sz w:val="20"/>
                <w:lang w:val="en-GB"/>
              </w:rPr>
              <w:t>Estimated Annual Average</w:t>
            </w:r>
          </w:p>
        </w:tc>
        <w:tc>
          <w:tcPr>
            <w:tcW w:w="0" w:type="pct"/>
          </w:tcPr>
          <w:p w14:paraId="2FA681CA" w14:textId="77777777" w:rsidR="00E86FD5" w:rsidRPr="00E86FD5" w:rsidRDefault="00E86FD5" w:rsidP="00E86FD5">
            <w:pPr>
              <w:spacing w:after="200" w:line="276" w:lineRule="auto"/>
              <w:outlineLvl w:val="1"/>
              <w:rPr>
                <w:rFonts w:asciiTheme="minorHAnsi" w:hAnsiTheme="minorHAnsi"/>
                <w:color w:val="FFFFFF" w:themeColor="background1"/>
                <w:lang w:val="en-GB" w:eastAsia="de-DE"/>
              </w:rPr>
            </w:pPr>
            <w:r w:rsidRPr="00E86FD5">
              <w:rPr>
                <w:rFonts w:asciiTheme="minorHAnsi" w:hAnsiTheme="minorHAnsi" w:cs="Arial"/>
                <w:color w:val="FFFFFF" w:themeColor="background1"/>
                <w:sz w:val="20"/>
                <w:lang w:val="en-GB"/>
              </w:rPr>
              <w:t>Units or Products</w:t>
            </w:r>
          </w:p>
        </w:tc>
      </w:tr>
      <w:tr w:rsidR="00E86FD5" w:rsidRPr="00E86FD5" w14:paraId="6BBD5104" w14:textId="77777777" w:rsidTr="002E4A52">
        <w:trPr>
          <w:trHeight w:val="20"/>
        </w:trPr>
        <w:tc>
          <w:tcPr>
            <w:tcW w:w="1525" w:type="pct"/>
          </w:tcPr>
          <w:p w14:paraId="7194DEF4" w14:textId="77777777" w:rsidR="00E86FD5" w:rsidRPr="00E86FD5" w:rsidRDefault="00E86FD5" w:rsidP="00E86FD5">
            <w:pPr>
              <w:spacing w:line="276" w:lineRule="auto"/>
              <w:ind w:left="142"/>
              <w:outlineLvl w:val="1"/>
              <w:rPr>
                <w:rFonts w:asciiTheme="minorHAnsi" w:hAnsiTheme="minorHAnsi" w:cs="Arial"/>
                <w:color w:val="FFFFFF" w:themeColor="background1"/>
                <w:sz w:val="20"/>
                <w:lang w:val="en-GB"/>
              </w:rPr>
            </w:pPr>
            <w:r w:rsidRPr="00E86FD5">
              <w:rPr>
                <w:rFonts w:asciiTheme="minorHAnsi" w:hAnsiTheme="minorHAnsi"/>
                <w:lang w:val="en-GB" w:eastAsia="de-DE"/>
              </w:rPr>
              <w:t>13 Climate Action (mandatory)</w:t>
            </w:r>
          </w:p>
        </w:tc>
        <w:tc>
          <w:tcPr>
            <w:tcW w:w="1601" w:type="pct"/>
          </w:tcPr>
          <w:p w14:paraId="773A1CC4" w14:textId="77777777" w:rsidR="00E86FD5" w:rsidRPr="00E86FD5" w:rsidRDefault="00E86FD5" w:rsidP="00E86FD5">
            <w:pPr>
              <w:spacing w:line="276" w:lineRule="auto"/>
              <w:outlineLvl w:val="1"/>
              <w:rPr>
                <w:rFonts w:asciiTheme="minorHAnsi" w:hAnsiTheme="minorHAnsi" w:cs="Arial"/>
                <w:color w:val="515151" w:themeColor="text1"/>
                <w:sz w:val="20"/>
                <w:lang w:val="en-GB"/>
              </w:rPr>
            </w:pPr>
            <w:r w:rsidRPr="00E86FD5">
              <w:rPr>
                <w:rFonts w:asciiTheme="minorHAnsi" w:hAnsiTheme="minorHAnsi" w:cs="Arial"/>
                <w:color w:val="515151" w:themeColor="text1"/>
                <w:szCs w:val="28"/>
                <w:lang w:val="en-GB"/>
              </w:rPr>
              <w:t>Emission Reductions</w:t>
            </w:r>
          </w:p>
        </w:tc>
        <w:tc>
          <w:tcPr>
            <w:tcW w:w="624" w:type="pct"/>
          </w:tcPr>
          <w:p w14:paraId="0B6E7B39" w14:textId="2916DF8F" w:rsidR="00E86FD5" w:rsidRPr="002E4A52" w:rsidRDefault="00EA3807" w:rsidP="00964B60">
            <w:pPr>
              <w:spacing w:line="276" w:lineRule="auto"/>
              <w:outlineLvl w:val="1"/>
              <w:rPr>
                <w:rFonts w:asciiTheme="minorHAnsi" w:hAnsiTheme="minorHAnsi" w:cs="Arial"/>
                <w:color w:val="323232" w:themeColor="text2"/>
                <w:sz w:val="20"/>
                <w:lang w:val="en-GB"/>
              </w:rPr>
            </w:pPr>
            <w:r>
              <w:rPr>
                <w:rFonts w:asciiTheme="minorHAnsi" w:hAnsiTheme="minorHAnsi" w:cs="Arial"/>
                <w:color w:val="323232" w:themeColor="text2"/>
                <w:sz w:val="20"/>
                <w:lang w:val="en-GB"/>
              </w:rPr>
              <w:t>41,749</w:t>
            </w:r>
          </w:p>
        </w:tc>
        <w:tc>
          <w:tcPr>
            <w:tcW w:w="0" w:type="pct"/>
          </w:tcPr>
          <w:p w14:paraId="287A0277" w14:textId="77777777" w:rsidR="00E86FD5" w:rsidRPr="00E86FD5" w:rsidRDefault="00E86FD5" w:rsidP="00E86FD5">
            <w:pPr>
              <w:spacing w:line="276" w:lineRule="auto"/>
              <w:outlineLvl w:val="1"/>
              <w:rPr>
                <w:rFonts w:asciiTheme="minorHAnsi" w:hAnsiTheme="minorHAnsi" w:cs="Arial"/>
                <w:color w:val="FFFFFF" w:themeColor="background1"/>
                <w:sz w:val="20"/>
                <w:lang w:val="en-GB"/>
              </w:rPr>
            </w:pPr>
            <w:r w:rsidRPr="00E86FD5">
              <w:rPr>
                <w:lang w:val="en-GB"/>
              </w:rPr>
              <w:t>tCO</w:t>
            </w:r>
            <w:r w:rsidRPr="00E86FD5">
              <w:rPr>
                <w:vertAlign w:val="subscript"/>
                <w:lang w:val="en-GB"/>
              </w:rPr>
              <w:t>2</w:t>
            </w:r>
            <w:r w:rsidRPr="00E86FD5">
              <w:rPr>
                <w:lang w:val="en-GB"/>
              </w:rPr>
              <w:lastRenderedPageBreak/>
              <w:t>e/year</w:t>
            </w:r>
          </w:p>
        </w:tc>
      </w:tr>
      <w:tr w:rsidR="00E86FD5" w:rsidRPr="00E86FD5" w14:paraId="29B77418" w14:textId="77777777" w:rsidTr="002E4A52">
        <w:trPr>
          <w:trHeight w:val="20"/>
        </w:trPr>
        <w:tc>
          <w:tcPr>
            <w:tcW w:w="1525" w:type="pct"/>
          </w:tcPr>
          <w:p w14:paraId="24AE83AB" w14:textId="77777777" w:rsidR="00E86FD5" w:rsidRPr="00E86FD5" w:rsidRDefault="00E86FD5" w:rsidP="00E86FD5">
            <w:pPr>
              <w:spacing w:line="276" w:lineRule="auto"/>
              <w:outlineLvl w:val="1"/>
              <w:rPr>
                <w:rFonts w:asciiTheme="minorHAnsi" w:hAnsiTheme="minorHAnsi"/>
                <w:lang w:val="en-GB" w:eastAsia="de-DE"/>
              </w:rPr>
            </w:pPr>
            <w:r w:rsidRPr="00E86FD5">
              <w:rPr>
                <w:rFonts w:asciiTheme="minorHAnsi" w:hAnsiTheme="minorHAnsi"/>
                <w:lang w:val="en-GB" w:eastAsia="de-DE"/>
              </w:rPr>
              <w:lastRenderedPageBreak/>
              <w:t>SDG: 3 Good Health and Well Being</w:t>
            </w:r>
          </w:p>
          <w:p w14:paraId="55FE04AC" w14:textId="77777777" w:rsidR="00E86FD5" w:rsidRPr="00E86FD5" w:rsidRDefault="00E86FD5" w:rsidP="00E86FD5">
            <w:pPr>
              <w:spacing w:line="276" w:lineRule="auto"/>
              <w:outlineLvl w:val="1"/>
              <w:rPr>
                <w:rFonts w:asciiTheme="minorHAnsi" w:hAnsiTheme="minorHAnsi"/>
                <w:lang w:val="en-GB" w:eastAsia="de-DE"/>
              </w:rPr>
            </w:pPr>
          </w:p>
        </w:tc>
        <w:tc>
          <w:tcPr>
            <w:tcW w:w="1601" w:type="pct"/>
          </w:tcPr>
          <w:p w14:paraId="0D061440" w14:textId="1B5607AA" w:rsidR="00E86FD5" w:rsidRPr="00E86FD5" w:rsidRDefault="00E61F83" w:rsidP="00E86FD5">
            <w:pPr>
              <w:spacing w:line="276" w:lineRule="auto"/>
              <w:ind w:right="286"/>
              <w:jc w:val="both"/>
              <w:outlineLvl w:val="1"/>
              <w:rPr>
                <w:lang w:val="en-GB"/>
              </w:rPr>
            </w:pPr>
            <w:r w:rsidRPr="00964B60">
              <w:rPr>
                <w:szCs w:val="22"/>
                <w:lang w:val="en-GB"/>
              </w:rPr>
              <w:t xml:space="preserve">% </w:t>
            </w:r>
            <w:proofErr w:type="gramStart"/>
            <w:r w:rsidRPr="00964B60">
              <w:rPr>
                <w:szCs w:val="22"/>
                <w:lang w:val="en-GB"/>
              </w:rPr>
              <w:t>of</w:t>
            </w:r>
            <w:proofErr w:type="gramEnd"/>
            <w:r w:rsidRPr="00964B60">
              <w:rPr>
                <w:szCs w:val="22"/>
                <w:lang w:val="en-GB"/>
              </w:rPr>
              <w:t xml:space="preserve"> households confirm</w:t>
            </w:r>
            <w:r w:rsidRPr="00B45024">
              <w:rPr>
                <w:color w:val="000000"/>
                <w:szCs w:val="22"/>
                <w:lang w:val="en-GB"/>
              </w:rPr>
              <w:t xml:space="preserve"> </w:t>
            </w:r>
            <w:r w:rsidRPr="00B45024">
              <w:rPr>
                <w:szCs w:val="22"/>
                <w:lang w:val="en-GB"/>
              </w:rPr>
              <w:t>reduction in visiting medical facilities/dispensary for treatment of respiratory issues etc. such as cough, shortness in breath, pneumonia and other respiratory issues or households confirm reduction in respiratory issues etc. such as cough, shortness in breath, pneumonia and other respiratory issues</w:t>
            </w:r>
          </w:p>
        </w:tc>
        <w:tc>
          <w:tcPr>
            <w:tcW w:w="624" w:type="pct"/>
          </w:tcPr>
          <w:p w14:paraId="3D43A5F4" w14:textId="194D970B" w:rsidR="00E86FD5" w:rsidRPr="00E86FD5" w:rsidRDefault="00F216A5" w:rsidP="00964B60">
            <w:pPr>
              <w:spacing w:line="276" w:lineRule="auto"/>
              <w:outlineLvl w:val="1"/>
              <w:rPr>
                <w:rFonts w:asciiTheme="minorHAnsi" w:hAnsiTheme="minorHAnsi"/>
                <w:lang w:val="en-GB" w:eastAsia="de-DE"/>
              </w:rPr>
            </w:pPr>
            <w:r>
              <w:rPr>
                <w:rFonts w:asciiTheme="minorHAnsi" w:hAnsiTheme="minorHAnsi"/>
                <w:lang w:val="en-GB" w:eastAsia="de-DE"/>
              </w:rPr>
              <w:t>8</w:t>
            </w:r>
            <w:r w:rsidR="0073708F">
              <w:rPr>
                <w:rFonts w:asciiTheme="minorHAnsi" w:hAnsiTheme="minorHAnsi"/>
                <w:lang w:val="en-GB" w:eastAsia="de-DE"/>
              </w:rPr>
              <w:t>0</w:t>
            </w:r>
            <w:r w:rsidR="006371DB">
              <w:rPr>
                <w:rFonts w:asciiTheme="minorHAnsi" w:hAnsiTheme="minorHAnsi"/>
                <w:lang w:val="en-GB" w:eastAsia="de-DE"/>
              </w:rPr>
              <w:t>%</w:t>
            </w:r>
          </w:p>
          <w:p w14:paraId="67425F26" w14:textId="77777777" w:rsidR="00E86FD5" w:rsidRPr="00E86FD5" w:rsidRDefault="00E86FD5" w:rsidP="00E86FD5">
            <w:pPr>
              <w:spacing w:line="276" w:lineRule="auto"/>
              <w:jc w:val="center"/>
              <w:outlineLvl w:val="1"/>
              <w:rPr>
                <w:rFonts w:asciiTheme="minorHAnsi" w:hAnsiTheme="minorHAnsi"/>
                <w:lang w:val="en-GB" w:eastAsia="de-DE"/>
              </w:rPr>
            </w:pPr>
          </w:p>
        </w:tc>
        <w:tc>
          <w:tcPr>
            <w:tcW w:w="0" w:type="pct"/>
          </w:tcPr>
          <w:p w14:paraId="78492904" w14:textId="77777777" w:rsidR="00E86FD5" w:rsidRPr="00E86FD5" w:rsidRDefault="00E86FD5" w:rsidP="00E86FD5">
            <w:pPr>
              <w:spacing w:line="276" w:lineRule="auto"/>
              <w:jc w:val="center"/>
              <w:outlineLvl w:val="1"/>
              <w:rPr>
                <w:rFonts w:asciiTheme="minorHAnsi" w:hAnsiTheme="minorHAnsi"/>
                <w:lang w:val="en-GB" w:eastAsia="de-DE"/>
              </w:rPr>
            </w:pPr>
            <w:r w:rsidRPr="00E86FD5">
              <w:rPr>
                <w:rFonts w:asciiTheme="minorHAnsi" w:hAnsiTheme="minorHAnsi"/>
                <w:lang w:val="en-GB" w:eastAsia="de-DE"/>
              </w:rPr>
              <w:t>%</w:t>
            </w:r>
          </w:p>
        </w:tc>
      </w:tr>
      <w:tr w:rsidR="00E86FD5" w:rsidRPr="00E86FD5" w14:paraId="4FE63717" w14:textId="77777777" w:rsidTr="002E4A52">
        <w:trPr>
          <w:trHeight w:val="20"/>
        </w:trPr>
        <w:tc>
          <w:tcPr>
            <w:tcW w:w="1525" w:type="pct"/>
          </w:tcPr>
          <w:p w14:paraId="7DED7716" w14:textId="77777777" w:rsidR="00E86FD5" w:rsidRPr="00E86FD5" w:rsidRDefault="00E86FD5" w:rsidP="00E86FD5">
            <w:pPr>
              <w:spacing w:line="276" w:lineRule="auto"/>
              <w:outlineLvl w:val="1"/>
              <w:rPr>
                <w:rFonts w:asciiTheme="minorHAnsi" w:hAnsiTheme="minorHAnsi"/>
                <w:lang w:val="en-GB" w:eastAsia="de-DE"/>
              </w:rPr>
            </w:pPr>
            <w:r w:rsidRPr="00E86FD5">
              <w:rPr>
                <w:rFonts w:asciiTheme="minorHAnsi" w:hAnsiTheme="minorHAnsi"/>
                <w:lang w:val="en-GB" w:eastAsia="de-DE"/>
              </w:rPr>
              <w:t>SDG:5 Gender Equality</w:t>
            </w:r>
          </w:p>
          <w:p w14:paraId="19FE73F1" w14:textId="77777777" w:rsidR="00E86FD5" w:rsidRPr="00E86FD5" w:rsidRDefault="00E86FD5" w:rsidP="00E86FD5">
            <w:pPr>
              <w:spacing w:line="276" w:lineRule="auto"/>
              <w:outlineLvl w:val="1"/>
              <w:rPr>
                <w:rFonts w:asciiTheme="minorHAnsi" w:hAnsiTheme="minorHAnsi"/>
                <w:lang w:val="en-GB" w:eastAsia="de-DE"/>
              </w:rPr>
            </w:pPr>
          </w:p>
        </w:tc>
        <w:tc>
          <w:tcPr>
            <w:tcW w:w="1601" w:type="pct"/>
          </w:tcPr>
          <w:p w14:paraId="51B29C39" w14:textId="38D2E237" w:rsidR="00E86FD5" w:rsidRPr="00E86FD5" w:rsidRDefault="00E86FD5" w:rsidP="00E86FD5">
            <w:pPr>
              <w:spacing w:line="276" w:lineRule="auto"/>
              <w:rPr>
                <w:rFonts w:asciiTheme="majorHAnsi" w:hAnsiTheme="majorHAnsi"/>
                <w:lang w:val="en-IN"/>
              </w:rPr>
            </w:pPr>
            <w:r w:rsidRPr="00E86FD5">
              <w:rPr>
                <w:rFonts w:asciiTheme="minorHAnsi" w:hAnsiTheme="minorHAnsi"/>
                <w:szCs w:val="22"/>
                <w:lang w:val="en-GB" w:eastAsia="de-DE"/>
              </w:rPr>
              <w:t>Average time saving associated with cooking time and fuel collection</w:t>
            </w:r>
          </w:p>
        </w:tc>
        <w:tc>
          <w:tcPr>
            <w:tcW w:w="0" w:type="pct"/>
            <w:vAlign w:val="top"/>
          </w:tcPr>
          <w:p w14:paraId="4C200EF9" w14:textId="77777777" w:rsidR="00E86FD5" w:rsidRPr="00E86FD5" w:rsidRDefault="00E86FD5" w:rsidP="00964B60">
            <w:pPr>
              <w:spacing w:line="276" w:lineRule="auto"/>
              <w:outlineLvl w:val="1"/>
              <w:rPr>
                <w:rFonts w:asciiTheme="minorHAnsi" w:hAnsiTheme="minorHAnsi"/>
                <w:lang w:val="en-GB" w:eastAsia="de-DE"/>
              </w:rPr>
            </w:pPr>
            <w:r w:rsidRPr="00E86FD5">
              <w:rPr>
                <w:lang w:val="en-GB"/>
              </w:rPr>
              <w:t>1.5</w:t>
            </w:r>
          </w:p>
        </w:tc>
        <w:tc>
          <w:tcPr>
            <w:tcW w:w="0" w:type="pct"/>
            <w:vAlign w:val="top"/>
          </w:tcPr>
          <w:p w14:paraId="04EB3F40" w14:textId="77777777" w:rsidR="00E86FD5" w:rsidRPr="00E86FD5" w:rsidRDefault="00E86FD5" w:rsidP="00E86FD5">
            <w:pPr>
              <w:spacing w:line="276" w:lineRule="auto"/>
              <w:jc w:val="center"/>
              <w:outlineLvl w:val="1"/>
              <w:rPr>
                <w:rFonts w:asciiTheme="minorHAnsi" w:hAnsiTheme="minorHAnsi"/>
                <w:lang w:val="en-GB" w:eastAsia="de-DE"/>
              </w:rPr>
            </w:pPr>
            <w:r w:rsidRPr="00E86FD5">
              <w:rPr>
                <w:lang w:val="en-GB"/>
              </w:rPr>
              <w:t>hours/day</w:t>
            </w:r>
          </w:p>
        </w:tc>
      </w:tr>
      <w:tr w:rsidR="00E86FD5" w:rsidRPr="00E86FD5" w14:paraId="3D95C30D" w14:textId="77777777" w:rsidTr="002E4A52">
        <w:trPr>
          <w:trHeight w:val="765"/>
        </w:trPr>
        <w:tc>
          <w:tcPr>
            <w:tcW w:w="1525" w:type="pct"/>
          </w:tcPr>
          <w:p w14:paraId="4DDC5A13" w14:textId="77777777" w:rsidR="00E86FD5" w:rsidRPr="00E86FD5" w:rsidRDefault="00E86FD5" w:rsidP="00E86FD5">
            <w:pPr>
              <w:spacing w:line="276" w:lineRule="auto"/>
              <w:outlineLvl w:val="1"/>
              <w:rPr>
                <w:rFonts w:asciiTheme="minorHAnsi" w:hAnsiTheme="minorHAnsi"/>
                <w:lang w:val="en-GB" w:eastAsia="de-DE"/>
              </w:rPr>
            </w:pPr>
            <w:r w:rsidRPr="00E86FD5">
              <w:rPr>
                <w:rFonts w:asciiTheme="minorHAnsi" w:hAnsiTheme="minorHAnsi"/>
                <w:lang w:val="en-GB" w:eastAsia="de-DE"/>
              </w:rPr>
              <w:t>SDG: 7</w:t>
            </w:r>
            <w:r w:rsidRPr="00E86FD5">
              <w:rPr>
                <w:lang w:val="en-GB"/>
              </w:rPr>
              <w:t xml:space="preserve"> </w:t>
            </w:r>
            <w:r w:rsidRPr="00E86FD5">
              <w:rPr>
                <w:rFonts w:asciiTheme="minorHAnsi" w:hAnsiTheme="minorHAnsi"/>
                <w:lang w:val="en-GB" w:eastAsia="de-DE"/>
              </w:rPr>
              <w:t>Affordable and Clean Energy</w:t>
            </w:r>
          </w:p>
        </w:tc>
        <w:tc>
          <w:tcPr>
            <w:tcW w:w="1601" w:type="pct"/>
          </w:tcPr>
          <w:p w14:paraId="19787A40" w14:textId="77777777" w:rsidR="00E86FD5" w:rsidRPr="00E86FD5" w:rsidRDefault="00E86FD5" w:rsidP="00E86FD5">
            <w:pPr>
              <w:spacing w:line="276" w:lineRule="auto"/>
              <w:outlineLvl w:val="1"/>
              <w:rPr>
                <w:lang w:val="en-GB"/>
              </w:rPr>
            </w:pPr>
            <w:r w:rsidRPr="00E86FD5">
              <w:rPr>
                <w:lang w:val="en-GB"/>
              </w:rPr>
              <w:t>Number of stoves sold/distributed</w:t>
            </w:r>
          </w:p>
        </w:tc>
        <w:tc>
          <w:tcPr>
            <w:tcW w:w="0" w:type="pct"/>
          </w:tcPr>
          <w:p w14:paraId="386EA2AD" w14:textId="1FDA7A1F" w:rsidR="00E86FD5" w:rsidRPr="00E86FD5" w:rsidRDefault="009418D2" w:rsidP="00A42FE6">
            <w:pPr>
              <w:spacing w:line="276" w:lineRule="auto"/>
              <w:outlineLvl w:val="1"/>
              <w:rPr>
                <w:rFonts w:asciiTheme="minorHAnsi" w:hAnsiTheme="minorHAnsi"/>
                <w:highlight w:val="cyan"/>
                <w:lang w:val="en-GB" w:eastAsia="de-DE"/>
              </w:rPr>
            </w:pPr>
            <w:r w:rsidRPr="000B26B8">
              <w:rPr>
                <w:rFonts w:asciiTheme="minorHAnsi" w:hAnsiTheme="minorHAnsi"/>
                <w:lang w:val="en-GB" w:eastAsia="de-DE"/>
              </w:rPr>
              <w:t>25,517</w:t>
            </w:r>
          </w:p>
        </w:tc>
        <w:tc>
          <w:tcPr>
            <w:tcW w:w="0" w:type="pct"/>
          </w:tcPr>
          <w:p w14:paraId="07638D82" w14:textId="77777777" w:rsidR="00E86FD5" w:rsidRPr="00E86FD5" w:rsidRDefault="00E86FD5" w:rsidP="00E86FD5">
            <w:pPr>
              <w:spacing w:line="276" w:lineRule="auto"/>
              <w:jc w:val="center"/>
              <w:outlineLvl w:val="1"/>
              <w:rPr>
                <w:rFonts w:asciiTheme="minorHAnsi" w:hAnsiTheme="minorHAnsi"/>
                <w:lang w:val="en-GB" w:eastAsia="de-DE"/>
              </w:rPr>
            </w:pPr>
            <w:r w:rsidRPr="00E86FD5">
              <w:rPr>
                <w:rFonts w:asciiTheme="minorHAnsi" w:hAnsiTheme="minorHAnsi"/>
                <w:lang w:val="en-GB" w:eastAsia="de-DE"/>
              </w:rPr>
              <w:t>Number</w:t>
            </w:r>
          </w:p>
          <w:p w14:paraId="113872B8" w14:textId="77777777" w:rsidR="00E86FD5" w:rsidRPr="00E86FD5" w:rsidRDefault="00E86FD5" w:rsidP="00E86FD5">
            <w:pPr>
              <w:spacing w:line="276" w:lineRule="auto"/>
              <w:jc w:val="center"/>
              <w:outlineLvl w:val="1"/>
              <w:rPr>
                <w:rFonts w:asciiTheme="minorHAnsi" w:hAnsiTheme="minorHAnsi"/>
                <w:lang w:val="en-GB" w:eastAsia="de-DE"/>
              </w:rPr>
            </w:pPr>
          </w:p>
        </w:tc>
      </w:tr>
      <w:tr w:rsidR="00E86FD5" w:rsidRPr="00E86FD5" w14:paraId="739186DD" w14:textId="77777777" w:rsidTr="002E4A52">
        <w:trPr>
          <w:trHeight w:val="20"/>
        </w:trPr>
        <w:tc>
          <w:tcPr>
            <w:tcW w:w="1525" w:type="pct"/>
          </w:tcPr>
          <w:p w14:paraId="3568AB21" w14:textId="77777777" w:rsidR="00E86FD5" w:rsidRPr="00E86FD5" w:rsidRDefault="00E86FD5" w:rsidP="00E86FD5">
            <w:pPr>
              <w:spacing w:line="276" w:lineRule="auto"/>
              <w:outlineLvl w:val="1"/>
              <w:rPr>
                <w:rFonts w:asciiTheme="minorHAnsi" w:hAnsiTheme="minorHAnsi"/>
                <w:lang w:val="en-GB" w:eastAsia="de-DE"/>
              </w:rPr>
            </w:pPr>
            <w:r w:rsidRPr="00E86FD5">
              <w:rPr>
                <w:rFonts w:asciiTheme="minorHAnsi" w:hAnsiTheme="minorHAnsi"/>
                <w:lang w:val="en-GB" w:eastAsia="de-DE"/>
              </w:rPr>
              <w:t>SDG: 8 Decent Work and Economic Growth</w:t>
            </w:r>
          </w:p>
        </w:tc>
        <w:tc>
          <w:tcPr>
            <w:tcW w:w="1601" w:type="pct"/>
          </w:tcPr>
          <w:p w14:paraId="0B79EFED" w14:textId="5813FA98" w:rsidR="00E86FD5" w:rsidRPr="00E86FD5" w:rsidRDefault="006375A3" w:rsidP="00E86FD5">
            <w:pPr>
              <w:spacing w:line="276" w:lineRule="auto"/>
              <w:outlineLvl w:val="1"/>
              <w:rPr>
                <w:lang w:val="en-GB"/>
              </w:rPr>
            </w:pPr>
            <w:r>
              <w:rPr>
                <w:lang w:val="en-GB"/>
              </w:rPr>
              <w:t>N</w:t>
            </w:r>
            <w:r w:rsidR="004D623A">
              <w:rPr>
                <w:lang w:val="en-GB"/>
              </w:rPr>
              <w:t>umber of jobs</w:t>
            </w:r>
          </w:p>
        </w:tc>
        <w:tc>
          <w:tcPr>
            <w:tcW w:w="624" w:type="pct"/>
          </w:tcPr>
          <w:p w14:paraId="7DCC91E3" w14:textId="5033D010" w:rsidR="00E86FD5" w:rsidRPr="00E86FD5" w:rsidRDefault="00810B0F" w:rsidP="00E86FD5">
            <w:pPr>
              <w:spacing w:line="276" w:lineRule="auto"/>
              <w:ind w:left="501"/>
              <w:outlineLvl w:val="1"/>
              <w:rPr>
                <w:rFonts w:asciiTheme="minorHAnsi" w:hAnsiTheme="minorHAnsi"/>
                <w:lang w:val="en-GB" w:eastAsia="de-DE"/>
              </w:rPr>
            </w:pPr>
            <w:r>
              <w:rPr>
                <w:rFonts w:asciiTheme="minorHAnsi" w:hAnsiTheme="minorHAnsi"/>
                <w:lang w:val="en-GB" w:eastAsia="de-DE"/>
              </w:rPr>
              <w:t>13</w:t>
            </w:r>
            <w:r w:rsidR="00E86FD5" w:rsidRPr="00E86FD5">
              <w:rPr>
                <w:rFonts w:asciiTheme="minorHAnsi" w:hAnsiTheme="minorHAnsi"/>
                <w:lang w:val="en-GB" w:eastAsia="de-DE"/>
              </w:rPr>
              <w:t xml:space="preserve">    </w:t>
            </w:r>
          </w:p>
        </w:tc>
        <w:tc>
          <w:tcPr>
            <w:tcW w:w="0" w:type="pct"/>
          </w:tcPr>
          <w:p w14:paraId="2C05BF88" w14:textId="7E2811A4" w:rsidR="00E86FD5" w:rsidRPr="00E86FD5" w:rsidRDefault="00D4583F" w:rsidP="00E86FD5">
            <w:pPr>
              <w:spacing w:line="276" w:lineRule="auto"/>
              <w:jc w:val="center"/>
              <w:outlineLvl w:val="1"/>
              <w:rPr>
                <w:rFonts w:asciiTheme="minorHAnsi" w:hAnsiTheme="minorHAnsi"/>
                <w:lang w:val="en-GB" w:eastAsia="de-DE"/>
              </w:rPr>
            </w:pPr>
            <w:r>
              <w:rPr>
                <w:rFonts w:asciiTheme="minorHAnsi" w:hAnsiTheme="minorHAnsi"/>
                <w:lang w:val="en-GB" w:eastAsia="de-DE"/>
              </w:rPr>
              <w:t>Number</w:t>
            </w:r>
          </w:p>
        </w:tc>
      </w:tr>
      <w:bookmarkEnd w:id="5"/>
    </w:tbl>
    <w:p w14:paraId="164C4152" w14:textId="52BB5D3F" w:rsidR="009823F5" w:rsidRDefault="00F751F2">
      <w:pPr>
        <w:spacing w:line="276" w:lineRule="auto"/>
        <w:contextualSpacing w:val="0"/>
        <w:rPr>
          <w:lang w:val="en-GB"/>
        </w:rPr>
      </w:pPr>
      <w:r>
        <w:rPr>
          <w:lang w:val="en-GB"/>
        </w:rPr>
        <w:br w:type="page"/>
      </w:r>
    </w:p>
    <w:p w14:paraId="7256B330" w14:textId="266154BF" w:rsidR="00310BA7" w:rsidRPr="00310BA7" w:rsidRDefault="009823F5" w:rsidP="00310BA7">
      <w:pPr>
        <w:pStyle w:val="SectionTitle"/>
      </w:pPr>
      <w:bookmarkStart w:id="6" w:name="_Ref49515919"/>
      <w:r w:rsidRPr="009823F5">
        <w:rPr>
          <w:lang w:val="en-US"/>
        </w:rPr>
        <w:lastRenderedPageBreak/>
        <w:t>DESCRIPTION OF PROJECT</w:t>
      </w:r>
      <w:bookmarkEnd w:id="6"/>
    </w:p>
    <w:p w14:paraId="23FFDBF7" w14:textId="27A61796" w:rsidR="009823F5" w:rsidRDefault="009823F5" w:rsidP="009823F5">
      <w:pPr>
        <w:pStyle w:val="SectionList"/>
      </w:pPr>
      <w:r w:rsidRPr="007C1D64">
        <w:t xml:space="preserve">Purpose and general description of project </w:t>
      </w:r>
    </w:p>
    <w:p w14:paraId="345A0A86" w14:textId="6147F2B6" w:rsidR="00F751F2" w:rsidRDefault="00F751F2" w:rsidP="009823F5">
      <w:pPr>
        <w:rPr>
          <w:lang w:eastAsia="de-DE"/>
        </w:rPr>
      </w:pPr>
      <w:r w:rsidRPr="000C5DE6">
        <w:rPr>
          <w:lang w:eastAsia="de-DE"/>
        </w:rPr>
        <w:t>&gt;&gt;</w:t>
      </w:r>
    </w:p>
    <w:p w14:paraId="746B0F9F" w14:textId="5C5777FD" w:rsidR="002E0E32" w:rsidRPr="008E10FC" w:rsidRDefault="002E0E32" w:rsidP="002E0E32">
      <w:pPr>
        <w:jc w:val="both"/>
        <w:rPr>
          <w:szCs w:val="22"/>
          <w:lang w:val="en-IN" w:eastAsia="de-DE"/>
        </w:rPr>
      </w:pPr>
      <w:r w:rsidRPr="008E10FC">
        <w:rPr>
          <w:szCs w:val="22"/>
          <w:lang w:val="en-GB" w:eastAsia="de-DE"/>
        </w:rPr>
        <w:t xml:space="preserve">This Voluntary Project Activity for the </w:t>
      </w:r>
      <w:proofErr w:type="spellStart"/>
      <w:r w:rsidRPr="008E10FC">
        <w:rPr>
          <w:szCs w:val="22"/>
          <w:lang w:val="en-GB" w:eastAsia="de-DE"/>
        </w:rPr>
        <w:t>PoA</w:t>
      </w:r>
      <w:proofErr w:type="spellEnd"/>
      <w:r w:rsidRPr="008E10FC">
        <w:rPr>
          <w:szCs w:val="22"/>
          <w:lang w:val="en-GB"/>
        </w:rPr>
        <w:t xml:space="preserve"> ‘</w:t>
      </w:r>
      <w:r w:rsidRPr="008E10FC">
        <w:rPr>
          <w:rFonts w:asciiTheme="majorHAnsi" w:hAnsiTheme="majorHAnsi" w:cs="Arial"/>
          <w:szCs w:val="22"/>
          <w:lang w:val="en-GB"/>
        </w:rPr>
        <w:t>Clean Cooking and Safe Water Supply in Africa by EcoAct</w:t>
      </w:r>
      <w:r w:rsidRPr="008E10FC">
        <w:rPr>
          <w:szCs w:val="22"/>
          <w:lang w:val="en-GB" w:eastAsia="de-DE"/>
        </w:rPr>
        <w:t>’</w:t>
      </w:r>
      <w:r w:rsidR="003933B5">
        <w:rPr>
          <w:szCs w:val="22"/>
          <w:lang w:val="en-GB" w:eastAsia="de-DE"/>
        </w:rPr>
        <w:t xml:space="preserve"> (GS11253)</w:t>
      </w:r>
      <w:r w:rsidRPr="008E10FC">
        <w:rPr>
          <w:szCs w:val="22"/>
          <w:lang w:val="en-GB" w:eastAsia="de-DE"/>
        </w:rPr>
        <w:t xml:space="preserve"> involves the distribution of improved cookstoves to households in Narok County, Kenya. The goal of this efficient cookstove</w:t>
      </w:r>
      <w:r w:rsidR="00C61171">
        <w:rPr>
          <w:szCs w:val="22"/>
          <w:lang w:val="en-GB" w:eastAsia="de-DE"/>
        </w:rPr>
        <w:t xml:space="preserve"> is </w:t>
      </w:r>
      <w:r w:rsidRPr="008E10FC">
        <w:rPr>
          <w:szCs w:val="22"/>
          <w:lang w:val="en-GB" w:eastAsia="de-DE"/>
        </w:rPr>
        <w:t>to positively impact the lives of rural women and families in the project area and reduce the greenhouse gas emissions released by cooking activities and boiling water.</w:t>
      </w:r>
    </w:p>
    <w:p w14:paraId="4A433AD3" w14:textId="77777777" w:rsidR="002E0E32" w:rsidRPr="008E10FC" w:rsidRDefault="002E0E32" w:rsidP="002E0E32">
      <w:pPr>
        <w:jc w:val="both"/>
        <w:rPr>
          <w:szCs w:val="22"/>
          <w:lang w:val="en-GB" w:eastAsia="de-DE"/>
        </w:rPr>
      </w:pPr>
    </w:p>
    <w:p w14:paraId="1034986E" w14:textId="07D0E666" w:rsidR="002E0E32" w:rsidRPr="008E10FC" w:rsidRDefault="002E0E32" w:rsidP="002E0E32">
      <w:pPr>
        <w:jc w:val="both"/>
        <w:rPr>
          <w:szCs w:val="22"/>
          <w:lang w:val="en-GB" w:eastAsia="de-DE"/>
        </w:rPr>
      </w:pPr>
      <w:r w:rsidRPr="008E10FC">
        <w:rPr>
          <w:szCs w:val="22"/>
          <w:lang w:val="en-GB" w:eastAsia="de-DE"/>
        </w:rPr>
        <w:t xml:space="preserve">Narok County is in the Great Rift Valley, 2.5 hours from Nairobi, home to the Maasai people and the world renown Maasai Mara Game Reserve. Nearly all households in the County use inefficient traditional three stone stoves, leading to degradation in health and local environment.  The Clean Cooking Association of Kenya found that 90% of households use wood stoves in rural areas and 70% nationwide. </w:t>
      </w:r>
    </w:p>
    <w:p w14:paraId="4CC87D64" w14:textId="77777777" w:rsidR="002E0E32" w:rsidRPr="008E10FC" w:rsidRDefault="002E0E32" w:rsidP="002E0E32">
      <w:pPr>
        <w:jc w:val="both"/>
        <w:rPr>
          <w:szCs w:val="22"/>
          <w:lang w:val="en-GB" w:eastAsia="de-DE"/>
        </w:rPr>
      </w:pPr>
    </w:p>
    <w:p w14:paraId="427F3F78" w14:textId="421817BB" w:rsidR="002E0E32" w:rsidRPr="008E10FC" w:rsidRDefault="002E0E32" w:rsidP="002E0E32">
      <w:pPr>
        <w:pBdr>
          <w:top w:val="nil"/>
          <w:left w:val="nil"/>
          <w:bottom w:val="nil"/>
          <w:right w:val="nil"/>
          <w:between w:val="nil"/>
          <w:bar w:val="nil"/>
        </w:pBdr>
        <w:spacing w:after="0"/>
        <w:contextualSpacing w:val="0"/>
        <w:jc w:val="both"/>
        <w:rPr>
          <w:szCs w:val="22"/>
          <w:u w:color="000000"/>
          <w:lang w:eastAsia="de-DE"/>
        </w:rPr>
      </w:pPr>
      <w:r w:rsidRPr="008E10FC">
        <w:rPr>
          <w:szCs w:val="22"/>
          <w:u w:color="000000"/>
          <w:lang w:eastAsia="de-DE"/>
        </w:rPr>
        <w:t xml:space="preserve">The Project will include distribution of </w:t>
      </w:r>
      <w:r w:rsidR="00C327F0" w:rsidRPr="008E10FC">
        <w:rPr>
          <w:szCs w:val="22"/>
          <w:u w:color="000000"/>
          <w:lang w:eastAsia="de-DE"/>
        </w:rPr>
        <w:t>about</w:t>
      </w:r>
      <w:r w:rsidR="005921AC">
        <w:rPr>
          <w:szCs w:val="22"/>
          <w:u w:color="000000"/>
          <w:lang w:eastAsia="de-DE"/>
        </w:rPr>
        <w:t xml:space="preserve"> 15,</w:t>
      </w:r>
      <w:r w:rsidR="003933B5">
        <w:rPr>
          <w:szCs w:val="22"/>
          <w:u w:color="000000"/>
          <w:lang w:eastAsia="de-DE"/>
        </w:rPr>
        <w:t>3</w:t>
      </w:r>
      <w:r w:rsidR="005921AC">
        <w:rPr>
          <w:szCs w:val="22"/>
          <w:u w:color="000000"/>
          <w:lang w:eastAsia="de-DE"/>
        </w:rPr>
        <w:t>00</w:t>
      </w:r>
      <w:r w:rsidRPr="008E10FC">
        <w:rPr>
          <w:szCs w:val="22"/>
          <w:u w:color="000000"/>
          <w:lang w:eastAsia="de-DE"/>
        </w:rPr>
        <w:t xml:space="preserve"> improved cookstoves within the households in Narok County.</w:t>
      </w:r>
    </w:p>
    <w:p w14:paraId="26B2A5C7" w14:textId="77777777" w:rsidR="002E0E32" w:rsidRPr="008E10FC" w:rsidRDefault="002E0E32" w:rsidP="002E0E32">
      <w:pPr>
        <w:pBdr>
          <w:top w:val="nil"/>
          <w:left w:val="nil"/>
          <w:bottom w:val="nil"/>
          <w:right w:val="nil"/>
          <w:between w:val="nil"/>
          <w:bar w:val="nil"/>
        </w:pBdr>
        <w:spacing w:after="0"/>
        <w:contextualSpacing w:val="0"/>
        <w:jc w:val="both"/>
        <w:rPr>
          <w:szCs w:val="22"/>
          <w:u w:color="000000"/>
          <w:lang w:eastAsia="de-DE"/>
        </w:rPr>
      </w:pPr>
    </w:p>
    <w:p w14:paraId="2E8E8C33" w14:textId="071A423F" w:rsidR="002E0E32" w:rsidRPr="008E10FC" w:rsidRDefault="002E0E32" w:rsidP="002E0E32">
      <w:pPr>
        <w:pBdr>
          <w:top w:val="nil"/>
          <w:left w:val="nil"/>
          <w:bottom w:val="nil"/>
          <w:right w:val="nil"/>
          <w:between w:val="nil"/>
          <w:bar w:val="nil"/>
        </w:pBdr>
        <w:spacing w:after="0"/>
        <w:contextualSpacing w:val="0"/>
        <w:jc w:val="both"/>
        <w:rPr>
          <w:szCs w:val="22"/>
          <w:u w:color="000000"/>
          <w:lang w:eastAsia="de-DE"/>
        </w:rPr>
      </w:pPr>
      <w:r w:rsidRPr="008E10FC">
        <w:rPr>
          <w:szCs w:val="22"/>
          <w:u w:color="000000"/>
          <w:lang w:eastAsia="de-DE"/>
        </w:rPr>
        <w:t xml:space="preserve">The improved cookstoves use </w:t>
      </w:r>
      <w:r w:rsidR="00C327F0">
        <w:rPr>
          <w:szCs w:val="22"/>
          <w:u w:color="000000"/>
          <w:lang w:eastAsia="de-DE"/>
        </w:rPr>
        <w:t>~</w:t>
      </w:r>
      <w:r w:rsidRPr="008E10FC">
        <w:rPr>
          <w:szCs w:val="22"/>
          <w:u w:color="000000"/>
          <w:lang w:eastAsia="de-DE"/>
        </w:rPr>
        <w:t>60% less fuel than open fires traditional three-stones</w:t>
      </w:r>
      <w:r w:rsidR="0086442B">
        <w:rPr>
          <w:szCs w:val="22"/>
          <w:u w:color="000000"/>
          <w:lang w:eastAsia="de-DE"/>
        </w:rPr>
        <w:t>.</w:t>
      </w:r>
      <w:r w:rsidRPr="008E10FC">
        <w:rPr>
          <w:szCs w:val="22"/>
          <w:u w:color="000000"/>
          <w:lang w:eastAsia="de-DE"/>
        </w:rPr>
        <w:t xml:space="preserve"> reducing the high demand on local woodland for cooking fuel. The forest cover in Narok county is about 16%, which is higher than the national average of 7%. The forest reserves have reduced in the past five years due to encroachment, clearing of land for grazing, firewood</w:t>
      </w:r>
      <w:r w:rsidR="00EF1519">
        <w:rPr>
          <w:szCs w:val="22"/>
          <w:u w:color="000000"/>
          <w:lang w:eastAsia="de-DE"/>
        </w:rPr>
        <w:t xml:space="preserve"> collection</w:t>
      </w:r>
      <w:r w:rsidRPr="008E10FC">
        <w:rPr>
          <w:szCs w:val="22"/>
          <w:u w:color="000000"/>
          <w:lang w:eastAsia="de-DE"/>
        </w:rPr>
        <w:t xml:space="preserve">, </w:t>
      </w:r>
      <w:r w:rsidR="00EF1519">
        <w:rPr>
          <w:szCs w:val="22"/>
          <w:u w:color="000000"/>
          <w:lang w:eastAsia="de-DE"/>
        </w:rPr>
        <w:t xml:space="preserve">increased </w:t>
      </w:r>
      <w:r w:rsidRPr="008E10FC">
        <w:rPr>
          <w:szCs w:val="22"/>
          <w:u w:color="000000"/>
          <w:lang w:eastAsia="de-DE"/>
        </w:rPr>
        <w:t>charcoal</w:t>
      </w:r>
      <w:r w:rsidR="00EF1519">
        <w:rPr>
          <w:szCs w:val="22"/>
          <w:u w:color="000000"/>
          <w:lang w:eastAsia="de-DE"/>
        </w:rPr>
        <w:t xml:space="preserve"> consumption</w:t>
      </w:r>
      <w:r w:rsidR="003933B5">
        <w:rPr>
          <w:szCs w:val="22"/>
          <w:u w:color="000000"/>
          <w:lang w:eastAsia="de-DE"/>
        </w:rPr>
        <w:t xml:space="preserve"> </w:t>
      </w:r>
      <w:r w:rsidR="00EF1519">
        <w:rPr>
          <w:szCs w:val="22"/>
          <w:u w:color="000000"/>
          <w:lang w:eastAsia="de-DE"/>
        </w:rPr>
        <w:t>and</w:t>
      </w:r>
      <w:r w:rsidRPr="008E10FC">
        <w:rPr>
          <w:szCs w:val="22"/>
          <w:u w:color="000000"/>
          <w:lang w:eastAsia="de-DE"/>
        </w:rPr>
        <w:t xml:space="preserve"> illegal logging. </w:t>
      </w:r>
      <w:r w:rsidR="00041580">
        <w:rPr>
          <w:szCs w:val="22"/>
          <w:u w:color="000000"/>
          <w:lang w:eastAsia="de-DE"/>
        </w:rPr>
        <w:t xml:space="preserve">If no action </w:t>
      </w:r>
      <w:r w:rsidR="00BB6661">
        <w:rPr>
          <w:szCs w:val="22"/>
          <w:u w:color="000000"/>
          <w:lang w:eastAsia="de-DE"/>
        </w:rPr>
        <w:t xml:space="preserve">is undertaken to </w:t>
      </w:r>
      <w:r w:rsidR="00AB1485">
        <w:rPr>
          <w:szCs w:val="22"/>
          <w:u w:color="000000"/>
          <w:lang w:eastAsia="de-DE"/>
        </w:rPr>
        <w:t>mitigate</w:t>
      </w:r>
      <w:r w:rsidR="00663729">
        <w:rPr>
          <w:szCs w:val="22"/>
          <w:u w:color="000000"/>
          <w:lang w:eastAsia="de-DE"/>
        </w:rPr>
        <w:t xml:space="preserve"> these practices, </w:t>
      </w:r>
      <w:r w:rsidR="00D0532B">
        <w:rPr>
          <w:szCs w:val="22"/>
          <w:u w:color="000000"/>
          <w:lang w:eastAsia="de-DE"/>
        </w:rPr>
        <w:t>local wildlife</w:t>
      </w:r>
      <w:r w:rsidR="00D247E5">
        <w:rPr>
          <w:szCs w:val="22"/>
          <w:u w:color="000000"/>
          <w:lang w:eastAsia="de-DE"/>
        </w:rPr>
        <w:t xml:space="preserve"> from Mara</w:t>
      </w:r>
      <w:r w:rsidR="00D0532B">
        <w:rPr>
          <w:szCs w:val="22"/>
          <w:u w:color="000000"/>
          <w:lang w:eastAsia="de-DE"/>
        </w:rPr>
        <w:t xml:space="preserve"> will become more vulnerable and </w:t>
      </w:r>
      <w:r w:rsidR="003E4443">
        <w:rPr>
          <w:szCs w:val="22"/>
          <w:u w:color="000000"/>
          <w:lang w:eastAsia="de-DE"/>
        </w:rPr>
        <w:t>tree</w:t>
      </w:r>
      <w:r w:rsidR="00A54E59">
        <w:rPr>
          <w:szCs w:val="22"/>
          <w:u w:color="000000"/>
          <w:lang w:eastAsia="de-DE"/>
        </w:rPr>
        <w:t xml:space="preserve"> cover loss will </w:t>
      </w:r>
      <w:r w:rsidR="00D56E3A">
        <w:rPr>
          <w:szCs w:val="22"/>
          <w:u w:color="000000"/>
          <w:lang w:eastAsia="de-DE"/>
        </w:rPr>
        <w:t xml:space="preserve">lead </w:t>
      </w:r>
      <w:r w:rsidR="00D247E5">
        <w:rPr>
          <w:szCs w:val="22"/>
          <w:u w:color="000000"/>
          <w:lang w:eastAsia="de-DE"/>
        </w:rPr>
        <w:t>to a</w:t>
      </w:r>
      <w:r w:rsidR="00D56E3A">
        <w:rPr>
          <w:szCs w:val="22"/>
          <w:u w:color="000000"/>
          <w:lang w:eastAsia="de-DE"/>
        </w:rPr>
        <w:t xml:space="preserve"> reduction </w:t>
      </w:r>
      <w:r w:rsidR="00A82C51">
        <w:rPr>
          <w:szCs w:val="22"/>
          <w:u w:color="000000"/>
          <w:lang w:eastAsia="de-DE"/>
        </w:rPr>
        <w:t>in</w:t>
      </w:r>
      <w:r w:rsidR="00A54E59">
        <w:rPr>
          <w:szCs w:val="22"/>
          <w:u w:color="000000"/>
          <w:lang w:eastAsia="de-DE"/>
        </w:rPr>
        <w:t xml:space="preserve"> GHG </w:t>
      </w:r>
      <w:r w:rsidR="003E4443">
        <w:rPr>
          <w:szCs w:val="22"/>
          <w:u w:color="000000"/>
          <w:lang w:eastAsia="de-DE"/>
        </w:rPr>
        <w:t>sequestration.</w:t>
      </w:r>
    </w:p>
    <w:p w14:paraId="2DA55041" w14:textId="77777777" w:rsidR="002E0E32" w:rsidRPr="008E10FC" w:rsidRDefault="002E0E32" w:rsidP="002E0E32">
      <w:pPr>
        <w:pBdr>
          <w:top w:val="nil"/>
          <w:left w:val="nil"/>
          <w:bottom w:val="nil"/>
          <w:right w:val="nil"/>
          <w:between w:val="nil"/>
          <w:bar w:val="nil"/>
        </w:pBdr>
        <w:spacing w:after="0"/>
        <w:contextualSpacing w:val="0"/>
        <w:jc w:val="both"/>
        <w:rPr>
          <w:szCs w:val="22"/>
          <w:u w:color="000000"/>
          <w:lang w:eastAsia="de-DE"/>
        </w:rPr>
      </w:pPr>
    </w:p>
    <w:p w14:paraId="3A048B48" w14:textId="445FFA43" w:rsidR="002E0E32" w:rsidRPr="008E10FC" w:rsidRDefault="002E0E32" w:rsidP="002E0E32">
      <w:pPr>
        <w:pBdr>
          <w:top w:val="nil"/>
          <w:left w:val="nil"/>
          <w:bottom w:val="nil"/>
          <w:right w:val="nil"/>
          <w:between w:val="nil"/>
          <w:bar w:val="nil"/>
        </w:pBdr>
        <w:contextualSpacing w:val="0"/>
        <w:jc w:val="both"/>
        <w:rPr>
          <w:szCs w:val="22"/>
          <w:u w:color="000000"/>
          <w:lang w:eastAsia="de-DE"/>
        </w:rPr>
      </w:pPr>
      <w:r w:rsidRPr="008E10FC">
        <w:rPr>
          <w:szCs w:val="22"/>
          <w:u w:color="000000"/>
          <w:lang w:eastAsia="de-DE"/>
        </w:rPr>
        <w:t>This project will enhance the quality of the lives of women</w:t>
      </w:r>
      <w:r w:rsidR="005F4276">
        <w:rPr>
          <w:szCs w:val="22"/>
          <w:u w:color="000000"/>
          <w:lang w:eastAsia="de-DE"/>
        </w:rPr>
        <w:t>,</w:t>
      </w:r>
      <w:r w:rsidRPr="008E10FC">
        <w:rPr>
          <w:szCs w:val="22"/>
          <w:u w:color="000000"/>
          <w:lang w:eastAsia="de-DE"/>
        </w:rPr>
        <w:t xml:space="preserve"> who </w:t>
      </w:r>
      <w:r w:rsidR="004A61DC">
        <w:rPr>
          <w:szCs w:val="22"/>
          <w:u w:color="000000"/>
          <w:lang w:eastAsia="de-DE"/>
        </w:rPr>
        <w:t>are mostly in charge of wood collection</w:t>
      </w:r>
      <w:r w:rsidR="005F4276">
        <w:rPr>
          <w:szCs w:val="22"/>
          <w:u w:color="000000"/>
          <w:lang w:eastAsia="de-DE"/>
        </w:rPr>
        <w:t>.</w:t>
      </w:r>
      <w:r w:rsidR="008930FF">
        <w:rPr>
          <w:szCs w:val="22"/>
          <w:u w:color="000000"/>
          <w:lang w:eastAsia="de-DE"/>
        </w:rPr>
        <w:t xml:space="preserve"> The time saved </w:t>
      </w:r>
      <w:r w:rsidR="007572AA">
        <w:rPr>
          <w:szCs w:val="22"/>
          <w:u w:color="000000"/>
          <w:lang w:eastAsia="de-DE"/>
        </w:rPr>
        <w:t xml:space="preserve">will be </w:t>
      </w:r>
      <w:r w:rsidR="0082511F">
        <w:rPr>
          <w:szCs w:val="22"/>
          <w:u w:color="000000"/>
          <w:lang w:eastAsia="de-DE"/>
        </w:rPr>
        <w:t>allocated to</w:t>
      </w:r>
      <w:r w:rsidRPr="008E10FC">
        <w:rPr>
          <w:szCs w:val="22"/>
          <w:u w:color="000000"/>
          <w:lang w:eastAsia="de-DE"/>
        </w:rPr>
        <w:t xml:space="preserve"> other activities such as children’s education, economic development, </w:t>
      </w:r>
      <w:r w:rsidR="003E3A64">
        <w:rPr>
          <w:szCs w:val="22"/>
          <w:u w:color="000000"/>
          <w:lang w:eastAsia="de-DE"/>
        </w:rPr>
        <w:t xml:space="preserve">farming activities, hygiene, </w:t>
      </w:r>
      <w:r w:rsidR="00C647AD">
        <w:rPr>
          <w:szCs w:val="22"/>
          <w:u w:color="000000"/>
          <w:lang w:eastAsia="de-DE"/>
        </w:rPr>
        <w:t xml:space="preserve">cleaning, handcrafting, </w:t>
      </w:r>
      <w:r w:rsidRPr="008E10FC">
        <w:rPr>
          <w:szCs w:val="22"/>
          <w:u w:color="000000"/>
          <w:lang w:eastAsia="de-DE"/>
        </w:rPr>
        <w:t xml:space="preserve">etc. </w:t>
      </w:r>
      <w:r w:rsidR="00A36479">
        <w:rPr>
          <w:szCs w:val="22"/>
          <w:u w:color="000000"/>
          <w:lang w:eastAsia="de-DE"/>
        </w:rPr>
        <w:t>Women and to some extent children are the most negatively impacted by t</w:t>
      </w:r>
      <w:r w:rsidR="004C048E">
        <w:rPr>
          <w:szCs w:val="22"/>
          <w:u w:color="000000"/>
          <w:lang w:eastAsia="de-DE"/>
        </w:rPr>
        <w:t xml:space="preserve">raditional cooking practices as they inhale a lot of smoke due to the stove inefficiency, which </w:t>
      </w:r>
      <w:r w:rsidRPr="008E10FC">
        <w:rPr>
          <w:szCs w:val="22"/>
          <w:u w:color="000000"/>
          <w:lang w:eastAsia="de-DE"/>
        </w:rPr>
        <w:t>cause</w:t>
      </w:r>
      <w:r w:rsidR="004C048E">
        <w:rPr>
          <w:szCs w:val="22"/>
          <w:u w:color="000000"/>
          <w:lang w:eastAsia="de-DE"/>
        </w:rPr>
        <w:t>s</w:t>
      </w:r>
      <w:r w:rsidRPr="008E10FC">
        <w:rPr>
          <w:szCs w:val="22"/>
          <w:u w:color="000000"/>
          <w:lang w:eastAsia="de-DE"/>
        </w:rPr>
        <w:t xml:space="preserve"> </w:t>
      </w:r>
      <w:r w:rsidR="00536012">
        <w:rPr>
          <w:szCs w:val="22"/>
          <w:u w:color="000000"/>
          <w:lang w:eastAsia="de-DE"/>
        </w:rPr>
        <w:t xml:space="preserve">eye irritation and smoke inhalation disease </w:t>
      </w:r>
      <w:r w:rsidR="0062057A">
        <w:rPr>
          <w:szCs w:val="22"/>
          <w:u w:color="000000"/>
          <w:lang w:eastAsia="de-DE"/>
        </w:rPr>
        <w:t>(such as lung cancer).</w:t>
      </w:r>
      <w:r w:rsidR="003933B5">
        <w:rPr>
          <w:szCs w:val="22"/>
          <w:u w:color="000000"/>
          <w:lang w:eastAsia="de-DE"/>
        </w:rPr>
        <w:t xml:space="preserve"> </w:t>
      </w:r>
      <w:r w:rsidR="0062057A">
        <w:rPr>
          <w:szCs w:val="22"/>
          <w:u w:color="000000"/>
          <w:lang w:eastAsia="de-DE"/>
        </w:rPr>
        <w:t>It is estimated that more than</w:t>
      </w:r>
      <w:r w:rsidRPr="008E10FC">
        <w:rPr>
          <w:szCs w:val="22"/>
          <w:u w:color="000000"/>
          <w:lang w:eastAsia="de-DE"/>
        </w:rPr>
        <w:t xml:space="preserve"> 21,650 deaths </w:t>
      </w:r>
      <w:r w:rsidR="0062057A">
        <w:rPr>
          <w:szCs w:val="22"/>
          <w:u w:color="000000"/>
          <w:lang w:eastAsia="de-DE"/>
        </w:rPr>
        <w:t xml:space="preserve">are related to inefficient cooking practices </w:t>
      </w:r>
      <w:r w:rsidRPr="008E10FC">
        <w:rPr>
          <w:szCs w:val="22"/>
          <w:u w:color="000000"/>
          <w:lang w:eastAsia="de-DE"/>
        </w:rPr>
        <w:t xml:space="preserve">in Kenya every </w:t>
      </w:r>
      <w:r w:rsidRPr="008E10FC">
        <w:rPr>
          <w:szCs w:val="22"/>
          <w:u w:color="000000"/>
          <w:lang w:eastAsia="de-DE"/>
        </w:rPr>
        <w:lastRenderedPageBreak/>
        <w:t>year</w:t>
      </w:r>
      <w:r w:rsidR="00490B63">
        <w:rPr>
          <w:rStyle w:val="Appelnotedebasdep"/>
          <w:szCs w:val="22"/>
          <w:u w:color="000000"/>
          <w:lang w:eastAsia="de-DE"/>
        </w:rPr>
        <w:footnoteReference w:id="2"/>
      </w:r>
      <w:r w:rsidRPr="008E10FC">
        <w:rPr>
          <w:szCs w:val="22"/>
          <w:u w:color="000000"/>
          <w:lang w:eastAsia="de-DE"/>
        </w:rPr>
        <w:t>. These new cookstoves reduce the particulate matter in the atmosphere and improve the health of women and children that are mostly affected by cooking activities.</w:t>
      </w:r>
    </w:p>
    <w:p w14:paraId="5B600F70" w14:textId="77777777" w:rsidR="002E0E32" w:rsidRDefault="002E0E32" w:rsidP="002E0E32">
      <w:pPr>
        <w:pBdr>
          <w:top w:val="nil"/>
          <w:left w:val="nil"/>
          <w:bottom w:val="nil"/>
          <w:right w:val="nil"/>
          <w:between w:val="nil"/>
          <w:bar w:val="nil"/>
        </w:pBdr>
        <w:spacing w:after="0"/>
        <w:contextualSpacing w:val="0"/>
        <w:jc w:val="both"/>
        <w:rPr>
          <w:szCs w:val="22"/>
          <w:u w:color="000000"/>
          <w:lang w:eastAsia="de-DE"/>
        </w:rPr>
      </w:pPr>
      <w:r w:rsidRPr="008E10FC">
        <w:rPr>
          <w:szCs w:val="22"/>
          <w:u w:color="000000"/>
          <w:lang w:eastAsia="de-DE"/>
        </w:rPr>
        <w:t xml:space="preserve">During the project period there will be active engagement with the beneficiaries beyond the distribution of cookstoves. The project will seek to promote economic improvement. </w:t>
      </w:r>
    </w:p>
    <w:p w14:paraId="3C620DBF" w14:textId="77777777" w:rsidR="00B74FE2" w:rsidRDefault="00B74FE2" w:rsidP="002E0E32">
      <w:pPr>
        <w:pBdr>
          <w:top w:val="nil"/>
          <w:left w:val="nil"/>
          <w:bottom w:val="nil"/>
          <w:right w:val="nil"/>
          <w:between w:val="nil"/>
          <w:bar w:val="nil"/>
        </w:pBdr>
        <w:spacing w:after="0"/>
        <w:contextualSpacing w:val="0"/>
        <w:jc w:val="both"/>
        <w:rPr>
          <w:szCs w:val="22"/>
          <w:u w:color="000000"/>
          <w:lang w:eastAsia="de-DE"/>
        </w:rPr>
      </w:pPr>
    </w:p>
    <w:p w14:paraId="465049C1" w14:textId="6CA936DD" w:rsidR="00832B2D" w:rsidRDefault="00B74FE2" w:rsidP="002E0E32">
      <w:pPr>
        <w:pBdr>
          <w:top w:val="nil"/>
          <w:left w:val="nil"/>
          <w:bottom w:val="nil"/>
          <w:right w:val="nil"/>
          <w:between w:val="nil"/>
          <w:bar w:val="nil"/>
        </w:pBdr>
        <w:spacing w:after="0"/>
        <w:contextualSpacing w:val="0"/>
        <w:jc w:val="both"/>
        <w:rPr>
          <w:szCs w:val="22"/>
          <w:u w:color="000000"/>
          <w:lang w:eastAsia="de-DE"/>
        </w:rPr>
      </w:pPr>
      <w:r>
        <w:rPr>
          <w:szCs w:val="22"/>
          <w:u w:color="000000"/>
          <w:lang w:eastAsia="de-DE"/>
        </w:rPr>
        <w:t xml:space="preserve">The project will distribute two cookstoves. After </w:t>
      </w:r>
      <w:r w:rsidR="00AD7A7D">
        <w:rPr>
          <w:szCs w:val="22"/>
          <w:u w:color="000000"/>
          <w:lang w:eastAsia="de-DE"/>
        </w:rPr>
        <w:t xml:space="preserve">conducting </w:t>
      </w:r>
      <w:r>
        <w:rPr>
          <w:szCs w:val="22"/>
          <w:u w:color="000000"/>
          <w:lang w:eastAsia="de-DE"/>
        </w:rPr>
        <w:t>usage survey</w:t>
      </w:r>
      <w:r w:rsidR="00FE5450">
        <w:rPr>
          <w:szCs w:val="22"/>
          <w:u w:color="000000"/>
          <w:lang w:eastAsia="de-DE"/>
        </w:rPr>
        <w:t xml:space="preserve"> in 2023</w:t>
      </w:r>
      <w:r w:rsidR="00AD7A7D">
        <w:rPr>
          <w:szCs w:val="22"/>
          <w:u w:color="000000"/>
          <w:lang w:eastAsia="de-DE"/>
        </w:rPr>
        <w:t>, we realized that the usage rate of the first stove was low</w:t>
      </w:r>
      <w:r w:rsidR="00350E35">
        <w:rPr>
          <w:szCs w:val="22"/>
          <w:u w:color="000000"/>
          <w:lang w:eastAsia="de-DE"/>
        </w:rPr>
        <w:t>er than expected</w:t>
      </w:r>
      <w:r w:rsidR="00AD7A7D">
        <w:rPr>
          <w:szCs w:val="22"/>
          <w:u w:color="000000"/>
          <w:lang w:eastAsia="de-DE"/>
        </w:rPr>
        <w:t>.</w:t>
      </w:r>
      <w:r w:rsidR="005742DB">
        <w:rPr>
          <w:szCs w:val="22"/>
          <w:u w:color="000000"/>
          <w:lang w:eastAsia="de-DE"/>
        </w:rPr>
        <w:t xml:space="preserve"> This is mainly explained by the fact that the stove is too small for families.</w:t>
      </w:r>
      <w:r w:rsidR="00AD7A7D">
        <w:rPr>
          <w:szCs w:val="22"/>
          <w:u w:color="000000"/>
          <w:lang w:eastAsia="de-DE"/>
        </w:rPr>
        <w:t xml:space="preserve"> We decided to </w:t>
      </w:r>
      <w:r w:rsidR="000E1D1B">
        <w:rPr>
          <w:szCs w:val="22"/>
          <w:u w:color="000000"/>
          <w:lang w:eastAsia="de-DE"/>
        </w:rPr>
        <w:t>implement a second cookstove,</w:t>
      </w:r>
      <w:r w:rsidR="00C775C7">
        <w:rPr>
          <w:szCs w:val="22"/>
          <w:u w:color="000000"/>
          <w:lang w:eastAsia="de-DE"/>
        </w:rPr>
        <w:t xml:space="preserve"> that is</w:t>
      </w:r>
      <w:r w:rsidR="00522F8F">
        <w:rPr>
          <w:szCs w:val="22"/>
          <w:u w:color="000000"/>
          <w:lang w:eastAsia="de-DE"/>
        </w:rPr>
        <w:t xml:space="preserve"> larger and</w:t>
      </w:r>
      <w:r w:rsidR="00C775C7">
        <w:rPr>
          <w:szCs w:val="22"/>
          <w:u w:color="000000"/>
          <w:lang w:eastAsia="de-DE"/>
        </w:rPr>
        <w:t xml:space="preserve"> more efficient. The project will be designed </w:t>
      </w:r>
      <w:r w:rsidR="00832B2D">
        <w:rPr>
          <w:szCs w:val="22"/>
          <w:u w:color="000000"/>
          <w:lang w:eastAsia="de-DE"/>
        </w:rPr>
        <w:t xml:space="preserve">as followed: </w:t>
      </w:r>
    </w:p>
    <w:p w14:paraId="257A954C" w14:textId="77777777" w:rsidR="00832B2D" w:rsidRDefault="00C775C7" w:rsidP="00832B2D">
      <w:pPr>
        <w:pStyle w:val="Paragraphedeliste"/>
        <w:numPr>
          <w:ilvl w:val="0"/>
          <w:numId w:val="60"/>
        </w:numPr>
        <w:pBdr>
          <w:top w:val="nil"/>
          <w:left w:val="nil"/>
          <w:bottom w:val="nil"/>
          <w:right w:val="nil"/>
          <w:between w:val="nil"/>
          <w:bar w:val="nil"/>
        </w:pBdr>
        <w:spacing w:after="0"/>
        <w:contextualSpacing w:val="0"/>
        <w:jc w:val="both"/>
        <w:rPr>
          <w:szCs w:val="22"/>
          <w:u w:color="000000"/>
          <w:lang w:eastAsia="de-DE"/>
        </w:rPr>
      </w:pPr>
      <w:r w:rsidRPr="00832B2D">
        <w:rPr>
          <w:szCs w:val="22"/>
          <w:u w:color="000000"/>
          <w:lang w:eastAsia="de-DE"/>
        </w:rPr>
        <w:t>Project Year 1 will account for emissions reduction of the first stove</w:t>
      </w:r>
      <w:r w:rsidR="00832B2D" w:rsidRPr="00832B2D">
        <w:rPr>
          <w:szCs w:val="22"/>
          <w:u w:color="000000"/>
          <w:lang w:eastAsia="de-DE"/>
        </w:rPr>
        <w:t>,</w:t>
      </w:r>
      <w:r w:rsidRPr="00832B2D">
        <w:rPr>
          <w:szCs w:val="22"/>
          <w:u w:color="000000"/>
          <w:lang w:eastAsia="de-DE"/>
        </w:rPr>
        <w:t xml:space="preserve"> </w:t>
      </w:r>
    </w:p>
    <w:p w14:paraId="45E5A6B2" w14:textId="1547C9E1" w:rsidR="00B74FE2" w:rsidRDefault="00C775C7" w:rsidP="00832B2D">
      <w:pPr>
        <w:pStyle w:val="Paragraphedeliste"/>
        <w:numPr>
          <w:ilvl w:val="0"/>
          <w:numId w:val="60"/>
        </w:numPr>
        <w:pBdr>
          <w:top w:val="nil"/>
          <w:left w:val="nil"/>
          <w:bottom w:val="nil"/>
          <w:right w:val="nil"/>
          <w:between w:val="nil"/>
          <w:bar w:val="nil"/>
        </w:pBdr>
        <w:spacing w:after="0"/>
        <w:contextualSpacing w:val="0"/>
        <w:jc w:val="both"/>
        <w:rPr>
          <w:szCs w:val="22"/>
          <w:u w:color="000000"/>
          <w:lang w:eastAsia="de-DE"/>
        </w:rPr>
      </w:pPr>
      <w:r w:rsidRPr="00832B2D">
        <w:rPr>
          <w:szCs w:val="22"/>
          <w:u w:color="000000"/>
          <w:lang w:eastAsia="de-DE"/>
        </w:rPr>
        <w:t>Project Year 2</w:t>
      </w:r>
      <w:r w:rsidR="00B74FE2" w:rsidRPr="00832B2D">
        <w:rPr>
          <w:szCs w:val="22"/>
          <w:u w:color="000000"/>
          <w:lang w:eastAsia="de-DE"/>
        </w:rPr>
        <w:t xml:space="preserve"> </w:t>
      </w:r>
      <w:r w:rsidR="00832B2D" w:rsidRPr="00832B2D">
        <w:rPr>
          <w:szCs w:val="22"/>
          <w:u w:color="000000"/>
          <w:lang w:eastAsia="de-DE"/>
        </w:rPr>
        <w:t>wi</w:t>
      </w:r>
      <w:r w:rsidR="00832B2D">
        <w:rPr>
          <w:szCs w:val="22"/>
          <w:u w:color="000000"/>
          <w:lang w:eastAsia="de-DE"/>
        </w:rPr>
        <w:t xml:space="preserve">ll include </w:t>
      </w:r>
      <w:r w:rsidR="00FE5450">
        <w:rPr>
          <w:szCs w:val="22"/>
          <w:u w:color="000000"/>
          <w:lang w:eastAsia="de-DE"/>
        </w:rPr>
        <w:t>emissions reduction from both stoves</w:t>
      </w:r>
    </w:p>
    <w:p w14:paraId="71C55F71" w14:textId="1695D1F9" w:rsidR="00FE5450" w:rsidRPr="00832B2D" w:rsidRDefault="00FE5450" w:rsidP="001B56E6">
      <w:pPr>
        <w:pStyle w:val="Paragraphedeliste"/>
        <w:numPr>
          <w:ilvl w:val="0"/>
          <w:numId w:val="60"/>
        </w:numPr>
        <w:pBdr>
          <w:top w:val="nil"/>
          <w:left w:val="nil"/>
          <w:bottom w:val="nil"/>
          <w:right w:val="nil"/>
          <w:between w:val="nil"/>
          <w:bar w:val="nil"/>
        </w:pBdr>
        <w:spacing w:after="0"/>
        <w:contextualSpacing w:val="0"/>
        <w:jc w:val="both"/>
        <w:rPr>
          <w:szCs w:val="22"/>
          <w:u w:color="000000"/>
          <w:lang w:eastAsia="de-DE"/>
        </w:rPr>
      </w:pPr>
      <w:r>
        <w:rPr>
          <w:szCs w:val="22"/>
          <w:u w:color="000000"/>
          <w:lang w:eastAsia="de-DE"/>
        </w:rPr>
        <w:t>Project Year 3 and onwards will include emissions reduction from second stove only</w:t>
      </w:r>
    </w:p>
    <w:p w14:paraId="0F3D2411" w14:textId="77777777" w:rsidR="002E0E32" w:rsidRPr="008E10FC" w:rsidRDefault="002E0E32" w:rsidP="002E0E32">
      <w:pPr>
        <w:pBdr>
          <w:top w:val="nil"/>
          <w:left w:val="nil"/>
          <w:bottom w:val="nil"/>
          <w:right w:val="nil"/>
          <w:between w:val="nil"/>
          <w:bar w:val="nil"/>
        </w:pBdr>
        <w:spacing w:after="0"/>
        <w:contextualSpacing w:val="0"/>
        <w:jc w:val="both"/>
        <w:rPr>
          <w:szCs w:val="22"/>
          <w:u w:color="000000"/>
          <w:lang w:eastAsia="de-DE"/>
        </w:rPr>
      </w:pPr>
    </w:p>
    <w:p w14:paraId="379D54A0" w14:textId="21925E99" w:rsidR="002E0E32" w:rsidRPr="008E10FC" w:rsidRDefault="003142C8" w:rsidP="002E0E32">
      <w:pPr>
        <w:jc w:val="both"/>
        <w:rPr>
          <w:lang w:val="en-GB" w:eastAsia="de-DE"/>
        </w:rPr>
      </w:pPr>
      <w:r>
        <w:rPr>
          <w:lang w:val="en-GB" w:eastAsia="de-DE"/>
        </w:rPr>
        <w:t xml:space="preserve">EcoAct will be the Coordinating and Managing Entity of the project and local deployment will be supervised by AAH-I. </w:t>
      </w:r>
      <w:r w:rsidR="002E0E32" w:rsidRPr="008E10FC">
        <w:rPr>
          <w:lang w:val="en-GB" w:eastAsia="de-DE"/>
        </w:rPr>
        <w:t xml:space="preserve">AAH-I </w:t>
      </w:r>
      <w:r w:rsidR="00746BE6">
        <w:rPr>
          <w:lang w:val="en-GB" w:eastAsia="de-DE"/>
        </w:rPr>
        <w:t xml:space="preserve">will </w:t>
      </w:r>
      <w:proofErr w:type="gramStart"/>
      <w:r w:rsidR="00746BE6">
        <w:rPr>
          <w:lang w:val="en-GB" w:eastAsia="de-DE"/>
        </w:rPr>
        <w:t>be in charge of</w:t>
      </w:r>
      <w:proofErr w:type="gramEnd"/>
      <w:r w:rsidR="00746BE6">
        <w:rPr>
          <w:lang w:val="en-GB" w:eastAsia="de-DE"/>
        </w:rPr>
        <w:t xml:space="preserve"> local distribution and monitoring, supported by EcoAct with </w:t>
      </w:r>
      <w:r w:rsidR="00C90E95">
        <w:rPr>
          <w:lang w:val="en-GB" w:eastAsia="de-DE"/>
        </w:rPr>
        <w:t>guidelines and trainings.</w:t>
      </w:r>
      <w:r w:rsidR="00746BE6">
        <w:rPr>
          <w:lang w:val="en-GB" w:eastAsia="de-DE"/>
        </w:rPr>
        <w:t xml:space="preserve"> </w:t>
      </w:r>
      <w:r w:rsidR="00C90E95">
        <w:rPr>
          <w:lang w:val="en-GB" w:eastAsia="de-DE"/>
        </w:rPr>
        <w:t>EcoAct will do pre-financing</w:t>
      </w:r>
      <w:r w:rsidR="003C6DE4">
        <w:rPr>
          <w:lang w:val="en-GB" w:eastAsia="de-DE"/>
        </w:rPr>
        <w:t xml:space="preserve"> and</w:t>
      </w:r>
      <w:r w:rsidR="00C90E95">
        <w:rPr>
          <w:lang w:val="en-GB" w:eastAsia="de-DE"/>
        </w:rPr>
        <w:t xml:space="preserve"> </w:t>
      </w:r>
      <w:r w:rsidR="003C6DE4">
        <w:rPr>
          <w:lang w:val="en-GB" w:eastAsia="de-DE"/>
        </w:rPr>
        <w:t xml:space="preserve">manage project validation and verification on the </w:t>
      </w:r>
      <w:proofErr w:type="gramStart"/>
      <w:r w:rsidR="003C6DE4">
        <w:rPr>
          <w:lang w:val="en-GB" w:eastAsia="de-DE"/>
        </w:rPr>
        <w:t>Gold</w:t>
      </w:r>
      <w:proofErr w:type="gramEnd"/>
      <w:r w:rsidR="003C6DE4">
        <w:rPr>
          <w:lang w:val="en-GB" w:eastAsia="de-DE"/>
        </w:rPr>
        <w:t xml:space="preserve"> standard for a 5-year crediting period, renewable twice.</w:t>
      </w:r>
    </w:p>
    <w:p w14:paraId="29C45DA9" w14:textId="522BD9BF" w:rsidR="002E0E32" w:rsidRPr="008E10FC" w:rsidRDefault="0038422A" w:rsidP="002E0E32">
      <w:pPr>
        <w:jc w:val="both"/>
        <w:rPr>
          <w:b/>
          <w:bCs/>
          <w:lang w:val="en-GB" w:eastAsia="de-DE"/>
        </w:rPr>
      </w:pPr>
      <w:r>
        <w:rPr>
          <w:noProof/>
          <w14:cntxtAlts w14:val="0"/>
        </w:rPr>
        <w:lastRenderedPageBreak/>
        <w:drawing>
          <wp:inline distT="0" distB="0" distL="0" distR="0" wp14:anchorId="774D5797" wp14:editId="7BB32285">
            <wp:extent cx="6116320" cy="3517265"/>
            <wp:effectExtent l="0" t="0" r="0" b="6985"/>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16320" cy="3517265"/>
                    </a:xfrm>
                    <a:prstGeom prst="rect">
                      <a:avLst/>
                    </a:prstGeom>
                  </pic:spPr>
                </pic:pic>
              </a:graphicData>
            </a:graphic>
          </wp:inline>
        </w:drawing>
      </w:r>
    </w:p>
    <w:p w14:paraId="6D49E692" w14:textId="77777777" w:rsidR="002E0E32" w:rsidRPr="008E10FC" w:rsidRDefault="002E0E32" w:rsidP="002E0E32">
      <w:pPr>
        <w:spacing w:before="240" w:after="120" w:line="240" w:lineRule="auto"/>
        <w:jc w:val="center"/>
        <w:rPr>
          <w:iCs/>
          <w:color w:val="323232" w:themeColor="text2"/>
          <w:sz w:val="18"/>
          <w:szCs w:val="18"/>
          <w:lang w:val="en-GB" w:eastAsia="de-DE"/>
        </w:rPr>
      </w:pPr>
      <w:r w:rsidRPr="008E10FC">
        <w:rPr>
          <w:iCs/>
          <w:color w:val="323232" w:themeColor="text2"/>
          <w:sz w:val="18"/>
          <w:szCs w:val="18"/>
          <w:lang w:val="en-GB"/>
        </w:rPr>
        <w:t xml:space="preserve">Figure </w:t>
      </w:r>
      <w:r w:rsidRPr="008E10FC">
        <w:rPr>
          <w:iCs/>
          <w:color w:val="323232" w:themeColor="text2"/>
          <w:sz w:val="18"/>
          <w:szCs w:val="18"/>
          <w:lang w:val="en-GB"/>
        </w:rPr>
        <w:fldChar w:fldCharType="begin"/>
      </w:r>
      <w:r w:rsidRPr="008E10FC">
        <w:rPr>
          <w:iCs/>
          <w:color w:val="323232" w:themeColor="text2"/>
          <w:sz w:val="18"/>
          <w:szCs w:val="18"/>
          <w:lang w:val="en-GB"/>
        </w:rPr>
        <w:instrText xml:space="preserve"> SEQ Figure \* ARABIC </w:instrText>
      </w:r>
      <w:r w:rsidRPr="008E10FC">
        <w:rPr>
          <w:iCs/>
          <w:color w:val="323232" w:themeColor="text2"/>
          <w:sz w:val="18"/>
          <w:szCs w:val="18"/>
          <w:lang w:val="en-GB"/>
        </w:rPr>
        <w:fldChar w:fldCharType="separate"/>
      </w:r>
      <w:r>
        <w:rPr>
          <w:iCs/>
          <w:noProof/>
          <w:color w:val="323232" w:themeColor="text2"/>
          <w:sz w:val="18"/>
          <w:szCs w:val="18"/>
          <w:lang w:val="en-GB"/>
        </w:rPr>
        <w:t>1</w:t>
      </w:r>
      <w:r w:rsidRPr="008E10FC">
        <w:rPr>
          <w:iCs/>
          <w:color w:val="323232" w:themeColor="text2"/>
          <w:sz w:val="18"/>
          <w:szCs w:val="18"/>
          <w:lang w:val="en-GB"/>
        </w:rPr>
        <w:fldChar w:fldCharType="end"/>
      </w:r>
      <w:r w:rsidRPr="008E10FC">
        <w:rPr>
          <w:iCs/>
          <w:color w:val="323232" w:themeColor="text2"/>
          <w:sz w:val="18"/>
          <w:szCs w:val="18"/>
          <w:lang w:val="en-GB"/>
        </w:rPr>
        <w:t xml:space="preserve">: Organisational Set Up of </w:t>
      </w:r>
      <w:proofErr w:type="spellStart"/>
      <w:r w:rsidRPr="008E10FC">
        <w:rPr>
          <w:iCs/>
          <w:color w:val="323232" w:themeColor="text2"/>
          <w:sz w:val="18"/>
          <w:szCs w:val="18"/>
          <w:lang w:val="en-GB"/>
        </w:rPr>
        <w:t>AAHi</w:t>
      </w:r>
      <w:proofErr w:type="spellEnd"/>
      <w:r w:rsidRPr="008E10FC">
        <w:rPr>
          <w:iCs/>
          <w:color w:val="323232" w:themeColor="text2"/>
          <w:sz w:val="18"/>
          <w:szCs w:val="18"/>
          <w:lang w:val="en-GB"/>
        </w:rPr>
        <w:t xml:space="preserve"> &amp; EcoAct</w:t>
      </w:r>
    </w:p>
    <w:p w14:paraId="04921CE4" w14:textId="77777777" w:rsidR="002E0E32" w:rsidRDefault="002E0E32" w:rsidP="009823F5">
      <w:pPr>
        <w:rPr>
          <w:lang w:eastAsia="de-DE"/>
        </w:rPr>
      </w:pPr>
    </w:p>
    <w:p w14:paraId="224C5E82" w14:textId="6DA144DA" w:rsidR="009823F5" w:rsidRDefault="009823F5" w:rsidP="009823F5">
      <w:pPr>
        <w:pStyle w:val="SectionList2nd"/>
      </w:pPr>
      <w:r w:rsidRPr="008005A7">
        <w:t xml:space="preserve">Eligibility of the </w:t>
      </w:r>
      <w:r w:rsidR="00FB53B5">
        <w:t>VPA</w:t>
      </w:r>
      <w:r w:rsidR="00FB53B5" w:rsidRPr="008005A7">
        <w:t xml:space="preserve"> </w:t>
      </w:r>
      <w:r w:rsidRPr="008005A7">
        <w:t xml:space="preserve">under approved </w:t>
      </w:r>
      <w:proofErr w:type="spellStart"/>
      <w:r w:rsidRPr="008005A7">
        <w:t>PoA</w:t>
      </w:r>
      <w:proofErr w:type="spellEnd"/>
    </w:p>
    <w:p w14:paraId="01125D0D" w14:textId="076A6492" w:rsidR="00EA6E97" w:rsidRPr="002E0E32" w:rsidRDefault="00EA6E97" w:rsidP="002E0E32">
      <w:pPr>
        <w:jc w:val="both"/>
        <w:rPr>
          <w:szCs w:val="22"/>
          <w:lang w:val="en-GB" w:eastAsia="de-DE"/>
        </w:rPr>
      </w:pPr>
      <w:r>
        <w:t>&gt;&gt;</w:t>
      </w:r>
      <w:r w:rsidR="008E10FC" w:rsidRPr="008E10FC">
        <w:rPr>
          <w:szCs w:val="22"/>
          <w:lang w:val="en-GB" w:eastAsia="de-DE"/>
        </w:rPr>
        <w:t xml:space="preserve"> </w:t>
      </w:r>
    </w:p>
    <w:p w14:paraId="20371EDD" w14:textId="75563409" w:rsidR="009823F5" w:rsidRDefault="0011166F" w:rsidP="009823F5">
      <w:pPr>
        <w:rPr>
          <w:lang w:val="en-GB"/>
        </w:rPr>
      </w:pPr>
      <w:r w:rsidRPr="009823F5">
        <w:rPr>
          <w:lang w:val="en-GB"/>
        </w:rPr>
        <w:t xml:space="preserve">Table </w:t>
      </w:r>
      <w:r w:rsidRPr="009823F5">
        <w:rPr>
          <w:lang w:val="en-GB"/>
        </w:rPr>
        <w:fldChar w:fldCharType="begin"/>
      </w:r>
      <w:r w:rsidRPr="009823F5">
        <w:rPr>
          <w:lang w:val="en-GB"/>
        </w:rPr>
        <w:instrText xml:space="preserve"> SEQ Table \* ARABIC </w:instrText>
      </w:r>
      <w:r w:rsidRPr="009823F5">
        <w:rPr>
          <w:lang w:val="en-GB"/>
        </w:rPr>
        <w:fldChar w:fldCharType="separate"/>
      </w:r>
      <w:r w:rsidRPr="009823F5">
        <w:rPr>
          <w:lang w:val="en-GB"/>
        </w:rPr>
        <w:t>1</w:t>
      </w:r>
      <w:r w:rsidRPr="009823F5">
        <w:rPr>
          <w:lang w:val="en-GB"/>
        </w:rPr>
        <w:fldChar w:fldCharType="end"/>
      </w:r>
      <w:r w:rsidR="00CB2E84">
        <w:rPr>
          <w:lang w:val="en-GB"/>
        </w:rPr>
        <w:t xml:space="preserve"> </w:t>
      </w:r>
      <w:r w:rsidR="002C4428">
        <w:rPr>
          <w:lang w:val="en-GB"/>
        </w:rPr>
        <w:t>Eligibility</w:t>
      </w:r>
      <w:r w:rsidR="00CB2E84">
        <w:rPr>
          <w:lang w:val="en-GB"/>
        </w:rPr>
        <w:t xml:space="preserve"> for </w:t>
      </w:r>
      <w:r w:rsidR="005B0AE0">
        <w:rPr>
          <w:lang w:val="en-GB"/>
        </w:rPr>
        <w:t xml:space="preserve">VPA </w:t>
      </w:r>
      <w:r w:rsidR="00CB2E84">
        <w:rPr>
          <w:lang w:val="en-GB"/>
        </w:rPr>
        <w:t>in</w:t>
      </w:r>
      <w:r w:rsidR="002C4428">
        <w:rPr>
          <w:lang w:val="en-GB"/>
        </w:rPr>
        <w:t xml:space="preserve">clusion as per </w:t>
      </w:r>
      <w:proofErr w:type="spellStart"/>
      <w:r w:rsidR="002C4428">
        <w:rPr>
          <w:lang w:val="en-GB"/>
        </w:rPr>
        <w:t>PoA</w:t>
      </w:r>
      <w:proofErr w:type="spellEnd"/>
      <w:r w:rsidR="002C4428">
        <w:rPr>
          <w:lang w:val="en-GB"/>
        </w:rPr>
        <w:t xml:space="preserve"> requirements  </w:t>
      </w:r>
    </w:p>
    <w:p w14:paraId="0484712A" w14:textId="77777777" w:rsidR="00A37CF1" w:rsidRPr="00A37CF1" w:rsidRDefault="00A37CF1" w:rsidP="00A37CF1">
      <w:pPr>
        <w:spacing w:after="0" w:line="240" w:lineRule="auto"/>
        <w:jc w:val="both"/>
        <w:rPr>
          <w:iCs/>
          <w:lang w:val="en-GB"/>
        </w:rPr>
      </w:pPr>
      <w:r w:rsidRPr="00A37CF1">
        <w:rPr>
          <w:iCs/>
          <w:lang w:val="en-GB"/>
        </w:rPr>
        <w:t>As per GS4GG PROGRAMME OF ACTIVITY REQUIREMENTS Version 1.2 dated October 2019, eligibility criteria are defined below:</w:t>
      </w:r>
    </w:p>
    <w:p w14:paraId="5B8F1F3D" w14:textId="77777777" w:rsidR="00EF60B7" w:rsidRDefault="00EF60B7" w:rsidP="009823F5"/>
    <w:tbl>
      <w:tblPr>
        <w:tblStyle w:val="GSTableBoldline-heightcondensed"/>
        <w:tblW w:w="0" w:type="auto"/>
        <w:tblLayout w:type="fixed"/>
        <w:tblLook w:val="0160" w:firstRow="1" w:lastRow="1" w:firstColumn="0" w:lastColumn="1" w:noHBand="0" w:noVBand="0"/>
      </w:tblPr>
      <w:tblGrid>
        <w:gridCol w:w="49"/>
        <w:gridCol w:w="2131"/>
        <w:gridCol w:w="3726"/>
        <w:gridCol w:w="3726"/>
      </w:tblGrid>
      <w:tr w:rsidR="009823F5" w:rsidRPr="009823F5" w14:paraId="4D1088D0" w14:textId="77777777" w:rsidTr="001B56E6">
        <w:trPr>
          <w:cnfStyle w:val="100000000000" w:firstRow="1" w:lastRow="0" w:firstColumn="0" w:lastColumn="0" w:oddVBand="0" w:evenVBand="0" w:oddHBand="0" w:evenHBand="0" w:firstRowFirstColumn="0" w:firstRowLastColumn="0" w:lastRowFirstColumn="0" w:lastRowLastColumn="0"/>
          <w:trHeight w:val="68"/>
        </w:trPr>
        <w:tc>
          <w:tcPr>
            <w:tcW w:w="49" w:type="dxa"/>
            <w:vAlign w:val="top"/>
          </w:tcPr>
          <w:p w14:paraId="13A64840" w14:textId="77777777" w:rsidR="009823F5" w:rsidRPr="009823F5" w:rsidRDefault="009823F5" w:rsidP="009823F5">
            <w:pPr>
              <w:spacing w:after="200" w:line="240" w:lineRule="auto"/>
              <w:rPr>
                <w:color w:val="FFFFFF" w:themeColor="background1"/>
                <w:lang w:val="en-GB"/>
              </w:rPr>
            </w:pPr>
            <w:r w:rsidRPr="009823F5">
              <w:rPr>
                <w:color w:val="FFFFFF" w:themeColor="background1"/>
                <w:lang w:val="en-GB"/>
              </w:rPr>
              <w:t>No.</w:t>
            </w:r>
          </w:p>
        </w:tc>
        <w:tc>
          <w:tcPr>
            <w:tcW w:w="2131" w:type="dxa"/>
            <w:vAlign w:val="top"/>
          </w:tcPr>
          <w:p w14:paraId="2DB70FEB" w14:textId="77777777" w:rsidR="009823F5" w:rsidRPr="009823F5" w:rsidRDefault="009823F5" w:rsidP="009823F5">
            <w:pPr>
              <w:spacing w:after="200" w:line="240" w:lineRule="auto"/>
              <w:rPr>
                <w:color w:val="FFFFFF" w:themeColor="background1"/>
                <w:lang w:val="en-GB"/>
              </w:rPr>
            </w:pPr>
            <w:r w:rsidRPr="009823F5">
              <w:rPr>
                <w:color w:val="FFFFFF" w:themeColor="background1"/>
                <w:lang w:val="en-GB"/>
              </w:rPr>
              <w:t>Eligibility Criterion</w:t>
            </w:r>
          </w:p>
          <w:p w14:paraId="62EA845C" w14:textId="77777777" w:rsidR="009823F5" w:rsidRPr="009823F5" w:rsidRDefault="009823F5" w:rsidP="009823F5">
            <w:pPr>
              <w:spacing w:after="200" w:line="240" w:lineRule="auto"/>
              <w:rPr>
                <w:color w:val="FFFFFF" w:themeColor="background1"/>
                <w:lang w:val="en-GB"/>
              </w:rPr>
            </w:pPr>
          </w:p>
        </w:tc>
        <w:tc>
          <w:tcPr>
            <w:tcW w:w="3726" w:type="dxa"/>
            <w:vAlign w:val="top"/>
          </w:tcPr>
          <w:p w14:paraId="59E49D07" w14:textId="77777777" w:rsidR="009823F5" w:rsidRPr="009823F5" w:rsidRDefault="009823F5" w:rsidP="009823F5">
            <w:pPr>
              <w:spacing w:after="200" w:line="240" w:lineRule="auto"/>
              <w:rPr>
                <w:color w:val="FFFFFF" w:themeColor="background1"/>
                <w:lang w:val="en-GB"/>
              </w:rPr>
            </w:pPr>
            <w:r w:rsidRPr="009823F5">
              <w:rPr>
                <w:color w:val="FFFFFF" w:themeColor="background1"/>
                <w:lang w:val="en-GB"/>
              </w:rPr>
              <w:t>Description/</w:t>
            </w:r>
          </w:p>
          <w:p w14:paraId="32690D0E" w14:textId="77777777" w:rsidR="009823F5" w:rsidRPr="009823F5" w:rsidRDefault="009823F5" w:rsidP="009823F5">
            <w:pPr>
              <w:spacing w:after="200" w:line="240" w:lineRule="auto"/>
              <w:rPr>
                <w:color w:val="FFFFFF" w:themeColor="background1"/>
                <w:lang w:val="en-GB"/>
              </w:rPr>
            </w:pPr>
            <w:r w:rsidRPr="009823F5">
              <w:rPr>
                <w:color w:val="FFFFFF" w:themeColor="background1"/>
                <w:lang w:val="en-GB"/>
              </w:rPr>
              <w:t>Required condition</w:t>
            </w:r>
          </w:p>
        </w:tc>
        <w:tc>
          <w:tcPr>
            <w:tcW w:w="3726" w:type="dxa"/>
            <w:vAlign w:val="top"/>
          </w:tcPr>
          <w:p w14:paraId="02FB4982" w14:textId="52E1508E" w:rsidR="0096352E" w:rsidRDefault="0096352E" w:rsidP="009823F5">
            <w:pPr>
              <w:spacing w:after="200" w:line="240" w:lineRule="auto"/>
              <w:rPr>
                <w:b w:val="0"/>
                <w:color w:val="FFFFFF" w:themeColor="background1"/>
                <w:lang w:val="en-GB"/>
              </w:rPr>
            </w:pPr>
            <w:r>
              <w:rPr>
                <w:color w:val="FFFFFF" w:themeColor="background1"/>
                <w:lang w:val="en-GB"/>
              </w:rPr>
              <w:t>Description of the VPA</w:t>
            </w:r>
            <w:r w:rsidR="00A411B8">
              <w:rPr>
                <w:color w:val="FFFFFF" w:themeColor="background1"/>
                <w:lang w:val="en-GB"/>
              </w:rPr>
              <w:t xml:space="preserve"> in relation to the criteria</w:t>
            </w:r>
            <w:r>
              <w:rPr>
                <w:color w:val="FFFFFF" w:themeColor="background1"/>
                <w:lang w:val="en-GB"/>
              </w:rPr>
              <w:t xml:space="preserve">, </w:t>
            </w:r>
          </w:p>
          <w:p w14:paraId="0326A110" w14:textId="07174531" w:rsidR="009823F5" w:rsidRPr="009823F5" w:rsidRDefault="009823F5" w:rsidP="009823F5">
            <w:pPr>
              <w:spacing w:after="200" w:line="240" w:lineRule="auto"/>
              <w:rPr>
                <w:color w:val="FFFFFF" w:themeColor="background1"/>
                <w:lang w:val="en-GB"/>
              </w:rPr>
            </w:pPr>
            <w:r w:rsidRPr="009823F5">
              <w:rPr>
                <w:color w:val="FFFFFF" w:themeColor="background1"/>
                <w:lang w:val="en-GB"/>
              </w:rPr>
              <w:t>Means of Verification</w:t>
            </w:r>
            <w:r w:rsidR="00A411B8">
              <w:rPr>
                <w:color w:val="FFFFFF" w:themeColor="background1"/>
                <w:lang w:val="en-GB"/>
              </w:rPr>
              <w:t xml:space="preserve"> and </w:t>
            </w:r>
            <w:r w:rsidRPr="009823F5">
              <w:rPr>
                <w:color w:val="FFFFFF" w:themeColor="background1"/>
                <w:lang w:val="en-GB"/>
              </w:rPr>
              <w:t>Supporting evidence</w:t>
            </w:r>
          </w:p>
          <w:p w14:paraId="7BFDA785" w14:textId="302CAE35" w:rsidR="009823F5" w:rsidRPr="009823F5" w:rsidRDefault="009823F5" w:rsidP="009823F5">
            <w:pPr>
              <w:spacing w:after="200" w:line="240" w:lineRule="auto"/>
              <w:rPr>
                <w:color w:val="FFFFFF" w:themeColor="background1"/>
                <w:lang w:val="en-GB"/>
              </w:rPr>
            </w:pPr>
            <w:r w:rsidRPr="009823F5">
              <w:rPr>
                <w:color w:val="FFFFFF" w:themeColor="background1"/>
                <w:lang w:val="en-GB"/>
              </w:rPr>
              <w:t>for inclusion</w:t>
            </w:r>
            <w:r w:rsidR="003B7408">
              <w:rPr>
                <w:color w:val="FFFFFF" w:themeColor="background1"/>
                <w:lang w:val="en-GB"/>
              </w:rPr>
              <w:t xml:space="preserve"> </w:t>
            </w:r>
          </w:p>
        </w:tc>
      </w:tr>
      <w:tr w:rsidR="00657993" w:rsidRPr="009823F5" w14:paraId="6C4C96A5" w14:textId="77777777" w:rsidTr="001B56E6">
        <w:tc>
          <w:tcPr>
            <w:tcW w:w="49" w:type="dxa"/>
            <w:vAlign w:val="top"/>
          </w:tcPr>
          <w:p w14:paraId="0E5D68E9" w14:textId="56DD6CA8" w:rsidR="00657993" w:rsidRPr="009823F5" w:rsidRDefault="00657993" w:rsidP="00657993">
            <w:pPr>
              <w:spacing w:after="200" w:line="240" w:lineRule="auto"/>
              <w:rPr>
                <w:color w:val="FFFFFF" w:themeColor="background1"/>
                <w:lang w:val="en-GB"/>
              </w:rPr>
            </w:pPr>
            <w:r w:rsidRPr="00962C05">
              <w:rPr>
                <w:rFonts w:ascii="Avenir Book" w:hAnsi="Avenir Book"/>
                <w:szCs w:val="22"/>
              </w:rPr>
              <w:t>1</w:t>
            </w:r>
          </w:p>
        </w:tc>
        <w:tc>
          <w:tcPr>
            <w:tcW w:w="2131" w:type="dxa"/>
            <w:vAlign w:val="top"/>
          </w:tcPr>
          <w:p w14:paraId="308E61DA" w14:textId="2F5628D3" w:rsidR="00657993" w:rsidRPr="009823F5" w:rsidRDefault="00657993" w:rsidP="00657993">
            <w:pPr>
              <w:spacing w:after="200" w:line="240" w:lineRule="auto"/>
              <w:rPr>
                <w:color w:val="FFFFFF" w:themeColor="background1"/>
                <w:lang w:val="en-GB"/>
              </w:rPr>
            </w:pPr>
            <w:r w:rsidRPr="00DC6219">
              <w:rPr>
                <w:rFonts w:asciiTheme="majorHAnsi" w:hAnsiTheme="majorHAnsi"/>
                <w:sz w:val="20"/>
                <w:szCs w:val="22"/>
              </w:rPr>
              <w:t>Geographical boundaries</w:t>
            </w:r>
            <w:r>
              <w:rPr>
                <w:rFonts w:asciiTheme="majorHAnsi" w:hAnsiTheme="majorHAnsi"/>
                <w:sz w:val="20"/>
                <w:szCs w:val="22"/>
              </w:rPr>
              <w:t xml:space="preserve"> / VPA Boundary</w:t>
            </w:r>
          </w:p>
        </w:tc>
        <w:tc>
          <w:tcPr>
            <w:tcW w:w="3726" w:type="dxa"/>
            <w:vAlign w:val="top"/>
          </w:tcPr>
          <w:p w14:paraId="1768F4A8" w14:textId="77777777" w:rsidR="00657993" w:rsidRPr="00DC6219" w:rsidRDefault="00657993" w:rsidP="00657993">
            <w:pPr>
              <w:spacing w:line="276" w:lineRule="auto"/>
              <w:rPr>
                <w:rFonts w:asciiTheme="majorHAnsi" w:hAnsiTheme="majorHAnsi"/>
                <w:sz w:val="20"/>
                <w:szCs w:val="22"/>
              </w:rPr>
            </w:pPr>
            <w:r w:rsidRPr="00DC6219">
              <w:rPr>
                <w:rFonts w:asciiTheme="majorHAnsi" w:hAnsiTheme="majorHAnsi"/>
                <w:sz w:val="20"/>
                <w:szCs w:val="22"/>
              </w:rPr>
              <w:t xml:space="preserve">VPAs are consistent with the geographical boundary of the </w:t>
            </w:r>
            <w:proofErr w:type="spellStart"/>
            <w:proofErr w:type="gramStart"/>
            <w:r w:rsidRPr="00DC6219">
              <w:rPr>
                <w:rFonts w:asciiTheme="majorHAnsi" w:hAnsiTheme="majorHAnsi"/>
                <w:sz w:val="20"/>
                <w:szCs w:val="22"/>
              </w:rPr>
              <w:t>PoA</w:t>
            </w:r>
            <w:proofErr w:type="spellEnd"/>
            <w:r w:rsidRPr="00DC6219">
              <w:rPr>
                <w:rFonts w:asciiTheme="majorHAnsi" w:hAnsiTheme="majorHAnsi"/>
                <w:sz w:val="20"/>
                <w:szCs w:val="22"/>
              </w:rPr>
              <w:t>;</w:t>
            </w:r>
            <w:proofErr w:type="gramEnd"/>
          </w:p>
          <w:p w14:paraId="614CAC4E" w14:textId="77777777" w:rsidR="00657993" w:rsidRPr="009823F5" w:rsidRDefault="00657993" w:rsidP="00657993">
            <w:pPr>
              <w:spacing w:after="200" w:line="240" w:lineRule="auto"/>
              <w:rPr>
                <w:color w:val="FFFFFF" w:themeColor="background1"/>
                <w:lang w:val="en-GB"/>
              </w:rPr>
            </w:pPr>
          </w:p>
        </w:tc>
        <w:tc>
          <w:tcPr>
            <w:tcW w:w="3726" w:type="dxa"/>
            <w:vAlign w:val="top"/>
          </w:tcPr>
          <w:p w14:paraId="307E87E1" w14:textId="77777777" w:rsidR="00657993" w:rsidRDefault="00657993" w:rsidP="00657993">
            <w:pPr>
              <w:spacing w:after="200" w:line="276" w:lineRule="auto"/>
              <w:rPr>
                <w:rFonts w:asciiTheme="majorHAnsi" w:hAnsiTheme="majorHAnsi"/>
                <w:sz w:val="20"/>
                <w:szCs w:val="22"/>
              </w:rPr>
            </w:pPr>
            <w:r w:rsidRPr="00DC6219">
              <w:rPr>
                <w:rFonts w:asciiTheme="majorHAnsi" w:hAnsiTheme="majorHAnsi"/>
                <w:sz w:val="20"/>
                <w:szCs w:val="22"/>
              </w:rPr>
              <w:t xml:space="preserve">The project is localized in Narok </w:t>
            </w:r>
            <w:r>
              <w:rPr>
                <w:rFonts w:asciiTheme="majorHAnsi" w:hAnsiTheme="majorHAnsi"/>
                <w:sz w:val="20"/>
                <w:szCs w:val="22"/>
              </w:rPr>
              <w:t>County</w:t>
            </w:r>
            <w:r w:rsidRPr="00DC6219">
              <w:rPr>
                <w:rFonts w:asciiTheme="majorHAnsi" w:hAnsiTheme="majorHAnsi"/>
                <w:sz w:val="20"/>
                <w:szCs w:val="22"/>
              </w:rPr>
              <w:t>, Kenya, in line with the locations outlined in section A.3 of the POA DD.</w:t>
            </w:r>
          </w:p>
          <w:p w14:paraId="012F9B15" w14:textId="77777777" w:rsidR="00657993" w:rsidRDefault="00657993" w:rsidP="00657993">
            <w:pPr>
              <w:spacing w:after="200" w:line="276" w:lineRule="auto"/>
              <w:rPr>
                <w:rFonts w:asciiTheme="majorHAnsi" w:hAnsiTheme="majorHAnsi"/>
                <w:sz w:val="20"/>
                <w:szCs w:val="22"/>
              </w:rPr>
            </w:pPr>
          </w:p>
          <w:p w14:paraId="1A5D2E07" w14:textId="77777777" w:rsidR="00657993" w:rsidRDefault="00657993" w:rsidP="00657993">
            <w:pPr>
              <w:spacing w:after="200" w:line="276" w:lineRule="auto"/>
              <w:rPr>
                <w:rFonts w:asciiTheme="majorHAnsi" w:hAnsiTheme="majorHAnsi"/>
                <w:sz w:val="20"/>
                <w:szCs w:val="22"/>
              </w:rPr>
            </w:pPr>
            <w:r>
              <w:rPr>
                <w:rFonts w:asciiTheme="majorHAnsi" w:hAnsiTheme="majorHAnsi"/>
                <w:sz w:val="20"/>
                <w:szCs w:val="22"/>
              </w:rPr>
              <w:t xml:space="preserve">The VPA boundary is within the </w:t>
            </w:r>
            <w:proofErr w:type="spellStart"/>
            <w:r>
              <w:rPr>
                <w:rFonts w:asciiTheme="majorHAnsi" w:hAnsiTheme="majorHAnsi"/>
                <w:sz w:val="20"/>
                <w:szCs w:val="22"/>
              </w:rPr>
              <w:t>PoA</w:t>
            </w:r>
            <w:proofErr w:type="spellEnd"/>
            <w:r>
              <w:rPr>
                <w:rFonts w:asciiTheme="majorHAnsi" w:hAnsiTheme="majorHAnsi"/>
                <w:sz w:val="20"/>
                <w:szCs w:val="22"/>
              </w:rPr>
              <w:t xml:space="preserve"> Boundary.</w:t>
            </w:r>
          </w:p>
          <w:p w14:paraId="03BB7B45" w14:textId="77777777" w:rsidR="00657993" w:rsidRPr="00E33198" w:rsidRDefault="00657993" w:rsidP="00657993">
            <w:pPr>
              <w:spacing w:after="200" w:line="276" w:lineRule="auto"/>
              <w:rPr>
                <w:rFonts w:asciiTheme="majorHAnsi" w:hAnsiTheme="majorHAnsi"/>
                <w:b/>
                <w:bCs/>
                <w:sz w:val="20"/>
                <w:szCs w:val="22"/>
              </w:rPr>
            </w:pPr>
            <w:r w:rsidRPr="00E33198">
              <w:rPr>
                <w:rFonts w:asciiTheme="majorHAnsi" w:hAnsiTheme="majorHAnsi"/>
                <w:b/>
                <w:bCs/>
                <w:sz w:val="20"/>
                <w:szCs w:val="22"/>
              </w:rPr>
              <w:t>Supporting Evidence:</w:t>
            </w:r>
          </w:p>
          <w:p w14:paraId="4A74B1F0" w14:textId="77777777" w:rsidR="00657993" w:rsidRPr="00985F07" w:rsidRDefault="00657993" w:rsidP="00657993">
            <w:pPr>
              <w:spacing w:after="200" w:line="276" w:lineRule="auto"/>
              <w:rPr>
                <w:rFonts w:asciiTheme="minorHAnsi" w:hAnsiTheme="minorHAnsi"/>
                <w:sz w:val="20"/>
                <w:szCs w:val="20"/>
              </w:rPr>
            </w:pPr>
            <w:r w:rsidRPr="00985F07">
              <w:rPr>
                <w:rFonts w:asciiTheme="minorHAnsi" w:hAnsiTheme="minorHAnsi"/>
                <w:sz w:val="20"/>
                <w:szCs w:val="20"/>
              </w:rPr>
              <w:t>Refer section A.2 (location of project) of VPA-DD for location of the VPA.</w:t>
            </w:r>
          </w:p>
          <w:p w14:paraId="79DB184B" w14:textId="77777777" w:rsidR="00657993" w:rsidRPr="00985F07" w:rsidRDefault="00657993" w:rsidP="00657993">
            <w:pPr>
              <w:spacing w:after="200" w:line="276" w:lineRule="auto"/>
              <w:rPr>
                <w:rFonts w:asciiTheme="minorHAnsi" w:hAnsiTheme="minorHAnsi"/>
                <w:sz w:val="20"/>
                <w:szCs w:val="20"/>
              </w:rPr>
            </w:pPr>
          </w:p>
          <w:p w14:paraId="557B0A72" w14:textId="653FDE25" w:rsidR="00657993" w:rsidRPr="009823F5" w:rsidRDefault="00657993" w:rsidP="00657993">
            <w:pPr>
              <w:spacing w:after="200" w:line="240" w:lineRule="auto"/>
              <w:rPr>
                <w:color w:val="FFFFFF" w:themeColor="background1"/>
                <w:lang w:val="en-GB"/>
              </w:rPr>
            </w:pPr>
            <w:r w:rsidRPr="00985F07">
              <w:rPr>
                <w:rFonts w:asciiTheme="minorHAnsi" w:hAnsiTheme="minorHAnsi"/>
                <w:sz w:val="20"/>
                <w:szCs w:val="20"/>
              </w:rPr>
              <w:t>Stove distribution record/beneficiary list</w:t>
            </w:r>
          </w:p>
        </w:tc>
      </w:tr>
      <w:tr w:rsidR="00B57371" w:rsidRPr="009823F5" w14:paraId="79739BEC" w14:textId="77777777" w:rsidTr="001B56E6">
        <w:tc>
          <w:tcPr>
            <w:tcW w:w="49" w:type="dxa"/>
            <w:vAlign w:val="top"/>
          </w:tcPr>
          <w:p w14:paraId="513C32F9" w14:textId="617742EC" w:rsidR="00B57371" w:rsidRPr="009823F5" w:rsidRDefault="00B57371" w:rsidP="00B57371">
            <w:pPr>
              <w:spacing w:after="200" w:line="240" w:lineRule="auto"/>
              <w:rPr>
                <w:color w:val="FFFFFF" w:themeColor="background1"/>
                <w:lang w:val="en-GB"/>
              </w:rPr>
            </w:pPr>
            <w:r w:rsidRPr="00962C05">
              <w:rPr>
                <w:rFonts w:ascii="Avenir Book" w:hAnsi="Avenir Book"/>
                <w:szCs w:val="22"/>
              </w:rPr>
              <w:lastRenderedPageBreak/>
              <w:t>2</w:t>
            </w:r>
          </w:p>
        </w:tc>
        <w:tc>
          <w:tcPr>
            <w:tcW w:w="2131" w:type="dxa"/>
            <w:vAlign w:val="top"/>
          </w:tcPr>
          <w:p w14:paraId="0D7C5E31" w14:textId="6FC56877" w:rsidR="00B57371" w:rsidRPr="009823F5" w:rsidRDefault="00B57371" w:rsidP="00B57371">
            <w:pPr>
              <w:spacing w:after="200" w:line="240" w:lineRule="auto"/>
              <w:rPr>
                <w:color w:val="FFFFFF" w:themeColor="background1"/>
                <w:lang w:val="en-GB"/>
              </w:rPr>
            </w:pPr>
            <w:r w:rsidRPr="00CC4C05">
              <w:rPr>
                <w:rFonts w:asciiTheme="majorHAnsi" w:hAnsiTheme="majorHAnsi"/>
                <w:sz w:val="20"/>
                <w:szCs w:val="22"/>
              </w:rPr>
              <w:t>Conditions to avoid double counting of Impacts</w:t>
            </w:r>
          </w:p>
        </w:tc>
        <w:tc>
          <w:tcPr>
            <w:tcW w:w="3726" w:type="dxa"/>
            <w:vAlign w:val="top"/>
          </w:tcPr>
          <w:p w14:paraId="03459472" w14:textId="77777777" w:rsidR="00B57371" w:rsidRPr="00CC4C05" w:rsidRDefault="00B57371" w:rsidP="00B57371">
            <w:pPr>
              <w:spacing w:line="276" w:lineRule="auto"/>
              <w:rPr>
                <w:rFonts w:asciiTheme="majorHAnsi" w:hAnsiTheme="majorHAnsi"/>
                <w:sz w:val="20"/>
                <w:szCs w:val="22"/>
              </w:rPr>
            </w:pPr>
            <w:r w:rsidRPr="00CC4C05">
              <w:rPr>
                <w:rFonts w:asciiTheme="majorHAnsi" w:hAnsiTheme="majorHAnsi"/>
                <w:sz w:val="20"/>
                <w:szCs w:val="22"/>
              </w:rPr>
              <w:t>Project distributed products must not be double counted within any other programs</w:t>
            </w:r>
          </w:p>
          <w:p w14:paraId="77362835" w14:textId="77777777" w:rsidR="00B57371" w:rsidRPr="009823F5" w:rsidRDefault="00B57371" w:rsidP="00B57371">
            <w:pPr>
              <w:spacing w:after="200" w:line="240" w:lineRule="auto"/>
              <w:rPr>
                <w:color w:val="FFFFFF" w:themeColor="background1"/>
                <w:lang w:val="en-GB"/>
              </w:rPr>
            </w:pPr>
          </w:p>
        </w:tc>
        <w:tc>
          <w:tcPr>
            <w:tcW w:w="3726" w:type="dxa"/>
            <w:vAlign w:val="top"/>
          </w:tcPr>
          <w:p w14:paraId="3C8A5905" w14:textId="77777777" w:rsidR="00B57371" w:rsidRDefault="00B57371" w:rsidP="00B57371">
            <w:pPr>
              <w:spacing w:line="276" w:lineRule="auto"/>
              <w:rPr>
                <w:rFonts w:asciiTheme="majorHAnsi" w:hAnsiTheme="majorHAnsi"/>
                <w:sz w:val="20"/>
                <w:szCs w:val="20"/>
              </w:rPr>
            </w:pPr>
            <w:r w:rsidRPr="7D431D28">
              <w:rPr>
                <w:rFonts w:asciiTheme="majorHAnsi" w:hAnsiTheme="majorHAnsi"/>
                <w:sz w:val="20"/>
                <w:szCs w:val="20"/>
              </w:rPr>
              <w:t xml:space="preserve">A unique identification number will be written on each cookstove / a name plate with the stove serial number will be displayed in the household. Further, the beneficiary details will be registered in an online monitoring tool doubled by paper data collection. </w:t>
            </w:r>
          </w:p>
          <w:p w14:paraId="0A189A81" w14:textId="02578ED3" w:rsidR="00061538" w:rsidRDefault="00061538" w:rsidP="00B57371">
            <w:pPr>
              <w:spacing w:line="276" w:lineRule="auto"/>
              <w:rPr>
                <w:rFonts w:asciiTheme="majorHAnsi" w:hAnsiTheme="majorHAnsi"/>
                <w:sz w:val="20"/>
                <w:szCs w:val="20"/>
              </w:rPr>
            </w:pPr>
          </w:p>
          <w:p w14:paraId="79725204" w14:textId="6D364C11" w:rsidR="00061538" w:rsidRPr="00DE259A" w:rsidRDefault="00061538" w:rsidP="00B57371">
            <w:pPr>
              <w:spacing w:line="276" w:lineRule="auto"/>
              <w:rPr>
                <w:rFonts w:asciiTheme="majorHAnsi" w:hAnsiTheme="majorHAnsi"/>
                <w:sz w:val="20"/>
                <w:szCs w:val="20"/>
              </w:rPr>
            </w:pPr>
            <w:r>
              <w:rPr>
                <w:rFonts w:asciiTheme="majorHAnsi" w:hAnsiTheme="majorHAnsi"/>
                <w:sz w:val="20"/>
                <w:szCs w:val="20"/>
              </w:rPr>
              <w:t xml:space="preserve">The serial number of the stove will follow the </w:t>
            </w:r>
            <w:r w:rsidR="006A1299">
              <w:rPr>
                <w:rFonts w:asciiTheme="majorHAnsi" w:hAnsiTheme="majorHAnsi"/>
                <w:sz w:val="20"/>
                <w:szCs w:val="20"/>
              </w:rPr>
              <w:t>following format:</w:t>
            </w:r>
          </w:p>
          <w:p w14:paraId="5A603168" w14:textId="6D3E174C" w:rsidR="00035308" w:rsidRDefault="008D1BB4" w:rsidP="00B57371">
            <w:pPr>
              <w:spacing w:line="276" w:lineRule="auto"/>
              <w:rPr>
                <w:rFonts w:asciiTheme="majorHAnsi" w:hAnsiTheme="majorHAnsi"/>
                <w:sz w:val="20"/>
                <w:szCs w:val="22"/>
              </w:rPr>
            </w:pPr>
            <w:proofErr w:type="spellStart"/>
            <w:r>
              <w:rPr>
                <w:rFonts w:asciiTheme="majorHAnsi" w:hAnsiTheme="majorHAnsi"/>
                <w:sz w:val="20"/>
                <w:szCs w:val="22"/>
              </w:rPr>
              <w:t>SubCounty</w:t>
            </w:r>
            <w:proofErr w:type="spellEnd"/>
            <w:r w:rsidR="003754BF">
              <w:rPr>
                <w:rFonts w:asciiTheme="majorHAnsi" w:hAnsiTheme="majorHAnsi"/>
                <w:sz w:val="20"/>
                <w:szCs w:val="22"/>
              </w:rPr>
              <w:t xml:space="preserve"> + Stove Serial Number (1 to </w:t>
            </w:r>
            <w:r w:rsidR="008B3BE1">
              <w:rPr>
                <w:rFonts w:asciiTheme="majorHAnsi" w:hAnsiTheme="majorHAnsi"/>
                <w:sz w:val="20"/>
                <w:szCs w:val="22"/>
              </w:rPr>
              <w:t>60,000</w:t>
            </w:r>
            <w:r w:rsidR="003754BF">
              <w:rPr>
                <w:rFonts w:asciiTheme="majorHAnsi" w:hAnsiTheme="majorHAnsi"/>
                <w:sz w:val="20"/>
                <w:szCs w:val="22"/>
              </w:rPr>
              <w:t xml:space="preserve">) + </w:t>
            </w:r>
            <w:r w:rsidR="00035308">
              <w:rPr>
                <w:rFonts w:asciiTheme="majorHAnsi" w:hAnsiTheme="majorHAnsi"/>
                <w:sz w:val="20"/>
                <w:szCs w:val="22"/>
              </w:rPr>
              <w:t>VPA Implementer Organization</w:t>
            </w:r>
            <w:r w:rsidR="000A4075">
              <w:rPr>
                <w:rFonts w:asciiTheme="majorHAnsi" w:hAnsiTheme="majorHAnsi"/>
                <w:sz w:val="20"/>
                <w:szCs w:val="22"/>
              </w:rPr>
              <w:t xml:space="preserve"> </w:t>
            </w:r>
            <w:proofErr w:type="spellStart"/>
            <w:r w:rsidR="000A4075">
              <w:rPr>
                <w:rFonts w:asciiTheme="majorHAnsi" w:hAnsiTheme="majorHAnsi"/>
                <w:sz w:val="20"/>
                <w:szCs w:val="22"/>
              </w:rPr>
              <w:t>Name</w:t>
            </w:r>
            <w:r w:rsidR="00035308">
              <w:rPr>
                <w:rFonts w:asciiTheme="majorHAnsi" w:hAnsiTheme="majorHAnsi"/>
                <w:sz w:val="20"/>
                <w:szCs w:val="22"/>
              </w:rPr>
              <w:t>E.g</w:t>
            </w:r>
            <w:proofErr w:type="spellEnd"/>
            <w:r w:rsidR="00035308">
              <w:rPr>
                <w:rFonts w:asciiTheme="majorHAnsi" w:hAnsiTheme="majorHAnsi"/>
                <w:sz w:val="20"/>
                <w:szCs w:val="22"/>
              </w:rPr>
              <w:t>. NRKW000</w:t>
            </w:r>
            <w:r w:rsidR="00307F55">
              <w:rPr>
                <w:rFonts w:asciiTheme="majorHAnsi" w:hAnsiTheme="majorHAnsi"/>
                <w:sz w:val="20"/>
                <w:szCs w:val="22"/>
              </w:rPr>
              <w:t>01AAH</w:t>
            </w:r>
          </w:p>
          <w:p w14:paraId="7855A7DD" w14:textId="77777777" w:rsidR="0037371E" w:rsidRPr="00CC4C05" w:rsidRDefault="0037371E" w:rsidP="00B57371">
            <w:pPr>
              <w:spacing w:line="276" w:lineRule="auto"/>
              <w:rPr>
                <w:rFonts w:asciiTheme="majorHAnsi" w:hAnsiTheme="majorHAnsi"/>
                <w:sz w:val="20"/>
                <w:szCs w:val="22"/>
              </w:rPr>
            </w:pPr>
          </w:p>
          <w:p w14:paraId="073B538B" w14:textId="77777777" w:rsidR="00B57371" w:rsidRPr="00CC4C05" w:rsidRDefault="00B57371" w:rsidP="00B57371">
            <w:pPr>
              <w:spacing w:after="200" w:line="276" w:lineRule="auto"/>
              <w:rPr>
                <w:rFonts w:asciiTheme="majorHAnsi" w:hAnsiTheme="majorHAnsi"/>
                <w:sz w:val="20"/>
                <w:szCs w:val="22"/>
              </w:rPr>
            </w:pPr>
            <w:r w:rsidRPr="00CC4C05">
              <w:rPr>
                <w:rFonts w:asciiTheme="majorHAnsi" w:hAnsiTheme="majorHAnsi"/>
                <w:sz w:val="20"/>
                <w:szCs w:val="22"/>
              </w:rPr>
              <w:t>Supporting Evidence:</w:t>
            </w:r>
          </w:p>
          <w:p w14:paraId="73B1721C" w14:textId="0A00AFCD" w:rsidR="00B57371" w:rsidRPr="009823F5" w:rsidRDefault="00B57371" w:rsidP="00B57371">
            <w:pPr>
              <w:spacing w:after="200" w:line="240" w:lineRule="auto"/>
              <w:rPr>
                <w:color w:val="FFFFFF" w:themeColor="background1"/>
                <w:lang w:val="en-GB"/>
              </w:rPr>
            </w:pPr>
            <w:r w:rsidRPr="00CC4C05">
              <w:rPr>
                <w:rFonts w:asciiTheme="minorHAnsi" w:hAnsiTheme="minorHAnsi"/>
                <w:sz w:val="20"/>
                <w:szCs w:val="20"/>
              </w:rPr>
              <w:t>Stove distribution record/beneficiary list</w:t>
            </w:r>
            <w:r>
              <w:rPr>
                <w:rFonts w:asciiTheme="minorHAnsi" w:hAnsiTheme="minorHAnsi"/>
                <w:sz w:val="20"/>
                <w:szCs w:val="20"/>
              </w:rPr>
              <w:t xml:space="preserve"> which shows the location of stove distribution</w:t>
            </w:r>
          </w:p>
        </w:tc>
      </w:tr>
      <w:tr w:rsidR="00520C95" w:rsidRPr="009823F5" w14:paraId="3501E704" w14:textId="77777777" w:rsidTr="001B56E6">
        <w:tc>
          <w:tcPr>
            <w:tcW w:w="49" w:type="dxa"/>
            <w:tcBorders>
              <w:bottom w:val="single" w:sz="4" w:space="0" w:color="A6A6A6" w:themeColor="background1" w:themeShade="A6"/>
            </w:tcBorders>
            <w:vAlign w:val="top"/>
          </w:tcPr>
          <w:p w14:paraId="6331A165" w14:textId="76E826A5" w:rsidR="00520C95" w:rsidRPr="009823F5" w:rsidRDefault="00520C95" w:rsidP="00520C95">
            <w:pPr>
              <w:spacing w:after="200" w:line="240" w:lineRule="auto"/>
              <w:rPr>
                <w:color w:val="FFFFFF" w:themeColor="background1"/>
                <w:lang w:val="en-GB"/>
              </w:rPr>
            </w:pPr>
            <w:r w:rsidRPr="00962C05">
              <w:rPr>
                <w:rFonts w:ascii="Avenir Book" w:hAnsi="Avenir Book"/>
                <w:szCs w:val="22"/>
              </w:rPr>
              <w:t>3</w:t>
            </w:r>
          </w:p>
        </w:tc>
        <w:tc>
          <w:tcPr>
            <w:tcW w:w="2131" w:type="dxa"/>
            <w:vAlign w:val="top"/>
          </w:tcPr>
          <w:p w14:paraId="020998DB" w14:textId="2782D1AD" w:rsidR="00520C95" w:rsidRPr="009823F5" w:rsidRDefault="00520C95" w:rsidP="00520C95">
            <w:pPr>
              <w:spacing w:after="200" w:line="240" w:lineRule="auto"/>
              <w:rPr>
                <w:color w:val="FFFFFF" w:themeColor="background1"/>
                <w:lang w:val="en-GB"/>
              </w:rPr>
            </w:pPr>
            <w:r w:rsidRPr="00DC6219">
              <w:rPr>
                <w:rFonts w:asciiTheme="majorHAnsi" w:hAnsiTheme="majorHAnsi"/>
                <w:sz w:val="20"/>
                <w:szCs w:val="22"/>
              </w:rPr>
              <w:t>Exclusivity of the program</w:t>
            </w:r>
          </w:p>
        </w:tc>
        <w:tc>
          <w:tcPr>
            <w:tcW w:w="3726" w:type="dxa"/>
            <w:vAlign w:val="top"/>
          </w:tcPr>
          <w:p w14:paraId="4539B205" w14:textId="60B2A8D2" w:rsidR="00520C95" w:rsidRPr="009823F5" w:rsidRDefault="00520C95" w:rsidP="00520C95">
            <w:pPr>
              <w:spacing w:after="200" w:line="240" w:lineRule="auto"/>
              <w:rPr>
                <w:color w:val="FFFFFF" w:themeColor="background1"/>
                <w:lang w:val="en-GB"/>
              </w:rPr>
            </w:pPr>
            <w:r w:rsidRPr="00DC6219">
              <w:rPr>
                <w:rFonts w:asciiTheme="majorHAnsi" w:hAnsiTheme="majorHAnsi"/>
                <w:sz w:val="20"/>
                <w:szCs w:val="22"/>
              </w:rPr>
              <w:t xml:space="preserve">V/CPAs are exclusive to the </w:t>
            </w:r>
            <w:proofErr w:type="spellStart"/>
            <w:r w:rsidRPr="00DC6219">
              <w:rPr>
                <w:rFonts w:asciiTheme="majorHAnsi" w:hAnsiTheme="majorHAnsi"/>
                <w:sz w:val="20"/>
                <w:szCs w:val="22"/>
              </w:rPr>
              <w:t>PoA</w:t>
            </w:r>
            <w:proofErr w:type="spellEnd"/>
          </w:p>
        </w:tc>
        <w:tc>
          <w:tcPr>
            <w:tcW w:w="3726" w:type="dxa"/>
            <w:vAlign w:val="top"/>
          </w:tcPr>
          <w:p w14:paraId="41036B5D" w14:textId="77777777" w:rsidR="00520C95" w:rsidRDefault="00520C95" w:rsidP="00520C95">
            <w:pPr>
              <w:spacing w:line="276" w:lineRule="auto"/>
              <w:rPr>
                <w:rFonts w:asciiTheme="majorHAnsi" w:hAnsiTheme="majorHAnsi"/>
                <w:sz w:val="20"/>
                <w:szCs w:val="22"/>
              </w:rPr>
            </w:pPr>
            <w:r w:rsidRPr="00DC6219">
              <w:rPr>
                <w:rFonts w:asciiTheme="majorHAnsi" w:hAnsiTheme="majorHAnsi"/>
                <w:sz w:val="20"/>
                <w:szCs w:val="22"/>
              </w:rPr>
              <w:t>The project owner produces a Letter of engagement to not seek another certification on this.</w:t>
            </w:r>
          </w:p>
          <w:p w14:paraId="516F46F4" w14:textId="3B3A97EA" w:rsidR="00520C95" w:rsidRPr="009823F5" w:rsidRDefault="00520C95" w:rsidP="00520C95">
            <w:pPr>
              <w:spacing w:after="200" w:line="240" w:lineRule="auto"/>
              <w:rPr>
                <w:color w:val="FFFFFF" w:themeColor="background1"/>
                <w:lang w:val="en-GB"/>
              </w:rPr>
            </w:pPr>
            <w:r w:rsidRPr="001D37AE">
              <w:rPr>
                <w:rFonts w:asciiTheme="majorHAnsi" w:hAnsiTheme="majorHAnsi"/>
                <w:sz w:val="20"/>
                <w:szCs w:val="22"/>
              </w:rPr>
              <w:t>Supporting Evidence: Signed letter</w:t>
            </w:r>
          </w:p>
        </w:tc>
      </w:tr>
      <w:tr w:rsidR="006B1A26" w:rsidRPr="009823F5" w14:paraId="31DECF11" w14:textId="77777777" w:rsidTr="001B56E6">
        <w:tc>
          <w:tcPr>
            <w:tcW w:w="49" w:type="dxa"/>
            <w:vAlign w:val="top"/>
          </w:tcPr>
          <w:p w14:paraId="77CD841F" w14:textId="483899B2" w:rsidR="006B1A26" w:rsidRPr="00962C05" w:rsidRDefault="006B1A26" w:rsidP="006B1A26">
            <w:pPr>
              <w:spacing w:line="240" w:lineRule="auto"/>
              <w:rPr>
                <w:rFonts w:ascii="Avenir Book" w:hAnsi="Avenir Book"/>
                <w:szCs w:val="22"/>
              </w:rPr>
            </w:pPr>
            <w:r>
              <w:rPr>
                <w:rFonts w:ascii="Avenir Book" w:hAnsi="Avenir Book"/>
                <w:szCs w:val="22"/>
              </w:rPr>
              <w:t>4</w:t>
            </w:r>
          </w:p>
        </w:tc>
        <w:tc>
          <w:tcPr>
            <w:tcW w:w="2131" w:type="dxa"/>
            <w:vAlign w:val="top"/>
          </w:tcPr>
          <w:p w14:paraId="2400FFE9" w14:textId="77777777" w:rsidR="006B1A26" w:rsidRPr="00DC6219" w:rsidRDefault="006B1A26" w:rsidP="006B1A26">
            <w:pPr>
              <w:spacing w:line="276" w:lineRule="auto"/>
              <w:rPr>
                <w:rFonts w:asciiTheme="majorHAnsi" w:hAnsiTheme="majorHAnsi"/>
                <w:sz w:val="20"/>
                <w:szCs w:val="22"/>
              </w:rPr>
            </w:pPr>
            <w:r w:rsidRPr="00DC6219">
              <w:rPr>
                <w:rFonts w:asciiTheme="majorHAnsi" w:hAnsiTheme="majorHAnsi"/>
                <w:sz w:val="20"/>
                <w:szCs w:val="22"/>
              </w:rPr>
              <w:t>Specification of the technology/mea</w:t>
            </w:r>
            <w:r>
              <w:rPr>
                <w:rFonts w:asciiTheme="majorHAnsi" w:hAnsiTheme="majorHAnsi"/>
                <w:sz w:val="20"/>
                <w:szCs w:val="22"/>
              </w:rPr>
              <w:t>s</w:t>
            </w:r>
            <w:r w:rsidRPr="00DC6219">
              <w:rPr>
                <w:rFonts w:asciiTheme="majorHAnsi" w:hAnsiTheme="majorHAnsi"/>
                <w:sz w:val="20"/>
                <w:szCs w:val="22"/>
              </w:rPr>
              <w:t>ure such as the level and type of service, as well as performance specification based on, inter alia, testing/</w:t>
            </w:r>
            <w:proofErr w:type="gramStart"/>
            <w:r w:rsidRPr="00DC6219">
              <w:rPr>
                <w:rFonts w:asciiTheme="majorHAnsi" w:hAnsiTheme="majorHAnsi"/>
                <w:sz w:val="20"/>
                <w:szCs w:val="22"/>
              </w:rPr>
              <w:t>certification;</w:t>
            </w:r>
            <w:proofErr w:type="gramEnd"/>
          </w:p>
          <w:p w14:paraId="2252A036" w14:textId="77777777" w:rsidR="006B1A26" w:rsidRPr="00DC6219" w:rsidRDefault="006B1A26" w:rsidP="006B1A26">
            <w:pPr>
              <w:spacing w:line="240" w:lineRule="auto"/>
              <w:rPr>
                <w:rFonts w:asciiTheme="majorHAnsi" w:hAnsiTheme="majorHAnsi"/>
                <w:sz w:val="20"/>
                <w:szCs w:val="22"/>
              </w:rPr>
            </w:pPr>
          </w:p>
        </w:tc>
        <w:tc>
          <w:tcPr>
            <w:tcW w:w="3726" w:type="dxa"/>
            <w:vAlign w:val="top"/>
          </w:tcPr>
          <w:p w14:paraId="5566599F" w14:textId="77777777" w:rsidR="006B1A26" w:rsidRPr="00DC6219" w:rsidRDefault="006B1A26" w:rsidP="006B1A26">
            <w:pPr>
              <w:spacing w:line="276" w:lineRule="auto"/>
              <w:rPr>
                <w:rFonts w:asciiTheme="majorHAnsi" w:hAnsiTheme="majorHAnsi"/>
                <w:sz w:val="20"/>
                <w:szCs w:val="22"/>
              </w:rPr>
            </w:pPr>
            <w:r w:rsidRPr="00DC6219">
              <w:rPr>
                <w:rFonts w:asciiTheme="majorHAnsi" w:hAnsiTheme="majorHAnsi"/>
                <w:sz w:val="20"/>
                <w:szCs w:val="22"/>
              </w:rPr>
              <w:t>Technologies accepted in the methodologies are outlined in section A.4: Improved biomass and clean cookstoves (LPG, bioethanol, biogas) eligible under the GS4GG Community Services Activity Requirements v1.2 section 3.1.1. (b)</w:t>
            </w:r>
          </w:p>
          <w:p w14:paraId="528909A5" w14:textId="77777777" w:rsidR="006B1A26" w:rsidRPr="00DC6219" w:rsidRDefault="006B1A26" w:rsidP="006B1A26">
            <w:pPr>
              <w:spacing w:line="276" w:lineRule="auto"/>
              <w:rPr>
                <w:rFonts w:asciiTheme="majorHAnsi" w:hAnsiTheme="majorHAnsi"/>
                <w:sz w:val="20"/>
                <w:szCs w:val="22"/>
              </w:rPr>
            </w:pPr>
          </w:p>
          <w:p w14:paraId="6E43D375" w14:textId="77777777" w:rsidR="006B1A26" w:rsidRPr="00DC6219" w:rsidRDefault="006B1A26" w:rsidP="006B1A26">
            <w:pPr>
              <w:spacing w:line="276" w:lineRule="auto"/>
              <w:rPr>
                <w:rFonts w:asciiTheme="majorHAnsi" w:hAnsiTheme="majorHAnsi"/>
                <w:sz w:val="20"/>
                <w:szCs w:val="22"/>
              </w:rPr>
            </w:pPr>
            <w:r w:rsidRPr="00DC6219">
              <w:rPr>
                <w:rFonts w:asciiTheme="majorHAnsi" w:hAnsiTheme="majorHAnsi"/>
                <w:sz w:val="20"/>
                <w:szCs w:val="22"/>
              </w:rPr>
              <w:t>Biomass ICS may also be provided at the institutional level, as per 2.1.2 of the CSA Requirements v1.2,</w:t>
            </w:r>
          </w:p>
          <w:p w14:paraId="3B142B83" w14:textId="77777777" w:rsidR="006B1A26" w:rsidRPr="00DC6219" w:rsidRDefault="006B1A26" w:rsidP="006B1A26">
            <w:pPr>
              <w:spacing w:line="276" w:lineRule="auto"/>
              <w:rPr>
                <w:rFonts w:asciiTheme="majorHAnsi" w:hAnsiTheme="majorHAnsi"/>
                <w:sz w:val="20"/>
                <w:szCs w:val="22"/>
              </w:rPr>
            </w:pPr>
          </w:p>
          <w:p w14:paraId="56D8F056" w14:textId="77777777" w:rsidR="006B1A26" w:rsidRPr="00DC6219" w:rsidRDefault="006B1A26" w:rsidP="006B1A26">
            <w:pPr>
              <w:spacing w:line="240" w:lineRule="auto"/>
              <w:rPr>
                <w:rFonts w:asciiTheme="majorHAnsi" w:hAnsiTheme="majorHAnsi"/>
                <w:sz w:val="20"/>
                <w:szCs w:val="22"/>
              </w:rPr>
            </w:pPr>
          </w:p>
        </w:tc>
        <w:tc>
          <w:tcPr>
            <w:tcW w:w="3726" w:type="dxa"/>
            <w:vAlign w:val="top"/>
          </w:tcPr>
          <w:p w14:paraId="218D58FC" w14:textId="77777777" w:rsidR="006B1A26" w:rsidRPr="00BB75D0" w:rsidRDefault="006B1A26" w:rsidP="006B1A26">
            <w:pPr>
              <w:spacing w:line="276" w:lineRule="auto"/>
              <w:rPr>
                <w:rFonts w:asciiTheme="majorHAnsi" w:hAnsiTheme="majorHAnsi"/>
                <w:b/>
                <w:bCs/>
                <w:sz w:val="20"/>
                <w:szCs w:val="22"/>
              </w:rPr>
            </w:pPr>
            <w:r w:rsidRPr="00BB75D0">
              <w:rPr>
                <w:rFonts w:asciiTheme="majorHAnsi" w:hAnsiTheme="majorHAnsi"/>
                <w:b/>
                <w:bCs/>
                <w:sz w:val="20"/>
                <w:szCs w:val="22"/>
              </w:rPr>
              <w:t>VPA-DD specifies:</w:t>
            </w:r>
          </w:p>
          <w:p w14:paraId="469B70AC" w14:textId="77777777" w:rsidR="006B1A26" w:rsidRPr="00DC6219" w:rsidRDefault="006B1A26" w:rsidP="006B1A26">
            <w:pPr>
              <w:spacing w:line="276" w:lineRule="auto"/>
              <w:rPr>
                <w:rFonts w:asciiTheme="majorHAnsi" w:hAnsiTheme="majorHAnsi"/>
                <w:sz w:val="20"/>
                <w:szCs w:val="22"/>
              </w:rPr>
            </w:pPr>
            <w:r w:rsidRPr="00441C04">
              <w:rPr>
                <w:rFonts w:asciiTheme="majorHAnsi" w:hAnsiTheme="majorHAnsi"/>
                <w:b/>
                <w:bCs/>
                <w:sz w:val="20"/>
                <w:szCs w:val="22"/>
              </w:rPr>
              <w:t>For cookstoves:</w:t>
            </w:r>
            <w:r w:rsidRPr="00DC6219">
              <w:rPr>
                <w:rFonts w:asciiTheme="majorHAnsi" w:hAnsiTheme="majorHAnsi"/>
                <w:sz w:val="20"/>
                <w:szCs w:val="22"/>
              </w:rPr>
              <w:t xml:space="preserve"> </w:t>
            </w:r>
            <w:r>
              <w:rPr>
                <w:rFonts w:asciiTheme="majorHAnsi" w:hAnsiTheme="majorHAnsi"/>
                <w:sz w:val="20"/>
                <w:szCs w:val="22"/>
              </w:rPr>
              <w:t>Technical specification of the stove are given in the current VPA</w:t>
            </w:r>
            <w:r w:rsidRPr="00DC6219">
              <w:rPr>
                <w:rFonts w:asciiTheme="majorHAnsi" w:hAnsiTheme="majorHAnsi"/>
                <w:sz w:val="20"/>
                <w:szCs w:val="22"/>
              </w:rPr>
              <w:t>. Name of the manufacturer</w:t>
            </w:r>
            <w:r>
              <w:rPr>
                <w:rFonts w:asciiTheme="majorHAnsi" w:hAnsiTheme="majorHAnsi"/>
                <w:sz w:val="20"/>
                <w:szCs w:val="22"/>
              </w:rPr>
              <w:t xml:space="preserve"> and details of production dedicated to the project will be traced by computer and by hand documents.</w:t>
            </w:r>
          </w:p>
          <w:p w14:paraId="543E4801" w14:textId="77777777" w:rsidR="006B1A26" w:rsidRDefault="006B1A26" w:rsidP="006B1A26">
            <w:pPr>
              <w:spacing w:line="276" w:lineRule="auto"/>
              <w:rPr>
                <w:rFonts w:asciiTheme="majorHAnsi" w:hAnsiTheme="majorHAnsi"/>
                <w:sz w:val="20"/>
                <w:szCs w:val="22"/>
              </w:rPr>
            </w:pPr>
          </w:p>
          <w:p w14:paraId="745D402D" w14:textId="77777777" w:rsidR="006B1A26" w:rsidRPr="00E33198" w:rsidRDefault="006B1A26" w:rsidP="006B1A26">
            <w:pPr>
              <w:spacing w:line="276" w:lineRule="auto"/>
              <w:rPr>
                <w:rFonts w:asciiTheme="majorHAnsi" w:hAnsiTheme="majorHAnsi"/>
                <w:b/>
                <w:bCs/>
                <w:sz w:val="20"/>
                <w:szCs w:val="22"/>
              </w:rPr>
            </w:pPr>
            <w:r w:rsidRPr="00E33198">
              <w:rPr>
                <w:rFonts w:asciiTheme="majorHAnsi" w:hAnsiTheme="majorHAnsi"/>
                <w:b/>
                <w:bCs/>
                <w:sz w:val="20"/>
                <w:szCs w:val="22"/>
              </w:rPr>
              <w:t xml:space="preserve">Supporting Evidence: </w:t>
            </w:r>
          </w:p>
          <w:p w14:paraId="5B890056" w14:textId="3873FB2E" w:rsidR="006B1A26" w:rsidRPr="00DC6219" w:rsidRDefault="006B1A26" w:rsidP="006B1A26">
            <w:pPr>
              <w:spacing w:line="276" w:lineRule="auto"/>
              <w:rPr>
                <w:rFonts w:asciiTheme="majorHAnsi" w:hAnsiTheme="majorHAnsi"/>
                <w:sz w:val="20"/>
                <w:szCs w:val="22"/>
              </w:rPr>
            </w:pPr>
            <w:r w:rsidRPr="002210A2">
              <w:rPr>
                <w:rFonts w:asciiTheme="minorHAnsi" w:hAnsiTheme="minorHAnsi"/>
                <w:sz w:val="20"/>
                <w:szCs w:val="20"/>
              </w:rPr>
              <w:t>Technical specifications / test reports / manufacturer certificates, as available, of the project ICS demonstrating compliance with the required conditions</w:t>
            </w:r>
          </w:p>
        </w:tc>
      </w:tr>
      <w:tr w:rsidR="00DC1B46" w:rsidRPr="009823F5" w14:paraId="36B75CB9" w14:textId="77777777" w:rsidTr="001B56E6">
        <w:tc>
          <w:tcPr>
            <w:tcW w:w="49" w:type="dxa"/>
            <w:tcBorders>
              <w:bottom w:val="single" w:sz="4" w:space="0" w:color="A6A6A6" w:themeColor="background1" w:themeShade="A6"/>
            </w:tcBorders>
            <w:vAlign w:val="top"/>
          </w:tcPr>
          <w:p w14:paraId="4CD4C653" w14:textId="783E32A1" w:rsidR="00DC1B46" w:rsidRPr="00962C05" w:rsidRDefault="00DC1B46" w:rsidP="00DC1B46">
            <w:pPr>
              <w:spacing w:line="240" w:lineRule="auto"/>
              <w:rPr>
                <w:rFonts w:ascii="Avenir Book" w:hAnsi="Avenir Book"/>
                <w:szCs w:val="22"/>
              </w:rPr>
            </w:pPr>
            <w:r>
              <w:rPr>
                <w:rFonts w:ascii="Avenir Book" w:hAnsi="Avenir Book"/>
                <w:szCs w:val="22"/>
              </w:rPr>
              <w:t>5</w:t>
            </w:r>
          </w:p>
        </w:tc>
        <w:tc>
          <w:tcPr>
            <w:tcW w:w="2131" w:type="dxa"/>
            <w:vAlign w:val="top"/>
          </w:tcPr>
          <w:p w14:paraId="19C94734" w14:textId="4A34C898" w:rsidR="00DC1B46" w:rsidRPr="00DC6219" w:rsidRDefault="00DC1B46" w:rsidP="00DC1B46">
            <w:pPr>
              <w:spacing w:line="240" w:lineRule="auto"/>
              <w:rPr>
                <w:rFonts w:asciiTheme="majorHAnsi" w:hAnsiTheme="majorHAnsi"/>
                <w:sz w:val="20"/>
                <w:szCs w:val="22"/>
              </w:rPr>
            </w:pPr>
            <w:r>
              <w:rPr>
                <w:rFonts w:asciiTheme="majorHAnsi" w:hAnsiTheme="majorHAnsi"/>
                <w:sz w:val="20"/>
                <w:szCs w:val="22"/>
              </w:rPr>
              <w:t>S</w:t>
            </w:r>
            <w:r w:rsidRPr="00DC6219">
              <w:rPr>
                <w:rFonts w:asciiTheme="majorHAnsi" w:hAnsiTheme="majorHAnsi"/>
                <w:sz w:val="20"/>
                <w:szCs w:val="22"/>
              </w:rPr>
              <w:t>tart dates of VPAs</w:t>
            </w:r>
          </w:p>
        </w:tc>
        <w:tc>
          <w:tcPr>
            <w:tcW w:w="3726" w:type="dxa"/>
            <w:vAlign w:val="top"/>
          </w:tcPr>
          <w:p w14:paraId="66005126" w14:textId="77777777" w:rsidR="00DC1B46" w:rsidRDefault="00DC1B46" w:rsidP="00DC1B46">
            <w:pPr>
              <w:spacing w:after="200" w:line="240" w:lineRule="auto"/>
              <w:rPr>
                <w:rFonts w:asciiTheme="majorHAnsi" w:hAnsiTheme="majorHAnsi"/>
                <w:sz w:val="20"/>
                <w:szCs w:val="22"/>
              </w:rPr>
            </w:pPr>
            <w:r w:rsidRPr="00DC6219">
              <w:rPr>
                <w:rFonts w:asciiTheme="majorHAnsi" w:hAnsiTheme="majorHAnsi"/>
                <w:sz w:val="20"/>
                <w:szCs w:val="22"/>
              </w:rPr>
              <w:t xml:space="preserve">The start date of V/CPAs activity complies with Gold Standard’s </w:t>
            </w:r>
            <w:proofErr w:type="spellStart"/>
            <w:r w:rsidRPr="00DC6219">
              <w:rPr>
                <w:rFonts w:asciiTheme="majorHAnsi" w:hAnsiTheme="majorHAnsi"/>
                <w:sz w:val="20"/>
                <w:szCs w:val="22"/>
              </w:rPr>
              <w:t>Programme</w:t>
            </w:r>
            <w:proofErr w:type="spellEnd"/>
            <w:r w:rsidRPr="00DC6219">
              <w:rPr>
                <w:rFonts w:asciiTheme="majorHAnsi" w:hAnsiTheme="majorHAnsi"/>
                <w:sz w:val="20"/>
                <w:szCs w:val="22"/>
              </w:rPr>
              <w:t xml:space="preserve"> of Activity principles and requirements Version 1.2</w:t>
            </w:r>
          </w:p>
          <w:p w14:paraId="35360828" w14:textId="77777777" w:rsidR="00DC1B46" w:rsidRDefault="00DC1B46" w:rsidP="00DC1B46">
            <w:pPr>
              <w:spacing w:after="200" w:line="240" w:lineRule="auto"/>
              <w:rPr>
                <w:rFonts w:asciiTheme="majorHAnsi" w:hAnsiTheme="majorHAnsi"/>
                <w:sz w:val="20"/>
                <w:szCs w:val="22"/>
              </w:rPr>
            </w:pPr>
          </w:p>
          <w:p w14:paraId="74E3A8D7" w14:textId="77777777" w:rsidR="00DC1B46" w:rsidRPr="008642B3" w:rsidRDefault="00DC1B46" w:rsidP="00DC1B46">
            <w:pPr>
              <w:spacing w:after="200" w:line="240" w:lineRule="auto"/>
              <w:rPr>
                <w:rFonts w:asciiTheme="majorHAnsi" w:hAnsiTheme="majorHAnsi"/>
                <w:sz w:val="20"/>
                <w:szCs w:val="22"/>
              </w:rPr>
            </w:pPr>
            <w:r w:rsidRPr="008642B3">
              <w:rPr>
                <w:rFonts w:asciiTheme="majorHAnsi" w:hAnsiTheme="majorHAnsi"/>
                <w:sz w:val="20"/>
                <w:szCs w:val="22"/>
              </w:rPr>
              <w:t xml:space="preserve">Each VPA will prove that the start date of the VPA is on or after the start date of the </w:t>
            </w:r>
            <w:proofErr w:type="spellStart"/>
            <w:r w:rsidRPr="008642B3">
              <w:rPr>
                <w:rFonts w:asciiTheme="majorHAnsi" w:hAnsiTheme="majorHAnsi"/>
                <w:sz w:val="20"/>
                <w:szCs w:val="22"/>
              </w:rPr>
              <w:t>PoA</w:t>
            </w:r>
            <w:proofErr w:type="spellEnd"/>
            <w:r w:rsidRPr="008642B3">
              <w:rPr>
                <w:rFonts w:asciiTheme="majorHAnsi" w:hAnsiTheme="majorHAnsi"/>
                <w:sz w:val="20"/>
                <w:szCs w:val="22"/>
              </w:rPr>
              <w:t>, or state that the VPA is claiming credits retroactively.</w:t>
            </w:r>
          </w:p>
          <w:p w14:paraId="59BD62B1" w14:textId="77777777" w:rsidR="00DC1B46" w:rsidRPr="00DC6219" w:rsidRDefault="00DC1B46" w:rsidP="00DC1B46">
            <w:pPr>
              <w:spacing w:line="240" w:lineRule="auto"/>
              <w:rPr>
                <w:rFonts w:asciiTheme="majorHAnsi" w:hAnsiTheme="majorHAnsi"/>
                <w:sz w:val="20"/>
                <w:szCs w:val="22"/>
              </w:rPr>
            </w:pPr>
          </w:p>
        </w:tc>
        <w:tc>
          <w:tcPr>
            <w:tcW w:w="3726" w:type="dxa"/>
            <w:vAlign w:val="top"/>
          </w:tcPr>
          <w:p w14:paraId="5CD136CA" w14:textId="77777777" w:rsidR="00DC1B46" w:rsidRDefault="00DC1B46" w:rsidP="00DC1B46">
            <w:pPr>
              <w:spacing w:line="240" w:lineRule="auto"/>
              <w:rPr>
                <w:rFonts w:asciiTheme="majorHAnsi" w:hAnsiTheme="majorHAnsi"/>
                <w:sz w:val="20"/>
                <w:szCs w:val="22"/>
              </w:rPr>
            </w:pPr>
            <w:r>
              <w:rPr>
                <w:rFonts w:asciiTheme="majorHAnsi" w:hAnsiTheme="majorHAnsi"/>
                <w:sz w:val="20"/>
                <w:szCs w:val="22"/>
              </w:rPr>
              <w:t xml:space="preserve">The start date of the VPA is 21/03/2022 while the start date of the </w:t>
            </w:r>
            <w:proofErr w:type="spellStart"/>
            <w:r>
              <w:rPr>
                <w:rFonts w:asciiTheme="majorHAnsi" w:hAnsiTheme="majorHAnsi"/>
                <w:sz w:val="20"/>
                <w:szCs w:val="22"/>
              </w:rPr>
              <w:t>PoA</w:t>
            </w:r>
            <w:proofErr w:type="spellEnd"/>
            <w:r>
              <w:rPr>
                <w:rFonts w:asciiTheme="majorHAnsi" w:hAnsiTheme="majorHAnsi"/>
                <w:sz w:val="20"/>
                <w:szCs w:val="22"/>
              </w:rPr>
              <w:t xml:space="preserve"> is</w:t>
            </w:r>
          </w:p>
          <w:p w14:paraId="612FD8CB" w14:textId="77777777" w:rsidR="00DC1B46" w:rsidRDefault="00DC1B46" w:rsidP="00DC1B46">
            <w:pPr>
              <w:spacing w:line="240" w:lineRule="auto"/>
              <w:rPr>
                <w:rFonts w:asciiTheme="majorHAnsi" w:hAnsiTheme="majorHAnsi"/>
                <w:sz w:val="20"/>
                <w:szCs w:val="22"/>
              </w:rPr>
            </w:pPr>
            <w:r>
              <w:rPr>
                <w:rFonts w:asciiTheme="majorHAnsi" w:hAnsiTheme="majorHAnsi"/>
                <w:sz w:val="20"/>
                <w:szCs w:val="22"/>
              </w:rPr>
              <w:t xml:space="preserve">20/07/2021 (date of </w:t>
            </w:r>
            <w:proofErr w:type="spellStart"/>
            <w:r>
              <w:rPr>
                <w:rFonts w:asciiTheme="majorHAnsi" w:hAnsiTheme="majorHAnsi"/>
                <w:sz w:val="20"/>
                <w:szCs w:val="22"/>
              </w:rPr>
              <w:t>PoA</w:t>
            </w:r>
            <w:proofErr w:type="spellEnd"/>
            <w:r>
              <w:rPr>
                <w:rFonts w:asciiTheme="majorHAnsi" w:hAnsiTheme="majorHAnsi"/>
                <w:sz w:val="20"/>
                <w:szCs w:val="22"/>
              </w:rPr>
              <w:t xml:space="preserve"> Design Consultation). </w:t>
            </w:r>
          </w:p>
          <w:p w14:paraId="039CD5CA" w14:textId="77777777" w:rsidR="00DC1B46" w:rsidRDefault="00DC1B46" w:rsidP="00DC1B46">
            <w:pPr>
              <w:spacing w:line="240" w:lineRule="auto"/>
              <w:rPr>
                <w:rFonts w:asciiTheme="majorHAnsi" w:hAnsiTheme="majorHAnsi"/>
                <w:sz w:val="20"/>
                <w:szCs w:val="22"/>
              </w:rPr>
            </w:pPr>
          </w:p>
          <w:p w14:paraId="32C26B65" w14:textId="77777777" w:rsidR="00DC1B46" w:rsidRDefault="00DC1B46" w:rsidP="00DC1B46">
            <w:pPr>
              <w:spacing w:line="240" w:lineRule="auto"/>
              <w:rPr>
                <w:rFonts w:asciiTheme="majorHAnsi" w:hAnsiTheme="majorHAnsi"/>
                <w:sz w:val="20"/>
                <w:szCs w:val="22"/>
              </w:rPr>
            </w:pPr>
            <w:r>
              <w:rPr>
                <w:rFonts w:asciiTheme="majorHAnsi" w:hAnsiTheme="majorHAnsi"/>
                <w:sz w:val="20"/>
                <w:szCs w:val="22"/>
              </w:rPr>
              <w:t xml:space="preserve">Hence the start date of the VPA is after the start date of the </w:t>
            </w:r>
            <w:proofErr w:type="spellStart"/>
            <w:r>
              <w:rPr>
                <w:rFonts w:asciiTheme="majorHAnsi" w:hAnsiTheme="majorHAnsi"/>
                <w:sz w:val="20"/>
                <w:szCs w:val="22"/>
              </w:rPr>
              <w:t>PoA</w:t>
            </w:r>
            <w:proofErr w:type="spellEnd"/>
            <w:r>
              <w:rPr>
                <w:rFonts w:asciiTheme="majorHAnsi" w:hAnsiTheme="majorHAnsi"/>
                <w:sz w:val="20"/>
                <w:szCs w:val="22"/>
              </w:rPr>
              <w:t>.</w:t>
            </w:r>
          </w:p>
          <w:p w14:paraId="679EC054" w14:textId="77777777" w:rsidR="00DC1B46" w:rsidRDefault="00DC1B46" w:rsidP="00DC1B46">
            <w:pPr>
              <w:spacing w:line="240" w:lineRule="auto"/>
              <w:rPr>
                <w:rFonts w:asciiTheme="majorHAnsi" w:hAnsiTheme="majorHAnsi"/>
                <w:sz w:val="20"/>
                <w:szCs w:val="22"/>
              </w:rPr>
            </w:pPr>
          </w:p>
          <w:p w14:paraId="50455106" w14:textId="77777777" w:rsidR="00DC1B46" w:rsidRDefault="00DC1B46" w:rsidP="00DC1B46">
            <w:pPr>
              <w:spacing w:line="240" w:lineRule="auto"/>
              <w:rPr>
                <w:rFonts w:asciiTheme="majorHAnsi" w:hAnsiTheme="majorHAnsi"/>
                <w:sz w:val="20"/>
                <w:szCs w:val="22"/>
              </w:rPr>
            </w:pPr>
            <w:r>
              <w:rPr>
                <w:rFonts w:asciiTheme="majorHAnsi" w:hAnsiTheme="majorHAnsi"/>
                <w:sz w:val="20"/>
                <w:szCs w:val="22"/>
              </w:rPr>
              <w:t xml:space="preserve">The start date of the VPA </w:t>
            </w:r>
            <w:proofErr w:type="gramStart"/>
            <w:r>
              <w:rPr>
                <w:rFonts w:asciiTheme="majorHAnsi" w:hAnsiTheme="majorHAnsi"/>
                <w:sz w:val="20"/>
                <w:szCs w:val="22"/>
              </w:rPr>
              <w:t>is:</w:t>
            </w:r>
            <w:proofErr w:type="gramEnd"/>
            <w:r>
              <w:rPr>
                <w:rFonts w:asciiTheme="majorHAnsi" w:hAnsiTheme="majorHAnsi"/>
                <w:sz w:val="20"/>
                <w:szCs w:val="22"/>
              </w:rPr>
              <w:t xml:space="preserve"> </w:t>
            </w:r>
            <w:r w:rsidRPr="00A4252D">
              <w:rPr>
                <w:rFonts w:asciiTheme="majorHAnsi" w:hAnsiTheme="majorHAnsi"/>
                <w:sz w:val="20"/>
                <w:szCs w:val="22"/>
              </w:rPr>
              <w:t>Date of distribution of first cookstove</w:t>
            </w:r>
            <w:r>
              <w:rPr>
                <w:rFonts w:asciiTheme="majorHAnsi" w:hAnsiTheme="majorHAnsi"/>
                <w:sz w:val="20"/>
                <w:szCs w:val="22"/>
              </w:rPr>
              <w:t xml:space="preserve"> i.e. 21/03/2022.</w:t>
            </w:r>
          </w:p>
          <w:p w14:paraId="0E422C59" w14:textId="77777777" w:rsidR="00DC1B46" w:rsidRDefault="00DC1B46" w:rsidP="00DC1B46">
            <w:pPr>
              <w:spacing w:line="240" w:lineRule="auto"/>
              <w:rPr>
                <w:rFonts w:asciiTheme="majorHAnsi" w:hAnsiTheme="majorHAnsi"/>
                <w:sz w:val="20"/>
                <w:szCs w:val="22"/>
              </w:rPr>
            </w:pPr>
          </w:p>
          <w:p w14:paraId="1BAC0BA8" w14:textId="77777777" w:rsidR="00DC1B46" w:rsidRPr="00DC6219" w:rsidRDefault="00DC1B46" w:rsidP="00DC1B46">
            <w:pPr>
              <w:spacing w:line="240" w:lineRule="auto"/>
              <w:rPr>
                <w:rFonts w:asciiTheme="majorHAnsi" w:hAnsiTheme="majorHAnsi"/>
                <w:sz w:val="20"/>
                <w:szCs w:val="22"/>
              </w:rPr>
            </w:pPr>
            <w:r w:rsidRPr="00DC6219">
              <w:rPr>
                <w:rFonts w:asciiTheme="majorHAnsi" w:hAnsiTheme="majorHAnsi"/>
                <w:sz w:val="20"/>
                <w:szCs w:val="22"/>
              </w:rPr>
              <w:lastRenderedPageBreak/>
              <w:t>Documentary evidence:</w:t>
            </w:r>
          </w:p>
          <w:p w14:paraId="3247DDC9" w14:textId="77777777" w:rsidR="00DC1B46" w:rsidRPr="00DC6219" w:rsidRDefault="00DC1B46" w:rsidP="00DC1B46">
            <w:pPr>
              <w:spacing w:line="240" w:lineRule="auto"/>
              <w:rPr>
                <w:rFonts w:asciiTheme="majorHAnsi" w:hAnsiTheme="majorHAnsi"/>
                <w:sz w:val="20"/>
                <w:szCs w:val="22"/>
              </w:rPr>
            </w:pPr>
          </w:p>
          <w:p w14:paraId="5180011B" w14:textId="12E007F9" w:rsidR="00DC1B46" w:rsidRPr="00DC6219" w:rsidRDefault="00DC1B46" w:rsidP="00DC1B46">
            <w:pPr>
              <w:spacing w:line="276" w:lineRule="auto"/>
              <w:rPr>
                <w:rFonts w:asciiTheme="majorHAnsi" w:hAnsiTheme="majorHAnsi"/>
                <w:sz w:val="20"/>
                <w:szCs w:val="22"/>
              </w:rPr>
            </w:pPr>
            <w:r w:rsidRPr="00DC6219">
              <w:rPr>
                <w:rFonts w:asciiTheme="majorHAnsi" w:hAnsiTheme="majorHAnsi"/>
                <w:sz w:val="20"/>
                <w:szCs w:val="22"/>
              </w:rPr>
              <w:t>1</w:t>
            </w:r>
            <w:r w:rsidRPr="00DC6219">
              <w:rPr>
                <w:rFonts w:asciiTheme="majorHAnsi" w:hAnsiTheme="majorHAnsi"/>
                <w:sz w:val="20"/>
                <w:szCs w:val="22"/>
                <w:vertAlign w:val="superscript"/>
              </w:rPr>
              <w:t>st</w:t>
            </w:r>
            <w:r w:rsidRPr="00DC6219">
              <w:rPr>
                <w:rFonts w:asciiTheme="majorHAnsi" w:hAnsiTheme="majorHAnsi"/>
                <w:sz w:val="20"/>
                <w:szCs w:val="22"/>
              </w:rPr>
              <w:t xml:space="preserve"> beneficiary agreement</w:t>
            </w:r>
            <w:r>
              <w:rPr>
                <w:rFonts w:asciiTheme="majorHAnsi" w:hAnsiTheme="majorHAnsi"/>
                <w:sz w:val="20"/>
                <w:szCs w:val="22"/>
              </w:rPr>
              <w:t xml:space="preserve"> of the stove distributed on 21/03/2022.</w:t>
            </w:r>
          </w:p>
        </w:tc>
      </w:tr>
      <w:tr w:rsidR="00D42683" w:rsidRPr="009823F5" w14:paraId="1221570B" w14:textId="77777777" w:rsidTr="001B56E6">
        <w:tc>
          <w:tcPr>
            <w:tcW w:w="49" w:type="dxa"/>
            <w:tcBorders>
              <w:bottom w:val="single" w:sz="4" w:space="0" w:color="A6A6A6" w:themeColor="background1" w:themeShade="A6"/>
            </w:tcBorders>
            <w:vAlign w:val="top"/>
          </w:tcPr>
          <w:p w14:paraId="6BA629A9" w14:textId="3097A561" w:rsidR="00D42683" w:rsidRPr="00962C05" w:rsidRDefault="00D42683" w:rsidP="00D42683">
            <w:pPr>
              <w:spacing w:line="240" w:lineRule="auto"/>
              <w:rPr>
                <w:rFonts w:ascii="Avenir Book" w:hAnsi="Avenir Book"/>
                <w:szCs w:val="22"/>
              </w:rPr>
            </w:pPr>
            <w:r>
              <w:rPr>
                <w:rFonts w:ascii="Avenir Book" w:hAnsi="Avenir Book"/>
                <w:szCs w:val="22"/>
              </w:rPr>
              <w:lastRenderedPageBreak/>
              <w:t>6</w:t>
            </w:r>
          </w:p>
        </w:tc>
        <w:tc>
          <w:tcPr>
            <w:tcW w:w="2131" w:type="dxa"/>
            <w:vAlign w:val="top"/>
          </w:tcPr>
          <w:p w14:paraId="60993227" w14:textId="3F827F3C" w:rsidR="00D42683" w:rsidRPr="00DC6219" w:rsidRDefault="00D42683" w:rsidP="00D42683">
            <w:pPr>
              <w:spacing w:line="240" w:lineRule="auto"/>
              <w:rPr>
                <w:rFonts w:asciiTheme="majorHAnsi" w:hAnsiTheme="majorHAnsi"/>
                <w:sz w:val="20"/>
                <w:szCs w:val="22"/>
              </w:rPr>
            </w:pPr>
            <w:r w:rsidRPr="00DC6219">
              <w:rPr>
                <w:rFonts w:asciiTheme="majorHAnsi" w:hAnsiTheme="majorHAnsi"/>
                <w:sz w:val="20"/>
                <w:szCs w:val="22"/>
              </w:rPr>
              <w:t>Conditions to ensure compliance with the applicability of the applied methodologies, the applied standardized baselines and the other applied methodological regulatory documents</w:t>
            </w:r>
          </w:p>
        </w:tc>
        <w:tc>
          <w:tcPr>
            <w:tcW w:w="3726" w:type="dxa"/>
            <w:vAlign w:val="top"/>
          </w:tcPr>
          <w:p w14:paraId="0C57EA61" w14:textId="77777777" w:rsidR="00D42683" w:rsidRDefault="00D42683" w:rsidP="00D42683">
            <w:pPr>
              <w:rPr>
                <w:rFonts w:asciiTheme="majorHAnsi" w:hAnsiTheme="majorHAnsi"/>
                <w:sz w:val="20"/>
                <w:szCs w:val="22"/>
              </w:rPr>
            </w:pPr>
            <w:r w:rsidRPr="00DC6219">
              <w:rPr>
                <w:rFonts w:asciiTheme="majorHAnsi" w:hAnsiTheme="majorHAnsi"/>
                <w:sz w:val="20"/>
                <w:szCs w:val="22"/>
              </w:rPr>
              <w:t>The VPA complies with all Gold Standard</w:t>
            </w:r>
            <w:r>
              <w:rPr>
                <w:rFonts w:asciiTheme="majorHAnsi" w:hAnsiTheme="majorHAnsi"/>
                <w:sz w:val="20"/>
                <w:szCs w:val="22"/>
              </w:rPr>
              <w:t xml:space="preserve"> </w:t>
            </w:r>
            <w:r w:rsidRPr="00DC6219">
              <w:rPr>
                <w:rFonts w:asciiTheme="majorHAnsi" w:hAnsiTheme="majorHAnsi"/>
                <w:sz w:val="20"/>
                <w:szCs w:val="22"/>
              </w:rPr>
              <w:t>methodological regulatory documents</w:t>
            </w:r>
          </w:p>
          <w:p w14:paraId="23C74CF4" w14:textId="77777777" w:rsidR="00D42683" w:rsidRDefault="00D42683" w:rsidP="00D42683">
            <w:pPr>
              <w:rPr>
                <w:rFonts w:asciiTheme="majorHAnsi" w:hAnsiTheme="majorHAnsi"/>
                <w:sz w:val="20"/>
                <w:szCs w:val="22"/>
              </w:rPr>
            </w:pPr>
          </w:p>
          <w:p w14:paraId="2FDFEB95" w14:textId="77777777" w:rsidR="00D42683" w:rsidRPr="008642B3" w:rsidRDefault="00D42683" w:rsidP="00D42683">
            <w:pPr>
              <w:spacing w:line="240" w:lineRule="auto"/>
              <w:rPr>
                <w:rFonts w:asciiTheme="minorHAnsi" w:hAnsiTheme="minorHAnsi"/>
                <w:b/>
                <w:bCs/>
                <w:sz w:val="20"/>
                <w:szCs w:val="20"/>
              </w:rPr>
            </w:pPr>
            <w:r w:rsidRPr="008642B3">
              <w:rPr>
                <w:rFonts w:asciiTheme="minorHAnsi" w:hAnsiTheme="minorHAnsi"/>
                <w:b/>
                <w:bCs/>
                <w:sz w:val="20"/>
                <w:szCs w:val="20"/>
              </w:rPr>
              <w:t>For ICS</w:t>
            </w:r>
          </w:p>
          <w:p w14:paraId="7025E273" w14:textId="0743CE54" w:rsidR="00D42683" w:rsidRPr="00DC6219" w:rsidRDefault="00D42683" w:rsidP="00D42683">
            <w:pPr>
              <w:spacing w:line="240" w:lineRule="auto"/>
              <w:rPr>
                <w:rFonts w:asciiTheme="majorHAnsi" w:hAnsiTheme="majorHAnsi"/>
                <w:sz w:val="20"/>
                <w:szCs w:val="22"/>
              </w:rPr>
            </w:pPr>
            <w:r w:rsidRPr="008642B3">
              <w:rPr>
                <w:rFonts w:asciiTheme="minorHAnsi" w:hAnsiTheme="minorHAnsi"/>
                <w:sz w:val="20"/>
                <w:szCs w:val="20"/>
              </w:rPr>
              <w:t xml:space="preserve">Each VPA will apply the GS methodology: </w:t>
            </w:r>
            <w:r w:rsidR="00334543">
              <w:rPr>
                <w:rFonts w:asciiTheme="minorHAnsi" w:hAnsiTheme="minorHAnsi" w:cs="Arial"/>
                <w:sz w:val="20"/>
                <w:szCs w:val="20"/>
                <w:lang w:val="it-IT"/>
              </w:rPr>
              <w:t>“</w:t>
            </w:r>
            <w:r w:rsidR="009418D2">
              <w:rPr>
                <w:rFonts w:asciiTheme="minorHAnsi" w:hAnsiTheme="minorHAnsi" w:cs="Arial"/>
                <w:sz w:val="20"/>
                <w:szCs w:val="20"/>
                <w:lang w:val="it-IT"/>
              </w:rPr>
              <w:t xml:space="preserve">TPDDTEC: </w:t>
            </w:r>
            <w:r w:rsidR="00334543">
              <w:rPr>
                <w:rFonts w:asciiTheme="minorHAnsi" w:hAnsiTheme="minorHAnsi" w:cs="Arial"/>
                <w:sz w:val="20"/>
                <w:szCs w:val="20"/>
                <w:lang w:val="it-IT"/>
              </w:rPr>
              <w:t>Reduced emissions from cooking and heating V4.0”</w:t>
            </w:r>
            <w:r w:rsidRPr="008642B3">
              <w:rPr>
                <w:rFonts w:asciiTheme="minorHAnsi" w:hAnsiTheme="minorHAnsi"/>
                <w:sz w:val="20"/>
                <w:szCs w:val="20"/>
              </w:rPr>
              <w:t xml:space="preserve"> and adhere to all applicability conditions and other requirements of the methodology</w:t>
            </w:r>
          </w:p>
        </w:tc>
        <w:tc>
          <w:tcPr>
            <w:tcW w:w="3726" w:type="dxa"/>
            <w:vAlign w:val="top"/>
          </w:tcPr>
          <w:p w14:paraId="6988F3B3" w14:textId="77777777" w:rsidR="00D42683" w:rsidRDefault="00D42683" w:rsidP="00D42683">
            <w:pPr>
              <w:spacing w:line="276" w:lineRule="auto"/>
              <w:rPr>
                <w:rFonts w:asciiTheme="majorHAnsi" w:hAnsiTheme="majorHAnsi"/>
                <w:sz w:val="20"/>
                <w:szCs w:val="22"/>
              </w:rPr>
            </w:pPr>
            <w:r w:rsidRPr="00DC6219">
              <w:rPr>
                <w:rFonts w:asciiTheme="majorHAnsi" w:hAnsiTheme="majorHAnsi"/>
                <w:sz w:val="20"/>
                <w:szCs w:val="22"/>
              </w:rPr>
              <w:t xml:space="preserve">VPA-DD must be validated as per the </w:t>
            </w:r>
            <w:proofErr w:type="gramStart"/>
            <w:r w:rsidRPr="00DC6219">
              <w:rPr>
                <w:rFonts w:asciiTheme="majorHAnsi" w:hAnsiTheme="majorHAnsi"/>
                <w:sz w:val="20"/>
                <w:szCs w:val="22"/>
              </w:rPr>
              <w:t>Gold</w:t>
            </w:r>
            <w:proofErr w:type="gramEnd"/>
            <w:r w:rsidRPr="00DC6219">
              <w:rPr>
                <w:rFonts w:asciiTheme="majorHAnsi" w:hAnsiTheme="majorHAnsi"/>
                <w:sz w:val="20"/>
                <w:szCs w:val="22"/>
              </w:rPr>
              <w:t xml:space="preserve"> standard processes</w:t>
            </w:r>
          </w:p>
          <w:p w14:paraId="45F9FB36" w14:textId="77777777" w:rsidR="00D42683" w:rsidRDefault="00D42683" w:rsidP="00D42683">
            <w:pPr>
              <w:spacing w:line="276" w:lineRule="auto"/>
              <w:rPr>
                <w:rFonts w:asciiTheme="majorHAnsi" w:hAnsiTheme="majorHAnsi"/>
                <w:sz w:val="20"/>
                <w:szCs w:val="22"/>
              </w:rPr>
            </w:pPr>
          </w:p>
          <w:p w14:paraId="222710A6" w14:textId="77777777" w:rsidR="00D42683" w:rsidRDefault="00D42683" w:rsidP="00D42683">
            <w:pPr>
              <w:spacing w:line="276" w:lineRule="auto"/>
              <w:rPr>
                <w:rFonts w:asciiTheme="minorHAnsi" w:hAnsiTheme="minorHAnsi"/>
                <w:sz w:val="20"/>
                <w:szCs w:val="20"/>
              </w:rPr>
            </w:pPr>
            <w:r w:rsidRPr="002210A2">
              <w:rPr>
                <w:rFonts w:asciiTheme="minorHAnsi" w:hAnsiTheme="minorHAnsi"/>
                <w:sz w:val="20"/>
                <w:szCs w:val="20"/>
              </w:rPr>
              <w:t>Refer section B.2 of VPA-DD.</w:t>
            </w:r>
          </w:p>
          <w:p w14:paraId="4FB67576" w14:textId="77777777" w:rsidR="00D42683" w:rsidRDefault="00D42683" w:rsidP="00D42683">
            <w:pPr>
              <w:spacing w:line="276" w:lineRule="auto"/>
              <w:rPr>
                <w:rFonts w:asciiTheme="minorHAnsi" w:hAnsiTheme="minorHAnsi"/>
                <w:sz w:val="20"/>
                <w:szCs w:val="20"/>
              </w:rPr>
            </w:pPr>
          </w:p>
          <w:p w14:paraId="786D3F46" w14:textId="2BE10A0C" w:rsidR="00D42683" w:rsidRPr="00DC6219" w:rsidRDefault="00D42683" w:rsidP="00D42683">
            <w:pPr>
              <w:spacing w:line="276" w:lineRule="auto"/>
              <w:rPr>
                <w:rFonts w:asciiTheme="majorHAnsi" w:hAnsiTheme="majorHAnsi"/>
                <w:sz w:val="20"/>
                <w:szCs w:val="22"/>
              </w:rPr>
            </w:pPr>
            <w:r w:rsidRPr="008642B3">
              <w:rPr>
                <w:rFonts w:asciiTheme="minorHAnsi" w:hAnsiTheme="minorHAnsi"/>
                <w:sz w:val="20"/>
                <w:szCs w:val="20"/>
              </w:rPr>
              <w:t xml:space="preserve">The VPA follow the </w:t>
            </w:r>
            <w:r w:rsidR="00334543">
              <w:rPr>
                <w:rFonts w:asciiTheme="minorHAnsi" w:hAnsiTheme="minorHAnsi" w:cs="Arial"/>
                <w:sz w:val="20"/>
                <w:szCs w:val="20"/>
                <w:lang w:val="it-IT"/>
              </w:rPr>
              <w:t>“</w:t>
            </w:r>
            <w:r w:rsidR="009418D2">
              <w:rPr>
                <w:rFonts w:asciiTheme="minorHAnsi" w:hAnsiTheme="minorHAnsi" w:cs="Arial"/>
                <w:sz w:val="20"/>
                <w:szCs w:val="20"/>
                <w:lang w:val="it-IT"/>
              </w:rPr>
              <w:t xml:space="preserve">TPDDTEC: </w:t>
            </w:r>
            <w:r w:rsidR="00334543">
              <w:rPr>
                <w:rFonts w:asciiTheme="minorHAnsi" w:hAnsiTheme="minorHAnsi" w:cs="Arial"/>
                <w:sz w:val="20"/>
                <w:szCs w:val="20"/>
                <w:lang w:val="it-IT"/>
              </w:rPr>
              <w:t>Reduced emissions from cooking and heating V4.0”</w:t>
            </w:r>
            <w:r w:rsidRPr="008642B3">
              <w:rPr>
                <w:rFonts w:asciiTheme="minorHAnsi" w:hAnsiTheme="minorHAnsi"/>
                <w:sz w:val="20"/>
                <w:szCs w:val="20"/>
              </w:rPr>
              <w:t xml:space="preserve"> for ICS</w:t>
            </w:r>
            <w:r>
              <w:rPr>
                <w:rFonts w:asciiTheme="minorHAnsi" w:hAnsiTheme="minorHAnsi"/>
                <w:sz w:val="20"/>
                <w:szCs w:val="20"/>
              </w:rPr>
              <w:t>.</w:t>
            </w:r>
          </w:p>
        </w:tc>
      </w:tr>
      <w:tr w:rsidR="00097226" w:rsidRPr="009823F5" w14:paraId="72D35603" w14:textId="77777777" w:rsidTr="001B56E6">
        <w:tc>
          <w:tcPr>
            <w:tcW w:w="49" w:type="dxa"/>
            <w:tcBorders>
              <w:bottom w:val="single" w:sz="4" w:space="0" w:color="A6A6A6" w:themeColor="background1" w:themeShade="A6"/>
            </w:tcBorders>
            <w:vAlign w:val="top"/>
          </w:tcPr>
          <w:p w14:paraId="69B311BD" w14:textId="335CA463" w:rsidR="00097226" w:rsidRPr="00962C05" w:rsidRDefault="00097226" w:rsidP="00097226">
            <w:pPr>
              <w:spacing w:line="240" w:lineRule="auto"/>
              <w:rPr>
                <w:rFonts w:ascii="Avenir Book" w:hAnsi="Avenir Book"/>
                <w:szCs w:val="22"/>
              </w:rPr>
            </w:pPr>
            <w:r>
              <w:rPr>
                <w:rFonts w:ascii="Avenir Book" w:hAnsi="Avenir Book"/>
                <w:szCs w:val="22"/>
              </w:rPr>
              <w:t>7</w:t>
            </w:r>
          </w:p>
        </w:tc>
        <w:tc>
          <w:tcPr>
            <w:tcW w:w="2131" w:type="dxa"/>
            <w:vAlign w:val="top"/>
          </w:tcPr>
          <w:p w14:paraId="15BC7B12" w14:textId="62646FC9" w:rsidR="00097226" w:rsidRPr="00DC6219" w:rsidRDefault="00097226" w:rsidP="00097226">
            <w:pPr>
              <w:spacing w:line="240" w:lineRule="auto"/>
              <w:rPr>
                <w:rFonts w:asciiTheme="majorHAnsi" w:hAnsiTheme="majorHAnsi"/>
                <w:sz w:val="20"/>
                <w:szCs w:val="22"/>
              </w:rPr>
            </w:pPr>
            <w:r w:rsidRPr="00DC6219">
              <w:rPr>
                <w:rFonts w:asciiTheme="majorHAnsi" w:hAnsiTheme="majorHAnsi"/>
                <w:sz w:val="20"/>
                <w:szCs w:val="22"/>
              </w:rPr>
              <w:t>Conditions to ensure that V/CPAs meet the requirements for demonstration of additionality</w:t>
            </w:r>
          </w:p>
        </w:tc>
        <w:tc>
          <w:tcPr>
            <w:tcW w:w="3726" w:type="dxa"/>
            <w:vAlign w:val="top"/>
          </w:tcPr>
          <w:p w14:paraId="42215AB2" w14:textId="77777777" w:rsidR="00097226" w:rsidRPr="00B3453F" w:rsidRDefault="00097226" w:rsidP="00097226">
            <w:pPr>
              <w:rPr>
                <w:rFonts w:asciiTheme="majorHAnsi" w:hAnsiTheme="majorHAnsi"/>
                <w:sz w:val="20"/>
                <w:szCs w:val="20"/>
              </w:rPr>
            </w:pPr>
            <w:r w:rsidRPr="00353381">
              <w:rPr>
                <w:rFonts w:asciiTheme="majorHAnsi" w:hAnsiTheme="majorHAnsi"/>
                <w:sz w:val="20"/>
                <w:szCs w:val="20"/>
              </w:rPr>
              <w:t>VPA-DD must be additional</w:t>
            </w:r>
            <w:r w:rsidRPr="00B3453F">
              <w:rPr>
                <w:rFonts w:asciiTheme="majorHAnsi" w:hAnsiTheme="majorHAnsi"/>
                <w:sz w:val="20"/>
                <w:szCs w:val="20"/>
              </w:rPr>
              <w:t>.</w:t>
            </w:r>
          </w:p>
          <w:p w14:paraId="14A12EFD" w14:textId="77777777" w:rsidR="00097226" w:rsidRPr="00033E95" w:rsidRDefault="00097226" w:rsidP="00097226">
            <w:pPr>
              <w:rPr>
                <w:rFonts w:asciiTheme="majorHAnsi" w:hAnsiTheme="majorHAnsi"/>
                <w:sz w:val="20"/>
                <w:szCs w:val="20"/>
              </w:rPr>
            </w:pPr>
          </w:p>
          <w:p w14:paraId="06946EF7" w14:textId="77777777" w:rsidR="00097226" w:rsidRPr="008642B3" w:rsidRDefault="00097226" w:rsidP="00097226">
            <w:pPr>
              <w:spacing w:line="240" w:lineRule="auto"/>
              <w:contextualSpacing w:val="0"/>
              <w:rPr>
                <w:rFonts w:asciiTheme="majorHAnsi" w:hAnsiTheme="majorHAnsi"/>
                <w:sz w:val="20"/>
                <w:szCs w:val="20"/>
              </w:rPr>
            </w:pPr>
            <w:r w:rsidRPr="008642B3">
              <w:rPr>
                <w:rFonts w:asciiTheme="majorHAnsi" w:hAnsiTheme="majorHAnsi"/>
                <w:sz w:val="20"/>
                <w:szCs w:val="20"/>
              </w:rPr>
              <w:t xml:space="preserve">VPAs will </w:t>
            </w:r>
            <w:proofErr w:type="gramStart"/>
            <w:r w:rsidRPr="008642B3">
              <w:rPr>
                <w:rFonts w:asciiTheme="majorHAnsi" w:hAnsiTheme="majorHAnsi"/>
                <w:sz w:val="20"/>
                <w:szCs w:val="20"/>
              </w:rPr>
              <w:t>be in compliance with</w:t>
            </w:r>
            <w:proofErr w:type="gramEnd"/>
            <w:r w:rsidRPr="008642B3">
              <w:rPr>
                <w:rFonts w:asciiTheme="majorHAnsi" w:hAnsiTheme="majorHAnsi"/>
                <w:sz w:val="20"/>
                <w:szCs w:val="20"/>
              </w:rPr>
              <w:t xml:space="preserve"> item 1.1.3 of Annex B – positive list mentioned in the ‘Community Services Activity Requirements’. Hence, according to paragraph 4.1.9 of the ‘Community Services Activity Requirements’, each of the VPAs, regardless of the host country in which the project activity is being implemented, is deemed additional. </w:t>
            </w:r>
          </w:p>
          <w:p w14:paraId="07719F0C" w14:textId="77777777" w:rsidR="00097226" w:rsidRPr="008642B3" w:rsidRDefault="00097226" w:rsidP="00097226">
            <w:pPr>
              <w:spacing w:line="240" w:lineRule="auto"/>
              <w:contextualSpacing w:val="0"/>
              <w:rPr>
                <w:rFonts w:asciiTheme="majorHAnsi" w:hAnsiTheme="majorHAnsi"/>
                <w:sz w:val="20"/>
                <w:szCs w:val="20"/>
              </w:rPr>
            </w:pPr>
          </w:p>
          <w:p w14:paraId="2CEF545F" w14:textId="77777777" w:rsidR="00097226" w:rsidRPr="008642B3" w:rsidRDefault="00097226" w:rsidP="00097226">
            <w:pPr>
              <w:spacing w:line="240" w:lineRule="auto"/>
              <w:contextualSpacing w:val="0"/>
              <w:rPr>
                <w:rFonts w:asciiTheme="majorHAnsi" w:hAnsiTheme="majorHAnsi"/>
                <w:sz w:val="20"/>
                <w:szCs w:val="20"/>
              </w:rPr>
            </w:pPr>
            <w:r w:rsidRPr="008642B3">
              <w:rPr>
                <w:rFonts w:asciiTheme="majorHAnsi" w:hAnsiTheme="majorHAnsi"/>
                <w:sz w:val="20"/>
                <w:szCs w:val="20"/>
              </w:rPr>
              <w:t>For VPAs involving water projects whereby the users of the technology/measure are communities where each result</w:t>
            </w:r>
            <w:r w:rsidRPr="00353381">
              <w:rPr>
                <w:rFonts w:asciiTheme="majorHAnsi" w:hAnsiTheme="majorHAnsi"/>
                <w:sz w:val="20"/>
                <w:szCs w:val="20"/>
              </w:rPr>
              <w:t xml:space="preserve"> </w:t>
            </w:r>
            <w:r w:rsidRPr="008642B3">
              <w:rPr>
                <w:rFonts w:asciiTheme="majorHAnsi" w:hAnsiTheme="majorHAnsi"/>
                <w:sz w:val="20"/>
                <w:szCs w:val="20"/>
              </w:rPr>
              <w:t xml:space="preserve">in &gt;600 tCO2e (namely borehole projects), or </w:t>
            </w:r>
          </w:p>
          <w:p w14:paraId="74847F26" w14:textId="77777777" w:rsidR="00097226" w:rsidRPr="008642B3" w:rsidRDefault="00097226" w:rsidP="00097226">
            <w:pPr>
              <w:spacing w:line="240" w:lineRule="auto"/>
              <w:contextualSpacing w:val="0"/>
              <w:rPr>
                <w:rFonts w:asciiTheme="majorHAnsi" w:hAnsiTheme="majorHAnsi"/>
                <w:sz w:val="20"/>
                <w:szCs w:val="20"/>
              </w:rPr>
            </w:pPr>
            <w:r w:rsidRPr="008642B3">
              <w:rPr>
                <w:rFonts w:asciiTheme="majorHAnsi" w:hAnsiTheme="majorHAnsi"/>
                <w:sz w:val="20"/>
                <w:szCs w:val="20"/>
              </w:rPr>
              <w:t xml:space="preserve">VPAs included in this </w:t>
            </w:r>
            <w:proofErr w:type="spellStart"/>
            <w:r w:rsidRPr="008642B3">
              <w:rPr>
                <w:rFonts w:asciiTheme="majorHAnsi" w:hAnsiTheme="majorHAnsi"/>
                <w:sz w:val="20"/>
                <w:szCs w:val="20"/>
              </w:rPr>
              <w:t>PoA</w:t>
            </w:r>
            <w:proofErr w:type="spellEnd"/>
            <w:r w:rsidRPr="008642B3">
              <w:rPr>
                <w:rFonts w:asciiTheme="majorHAnsi" w:hAnsiTheme="majorHAnsi"/>
                <w:sz w:val="20"/>
                <w:szCs w:val="20"/>
              </w:rPr>
              <w:t xml:space="preserve"> solely composed of isolated units (cookstove) where the users of the technology/measure are households or communities or institutions and where each unit (cookstove), results in &lt;=600 MWh of energy savings per year additionality shall be demonstrated a </w:t>
            </w:r>
            <w:r w:rsidRPr="00B3453F">
              <w:rPr>
                <w:rFonts w:asciiTheme="majorHAnsi" w:hAnsiTheme="majorHAnsi"/>
                <w:sz w:val="20"/>
                <w:szCs w:val="20"/>
              </w:rPr>
              <w:t>minimum</w:t>
            </w:r>
            <w:r w:rsidRPr="008642B3">
              <w:rPr>
                <w:rFonts w:asciiTheme="majorHAnsi" w:hAnsiTheme="majorHAnsi"/>
                <w:sz w:val="20"/>
                <w:szCs w:val="20"/>
              </w:rPr>
              <w:t xml:space="preserve"> at the </w:t>
            </w:r>
            <w:proofErr w:type="spellStart"/>
            <w:r w:rsidRPr="008642B3">
              <w:rPr>
                <w:rFonts w:asciiTheme="majorHAnsi" w:hAnsiTheme="majorHAnsi"/>
                <w:sz w:val="20"/>
                <w:szCs w:val="20"/>
              </w:rPr>
              <w:t>PoA</w:t>
            </w:r>
            <w:proofErr w:type="spellEnd"/>
            <w:r w:rsidRPr="008642B3">
              <w:rPr>
                <w:rFonts w:asciiTheme="majorHAnsi" w:hAnsiTheme="majorHAnsi"/>
                <w:sz w:val="20"/>
                <w:szCs w:val="20"/>
              </w:rPr>
              <w:t xml:space="preserve"> level as required by rule 4.1.2 of Gold Standard </w:t>
            </w:r>
            <w:proofErr w:type="spellStart"/>
            <w:r w:rsidRPr="008642B3">
              <w:rPr>
                <w:rFonts w:asciiTheme="majorHAnsi" w:hAnsiTheme="majorHAnsi"/>
                <w:sz w:val="20"/>
                <w:szCs w:val="20"/>
              </w:rPr>
              <w:t>PoA</w:t>
            </w:r>
            <w:proofErr w:type="spellEnd"/>
            <w:r w:rsidRPr="008642B3">
              <w:rPr>
                <w:rFonts w:asciiTheme="majorHAnsi" w:hAnsiTheme="majorHAnsi"/>
                <w:sz w:val="20"/>
                <w:szCs w:val="20"/>
              </w:rPr>
              <w:t xml:space="preserve"> requirements v1.2. In the absence of implementation plans, financial and human resources proven in the deviation </w:t>
            </w:r>
            <w:proofErr w:type="gramStart"/>
            <w:r w:rsidRPr="008642B3">
              <w:rPr>
                <w:rFonts w:asciiTheme="majorHAnsi" w:hAnsiTheme="majorHAnsi"/>
                <w:sz w:val="20"/>
                <w:szCs w:val="20"/>
              </w:rPr>
              <w:t>request ,</w:t>
            </w:r>
            <w:proofErr w:type="gramEnd"/>
            <w:r w:rsidRPr="008642B3">
              <w:rPr>
                <w:rFonts w:asciiTheme="majorHAnsi" w:hAnsiTheme="majorHAnsi"/>
                <w:sz w:val="20"/>
                <w:szCs w:val="20"/>
              </w:rPr>
              <w:t xml:space="preserve"> the </w:t>
            </w:r>
            <w:proofErr w:type="spellStart"/>
            <w:r w:rsidRPr="008642B3">
              <w:rPr>
                <w:rFonts w:asciiTheme="majorHAnsi" w:hAnsiTheme="majorHAnsi"/>
                <w:sz w:val="20"/>
                <w:szCs w:val="20"/>
              </w:rPr>
              <w:t>PoA</w:t>
            </w:r>
            <w:proofErr w:type="spellEnd"/>
            <w:r w:rsidRPr="008642B3">
              <w:rPr>
                <w:rFonts w:asciiTheme="majorHAnsi" w:hAnsiTheme="majorHAnsi"/>
                <w:sz w:val="20"/>
                <w:szCs w:val="20"/>
              </w:rPr>
              <w:t xml:space="preserve"> will enable countries to lead to a greater level of enforcement (for water policies) or greater level of adoption for existing voluntary schemes, and therefore additional at a </w:t>
            </w:r>
            <w:proofErr w:type="spellStart"/>
            <w:r w:rsidRPr="008642B3">
              <w:rPr>
                <w:rFonts w:asciiTheme="majorHAnsi" w:hAnsiTheme="majorHAnsi"/>
                <w:sz w:val="20"/>
                <w:szCs w:val="20"/>
              </w:rPr>
              <w:t>PoA</w:t>
            </w:r>
            <w:proofErr w:type="spellEnd"/>
            <w:r w:rsidRPr="008642B3">
              <w:rPr>
                <w:rFonts w:asciiTheme="majorHAnsi" w:hAnsiTheme="majorHAnsi"/>
                <w:sz w:val="20"/>
                <w:szCs w:val="20"/>
              </w:rPr>
              <w:t xml:space="preserve"> level </w:t>
            </w:r>
            <w:r w:rsidRPr="008642B3">
              <w:rPr>
                <w:rFonts w:asciiTheme="majorHAnsi" w:hAnsiTheme="majorHAnsi"/>
                <w:sz w:val="20"/>
                <w:szCs w:val="20"/>
              </w:rPr>
              <w:lastRenderedPageBreak/>
              <w:t xml:space="preserve">according to the </w:t>
            </w:r>
            <w:proofErr w:type="spellStart"/>
            <w:r w:rsidRPr="008642B3">
              <w:rPr>
                <w:rFonts w:asciiTheme="majorHAnsi" w:hAnsiTheme="majorHAnsi"/>
                <w:sz w:val="20"/>
                <w:szCs w:val="20"/>
              </w:rPr>
              <w:t>PoA</w:t>
            </w:r>
            <w:proofErr w:type="spellEnd"/>
            <w:r w:rsidRPr="008642B3">
              <w:rPr>
                <w:rFonts w:asciiTheme="majorHAnsi" w:hAnsiTheme="majorHAnsi"/>
                <w:sz w:val="20"/>
                <w:szCs w:val="20"/>
              </w:rPr>
              <w:t xml:space="preserve"> requirements 4.1.2 v 1.2.</w:t>
            </w:r>
          </w:p>
          <w:p w14:paraId="1A0ECF51" w14:textId="77777777" w:rsidR="00097226" w:rsidRPr="00B3453F" w:rsidRDefault="00097226" w:rsidP="00097226">
            <w:pPr>
              <w:rPr>
                <w:rFonts w:asciiTheme="majorHAnsi" w:hAnsiTheme="majorHAnsi"/>
                <w:sz w:val="20"/>
                <w:szCs w:val="20"/>
              </w:rPr>
            </w:pPr>
            <w:r w:rsidRPr="00353381">
              <w:rPr>
                <w:rFonts w:asciiTheme="majorHAnsi" w:hAnsiTheme="majorHAnsi"/>
                <w:sz w:val="20"/>
                <w:szCs w:val="20"/>
              </w:rPr>
              <w:t xml:space="preserve">  </w:t>
            </w:r>
          </w:p>
          <w:p w14:paraId="7ACA1B3B" w14:textId="4534094D" w:rsidR="00097226" w:rsidRPr="00DC6219" w:rsidRDefault="00097226" w:rsidP="00097226">
            <w:pPr>
              <w:spacing w:line="240" w:lineRule="auto"/>
              <w:rPr>
                <w:rFonts w:asciiTheme="majorHAnsi" w:hAnsiTheme="majorHAnsi"/>
                <w:sz w:val="20"/>
                <w:szCs w:val="22"/>
              </w:rPr>
            </w:pPr>
            <w:r w:rsidRPr="008642B3">
              <w:rPr>
                <w:rFonts w:asciiTheme="majorHAnsi" w:hAnsiTheme="majorHAnsi"/>
                <w:sz w:val="20"/>
                <w:szCs w:val="20"/>
              </w:rPr>
              <w:t>Alternatively, VPA-DD occurs in a Least-Developed Country.</w:t>
            </w:r>
          </w:p>
        </w:tc>
        <w:tc>
          <w:tcPr>
            <w:tcW w:w="3726" w:type="dxa"/>
            <w:vAlign w:val="top"/>
          </w:tcPr>
          <w:p w14:paraId="7855B59F" w14:textId="77777777" w:rsidR="00097226" w:rsidRPr="00DC6219" w:rsidRDefault="00097226" w:rsidP="00097226">
            <w:pPr>
              <w:tabs>
                <w:tab w:val="left" w:pos="3536"/>
              </w:tabs>
              <w:spacing w:line="276" w:lineRule="auto"/>
              <w:rPr>
                <w:rFonts w:asciiTheme="majorHAnsi" w:hAnsiTheme="majorHAnsi"/>
                <w:sz w:val="20"/>
                <w:szCs w:val="22"/>
              </w:rPr>
            </w:pPr>
            <w:r w:rsidRPr="00DC6219">
              <w:rPr>
                <w:rFonts w:asciiTheme="majorHAnsi" w:hAnsiTheme="majorHAnsi"/>
                <w:sz w:val="20"/>
                <w:szCs w:val="22"/>
              </w:rPr>
              <w:lastRenderedPageBreak/>
              <w:t xml:space="preserve">The project </w:t>
            </w:r>
            <w:proofErr w:type="gramStart"/>
            <w:r w:rsidRPr="00DC6219">
              <w:rPr>
                <w:rFonts w:asciiTheme="majorHAnsi" w:hAnsiTheme="majorHAnsi"/>
                <w:sz w:val="20"/>
                <w:szCs w:val="22"/>
              </w:rPr>
              <w:t>is in compliance with</w:t>
            </w:r>
            <w:proofErr w:type="gramEnd"/>
            <w:r w:rsidRPr="00DC6219">
              <w:rPr>
                <w:rFonts w:asciiTheme="majorHAnsi" w:hAnsiTheme="majorHAnsi"/>
                <w:sz w:val="20"/>
                <w:szCs w:val="22"/>
              </w:rPr>
              <w:t xml:space="preserve"> item 1.1.3 of Annex B – positive list mentioned in the ‘Community Services Activity Requirements’.</w:t>
            </w:r>
          </w:p>
          <w:p w14:paraId="0B258F20" w14:textId="77777777" w:rsidR="00097226" w:rsidRPr="00DC6219" w:rsidRDefault="00097226" w:rsidP="00097226">
            <w:pPr>
              <w:tabs>
                <w:tab w:val="left" w:pos="3536"/>
              </w:tabs>
              <w:spacing w:line="276" w:lineRule="auto"/>
              <w:rPr>
                <w:rFonts w:asciiTheme="majorHAnsi" w:hAnsiTheme="majorHAnsi"/>
                <w:sz w:val="20"/>
                <w:szCs w:val="22"/>
              </w:rPr>
            </w:pPr>
          </w:p>
          <w:p w14:paraId="3AF06391" w14:textId="77777777" w:rsidR="00097226" w:rsidRDefault="00097226" w:rsidP="00097226">
            <w:pPr>
              <w:spacing w:line="276" w:lineRule="auto"/>
              <w:rPr>
                <w:rFonts w:asciiTheme="majorHAnsi" w:hAnsiTheme="majorHAnsi"/>
                <w:sz w:val="20"/>
                <w:szCs w:val="22"/>
              </w:rPr>
            </w:pPr>
            <w:r w:rsidRPr="00FC2276">
              <w:rPr>
                <w:rFonts w:asciiTheme="majorHAnsi" w:hAnsiTheme="majorHAnsi"/>
                <w:sz w:val="20"/>
                <w:szCs w:val="22"/>
              </w:rPr>
              <w:t>This is a small-scale project which is deemed additional under Annex B-Positive List. The project meets the criteria given in 1.1.3 Project activities solely composed of isolated units</w:t>
            </w:r>
            <w:r>
              <w:rPr>
                <w:rFonts w:asciiTheme="majorHAnsi" w:hAnsiTheme="majorHAnsi"/>
                <w:sz w:val="20"/>
                <w:szCs w:val="22"/>
              </w:rPr>
              <w:t xml:space="preserve"> (improved cookstove)</w:t>
            </w:r>
            <w:r w:rsidRPr="00FC2276">
              <w:rPr>
                <w:rFonts w:asciiTheme="majorHAnsi" w:hAnsiTheme="majorHAnsi"/>
                <w:sz w:val="20"/>
                <w:szCs w:val="22"/>
              </w:rPr>
              <w:t xml:space="preserve"> where the users of the technology/measure are households and where each unit results in &lt;= </w:t>
            </w:r>
            <w:r>
              <w:rPr>
                <w:rFonts w:asciiTheme="majorHAnsi" w:hAnsiTheme="majorHAnsi"/>
                <w:sz w:val="20"/>
                <w:szCs w:val="22"/>
              </w:rPr>
              <w:t>1.8</w:t>
            </w:r>
            <w:r w:rsidRPr="00FC2276">
              <w:rPr>
                <w:rFonts w:asciiTheme="majorHAnsi" w:hAnsiTheme="majorHAnsi"/>
                <w:sz w:val="20"/>
                <w:szCs w:val="22"/>
              </w:rPr>
              <w:t xml:space="preserve"> </w:t>
            </w:r>
            <w:proofErr w:type="spellStart"/>
            <w:r>
              <w:rPr>
                <w:rFonts w:asciiTheme="majorHAnsi" w:hAnsiTheme="majorHAnsi"/>
                <w:sz w:val="20"/>
                <w:szCs w:val="22"/>
              </w:rPr>
              <w:t>G</w:t>
            </w:r>
            <w:r w:rsidRPr="00FC2276">
              <w:rPr>
                <w:rFonts w:asciiTheme="majorHAnsi" w:hAnsiTheme="majorHAnsi"/>
                <w:sz w:val="20"/>
                <w:szCs w:val="22"/>
              </w:rPr>
              <w:t>Wh</w:t>
            </w:r>
            <w:r>
              <w:rPr>
                <w:rFonts w:asciiTheme="majorHAnsi" w:hAnsiTheme="majorHAnsi"/>
                <w:sz w:val="20"/>
                <w:szCs w:val="22"/>
              </w:rPr>
              <w:t>th</w:t>
            </w:r>
            <w:proofErr w:type="spellEnd"/>
            <w:r w:rsidRPr="00FC2276">
              <w:rPr>
                <w:rFonts w:asciiTheme="majorHAnsi" w:hAnsiTheme="majorHAnsi"/>
                <w:sz w:val="20"/>
                <w:szCs w:val="22"/>
              </w:rPr>
              <w:t xml:space="preserve"> of energy savings per year</w:t>
            </w:r>
            <w:r>
              <w:rPr>
                <w:rFonts w:asciiTheme="majorHAnsi" w:hAnsiTheme="majorHAnsi"/>
                <w:sz w:val="20"/>
                <w:szCs w:val="22"/>
              </w:rPr>
              <w:t>.</w:t>
            </w:r>
          </w:p>
          <w:p w14:paraId="33287A35" w14:textId="77777777" w:rsidR="00097226" w:rsidRDefault="00097226" w:rsidP="00097226">
            <w:pPr>
              <w:spacing w:line="276" w:lineRule="auto"/>
              <w:rPr>
                <w:rFonts w:asciiTheme="majorHAnsi" w:hAnsiTheme="majorHAnsi"/>
                <w:sz w:val="20"/>
                <w:szCs w:val="22"/>
              </w:rPr>
            </w:pPr>
          </w:p>
          <w:p w14:paraId="32E51680" w14:textId="77777777" w:rsidR="00097226" w:rsidRPr="008642B3" w:rsidRDefault="00097226" w:rsidP="00097226">
            <w:pPr>
              <w:spacing w:line="240" w:lineRule="auto"/>
              <w:contextualSpacing w:val="0"/>
              <w:rPr>
                <w:rFonts w:ascii="Times New Roman" w:hAnsi="Times New Roman" w:cs="Times New Roman"/>
                <w:color w:val="auto"/>
                <w:szCs w:val="22"/>
                <w14:cntxtAlts w14:val="0"/>
              </w:rPr>
            </w:pPr>
            <w:r w:rsidRPr="008642B3">
              <w:rPr>
                <w:rStyle w:val="fontstyle01"/>
                <w:sz w:val="20"/>
                <w:szCs w:val="20"/>
              </w:rPr>
              <w:t>As per the</w:t>
            </w:r>
            <w:r w:rsidRPr="008642B3">
              <w:rPr>
                <w:color w:val="000000"/>
                <w:sz w:val="18"/>
                <w:szCs w:val="18"/>
              </w:rPr>
              <w:br/>
            </w:r>
            <w:r w:rsidRPr="008642B3">
              <w:rPr>
                <w:rStyle w:val="fontstyle01"/>
                <w:sz w:val="20"/>
                <w:szCs w:val="20"/>
              </w:rPr>
              <w:t>ex-ante ER calculation</w:t>
            </w:r>
            <w:r w:rsidRPr="008642B3">
              <w:rPr>
                <w:color w:val="000000"/>
                <w:sz w:val="18"/>
                <w:szCs w:val="18"/>
              </w:rPr>
              <w:br/>
            </w:r>
            <w:r w:rsidRPr="008642B3">
              <w:rPr>
                <w:rStyle w:val="fontstyle01"/>
                <w:sz w:val="20"/>
                <w:szCs w:val="20"/>
              </w:rPr>
              <w:t>sheet, each cookstove</w:t>
            </w:r>
            <w:r w:rsidRPr="008642B3">
              <w:rPr>
                <w:color w:val="000000"/>
                <w:sz w:val="18"/>
                <w:szCs w:val="18"/>
              </w:rPr>
              <w:br/>
            </w:r>
            <w:r w:rsidRPr="008642B3">
              <w:rPr>
                <w:rStyle w:val="fontstyle01"/>
                <w:sz w:val="20"/>
                <w:szCs w:val="20"/>
              </w:rPr>
              <w:t>within the VPA save</w:t>
            </w:r>
            <w:r w:rsidRPr="008642B3">
              <w:rPr>
                <w:color w:val="000000"/>
                <w:sz w:val="18"/>
                <w:szCs w:val="18"/>
              </w:rPr>
              <w:br/>
            </w:r>
            <w:r>
              <w:rPr>
                <w:rStyle w:val="fontstyle01"/>
                <w:sz w:val="20"/>
                <w:szCs w:val="20"/>
              </w:rPr>
              <w:t>~10</w:t>
            </w:r>
            <w:r w:rsidRPr="008642B3">
              <w:rPr>
                <w:rStyle w:val="fontstyle01"/>
                <w:sz w:val="20"/>
                <w:szCs w:val="20"/>
              </w:rPr>
              <w:t xml:space="preserve"> MWh/y</w:t>
            </w:r>
            <w:r>
              <w:rPr>
                <w:rStyle w:val="fontstyle01"/>
                <w:sz w:val="20"/>
                <w:szCs w:val="20"/>
              </w:rPr>
              <w:t>ea</w:t>
            </w:r>
            <w:r w:rsidRPr="008642B3">
              <w:rPr>
                <w:rStyle w:val="fontstyle01"/>
                <w:sz w:val="20"/>
                <w:szCs w:val="20"/>
              </w:rPr>
              <w:t>r of energy</w:t>
            </w:r>
            <w:r w:rsidRPr="008642B3">
              <w:rPr>
                <w:color w:val="000000"/>
                <w:sz w:val="18"/>
                <w:szCs w:val="18"/>
              </w:rPr>
              <w:t xml:space="preserve"> </w:t>
            </w:r>
            <w:r w:rsidRPr="008642B3">
              <w:rPr>
                <w:rStyle w:val="fontstyle01"/>
                <w:sz w:val="20"/>
                <w:szCs w:val="20"/>
              </w:rPr>
              <w:t>which is much</w:t>
            </w:r>
            <w:r w:rsidRPr="008642B3">
              <w:rPr>
                <w:color w:val="000000"/>
                <w:sz w:val="18"/>
                <w:szCs w:val="18"/>
              </w:rPr>
              <w:br/>
            </w:r>
            <w:r w:rsidRPr="008642B3">
              <w:rPr>
                <w:rStyle w:val="fontstyle01"/>
                <w:sz w:val="20"/>
                <w:szCs w:val="20"/>
              </w:rPr>
              <w:t>less than the threshold of</w:t>
            </w:r>
            <w:r w:rsidRPr="008642B3">
              <w:rPr>
                <w:color w:val="000000"/>
                <w:sz w:val="18"/>
                <w:szCs w:val="18"/>
              </w:rPr>
              <w:t xml:space="preserve"> </w:t>
            </w:r>
            <w:r>
              <w:rPr>
                <w:rStyle w:val="fontstyle01"/>
                <w:sz w:val="20"/>
                <w:szCs w:val="20"/>
              </w:rPr>
              <w:t>1.8</w:t>
            </w:r>
            <w:r w:rsidRPr="008642B3">
              <w:rPr>
                <w:rStyle w:val="fontstyle01"/>
                <w:sz w:val="20"/>
                <w:szCs w:val="20"/>
              </w:rPr>
              <w:t xml:space="preserve"> </w:t>
            </w:r>
            <w:proofErr w:type="spellStart"/>
            <w:r>
              <w:rPr>
                <w:rStyle w:val="fontstyle01"/>
                <w:sz w:val="20"/>
                <w:szCs w:val="20"/>
              </w:rPr>
              <w:t>G</w:t>
            </w:r>
            <w:r w:rsidRPr="008642B3">
              <w:rPr>
                <w:rStyle w:val="fontstyle01"/>
                <w:sz w:val="20"/>
                <w:szCs w:val="20"/>
              </w:rPr>
              <w:t>Wh</w:t>
            </w:r>
            <w:r>
              <w:rPr>
                <w:rStyle w:val="fontstyle01"/>
                <w:sz w:val="20"/>
                <w:szCs w:val="20"/>
              </w:rPr>
              <w:t>th</w:t>
            </w:r>
            <w:proofErr w:type="spellEnd"/>
            <w:r w:rsidRPr="008642B3">
              <w:rPr>
                <w:rStyle w:val="fontstyle01"/>
                <w:sz w:val="20"/>
                <w:szCs w:val="20"/>
              </w:rPr>
              <w:t>/year/unit</w:t>
            </w:r>
            <w:r>
              <w:rPr>
                <w:rStyle w:val="fontstyle01"/>
                <w:sz w:val="20"/>
                <w:szCs w:val="20"/>
              </w:rPr>
              <w:t>.</w:t>
            </w:r>
          </w:p>
          <w:p w14:paraId="199CFEC6" w14:textId="77777777" w:rsidR="00097226" w:rsidRDefault="00097226" w:rsidP="00097226">
            <w:pPr>
              <w:spacing w:line="276" w:lineRule="auto"/>
              <w:rPr>
                <w:rFonts w:asciiTheme="majorHAnsi" w:hAnsiTheme="majorHAnsi"/>
                <w:sz w:val="20"/>
                <w:szCs w:val="22"/>
              </w:rPr>
            </w:pPr>
          </w:p>
          <w:p w14:paraId="3683A164" w14:textId="77777777" w:rsidR="00097226" w:rsidRPr="00DC6219" w:rsidRDefault="00097226" w:rsidP="00097226">
            <w:pPr>
              <w:spacing w:line="276" w:lineRule="auto"/>
              <w:rPr>
                <w:rFonts w:asciiTheme="majorHAnsi" w:hAnsiTheme="majorHAnsi"/>
                <w:sz w:val="20"/>
                <w:szCs w:val="22"/>
              </w:rPr>
            </w:pPr>
          </w:p>
        </w:tc>
      </w:tr>
      <w:tr w:rsidR="003D1EFA" w:rsidRPr="009823F5" w14:paraId="1C9DDBD8" w14:textId="77777777" w:rsidTr="001B56E6">
        <w:tc>
          <w:tcPr>
            <w:tcW w:w="49" w:type="dxa"/>
            <w:tcBorders>
              <w:bottom w:val="single" w:sz="4" w:space="0" w:color="A6A6A6" w:themeColor="background1" w:themeShade="A6"/>
            </w:tcBorders>
            <w:vAlign w:val="top"/>
          </w:tcPr>
          <w:p w14:paraId="3984B95F" w14:textId="7D898760" w:rsidR="003D1EFA" w:rsidRPr="00962C05" w:rsidRDefault="003D1EFA" w:rsidP="003D1EFA">
            <w:pPr>
              <w:spacing w:line="240" w:lineRule="auto"/>
              <w:rPr>
                <w:rFonts w:ascii="Avenir Book" w:hAnsi="Avenir Book"/>
                <w:szCs w:val="22"/>
              </w:rPr>
            </w:pPr>
            <w:r>
              <w:rPr>
                <w:rFonts w:ascii="Avenir Book" w:hAnsi="Avenir Book"/>
                <w:szCs w:val="22"/>
              </w:rPr>
              <w:t>8</w:t>
            </w:r>
          </w:p>
        </w:tc>
        <w:tc>
          <w:tcPr>
            <w:tcW w:w="2131" w:type="dxa"/>
            <w:vAlign w:val="top"/>
          </w:tcPr>
          <w:p w14:paraId="33C84834" w14:textId="01176BBC" w:rsidR="003D1EFA" w:rsidRPr="00DC6219" w:rsidRDefault="003D1EFA" w:rsidP="003D1EFA">
            <w:pPr>
              <w:spacing w:line="240" w:lineRule="auto"/>
              <w:rPr>
                <w:rFonts w:asciiTheme="majorHAnsi" w:hAnsiTheme="majorHAnsi"/>
                <w:sz w:val="20"/>
                <w:szCs w:val="22"/>
              </w:rPr>
            </w:pPr>
            <w:r w:rsidRPr="00DC6219">
              <w:rPr>
                <w:rFonts w:asciiTheme="majorHAnsi" w:hAnsiTheme="majorHAnsi"/>
                <w:sz w:val="20"/>
                <w:szCs w:val="22"/>
              </w:rPr>
              <w:t>No diversion of official development assistance;</w:t>
            </w:r>
          </w:p>
        </w:tc>
        <w:tc>
          <w:tcPr>
            <w:tcW w:w="3726" w:type="dxa"/>
            <w:vAlign w:val="top"/>
          </w:tcPr>
          <w:p w14:paraId="2586D2CD" w14:textId="7A8CC9A2" w:rsidR="003D1EFA" w:rsidRPr="00DC6219" w:rsidRDefault="003D1EFA" w:rsidP="003D1EFA">
            <w:pPr>
              <w:spacing w:line="240" w:lineRule="auto"/>
              <w:rPr>
                <w:rFonts w:asciiTheme="majorHAnsi" w:hAnsiTheme="majorHAnsi"/>
                <w:sz w:val="20"/>
                <w:szCs w:val="22"/>
              </w:rPr>
            </w:pPr>
            <w:r w:rsidRPr="00DC6219">
              <w:rPr>
                <w:rFonts w:asciiTheme="majorHAnsi" w:hAnsiTheme="majorHAnsi"/>
                <w:sz w:val="20"/>
                <w:szCs w:val="22"/>
              </w:rPr>
              <w:t xml:space="preserve">Projects must not use unnecessary ODA </w:t>
            </w:r>
          </w:p>
        </w:tc>
        <w:tc>
          <w:tcPr>
            <w:tcW w:w="3726" w:type="dxa"/>
          </w:tcPr>
          <w:p w14:paraId="20CA8A19" w14:textId="77777777" w:rsidR="003D1EFA" w:rsidRDefault="003D1EFA" w:rsidP="003D1EFA">
            <w:pPr>
              <w:spacing w:line="240" w:lineRule="auto"/>
              <w:rPr>
                <w:rFonts w:asciiTheme="majorHAnsi" w:hAnsiTheme="majorHAnsi"/>
                <w:sz w:val="20"/>
                <w:szCs w:val="22"/>
              </w:rPr>
            </w:pPr>
            <w:r w:rsidRPr="00DC6219">
              <w:rPr>
                <w:rFonts w:asciiTheme="majorHAnsi" w:hAnsiTheme="majorHAnsi"/>
                <w:sz w:val="20"/>
                <w:szCs w:val="22"/>
              </w:rPr>
              <w:t xml:space="preserve">A declaration confirming that there is no diversion of ODA for </w:t>
            </w:r>
            <w:r>
              <w:rPr>
                <w:rFonts w:asciiTheme="majorHAnsi" w:hAnsiTheme="majorHAnsi"/>
                <w:sz w:val="20"/>
                <w:szCs w:val="22"/>
              </w:rPr>
              <w:t>the</w:t>
            </w:r>
            <w:r w:rsidRPr="00DC6219">
              <w:rPr>
                <w:rFonts w:asciiTheme="majorHAnsi" w:hAnsiTheme="majorHAnsi"/>
                <w:sz w:val="20"/>
                <w:szCs w:val="22"/>
              </w:rPr>
              <w:t xml:space="preserve"> VPA will be attached with the </w:t>
            </w:r>
            <w:proofErr w:type="spellStart"/>
            <w:r w:rsidRPr="00DC6219">
              <w:rPr>
                <w:rFonts w:asciiTheme="majorHAnsi" w:hAnsiTheme="majorHAnsi"/>
                <w:sz w:val="20"/>
                <w:szCs w:val="22"/>
              </w:rPr>
              <w:t>PoA</w:t>
            </w:r>
            <w:proofErr w:type="spellEnd"/>
            <w:r w:rsidRPr="00DC6219">
              <w:rPr>
                <w:rFonts w:asciiTheme="majorHAnsi" w:hAnsiTheme="majorHAnsi"/>
                <w:sz w:val="20"/>
                <w:szCs w:val="22"/>
              </w:rPr>
              <w:t>-DD and individual VPA-DD.</w:t>
            </w:r>
          </w:p>
          <w:p w14:paraId="15209ED3" w14:textId="77777777" w:rsidR="003D1EFA" w:rsidRDefault="003D1EFA" w:rsidP="003D1EFA">
            <w:pPr>
              <w:spacing w:line="240" w:lineRule="auto"/>
              <w:rPr>
                <w:rFonts w:asciiTheme="majorHAnsi" w:hAnsiTheme="majorHAnsi"/>
                <w:sz w:val="20"/>
                <w:szCs w:val="22"/>
              </w:rPr>
            </w:pPr>
          </w:p>
          <w:p w14:paraId="1F79D1E8" w14:textId="77777777" w:rsidR="003D1EFA" w:rsidRPr="00E33198" w:rsidRDefault="003D1EFA" w:rsidP="003D1EFA">
            <w:pPr>
              <w:spacing w:line="240" w:lineRule="auto"/>
              <w:rPr>
                <w:rFonts w:asciiTheme="majorHAnsi" w:hAnsiTheme="majorHAnsi"/>
                <w:b/>
                <w:bCs/>
                <w:sz w:val="20"/>
                <w:szCs w:val="22"/>
              </w:rPr>
            </w:pPr>
            <w:r w:rsidRPr="00E33198">
              <w:rPr>
                <w:rFonts w:asciiTheme="majorHAnsi" w:hAnsiTheme="majorHAnsi"/>
                <w:b/>
                <w:bCs/>
                <w:sz w:val="20"/>
                <w:szCs w:val="22"/>
              </w:rPr>
              <w:t>Supporting Evidence:</w:t>
            </w:r>
          </w:p>
          <w:p w14:paraId="4051C921" w14:textId="1F766F2D" w:rsidR="003D1EFA" w:rsidRPr="00DC6219" w:rsidRDefault="003D1EFA" w:rsidP="003D1EFA">
            <w:pPr>
              <w:spacing w:line="276" w:lineRule="auto"/>
              <w:rPr>
                <w:rFonts w:asciiTheme="majorHAnsi" w:hAnsiTheme="majorHAnsi"/>
                <w:sz w:val="20"/>
                <w:szCs w:val="22"/>
              </w:rPr>
            </w:pPr>
            <w:r w:rsidRPr="00097604">
              <w:rPr>
                <w:rFonts w:asciiTheme="majorHAnsi" w:hAnsiTheme="majorHAnsi"/>
                <w:sz w:val="20"/>
                <w:szCs w:val="22"/>
              </w:rPr>
              <w:t>ODA Declaration by CME</w:t>
            </w:r>
          </w:p>
        </w:tc>
      </w:tr>
      <w:tr w:rsidR="000E2670" w:rsidRPr="009823F5" w14:paraId="7C78ACCE" w14:textId="77777777" w:rsidTr="001B56E6">
        <w:tc>
          <w:tcPr>
            <w:tcW w:w="49" w:type="dxa"/>
            <w:tcBorders>
              <w:bottom w:val="single" w:sz="4" w:space="0" w:color="A6A6A6" w:themeColor="background1" w:themeShade="A6"/>
            </w:tcBorders>
            <w:vAlign w:val="top"/>
          </w:tcPr>
          <w:p w14:paraId="3A2673F5" w14:textId="4DC61ECC" w:rsidR="000E2670" w:rsidRDefault="000E2670" w:rsidP="000E2670">
            <w:pPr>
              <w:spacing w:line="240" w:lineRule="auto"/>
              <w:rPr>
                <w:rFonts w:ascii="Avenir Book" w:hAnsi="Avenir Book"/>
                <w:szCs w:val="22"/>
              </w:rPr>
            </w:pPr>
            <w:r>
              <w:rPr>
                <w:rFonts w:ascii="Avenir Book" w:hAnsi="Avenir Book"/>
                <w:szCs w:val="22"/>
              </w:rPr>
              <w:t>9</w:t>
            </w:r>
          </w:p>
        </w:tc>
        <w:tc>
          <w:tcPr>
            <w:tcW w:w="2131" w:type="dxa"/>
            <w:vAlign w:val="top"/>
          </w:tcPr>
          <w:p w14:paraId="703B3E11" w14:textId="2FF06CC1" w:rsidR="000E2670" w:rsidRPr="00DC6219" w:rsidRDefault="000E2670" w:rsidP="000E2670">
            <w:pPr>
              <w:spacing w:line="240" w:lineRule="auto"/>
              <w:rPr>
                <w:rFonts w:asciiTheme="majorHAnsi" w:hAnsiTheme="majorHAnsi"/>
                <w:sz w:val="20"/>
                <w:szCs w:val="22"/>
              </w:rPr>
            </w:pPr>
            <w:r w:rsidRPr="00DC6219">
              <w:rPr>
                <w:rFonts w:asciiTheme="majorHAnsi" w:hAnsiTheme="majorHAnsi"/>
                <w:sz w:val="20"/>
                <w:szCs w:val="22"/>
              </w:rPr>
              <w:t xml:space="preserve">Target group </w:t>
            </w:r>
          </w:p>
        </w:tc>
        <w:tc>
          <w:tcPr>
            <w:tcW w:w="3726" w:type="dxa"/>
            <w:vAlign w:val="top"/>
          </w:tcPr>
          <w:p w14:paraId="3588F597" w14:textId="77777777" w:rsidR="000E2670" w:rsidRPr="00DC6219" w:rsidRDefault="000E2670" w:rsidP="000E2670">
            <w:pPr>
              <w:spacing w:line="240" w:lineRule="auto"/>
              <w:rPr>
                <w:rFonts w:asciiTheme="majorHAnsi" w:hAnsiTheme="majorHAnsi"/>
                <w:sz w:val="20"/>
                <w:szCs w:val="22"/>
              </w:rPr>
            </w:pPr>
            <w:r w:rsidRPr="00DC6219">
              <w:rPr>
                <w:rFonts w:asciiTheme="majorHAnsi" w:hAnsiTheme="majorHAnsi"/>
                <w:sz w:val="20"/>
                <w:szCs w:val="22"/>
              </w:rPr>
              <w:t>Projects will target Domestic households and local institutions (schools, small local companies)</w:t>
            </w:r>
          </w:p>
          <w:p w14:paraId="2BC8F7A1" w14:textId="77777777" w:rsidR="000E2670" w:rsidRPr="00DC6219" w:rsidRDefault="000E2670" w:rsidP="000E2670">
            <w:pPr>
              <w:spacing w:line="240" w:lineRule="auto"/>
              <w:rPr>
                <w:rFonts w:asciiTheme="majorHAnsi" w:hAnsiTheme="majorHAnsi"/>
                <w:sz w:val="20"/>
                <w:szCs w:val="22"/>
              </w:rPr>
            </w:pPr>
          </w:p>
        </w:tc>
        <w:tc>
          <w:tcPr>
            <w:tcW w:w="3726" w:type="dxa"/>
            <w:vAlign w:val="top"/>
          </w:tcPr>
          <w:p w14:paraId="2A81F97F" w14:textId="77777777" w:rsidR="000E2670" w:rsidRPr="00985F07" w:rsidRDefault="000E2670" w:rsidP="000E2670">
            <w:pPr>
              <w:spacing w:line="276" w:lineRule="auto"/>
              <w:rPr>
                <w:rFonts w:asciiTheme="minorHAnsi" w:hAnsiTheme="minorHAnsi"/>
                <w:sz w:val="20"/>
                <w:szCs w:val="20"/>
              </w:rPr>
            </w:pPr>
            <w:r w:rsidRPr="00985F07">
              <w:rPr>
                <w:rFonts w:asciiTheme="minorHAnsi" w:hAnsiTheme="minorHAnsi"/>
                <w:sz w:val="20"/>
                <w:szCs w:val="20"/>
              </w:rPr>
              <w:t xml:space="preserve">The target group of the </w:t>
            </w:r>
            <w:proofErr w:type="spellStart"/>
            <w:r w:rsidRPr="00985F07">
              <w:rPr>
                <w:rFonts w:asciiTheme="minorHAnsi" w:hAnsiTheme="minorHAnsi"/>
                <w:sz w:val="20"/>
                <w:szCs w:val="20"/>
              </w:rPr>
              <w:t>PoA</w:t>
            </w:r>
            <w:proofErr w:type="spellEnd"/>
            <w:r w:rsidRPr="00985F07">
              <w:rPr>
                <w:rFonts w:asciiTheme="minorHAnsi" w:hAnsiTheme="minorHAnsi"/>
                <w:sz w:val="20"/>
                <w:szCs w:val="20"/>
              </w:rPr>
              <w:t>, and each included VPA, are households, communities</w:t>
            </w:r>
            <w:r>
              <w:rPr>
                <w:rFonts w:asciiTheme="minorHAnsi" w:hAnsiTheme="minorHAnsi"/>
                <w:sz w:val="20"/>
                <w:szCs w:val="20"/>
              </w:rPr>
              <w:t>,</w:t>
            </w:r>
            <w:r w:rsidRPr="00985F07">
              <w:rPr>
                <w:rFonts w:asciiTheme="minorHAnsi" w:hAnsiTheme="minorHAnsi"/>
                <w:sz w:val="20"/>
                <w:szCs w:val="20"/>
              </w:rPr>
              <w:t xml:space="preserve"> and institutions.</w:t>
            </w:r>
          </w:p>
          <w:p w14:paraId="574D33E9" w14:textId="77777777" w:rsidR="000E2670" w:rsidRDefault="000E2670" w:rsidP="000E2670">
            <w:pPr>
              <w:spacing w:line="276" w:lineRule="auto"/>
              <w:rPr>
                <w:rFonts w:asciiTheme="majorHAnsi" w:hAnsiTheme="majorHAnsi"/>
                <w:sz w:val="20"/>
                <w:szCs w:val="22"/>
              </w:rPr>
            </w:pPr>
          </w:p>
          <w:p w14:paraId="47CD4304" w14:textId="77777777" w:rsidR="000E2670" w:rsidRPr="00E33198" w:rsidRDefault="000E2670" w:rsidP="000E2670">
            <w:pPr>
              <w:spacing w:line="276" w:lineRule="auto"/>
              <w:rPr>
                <w:rFonts w:asciiTheme="majorHAnsi" w:hAnsiTheme="majorHAnsi"/>
                <w:b/>
                <w:bCs/>
                <w:sz w:val="20"/>
                <w:szCs w:val="22"/>
              </w:rPr>
            </w:pPr>
            <w:r w:rsidRPr="00E33198">
              <w:rPr>
                <w:rFonts w:asciiTheme="majorHAnsi" w:hAnsiTheme="majorHAnsi"/>
                <w:b/>
                <w:bCs/>
                <w:sz w:val="20"/>
                <w:szCs w:val="22"/>
              </w:rPr>
              <w:t>Supporting evidence:</w:t>
            </w:r>
          </w:p>
          <w:p w14:paraId="2890D456" w14:textId="77777777" w:rsidR="000E2670" w:rsidRDefault="000E2670" w:rsidP="000E2670">
            <w:pPr>
              <w:spacing w:line="240" w:lineRule="auto"/>
              <w:rPr>
                <w:rFonts w:asciiTheme="majorHAnsi" w:hAnsiTheme="majorHAnsi"/>
                <w:sz w:val="20"/>
                <w:szCs w:val="22"/>
              </w:rPr>
            </w:pPr>
          </w:p>
          <w:p w14:paraId="57D0B33A" w14:textId="572E9F96" w:rsidR="000E2670" w:rsidRPr="00DC6219" w:rsidRDefault="000E2670" w:rsidP="000E2670">
            <w:pPr>
              <w:spacing w:line="240" w:lineRule="auto"/>
              <w:rPr>
                <w:rFonts w:asciiTheme="majorHAnsi" w:hAnsiTheme="majorHAnsi"/>
                <w:sz w:val="20"/>
                <w:szCs w:val="22"/>
              </w:rPr>
            </w:pPr>
            <w:r w:rsidRPr="00DC6219">
              <w:rPr>
                <w:rFonts w:asciiTheme="majorHAnsi" w:hAnsiTheme="majorHAnsi"/>
                <w:sz w:val="20"/>
                <w:szCs w:val="22"/>
              </w:rPr>
              <w:t xml:space="preserve">Beneficiary lists </w:t>
            </w:r>
            <w:r>
              <w:rPr>
                <w:rFonts w:asciiTheme="majorHAnsi" w:hAnsiTheme="majorHAnsi"/>
                <w:sz w:val="20"/>
                <w:szCs w:val="22"/>
              </w:rPr>
              <w:t>will be</w:t>
            </w:r>
            <w:r w:rsidRPr="00DC6219">
              <w:rPr>
                <w:rFonts w:asciiTheme="majorHAnsi" w:hAnsiTheme="majorHAnsi"/>
                <w:sz w:val="20"/>
                <w:szCs w:val="22"/>
              </w:rPr>
              <w:t xml:space="preserve"> available to auditors</w:t>
            </w:r>
          </w:p>
        </w:tc>
      </w:tr>
      <w:tr w:rsidR="005030A5" w:rsidRPr="009823F5" w14:paraId="32057974" w14:textId="77777777" w:rsidTr="001B56E6">
        <w:tc>
          <w:tcPr>
            <w:tcW w:w="49" w:type="dxa"/>
            <w:tcBorders>
              <w:bottom w:val="single" w:sz="4" w:space="0" w:color="A6A6A6" w:themeColor="background1" w:themeShade="A6"/>
            </w:tcBorders>
            <w:vAlign w:val="top"/>
          </w:tcPr>
          <w:p w14:paraId="454A0A94" w14:textId="07FE70F7" w:rsidR="005030A5" w:rsidRDefault="005030A5" w:rsidP="005030A5">
            <w:pPr>
              <w:spacing w:line="240" w:lineRule="auto"/>
              <w:rPr>
                <w:rFonts w:ascii="Avenir Book" w:hAnsi="Avenir Book"/>
                <w:szCs w:val="22"/>
              </w:rPr>
            </w:pPr>
            <w:r>
              <w:rPr>
                <w:rFonts w:ascii="Avenir Book" w:hAnsi="Avenir Book"/>
                <w:szCs w:val="22"/>
              </w:rPr>
              <w:t>10</w:t>
            </w:r>
          </w:p>
        </w:tc>
        <w:tc>
          <w:tcPr>
            <w:tcW w:w="2131" w:type="dxa"/>
            <w:vAlign w:val="top"/>
          </w:tcPr>
          <w:p w14:paraId="44849A05" w14:textId="0B5AAB23" w:rsidR="005030A5" w:rsidRPr="00DC6219" w:rsidRDefault="005030A5" w:rsidP="005030A5">
            <w:pPr>
              <w:spacing w:line="240" w:lineRule="auto"/>
              <w:rPr>
                <w:rFonts w:asciiTheme="majorHAnsi" w:hAnsiTheme="majorHAnsi"/>
                <w:sz w:val="20"/>
                <w:szCs w:val="22"/>
              </w:rPr>
            </w:pPr>
            <w:r>
              <w:rPr>
                <w:rFonts w:asciiTheme="majorHAnsi" w:hAnsiTheme="majorHAnsi"/>
                <w:sz w:val="20"/>
                <w:szCs w:val="22"/>
              </w:rPr>
              <w:t>S</w:t>
            </w:r>
            <w:r w:rsidRPr="00DC6219">
              <w:rPr>
                <w:rFonts w:asciiTheme="majorHAnsi" w:hAnsiTheme="majorHAnsi"/>
                <w:sz w:val="20"/>
                <w:szCs w:val="22"/>
              </w:rPr>
              <w:t xml:space="preserve">ampling requirements for the </w:t>
            </w:r>
            <w:proofErr w:type="spellStart"/>
            <w:r w:rsidRPr="00DC6219">
              <w:rPr>
                <w:rFonts w:asciiTheme="majorHAnsi" w:hAnsiTheme="majorHAnsi"/>
                <w:sz w:val="20"/>
                <w:szCs w:val="22"/>
              </w:rPr>
              <w:t>PoA</w:t>
            </w:r>
            <w:proofErr w:type="spellEnd"/>
          </w:p>
        </w:tc>
        <w:tc>
          <w:tcPr>
            <w:tcW w:w="3726" w:type="dxa"/>
            <w:vAlign w:val="top"/>
          </w:tcPr>
          <w:p w14:paraId="2E158BE2" w14:textId="306415C3" w:rsidR="005030A5" w:rsidRPr="00DC6219" w:rsidRDefault="005030A5" w:rsidP="005030A5">
            <w:pPr>
              <w:spacing w:line="240" w:lineRule="auto"/>
              <w:rPr>
                <w:rFonts w:asciiTheme="majorHAnsi" w:hAnsiTheme="majorHAnsi"/>
                <w:sz w:val="20"/>
                <w:szCs w:val="22"/>
              </w:rPr>
            </w:pPr>
            <w:r w:rsidRPr="00DC6219">
              <w:rPr>
                <w:rFonts w:asciiTheme="majorHAnsi" w:hAnsiTheme="majorHAnsi"/>
                <w:sz w:val="20"/>
                <w:szCs w:val="22"/>
              </w:rPr>
              <w:t xml:space="preserve">Sampling requirement will follow methodological guidelines </w:t>
            </w:r>
          </w:p>
        </w:tc>
        <w:tc>
          <w:tcPr>
            <w:tcW w:w="3726" w:type="dxa"/>
            <w:vAlign w:val="top"/>
          </w:tcPr>
          <w:p w14:paraId="0AA3AE96" w14:textId="77777777" w:rsidR="005030A5" w:rsidRDefault="005030A5" w:rsidP="005030A5">
            <w:pPr>
              <w:spacing w:line="240" w:lineRule="auto"/>
              <w:rPr>
                <w:rFonts w:asciiTheme="majorHAnsi" w:hAnsiTheme="majorHAnsi"/>
                <w:sz w:val="20"/>
                <w:szCs w:val="22"/>
              </w:rPr>
            </w:pPr>
            <w:r w:rsidRPr="00DC6219">
              <w:rPr>
                <w:rFonts w:asciiTheme="majorHAnsi" w:hAnsiTheme="majorHAnsi"/>
                <w:sz w:val="20"/>
                <w:szCs w:val="22"/>
              </w:rPr>
              <w:t>VPA-DD and monitoring reports</w:t>
            </w:r>
          </w:p>
          <w:p w14:paraId="446D74AD" w14:textId="77777777" w:rsidR="005030A5" w:rsidRDefault="005030A5" w:rsidP="005030A5">
            <w:pPr>
              <w:spacing w:line="240" w:lineRule="auto"/>
              <w:rPr>
                <w:rFonts w:asciiTheme="majorHAnsi" w:hAnsiTheme="majorHAnsi"/>
                <w:sz w:val="20"/>
                <w:szCs w:val="22"/>
              </w:rPr>
            </w:pPr>
          </w:p>
          <w:p w14:paraId="0BA41D52" w14:textId="3621F5ED" w:rsidR="005030A5" w:rsidRPr="00985F07" w:rsidRDefault="005030A5" w:rsidP="005030A5">
            <w:pPr>
              <w:spacing w:line="276" w:lineRule="auto"/>
              <w:rPr>
                <w:rFonts w:asciiTheme="minorHAnsi" w:hAnsiTheme="minorHAnsi"/>
                <w:sz w:val="20"/>
                <w:szCs w:val="20"/>
              </w:rPr>
            </w:pPr>
            <w:r w:rsidRPr="002210A2">
              <w:rPr>
                <w:rFonts w:asciiTheme="minorHAnsi" w:hAnsiTheme="minorHAnsi"/>
                <w:sz w:val="20"/>
                <w:szCs w:val="20"/>
              </w:rPr>
              <w:t>Refer section B.7.2 (sampling plan) of VPA-DD for additionality</w:t>
            </w:r>
          </w:p>
        </w:tc>
      </w:tr>
      <w:tr w:rsidR="002F6AFD" w:rsidRPr="009823F5" w14:paraId="4B13D1FA" w14:textId="77777777" w:rsidTr="001B56E6">
        <w:tc>
          <w:tcPr>
            <w:tcW w:w="49" w:type="dxa"/>
            <w:tcBorders>
              <w:bottom w:val="single" w:sz="4" w:space="0" w:color="A6A6A6" w:themeColor="background1" w:themeShade="A6"/>
            </w:tcBorders>
            <w:vAlign w:val="top"/>
          </w:tcPr>
          <w:p w14:paraId="1ADA9702" w14:textId="78FDD8FC" w:rsidR="002F6AFD" w:rsidRDefault="002F6AFD" w:rsidP="002F6AFD">
            <w:pPr>
              <w:spacing w:line="240" w:lineRule="auto"/>
              <w:rPr>
                <w:rFonts w:ascii="Avenir Book" w:hAnsi="Avenir Book"/>
                <w:szCs w:val="22"/>
              </w:rPr>
            </w:pPr>
            <w:r>
              <w:rPr>
                <w:rFonts w:ascii="Avenir Book" w:hAnsi="Avenir Book"/>
                <w:szCs w:val="22"/>
              </w:rPr>
              <w:t>11</w:t>
            </w:r>
          </w:p>
        </w:tc>
        <w:tc>
          <w:tcPr>
            <w:tcW w:w="2131" w:type="dxa"/>
            <w:vAlign w:val="top"/>
          </w:tcPr>
          <w:p w14:paraId="4EDFE65E" w14:textId="411A9D60" w:rsidR="002F6AFD" w:rsidRDefault="002F6AFD" w:rsidP="002F6AFD">
            <w:pPr>
              <w:spacing w:line="240" w:lineRule="auto"/>
              <w:rPr>
                <w:rFonts w:asciiTheme="majorHAnsi" w:hAnsiTheme="majorHAnsi"/>
                <w:sz w:val="20"/>
                <w:szCs w:val="22"/>
              </w:rPr>
            </w:pPr>
            <w:r w:rsidRPr="00DC6219">
              <w:rPr>
                <w:rFonts w:asciiTheme="majorHAnsi" w:hAnsiTheme="majorHAnsi"/>
                <w:sz w:val="20"/>
                <w:szCs w:val="22"/>
              </w:rPr>
              <w:t xml:space="preserve">small-scale or microscale thresholds and remain within those thresholds </w:t>
            </w:r>
          </w:p>
        </w:tc>
        <w:tc>
          <w:tcPr>
            <w:tcW w:w="3726" w:type="dxa"/>
            <w:vAlign w:val="top"/>
          </w:tcPr>
          <w:p w14:paraId="35144ABC" w14:textId="77777777" w:rsidR="002F6AFD" w:rsidRPr="008642B3" w:rsidRDefault="002F6AFD" w:rsidP="002F6AFD">
            <w:pPr>
              <w:spacing w:line="276" w:lineRule="auto"/>
              <w:ind w:right="81"/>
              <w:jc w:val="both"/>
              <w:rPr>
                <w:color w:val="515151" w:themeColor="text1"/>
                <w:sz w:val="20"/>
                <w:szCs w:val="20"/>
              </w:rPr>
            </w:pPr>
            <w:r w:rsidRPr="008642B3">
              <w:rPr>
                <w:color w:val="515151" w:themeColor="text1"/>
                <w:sz w:val="20"/>
                <w:szCs w:val="20"/>
              </w:rPr>
              <w:t xml:space="preserve">VPAs included under the </w:t>
            </w:r>
            <w:proofErr w:type="spellStart"/>
            <w:r w:rsidRPr="008642B3">
              <w:rPr>
                <w:color w:val="515151" w:themeColor="text1"/>
                <w:sz w:val="20"/>
                <w:szCs w:val="20"/>
              </w:rPr>
              <w:t>PoA</w:t>
            </w:r>
            <w:proofErr w:type="spellEnd"/>
            <w:r w:rsidRPr="008642B3">
              <w:rPr>
                <w:color w:val="515151" w:themeColor="text1"/>
                <w:sz w:val="20"/>
                <w:szCs w:val="20"/>
              </w:rPr>
              <w:t xml:space="preserve"> will be small scale.</w:t>
            </w:r>
          </w:p>
          <w:p w14:paraId="6683E67C" w14:textId="77777777" w:rsidR="002F6AFD" w:rsidRPr="008642B3" w:rsidRDefault="002F6AFD" w:rsidP="002F6AFD">
            <w:pPr>
              <w:spacing w:line="240" w:lineRule="auto"/>
              <w:rPr>
                <w:rFonts w:asciiTheme="majorHAnsi" w:hAnsiTheme="majorHAnsi"/>
                <w:sz w:val="20"/>
                <w:szCs w:val="20"/>
              </w:rPr>
            </w:pPr>
          </w:p>
          <w:p w14:paraId="6D2E1B3B" w14:textId="77777777" w:rsidR="002F6AFD" w:rsidRPr="008642B3" w:rsidRDefault="002F6AFD" w:rsidP="002F6AFD">
            <w:pPr>
              <w:spacing w:line="240" w:lineRule="auto"/>
              <w:rPr>
                <w:sz w:val="20"/>
                <w:szCs w:val="20"/>
              </w:rPr>
            </w:pPr>
            <w:r w:rsidRPr="008642B3">
              <w:rPr>
                <w:sz w:val="20"/>
                <w:szCs w:val="20"/>
              </w:rPr>
              <w:t>For ICS (Type II): Energy-efficiency improvement project activities/technology &lt; = 60</w:t>
            </w:r>
            <w:r w:rsidRPr="008642B3">
              <w:rPr>
                <w:sz w:val="20"/>
                <w:szCs w:val="20"/>
              </w:rPr>
              <w:br/>
              <w:t>GWh(e) or 180 GWh(</w:t>
            </w:r>
            <w:proofErr w:type="spellStart"/>
            <w:r w:rsidRPr="008642B3">
              <w:rPr>
                <w:sz w:val="20"/>
                <w:szCs w:val="20"/>
              </w:rPr>
              <w:t>th</w:t>
            </w:r>
            <w:proofErr w:type="spellEnd"/>
            <w:r w:rsidRPr="008642B3">
              <w:rPr>
                <w:sz w:val="20"/>
                <w:szCs w:val="20"/>
              </w:rPr>
              <w:t>) energy savings per year</w:t>
            </w:r>
          </w:p>
          <w:p w14:paraId="1CD78DC3" w14:textId="77777777" w:rsidR="002F6AFD" w:rsidRPr="008642B3" w:rsidRDefault="002F6AFD" w:rsidP="002F6AFD">
            <w:pPr>
              <w:spacing w:line="240" w:lineRule="auto"/>
              <w:rPr>
                <w:rFonts w:asciiTheme="majorHAnsi" w:hAnsiTheme="majorHAnsi"/>
                <w:sz w:val="20"/>
                <w:szCs w:val="20"/>
              </w:rPr>
            </w:pPr>
            <w:r w:rsidRPr="008642B3">
              <w:rPr>
                <w:sz w:val="20"/>
                <w:szCs w:val="20"/>
              </w:rPr>
              <w:br/>
              <w:t>For WPS (Type III): For safe water project activities/technology&lt; =</w:t>
            </w:r>
            <w:r w:rsidRPr="008642B3">
              <w:rPr>
                <w:sz w:val="20"/>
                <w:szCs w:val="20"/>
              </w:rPr>
              <w:br/>
              <w:t>60,000 tCO2eq per year</w:t>
            </w:r>
          </w:p>
          <w:p w14:paraId="7E95784A" w14:textId="77777777" w:rsidR="002F6AFD" w:rsidRPr="00DC6219" w:rsidRDefault="002F6AFD" w:rsidP="002F6AFD">
            <w:pPr>
              <w:spacing w:line="240" w:lineRule="auto"/>
              <w:rPr>
                <w:rFonts w:asciiTheme="majorHAnsi" w:hAnsiTheme="majorHAnsi"/>
                <w:sz w:val="20"/>
                <w:szCs w:val="22"/>
              </w:rPr>
            </w:pPr>
          </w:p>
        </w:tc>
        <w:tc>
          <w:tcPr>
            <w:tcW w:w="3726" w:type="dxa"/>
            <w:vAlign w:val="top"/>
          </w:tcPr>
          <w:p w14:paraId="146637E7" w14:textId="77777777" w:rsidR="002F6AFD" w:rsidRPr="008642B3" w:rsidRDefault="002F6AFD" w:rsidP="002F6AFD">
            <w:pPr>
              <w:spacing w:line="240" w:lineRule="auto"/>
              <w:rPr>
                <w:sz w:val="20"/>
                <w:szCs w:val="20"/>
              </w:rPr>
            </w:pPr>
            <w:r w:rsidRPr="008642B3">
              <w:rPr>
                <w:color w:val="515151" w:themeColor="text1"/>
                <w:sz w:val="20"/>
                <w:szCs w:val="20"/>
              </w:rPr>
              <w:t xml:space="preserve">VPA will be small scale VPA and adhering to the threshold of 180 </w:t>
            </w:r>
            <w:proofErr w:type="spellStart"/>
            <w:r w:rsidRPr="008642B3">
              <w:rPr>
                <w:color w:val="515151" w:themeColor="text1"/>
                <w:sz w:val="20"/>
                <w:szCs w:val="20"/>
              </w:rPr>
              <w:t>GWhth</w:t>
            </w:r>
            <w:proofErr w:type="spellEnd"/>
            <w:r w:rsidRPr="008642B3">
              <w:rPr>
                <w:color w:val="515151" w:themeColor="text1"/>
                <w:sz w:val="20"/>
                <w:szCs w:val="20"/>
              </w:rPr>
              <w:t xml:space="preserve"> </w:t>
            </w:r>
            <w:r w:rsidRPr="008642B3">
              <w:rPr>
                <w:sz w:val="20"/>
                <w:szCs w:val="20"/>
              </w:rPr>
              <w:t>energy savings per year</w:t>
            </w:r>
          </w:p>
          <w:p w14:paraId="307B4607" w14:textId="77777777" w:rsidR="002F6AFD" w:rsidRDefault="002F6AFD" w:rsidP="002F6AFD">
            <w:pPr>
              <w:spacing w:line="240" w:lineRule="auto"/>
              <w:rPr>
                <w:color w:val="515151" w:themeColor="text1"/>
                <w:sz w:val="20"/>
                <w:szCs w:val="20"/>
              </w:rPr>
            </w:pPr>
          </w:p>
          <w:p w14:paraId="043A3B5C" w14:textId="77777777" w:rsidR="002F6AFD" w:rsidRPr="00974248" w:rsidRDefault="002F6AFD" w:rsidP="002F6AFD">
            <w:pPr>
              <w:spacing w:line="240" w:lineRule="auto"/>
              <w:contextualSpacing w:val="0"/>
              <w:rPr>
                <w:rFonts w:ascii="Times New Roman" w:hAnsi="Times New Roman" w:cs="Times New Roman"/>
                <w:color w:val="auto"/>
                <w:szCs w:val="22"/>
                <w14:cntxtAlts w14:val="0"/>
              </w:rPr>
            </w:pPr>
            <w:r w:rsidRPr="00974248">
              <w:rPr>
                <w:rStyle w:val="fontstyle01"/>
                <w:sz w:val="20"/>
                <w:szCs w:val="20"/>
              </w:rPr>
              <w:t>As per the</w:t>
            </w:r>
            <w:r w:rsidRPr="00974248">
              <w:rPr>
                <w:color w:val="000000"/>
                <w:sz w:val="18"/>
                <w:szCs w:val="18"/>
              </w:rPr>
              <w:br/>
            </w:r>
            <w:r w:rsidRPr="00974248">
              <w:rPr>
                <w:rStyle w:val="fontstyle01"/>
                <w:sz w:val="20"/>
                <w:szCs w:val="20"/>
              </w:rPr>
              <w:t>ex-ante ER calculation</w:t>
            </w:r>
            <w:r w:rsidRPr="00974248">
              <w:rPr>
                <w:color w:val="000000"/>
                <w:sz w:val="18"/>
                <w:szCs w:val="18"/>
              </w:rPr>
              <w:br/>
            </w:r>
            <w:r w:rsidRPr="00974248">
              <w:rPr>
                <w:rStyle w:val="fontstyle01"/>
                <w:sz w:val="20"/>
                <w:szCs w:val="20"/>
              </w:rPr>
              <w:t>sheet, each cookstove</w:t>
            </w:r>
            <w:r w:rsidRPr="00974248">
              <w:rPr>
                <w:color w:val="000000"/>
                <w:sz w:val="18"/>
                <w:szCs w:val="18"/>
              </w:rPr>
              <w:br/>
            </w:r>
            <w:r w:rsidRPr="00974248">
              <w:rPr>
                <w:rStyle w:val="fontstyle01"/>
                <w:sz w:val="20"/>
                <w:szCs w:val="20"/>
              </w:rPr>
              <w:t>within the VPA save ~</w:t>
            </w:r>
            <w:r w:rsidRPr="00974248">
              <w:rPr>
                <w:color w:val="000000"/>
                <w:sz w:val="18"/>
                <w:szCs w:val="18"/>
              </w:rPr>
              <w:br/>
            </w:r>
            <w:r>
              <w:rPr>
                <w:rStyle w:val="fontstyle01"/>
                <w:sz w:val="20"/>
                <w:szCs w:val="20"/>
              </w:rPr>
              <w:t>~10</w:t>
            </w:r>
            <w:r w:rsidRPr="00974248">
              <w:rPr>
                <w:rStyle w:val="fontstyle01"/>
                <w:sz w:val="20"/>
                <w:szCs w:val="20"/>
              </w:rPr>
              <w:t xml:space="preserve"> MWh/y</w:t>
            </w:r>
            <w:r>
              <w:rPr>
                <w:rStyle w:val="fontstyle01"/>
                <w:sz w:val="20"/>
                <w:szCs w:val="20"/>
              </w:rPr>
              <w:t>ea</w:t>
            </w:r>
            <w:r w:rsidRPr="00974248">
              <w:rPr>
                <w:rStyle w:val="fontstyle01"/>
                <w:sz w:val="20"/>
                <w:szCs w:val="20"/>
              </w:rPr>
              <w:t>r of energy</w:t>
            </w:r>
            <w:r w:rsidRPr="00974248">
              <w:rPr>
                <w:color w:val="000000"/>
                <w:sz w:val="18"/>
                <w:szCs w:val="18"/>
              </w:rPr>
              <w:t xml:space="preserve"> </w:t>
            </w:r>
            <w:r w:rsidRPr="00974248">
              <w:rPr>
                <w:rStyle w:val="fontstyle01"/>
                <w:sz w:val="20"/>
                <w:szCs w:val="20"/>
              </w:rPr>
              <w:t>which is much</w:t>
            </w:r>
            <w:r w:rsidRPr="00974248">
              <w:rPr>
                <w:color w:val="000000"/>
                <w:sz w:val="18"/>
                <w:szCs w:val="18"/>
              </w:rPr>
              <w:br/>
            </w:r>
            <w:r w:rsidRPr="00974248">
              <w:rPr>
                <w:rStyle w:val="fontstyle01"/>
                <w:sz w:val="20"/>
                <w:szCs w:val="20"/>
              </w:rPr>
              <w:t>less than the threshold of</w:t>
            </w:r>
            <w:r w:rsidRPr="00974248">
              <w:rPr>
                <w:color w:val="000000"/>
                <w:sz w:val="18"/>
                <w:szCs w:val="18"/>
              </w:rPr>
              <w:t xml:space="preserve"> </w:t>
            </w:r>
            <w:r>
              <w:rPr>
                <w:rStyle w:val="fontstyle01"/>
                <w:sz w:val="20"/>
                <w:szCs w:val="20"/>
              </w:rPr>
              <w:t>1.8</w:t>
            </w:r>
            <w:r w:rsidRPr="00974248">
              <w:rPr>
                <w:rStyle w:val="fontstyle01"/>
                <w:sz w:val="20"/>
                <w:szCs w:val="20"/>
              </w:rPr>
              <w:t xml:space="preserve"> </w:t>
            </w:r>
            <w:proofErr w:type="spellStart"/>
            <w:r>
              <w:rPr>
                <w:rStyle w:val="fontstyle01"/>
                <w:sz w:val="20"/>
                <w:szCs w:val="20"/>
              </w:rPr>
              <w:t>G</w:t>
            </w:r>
            <w:r w:rsidRPr="00974248">
              <w:rPr>
                <w:rStyle w:val="fontstyle01"/>
                <w:sz w:val="20"/>
                <w:szCs w:val="20"/>
              </w:rPr>
              <w:t>Wh</w:t>
            </w:r>
            <w:r>
              <w:rPr>
                <w:rStyle w:val="fontstyle01"/>
                <w:sz w:val="20"/>
                <w:szCs w:val="20"/>
              </w:rPr>
              <w:t>th</w:t>
            </w:r>
            <w:proofErr w:type="spellEnd"/>
            <w:r w:rsidRPr="00974248">
              <w:rPr>
                <w:rStyle w:val="fontstyle01"/>
                <w:sz w:val="20"/>
                <w:szCs w:val="20"/>
              </w:rPr>
              <w:t>/year/unit</w:t>
            </w:r>
            <w:r>
              <w:rPr>
                <w:rStyle w:val="fontstyle01"/>
                <w:sz w:val="20"/>
                <w:szCs w:val="20"/>
              </w:rPr>
              <w:t>.</w:t>
            </w:r>
          </w:p>
          <w:p w14:paraId="4903F078" w14:textId="77777777" w:rsidR="002F6AFD" w:rsidRPr="008642B3" w:rsidRDefault="002F6AFD" w:rsidP="002F6AFD">
            <w:pPr>
              <w:spacing w:line="240" w:lineRule="auto"/>
              <w:rPr>
                <w:color w:val="515151" w:themeColor="text1"/>
                <w:sz w:val="20"/>
                <w:szCs w:val="20"/>
              </w:rPr>
            </w:pPr>
          </w:p>
          <w:p w14:paraId="372D0057" w14:textId="77777777" w:rsidR="002F6AFD" w:rsidRPr="008642B3" w:rsidRDefault="002F6AFD" w:rsidP="002F6AFD">
            <w:pPr>
              <w:spacing w:line="240" w:lineRule="auto"/>
              <w:rPr>
                <w:color w:val="515151" w:themeColor="text1"/>
                <w:sz w:val="20"/>
                <w:szCs w:val="20"/>
              </w:rPr>
            </w:pPr>
          </w:p>
          <w:p w14:paraId="5472CDCA" w14:textId="77777777" w:rsidR="002F6AFD" w:rsidRPr="006C31A9" w:rsidRDefault="002F6AFD" w:rsidP="002F6AFD">
            <w:pPr>
              <w:spacing w:line="240" w:lineRule="auto"/>
              <w:rPr>
                <w:rFonts w:asciiTheme="majorHAnsi" w:hAnsiTheme="majorHAnsi"/>
                <w:sz w:val="20"/>
                <w:szCs w:val="22"/>
              </w:rPr>
            </w:pPr>
            <w:r w:rsidRPr="006C31A9">
              <w:rPr>
                <w:rFonts w:asciiTheme="majorHAnsi" w:hAnsiTheme="majorHAnsi"/>
                <w:sz w:val="20"/>
                <w:szCs w:val="22"/>
              </w:rPr>
              <w:t>Refer section A.4 (scale of the project) of VPA-DD.</w:t>
            </w:r>
          </w:p>
          <w:p w14:paraId="534DA376" w14:textId="77777777" w:rsidR="002F6AFD" w:rsidRPr="006C31A9" w:rsidRDefault="002F6AFD" w:rsidP="002F6AFD">
            <w:pPr>
              <w:spacing w:line="240" w:lineRule="auto"/>
              <w:rPr>
                <w:rFonts w:asciiTheme="majorHAnsi" w:hAnsiTheme="majorHAnsi"/>
                <w:sz w:val="20"/>
                <w:szCs w:val="22"/>
              </w:rPr>
            </w:pPr>
          </w:p>
          <w:p w14:paraId="6484C0FA" w14:textId="77777777" w:rsidR="002F6AFD" w:rsidRDefault="002F6AFD" w:rsidP="002F6AFD">
            <w:pPr>
              <w:spacing w:line="240" w:lineRule="auto"/>
              <w:rPr>
                <w:rFonts w:asciiTheme="majorHAnsi" w:hAnsiTheme="majorHAnsi"/>
                <w:sz w:val="20"/>
                <w:szCs w:val="22"/>
              </w:rPr>
            </w:pPr>
            <w:r w:rsidRPr="006C31A9">
              <w:rPr>
                <w:rFonts w:asciiTheme="majorHAnsi" w:hAnsiTheme="majorHAnsi"/>
                <w:sz w:val="20"/>
                <w:szCs w:val="22"/>
              </w:rPr>
              <w:t>Ex-post Emission Reduction Sheet</w:t>
            </w:r>
          </w:p>
          <w:p w14:paraId="53EC323A" w14:textId="77777777" w:rsidR="002F6AFD" w:rsidRDefault="002F6AFD" w:rsidP="002F6AFD">
            <w:pPr>
              <w:spacing w:line="240" w:lineRule="auto"/>
              <w:rPr>
                <w:rFonts w:asciiTheme="majorHAnsi" w:hAnsiTheme="majorHAnsi"/>
                <w:sz w:val="20"/>
                <w:szCs w:val="22"/>
              </w:rPr>
            </w:pPr>
          </w:p>
          <w:p w14:paraId="4734AE69" w14:textId="274FBB21" w:rsidR="002F6AFD" w:rsidRPr="00DC6219" w:rsidRDefault="002F6AFD" w:rsidP="002F6AFD">
            <w:pPr>
              <w:spacing w:line="240" w:lineRule="auto"/>
              <w:rPr>
                <w:rFonts w:asciiTheme="majorHAnsi" w:hAnsiTheme="majorHAnsi"/>
                <w:sz w:val="20"/>
                <w:szCs w:val="22"/>
              </w:rPr>
            </w:pPr>
            <w:r w:rsidRPr="008642B3">
              <w:rPr>
                <w:rFonts w:asciiTheme="majorHAnsi" w:hAnsiTheme="majorHAnsi"/>
                <w:sz w:val="20"/>
                <w:szCs w:val="22"/>
              </w:rPr>
              <w:t>Technical specification of the ICS or WPS as applicable.</w:t>
            </w:r>
          </w:p>
        </w:tc>
      </w:tr>
      <w:tr w:rsidR="00B57339" w:rsidRPr="009823F5" w14:paraId="17615F3E" w14:textId="77777777" w:rsidTr="001B56E6">
        <w:tc>
          <w:tcPr>
            <w:tcW w:w="49" w:type="dxa"/>
            <w:tcBorders>
              <w:bottom w:val="single" w:sz="4" w:space="0" w:color="A6A6A6" w:themeColor="background1" w:themeShade="A6"/>
            </w:tcBorders>
            <w:vAlign w:val="top"/>
          </w:tcPr>
          <w:p w14:paraId="17FECD7E" w14:textId="1A365CD7" w:rsidR="00B57339" w:rsidRDefault="00B57339" w:rsidP="00B57339">
            <w:pPr>
              <w:spacing w:line="240" w:lineRule="auto"/>
              <w:rPr>
                <w:rFonts w:ascii="Avenir Book" w:hAnsi="Avenir Book"/>
                <w:szCs w:val="22"/>
              </w:rPr>
            </w:pPr>
            <w:r>
              <w:rPr>
                <w:rFonts w:ascii="Avenir Book" w:hAnsi="Avenir Book"/>
                <w:szCs w:val="22"/>
              </w:rPr>
              <w:t>12</w:t>
            </w:r>
          </w:p>
        </w:tc>
        <w:tc>
          <w:tcPr>
            <w:tcW w:w="2131" w:type="dxa"/>
            <w:vAlign w:val="top"/>
          </w:tcPr>
          <w:p w14:paraId="251E18BE" w14:textId="07F07A4F" w:rsidR="00B57339" w:rsidRPr="00DC6219" w:rsidRDefault="00B57339" w:rsidP="00B57339">
            <w:pPr>
              <w:spacing w:line="240" w:lineRule="auto"/>
              <w:rPr>
                <w:rFonts w:asciiTheme="majorHAnsi" w:hAnsiTheme="majorHAnsi"/>
                <w:sz w:val="20"/>
                <w:szCs w:val="22"/>
              </w:rPr>
            </w:pPr>
            <w:r w:rsidRPr="00DC6219">
              <w:rPr>
                <w:rFonts w:asciiTheme="majorHAnsi" w:hAnsiTheme="majorHAnsi"/>
                <w:sz w:val="20"/>
                <w:szCs w:val="22"/>
              </w:rPr>
              <w:t>Conditions to confirm that technologies in V/CPAs are eligible (refer to A.3 above)</w:t>
            </w:r>
          </w:p>
        </w:tc>
        <w:tc>
          <w:tcPr>
            <w:tcW w:w="3726" w:type="dxa"/>
            <w:vAlign w:val="top"/>
          </w:tcPr>
          <w:p w14:paraId="0EA7ECD2" w14:textId="734B3A8F" w:rsidR="00B57339" w:rsidRPr="008642B3" w:rsidRDefault="00B57339" w:rsidP="00B57339">
            <w:pPr>
              <w:spacing w:line="276" w:lineRule="auto"/>
              <w:ind w:right="81"/>
              <w:jc w:val="both"/>
              <w:rPr>
                <w:color w:val="515151" w:themeColor="text1"/>
                <w:sz w:val="20"/>
                <w:szCs w:val="20"/>
              </w:rPr>
            </w:pPr>
            <w:r w:rsidRPr="00DC6219">
              <w:rPr>
                <w:rFonts w:asciiTheme="majorHAnsi" w:hAnsiTheme="majorHAnsi"/>
                <w:sz w:val="20"/>
                <w:szCs w:val="22"/>
              </w:rPr>
              <w:t>The technologies fall under methodolog</w:t>
            </w:r>
            <w:r>
              <w:rPr>
                <w:rFonts w:asciiTheme="majorHAnsi" w:hAnsiTheme="majorHAnsi"/>
                <w:sz w:val="20"/>
                <w:szCs w:val="22"/>
              </w:rPr>
              <w:t>y</w:t>
            </w:r>
            <w:r w:rsidRPr="00DC6219">
              <w:rPr>
                <w:rFonts w:asciiTheme="majorHAnsi" w:hAnsiTheme="majorHAnsi"/>
                <w:sz w:val="20"/>
                <w:szCs w:val="22"/>
              </w:rPr>
              <w:t xml:space="preserve"> </w:t>
            </w:r>
            <w:r w:rsidR="00334543">
              <w:rPr>
                <w:rFonts w:asciiTheme="minorHAnsi" w:hAnsiTheme="minorHAnsi" w:cs="Arial"/>
                <w:sz w:val="20"/>
                <w:szCs w:val="20"/>
                <w:lang w:val="it-IT"/>
              </w:rPr>
              <w:t>“</w:t>
            </w:r>
            <w:r w:rsidR="009418D2">
              <w:rPr>
                <w:rFonts w:asciiTheme="minorHAnsi" w:hAnsiTheme="minorHAnsi" w:cs="Arial"/>
                <w:sz w:val="20"/>
                <w:szCs w:val="20"/>
                <w:lang w:val="it-IT"/>
              </w:rPr>
              <w:t xml:space="preserve">TPDDTEC: </w:t>
            </w:r>
            <w:r w:rsidR="00334543">
              <w:rPr>
                <w:rFonts w:asciiTheme="minorHAnsi" w:hAnsiTheme="minorHAnsi" w:cs="Arial"/>
                <w:sz w:val="20"/>
                <w:szCs w:val="20"/>
                <w:lang w:val="it-IT"/>
              </w:rPr>
              <w:t>Reduced emissions from cooking and heating V4.0”</w:t>
            </w:r>
            <w:r w:rsidRPr="00DC6219">
              <w:rPr>
                <w:rFonts w:asciiTheme="majorHAnsi" w:hAnsiTheme="majorHAnsi"/>
                <w:sz w:val="20"/>
                <w:szCs w:val="22"/>
              </w:rPr>
              <w:t xml:space="preserve"> as mentioned in B.2.</w:t>
            </w:r>
          </w:p>
        </w:tc>
        <w:tc>
          <w:tcPr>
            <w:tcW w:w="3726" w:type="dxa"/>
            <w:vAlign w:val="top"/>
          </w:tcPr>
          <w:p w14:paraId="383C4A7B" w14:textId="77777777" w:rsidR="00B57339" w:rsidRPr="00C27432" w:rsidRDefault="00B57339" w:rsidP="00B57339">
            <w:pPr>
              <w:spacing w:line="240" w:lineRule="auto"/>
              <w:rPr>
                <w:rFonts w:asciiTheme="majorHAnsi" w:hAnsiTheme="majorHAnsi"/>
                <w:sz w:val="20"/>
                <w:szCs w:val="22"/>
              </w:rPr>
            </w:pPr>
            <w:r w:rsidRPr="00C27432">
              <w:rPr>
                <w:rFonts w:asciiTheme="majorHAnsi" w:hAnsiTheme="majorHAnsi"/>
                <w:sz w:val="20"/>
                <w:szCs w:val="22"/>
              </w:rPr>
              <w:t xml:space="preserve">Refer section A.3 (technology / measures) of the VPA-DD. </w:t>
            </w:r>
          </w:p>
          <w:p w14:paraId="7C023070" w14:textId="77777777" w:rsidR="00B57339" w:rsidRPr="00C27432" w:rsidRDefault="00B57339" w:rsidP="00B57339">
            <w:pPr>
              <w:spacing w:line="240" w:lineRule="auto"/>
              <w:rPr>
                <w:rFonts w:asciiTheme="majorHAnsi" w:hAnsiTheme="majorHAnsi"/>
                <w:sz w:val="20"/>
                <w:szCs w:val="22"/>
              </w:rPr>
            </w:pPr>
          </w:p>
          <w:p w14:paraId="7B093E22" w14:textId="77777777" w:rsidR="00B57339" w:rsidRPr="00E33198" w:rsidRDefault="00B57339" w:rsidP="00B57339">
            <w:pPr>
              <w:spacing w:line="240" w:lineRule="auto"/>
              <w:rPr>
                <w:rFonts w:asciiTheme="majorHAnsi" w:hAnsiTheme="majorHAnsi"/>
                <w:b/>
                <w:bCs/>
                <w:sz w:val="20"/>
                <w:szCs w:val="22"/>
              </w:rPr>
            </w:pPr>
            <w:r w:rsidRPr="00E33198">
              <w:rPr>
                <w:rFonts w:asciiTheme="majorHAnsi" w:hAnsiTheme="majorHAnsi"/>
                <w:b/>
                <w:bCs/>
                <w:sz w:val="20"/>
                <w:szCs w:val="22"/>
              </w:rPr>
              <w:t xml:space="preserve">Supporting Evidence: </w:t>
            </w:r>
          </w:p>
          <w:p w14:paraId="5B34E5D1" w14:textId="2CA18B86" w:rsidR="00B57339" w:rsidRPr="008642B3" w:rsidRDefault="00B57339" w:rsidP="00B57339">
            <w:pPr>
              <w:spacing w:line="240" w:lineRule="auto"/>
              <w:rPr>
                <w:color w:val="515151" w:themeColor="text1"/>
                <w:sz w:val="20"/>
                <w:szCs w:val="20"/>
              </w:rPr>
            </w:pPr>
            <w:r w:rsidRPr="00C27432">
              <w:rPr>
                <w:rFonts w:asciiTheme="majorHAnsi" w:hAnsiTheme="majorHAnsi"/>
                <w:sz w:val="20"/>
                <w:szCs w:val="22"/>
              </w:rPr>
              <w:t>Technical specifications / test reports / manufacturer certificates, as available, of the project ICS demonstrating compliance with the required conditions</w:t>
            </w:r>
          </w:p>
        </w:tc>
      </w:tr>
      <w:tr w:rsidR="00F43E35" w:rsidRPr="009823F5" w14:paraId="2ACA28F8" w14:textId="77777777" w:rsidTr="001B56E6">
        <w:tc>
          <w:tcPr>
            <w:tcW w:w="49" w:type="dxa"/>
            <w:tcBorders>
              <w:bottom w:val="single" w:sz="4" w:space="0" w:color="A6A6A6" w:themeColor="background1" w:themeShade="A6"/>
            </w:tcBorders>
            <w:vAlign w:val="top"/>
          </w:tcPr>
          <w:p w14:paraId="3980DB3C" w14:textId="03C3F1B3" w:rsidR="00F43E35" w:rsidRDefault="00F43E35" w:rsidP="00F43E35">
            <w:pPr>
              <w:spacing w:line="240" w:lineRule="auto"/>
              <w:rPr>
                <w:rFonts w:ascii="Avenir Book" w:hAnsi="Avenir Book"/>
                <w:szCs w:val="22"/>
              </w:rPr>
            </w:pPr>
            <w:r>
              <w:rPr>
                <w:rFonts w:ascii="Avenir Book" w:hAnsi="Avenir Book"/>
                <w:szCs w:val="22"/>
              </w:rPr>
              <w:lastRenderedPageBreak/>
              <w:t>13</w:t>
            </w:r>
          </w:p>
        </w:tc>
        <w:tc>
          <w:tcPr>
            <w:tcW w:w="2131" w:type="dxa"/>
            <w:vAlign w:val="top"/>
          </w:tcPr>
          <w:p w14:paraId="1F675089" w14:textId="225A703A" w:rsidR="00F43E35" w:rsidRPr="00DC6219" w:rsidRDefault="00F43E35" w:rsidP="00F43E35">
            <w:pPr>
              <w:spacing w:line="240" w:lineRule="auto"/>
              <w:rPr>
                <w:rFonts w:asciiTheme="majorHAnsi" w:hAnsiTheme="majorHAnsi"/>
                <w:sz w:val="20"/>
                <w:szCs w:val="22"/>
              </w:rPr>
            </w:pPr>
            <w:r w:rsidRPr="00DC6219">
              <w:rPr>
                <w:rFonts w:asciiTheme="majorHAnsi" w:hAnsiTheme="majorHAnsi"/>
                <w:sz w:val="20"/>
                <w:szCs w:val="22"/>
              </w:rPr>
              <w:t>Conditions to be met by each VPA regarding SDG outcomes assessment</w:t>
            </w:r>
          </w:p>
        </w:tc>
        <w:tc>
          <w:tcPr>
            <w:tcW w:w="3726" w:type="dxa"/>
            <w:vAlign w:val="top"/>
          </w:tcPr>
          <w:p w14:paraId="59895309" w14:textId="02903405" w:rsidR="00F43E35" w:rsidRPr="00DC6219" w:rsidRDefault="00F43E35" w:rsidP="00F43E35">
            <w:pPr>
              <w:spacing w:line="240" w:lineRule="auto"/>
              <w:rPr>
                <w:rFonts w:asciiTheme="majorHAnsi" w:hAnsiTheme="majorHAnsi"/>
                <w:sz w:val="20"/>
                <w:szCs w:val="22"/>
              </w:rPr>
            </w:pPr>
            <w:r w:rsidRPr="00DC6219">
              <w:rPr>
                <w:rFonts w:asciiTheme="majorHAnsi" w:hAnsiTheme="majorHAnsi"/>
                <w:sz w:val="20"/>
                <w:szCs w:val="22"/>
              </w:rPr>
              <w:t xml:space="preserve">SDG outcomes assessment will be done at VPA level </w:t>
            </w:r>
          </w:p>
        </w:tc>
        <w:tc>
          <w:tcPr>
            <w:tcW w:w="3726" w:type="dxa"/>
            <w:vAlign w:val="top"/>
          </w:tcPr>
          <w:p w14:paraId="0443741D" w14:textId="71285A36" w:rsidR="00F43E35" w:rsidRPr="00985F07" w:rsidRDefault="00F43E35" w:rsidP="00F43E35">
            <w:pPr>
              <w:spacing w:line="276" w:lineRule="auto"/>
              <w:rPr>
                <w:rFonts w:asciiTheme="minorHAnsi" w:hAnsiTheme="minorHAnsi"/>
                <w:sz w:val="20"/>
                <w:szCs w:val="20"/>
              </w:rPr>
            </w:pPr>
            <w:r>
              <w:rPr>
                <w:rFonts w:asciiTheme="majorHAnsi" w:hAnsiTheme="majorHAnsi"/>
                <w:sz w:val="20"/>
                <w:szCs w:val="22"/>
              </w:rPr>
              <w:t>Refer section B6.3 of VPA-DD (</w:t>
            </w:r>
            <w:r w:rsidRPr="00DC6219">
              <w:rPr>
                <w:rFonts w:asciiTheme="majorHAnsi" w:hAnsiTheme="majorHAnsi"/>
                <w:sz w:val="20"/>
                <w:szCs w:val="22"/>
              </w:rPr>
              <w:t>SDG outcome assessment</w:t>
            </w:r>
            <w:r>
              <w:rPr>
                <w:rFonts w:asciiTheme="majorHAnsi" w:hAnsiTheme="majorHAnsi"/>
                <w:sz w:val="20"/>
                <w:szCs w:val="22"/>
              </w:rPr>
              <w:t>)</w:t>
            </w:r>
          </w:p>
        </w:tc>
      </w:tr>
      <w:tr w:rsidR="00595870" w:rsidRPr="009823F5" w14:paraId="1175913D" w14:textId="77777777" w:rsidTr="001B56E6">
        <w:tc>
          <w:tcPr>
            <w:tcW w:w="49" w:type="dxa"/>
            <w:tcBorders>
              <w:bottom w:val="single" w:sz="4" w:space="0" w:color="A6A6A6" w:themeColor="background1" w:themeShade="A6"/>
            </w:tcBorders>
            <w:vAlign w:val="top"/>
          </w:tcPr>
          <w:p w14:paraId="66B04280" w14:textId="620C3F5B" w:rsidR="00595870" w:rsidRDefault="00595870" w:rsidP="00595870">
            <w:pPr>
              <w:spacing w:line="240" w:lineRule="auto"/>
              <w:rPr>
                <w:rFonts w:ascii="Avenir Book" w:hAnsi="Avenir Book"/>
                <w:szCs w:val="22"/>
              </w:rPr>
            </w:pPr>
            <w:r>
              <w:rPr>
                <w:rFonts w:ascii="Avenir Book" w:hAnsi="Avenir Book"/>
                <w:szCs w:val="22"/>
              </w:rPr>
              <w:t>14</w:t>
            </w:r>
          </w:p>
        </w:tc>
        <w:tc>
          <w:tcPr>
            <w:tcW w:w="2131" w:type="dxa"/>
            <w:vAlign w:val="top"/>
          </w:tcPr>
          <w:p w14:paraId="12F42688" w14:textId="4B7F833A" w:rsidR="00595870" w:rsidRPr="00DC6219" w:rsidRDefault="00595870" w:rsidP="00595870">
            <w:pPr>
              <w:spacing w:line="240" w:lineRule="auto"/>
              <w:rPr>
                <w:rFonts w:asciiTheme="majorHAnsi" w:hAnsiTheme="majorHAnsi"/>
                <w:sz w:val="20"/>
                <w:szCs w:val="22"/>
              </w:rPr>
            </w:pPr>
            <w:r w:rsidRPr="00DC6219">
              <w:rPr>
                <w:rFonts w:asciiTheme="majorHAnsi" w:hAnsiTheme="majorHAnsi"/>
                <w:sz w:val="20"/>
                <w:szCs w:val="22"/>
              </w:rPr>
              <w:t>if applicable) Conditions to be met by each VPA regarding safeguarding</w:t>
            </w:r>
          </w:p>
        </w:tc>
        <w:tc>
          <w:tcPr>
            <w:tcW w:w="3726" w:type="dxa"/>
            <w:vAlign w:val="top"/>
          </w:tcPr>
          <w:p w14:paraId="3B76F6D0" w14:textId="75DA2EF2" w:rsidR="00595870" w:rsidRPr="00DC6219" w:rsidRDefault="00595870" w:rsidP="00595870">
            <w:pPr>
              <w:spacing w:line="240" w:lineRule="auto"/>
              <w:rPr>
                <w:rFonts w:asciiTheme="majorHAnsi" w:hAnsiTheme="majorHAnsi"/>
                <w:sz w:val="20"/>
                <w:szCs w:val="22"/>
              </w:rPr>
            </w:pPr>
            <w:r w:rsidRPr="00DC6219">
              <w:rPr>
                <w:rFonts w:asciiTheme="majorHAnsi" w:hAnsiTheme="majorHAnsi"/>
                <w:sz w:val="20"/>
                <w:szCs w:val="22"/>
              </w:rPr>
              <w:t xml:space="preserve">Safeguarding will be met at VPA level  </w:t>
            </w:r>
          </w:p>
        </w:tc>
        <w:tc>
          <w:tcPr>
            <w:tcW w:w="3726" w:type="dxa"/>
            <w:vAlign w:val="top"/>
          </w:tcPr>
          <w:p w14:paraId="5DE7675F" w14:textId="4E47E2D0" w:rsidR="00595870" w:rsidRDefault="00595870" w:rsidP="00595870">
            <w:pPr>
              <w:spacing w:line="276" w:lineRule="auto"/>
              <w:rPr>
                <w:rFonts w:asciiTheme="majorHAnsi" w:hAnsiTheme="majorHAnsi"/>
                <w:sz w:val="20"/>
                <w:szCs w:val="22"/>
              </w:rPr>
            </w:pPr>
            <w:r>
              <w:rPr>
                <w:rFonts w:asciiTheme="majorHAnsi" w:hAnsiTheme="majorHAnsi"/>
                <w:sz w:val="20"/>
                <w:szCs w:val="22"/>
              </w:rPr>
              <w:t>Refer section D of VPA-DD (</w:t>
            </w:r>
            <w:r w:rsidRPr="00964B60">
              <w:rPr>
                <w:rFonts w:asciiTheme="majorHAnsi" w:hAnsiTheme="majorHAnsi"/>
                <w:sz w:val="20"/>
                <w:szCs w:val="22"/>
              </w:rPr>
              <w:t>VPA safeguard)</w:t>
            </w:r>
          </w:p>
        </w:tc>
      </w:tr>
      <w:tr w:rsidR="00C364CA" w:rsidRPr="009823F5" w14:paraId="2CE8CCED" w14:textId="77777777" w:rsidTr="001B56E6">
        <w:tc>
          <w:tcPr>
            <w:tcW w:w="49" w:type="dxa"/>
            <w:tcBorders>
              <w:bottom w:val="single" w:sz="4" w:space="0" w:color="A6A6A6" w:themeColor="background1" w:themeShade="A6"/>
            </w:tcBorders>
            <w:vAlign w:val="top"/>
          </w:tcPr>
          <w:p w14:paraId="51B796B7" w14:textId="46D2C73E" w:rsidR="00C364CA" w:rsidRDefault="00C364CA" w:rsidP="00C364CA">
            <w:pPr>
              <w:spacing w:line="240" w:lineRule="auto"/>
              <w:rPr>
                <w:rFonts w:ascii="Avenir Book" w:hAnsi="Avenir Book"/>
                <w:szCs w:val="22"/>
              </w:rPr>
            </w:pPr>
            <w:r>
              <w:rPr>
                <w:rFonts w:ascii="Avenir Book" w:hAnsi="Avenir Book"/>
                <w:szCs w:val="22"/>
              </w:rPr>
              <w:t>15</w:t>
            </w:r>
          </w:p>
        </w:tc>
        <w:tc>
          <w:tcPr>
            <w:tcW w:w="2131" w:type="dxa"/>
            <w:vAlign w:val="top"/>
          </w:tcPr>
          <w:p w14:paraId="0B1DBCD5" w14:textId="4F851691" w:rsidR="00C364CA" w:rsidRPr="00DC6219" w:rsidRDefault="00C364CA" w:rsidP="00C364CA">
            <w:pPr>
              <w:spacing w:line="240" w:lineRule="auto"/>
              <w:rPr>
                <w:rFonts w:asciiTheme="majorHAnsi" w:hAnsiTheme="majorHAnsi"/>
                <w:sz w:val="20"/>
                <w:szCs w:val="22"/>
              </w:rPr>
            </w:pPr>
            <w:r>
              <w:rPr>
                <w:rFonts w:asciiTheme="majorHAnsi" w:hAnsiTheme="majorHAnsi"/>
                <w:sz w:val="20"/>
                <w:szCs w:val="22"/>
              </w:rPr>
              <w:t>Start Date of Crediting Period and Duration</w:t>
            </w:r>
          </w:p>
        </w:tc>
        <w:tc>
          <w:tcPr>
            <w:tcW w:w="3726" w:type="dxa"/>
            <w:vAlign w:val="top"/>
          </w:tcPr>
          <w:p w14:paraId="3FBFA70C" w14:textId="77777777" w:rsidR="00C364CA" w:rsidRPr="00E33198" w:rsidRDefault="00C364CA" w:rsidP="00C364CA">
            <w:pPr>
              <w:spacing w:line="240" w:lineRule="auto"/>
              <w:contextualSpacing w:val="0"/>
              <w:rPr>
                <w:rStyle w:val="fontstyle01"/>
                <w:sz w:val="20"/>
                <w:szCs w:val="20"/>
              </w:rPr>
            </w:pPr>
            <w:r w:rsidRPr="00E33198">
              <w:rPr>
                <w:rStyle w:val="fontstyle01"/>
                <w:sz w:val="20"/>
                <w:szCs w:val="20"/>
              </w:rPr>
              <w:t xml:space="preserve">The </w:t>
            </w:r>
            <w:proofErr w:type="spellStart"/>
            <w:r w:rsidRPr="00E33198">
              <w:rPr>
                <w:rStyle w:val="fontstyle01"/>
                <w:sz w:val="20"/>
                <w:szCs w:val="20"/>
              </w:rPr>
              <w:t>PoA</w:t>
            </w:r>
            <w:proofErr w:type="spellEnd"/>
            <w:r w:rsidRPr="00E33198">
              <w:rPr>
                <w:rStyle w:val="fontstyle01"/>
                <w:sz w:val="20"/>
                <w:szCs w:val="20"/>
              </w:rPr>
              <w:t xml:space="preserve"> crediting period start date is the crediting period start date of</w:t>
            </w:r>
            <w:r w:rsidRPr="00E33198">
              <w:rPr>
                <w:sz w:val="20"/>
                <w:szCs w:val="20"/>
              </w:rPr>
              <w:t xml:space="preserve"> </w:t>
            </w:r>
            <w:r w:rsidRPr="00E33198">
              <w:rPr>
                <w:rStyle w:val="fontstyle01"/>
                <w:sz w:val="20"/>
                <w:szCs w:val="20"/>
              </w:rPr>
              <w:t xml:space="preserve">the earliest VPA/CPA included in the </w:t>
            </w:r>
            <w:proofErr w:type="spellStart"/>
            <w:r w:rsidRPr="00E33198">
              <w:rPr>
                <w:rStyle w:val="fontstyle01"/>
                <w:sz w:val="20"/>
                <w:szCs w:val="20"/>
              </w:rPr>
              <w:t>PoA</w:t>
            </w:r>
            <w:proofErr w:type="spellEnd"/>
          </w:p>
          <w:p w14:paraId="36784031" w14:textId="77777777" w:rsidR="00C364CA" w:rsidRPr="00E33198" w:rsidRDefault="00C364CA" w:rsidP="00C364CA">
            <w:pPr>
              <w:spacing w:line="240" w:lineRule="auto"/>
              <w:contextualSpacing w:val="0"/>
              <w:rPr>
                <w:rFonts w:asciiTheme="minorHAnsi" w:hAnsiTheme="minorHAnsi"/>
                <w:sz w:val="20"/>
                <w:szCs w:val="20"/>
              </w:rPr>
            </w:pPr>
            <w:r w:rsidRPr="00E33198">
              <w:rPr>
                <w:rFonts w:asciiTheme="minorHAnsi" w:hAnsiTheme="minorHAnsi"/>
                <w:sz w:val="20"/>
                <w:szCs w:val="20"/>
              </w:rPr>
              <w:t>Each VPA will have a renewable crediting period</w:t>
            </w:r>
          </w:p>
          <w:p w14:paraId="3E43608E" w14:textId="77777777" w:rsidR="00C364CA" w:rsidRPr="00E33198" w:rsidRDefault="00C364CA" w:rsidP="00C364CA">
            <w:pPr>
              <w:spacing w:line="240" w:lineRule="auto"/>
              <w:contextualSpacing w:val="0"/>
              <w:rPr>
                <w:rFonts w:asciiTheme="minorHAnsi" w:hAnsiTheme="minorHAnsi"/>
                <w:sz w:val="20"/>
                <w:szCs w:val="20"/>
              </w:rPr>
            </w:pPr>
          </w:p>
          <w:p w14:paraId="39DC0FBD" w14:textId="77777777" w:rsidR="00C364CA" w:rsidRPr="00E33198" w:rsidRDefault="00C364CA" w:rsidP="00C364CA">
            <w:pPr>
              <w:spacing w:line="240" w:lineRule="auto"/>
              <w:contextualSpacing w:val="0"/>
              <w:rPr>
                <w:rFonts w:ascii="Times New Roman" w:hAnsi="Times New Roman" w:cs="Times New Roman"/>
                <w:color w:val="auto"/>
                <w:szCs w:val="22"/>
                <w14:cntxtAlts w14:val="0"/>
              </w:rPr>
            </w:pPr>
            <w:r w:rsidRPr="00E33198">
              <w:rPr>
                <w:rStyle w:val="fontstyle01"/>
                <w:sz w:val="20"/>
                <w:szCs w:val="20"/>
              </w:rPr>
              <w:t>The crediting period of a VPA/CPA shall not exceed the end of the</w:t>
            </w:r>
            <w:r w:rsidRPr="00E33198">
              <w:rPr>
                <w:sz w:val="20"/>
                <w:szCs w:val="20"/>
              </w:rPr>
              <w:br/>
            </w:r>
            <w:r w:rsidRPr="00E33198">
              <w:rPr>
                <w:rStyle w:val="fontstyle01"/>
                <w:sz w:val="20"/>
                <w:szCs w:val="20"/>
              </w:rPr>
              <w:t xml:space="preserve">duration of the </w:t>
            </w:r>
            <w:proofErr w:type="spellStart"/>
            <w:r w:rsidRPr="00E33198">
              <w:rPr>
                <w:rStyle w:val="fontstyle01"/>
                <w:sz w:val="20"/>
                <w:szCs w:val="20"/>
              </w:rPr>
              <w:t>PoA</w:t>
            </w:r>
            <w:proofErr w:type="spellEnd"/>
            <w:r w:rsidRPr="00E33198">
              <w:rPr>
                <w:rStyle w:val="fontstyle01"/>
                <w:sz w:val="20"/>
                <w:szCs w:val="20"/>
              </w:rPr>
              <w:t>, regardless of the VPA/CPA inclusion date or start</w:t>
            </w:r>
            <w:r w:rsidRPr="00E33198">
              <w:rPr>
                <w:sz w:val="20"/>
                <w:szCs w:val="20"/>
              </w:rPr>
              <w:br/>
            </w:r>
            <w:r w:rsidRPr="00E33198">
              <w:rPr>
                <w:rStyle w:val="fontstyle01"/>
                <w:sz w:val="20"/>
                <w:szCs w:val="20"/>
              </w:rPr>
              <w:t>date</w:t>
            </w:r>
          </w:p>
          <w:p w14:paraId="0EE1DC66" w14:textId="77777777" w:rsidR="00C364CA" w:rsidRPr="00DC6219" w:rsidRDefault="00C364CA" w:rsidP="00C364CA">
            <w:pPr>
              <w:spacing w:line="240" w:lineRule="auto"/>
              <w:rPr>
                <w:rFonts w:asciiTheme="majorHAnsi" w:hAnsiTheme="majorHAnsi"/>
                <w:sz w:val="20"/>
                <w:szCs w:val="22"/>
              </w:rPr>
            </w:pPr>
          </w:p>
        </w:tc>
        <w:tc>
          <w:tcPr>
            <w:tcW w:w="3726" w:type="dxa"/>
            <w:vAlign w:val="top"/>
          </w:tcPr>
          <w:p w14:paraId="4A548B91" w14:textId="77777777" w:rsidR="00C364CA" w:rsidRPr="00E33198" w:rsidRDefault="00C364CA" w:rsidP="00C364CA">
            <w:pPr>
              <w:jc w:val="both"/>
              <w:rPr>
                <w:rFonts w:asciiTheme="minorHAnsi" w:hAnsiTheme="minorHAnsi"/>
                <w:sz w:val="20"/>
                <w:szCs w:val="20"/>
              </w:rPr>
            </w:pPr>
            <w:r w:rsidRPr="00E33198">
              <w:rPr>
                <w:sz w:val="20"/>
                <w:szCs w:val="22"/>
              </w:rPr>
              <w:t xml:space="preserve">The start date of the crediting period is </w:t>
            </w:r>
            <w:r>
              <w:rPr>
                <w:sz w:val="20"/>
                <w:szCs w:val="22"/>
              </w:rPr>
              <w:t>21</w:t>
            </w:r>
            <w:r w:rsidRPr="00E33198">
              <w:rPr>
                <w:sz w:val="20"/>
                <w:szCs w:val="22"/>
              </w:rPr>
              <w:t>/03/2022</w:t>
            </w:r>
            <w:r>
              <w:rPr>
                <w:sz w:val="20"/>
                <w:szCs w:val="22"/>
              </w:rPr>
              <w:t>.</w:t>
            </w:r>
          </w:p>
          <w:p w14:paraId="287B2593" w14:textId="281275BD" w:rsidR="00C364CA" w:rsidRPr="00E33198" w:rsidRDefault="00C364CA" w:rsidP="00C364CA">
            <w:pPr>
              <w:spacing w:line="240" w:lineRule="auto"/>
              <w:contextualSpacing w:val="0"/>
              <w:rPr>
                <w:rFonts w:asciiTheme="minorHAnsi" w:hAnsiTheme="minorHAnsi"/>
                <w:sz w:val="20"/>
                <w:szCs w:val="20"/>
              </w:rPr>
            </w:pPr>
            <w:r w:rsidRPr="00E33198">
              <w:rPr>
                <w:rFonts w:asciiTheme="minorHAnsi" w:hAnsiTheme="minorHAnsi"/>
                <w:sz w:val="20"/>
                <w:szCs w:val="20"/>
              </w:rPr>
              <w:t xml:space="preserve">The duration of the crediting period </w:t>
            </w:r>
            <w:r w:rsidRPr="00F74E05">
              <w:rPr>
                <w:rFonts w:asciiTheme="minorHAnsi" w:hAnsiTheme="minorHAnsi"/>
                <w:sz w:val="20"/>
                <w:szCs w:val="20"/>
              </w:rPr>
              <w:t xml:space="preserve">will </w:t>
            </w:r>
            <w:r w:rsidRPr="000B26B8">
              <w:rPr>
                <w:rFonts w:asciiTheme="minorHAnsi" w:hAnsiTheme="minorHAnsi"/>
                <w:sz w:val="20"/>
                <w:szCs w:val="20"/>
              </w:rPr>
              <w:t xml:space="preserve">be </w:t>
            </w:r>
            <w:r w:rsidR="00576583" w:rsidRPr="000B26B8">
              <w:rPr>
                <w:rFonts w:asciiTheme="minorHAnsi" w:hAnsiTheme="minorHAnsi"/>
                <w:sz w:val="20"/>
                <w:szCs w:val="20"/>
              </w:rPr>
              <w:t>5 years, renewable twice.</w:t>
            </w:r>
          </w:p>
          <w:p w14:paraId="175D4176" w14:textId="77777777" w:rsidR="00C364CA" w:rsidRPr="00E33198" w:rsidRDefault="00C364CA" w:rsidP="00C364CA">
            <w:pPr>
              <w:spacing w:line="240" w:lineRule="auto"/>
              <w:contextualSpacing w:val="0"/>
              <w:rPr>
                <w:rFonts w:asciiTheme="minorHAnsi" w:hAnsiTheme="minorHAnsi"/>
                <w:sz w:val="20"/>
                <w:szCs w:val="20"/>
              </w:rPr>
            </w:pPr>
          </w:p>
          <w:p w14:paraId="09D0DE32" w14:textId="39915D4C" w:rsidR="00C364CA" w:rsidRDefault="00C364CA" w:rsidP="00C364CA">
            <w:pPr>
              <w:spacing w:line="276" w:lineRule="auto"/>
              <w:rPr>
                <w:rFonts w:asciiTheme="majorHAnsi" w:hAnsiTheme="majorHAnsi"/>
                <w:sz w:val="20"/>
                <w:szCs w:val="22"/>
              </w:rPr>
            </w:pPr>
            <w:r w:rsidRPr="00E33198">
              <w:rPr>
                <w:rStyle w:val="fontstyle01"/>
                <w:sz w:val="20"/>
                <w:szCs w:val="20"/>
              </w:rPr>
              <w:t>The crediting period of a VPA/CPA shall not exceed the end of the</w:t>
            </w:r>
            <w:r w:rsidR="003356C0">
              <w:rPr>
                <w:rStyle w:val="fontstyle01"/>
                <w:sz w:val="20"/>
                <w:szCs w:val="20"/>
              </w:rPr>
              <w:t xml:space="preserve"> </w:t>
            </w:r>
            <w:r w:rsidRPr="00E33198">
              <w:rPr>
                <w:rStyle w:val="fontstyle01"/>
                <w:sz w:val="20"/>
                <w:szCs w:val="20"/>
              </w:rPr>
              <w:t xml:space="preserve">duration of the </w:t>
            </w:r>
            <w:proofErr w:type="spellStart"/>
            <w:r w:rsidRPr="00E33198">
              <w:rPr>
                <w:rStyle w:val="fontstyle01"/>
                <w:sz w:val="20"/>
                <w:szCs w:val="20"/>
              </w:rPr>
              <w:t>PoA</w:t>
            </w:r>
            <w:proofErr w:type="spellEnd"/>
            <w:r w:rsidRPr="00E33198">
              <w:rPr>
                <w:rStyle w:val="fontstyle01"/>
                <w:sz w:val="20"/>
                <w:szCs w:val="20"/>
              </w:rPr>
              <w:t xml:space="preserve">, regardless of the VPA/CPA inclusion date </w:t>
            </w:r>
            <w:r>
              <w:rPr>
                <w:rStyle w:val="fontstyle01"/>
              </w:rPr>
              <w:t>or start date</w:t>
            </w:r>
          </w:p>
        </w:tc>
      </w:tr>
    </w:tbl>
    <w:p w14:paraId="66F81CAB" w14:textId="77777777" w:rsidR="00795688" w:rsidRDefault="00795688" w:rsidP="00A1312F">
      <w:pPr>
        <w:jc w:val="both"/>
        <w:rPr>
          <w:b/>
          <w:bCs/>
          <w:lang w:val="en-GB"/>
        </w:rPr>
      </w:pPr>
    </w:p>
    <w:p w14:paraId="1AA9E58A" w14:textId="05E96C9B" w:rsidR="00A1312F" w:rsidRPr="00A1312F" w:rsidRDefault="00A1312F" w:rsidP="00A1312F">
      <w:pPr>
        <w:jc w:val="both"/>
        <w:rPr>
          <w:b/>
          <w:bCs/>
          <w:lang w:val="en-GB"/>
        </w:rPr>
      </w:pPr>
      <w:r w:rsidRPr="00A1312F">
        <w:rPr>
          <w:b/>
          <w:bCs/>
          <w:lang w:val="en-GB"/>
        </w:rPr>
        <w:t>Eligibility under Gold Standard Principles &amp; Requirements (Mandatory Requirement)</w:t>
      </w:r>
    </w:p>
    <w:p w14:paraId="02D7984F" w14:textId="77777777" w:rsidR="00A1312F" w:rsidRPr="00A1312F" w:rsidRDefault="00A1312F" w:rsidP="00A1312F">
      <w:pPr>
        <w:jc w:val="both"/>
        <w:rPr>
          <w:lang w:val="en-GB"/>
        </w:rPr>
      </w:pPr>
      <w:r w:rsidRPr="00A1312F">
        <w:rPr>
          <w:lang w:val="en-GB"/>
        </w:rPr>
        <w:t>As per section 3.1.1 of GS4GG Principles &amp; Requirements Version 1.2 dated October 2019, compliance with relevant Eligibility criteria is demonstrated below</w:t>
      </w:r>
      <w:r w:rsidRPr="00A1312F">
        <w:rPr>
          <w:b/>
          <w:bCs/>
          <w:lang w:val="en-GB"/>
        </w:rPr>
        <w:t>:</w:t>
      </w:r>
    </w:p>
    <w:tbl>
      <w:tblPr>
        <w:tblW w:w="5425"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0A0" w:firstRow="1" w:lastRow="0" w:firstColumn="1" w:lastColumn="0" w:noHBand="0" w:noVBand="0"/>
      </w:tblPr>
      <w:tblGrid>
        <w:gridCol w:w="2404"/>
        <w:gridCol w:w="4017"/>
        <w:gridCol w:w="4019"/>
      </w:tblGrid>
      <w:tr w:rsidR="0068681E" w:rsidRPr="0068681E" w14:paraId="2BAE2BF2" w14:textId="77777777" w:rsidTr="00EE63F0">
        <w:trPr>
          <w:tblHeader/>
        </w:trPr>
        <w:tc>
          <w:tcPr>
            <w:tcW w:w="1151" w:type="pct"/>
            <w:tcBorders>
              <w:top w:val="single" w:sz="4" w:space="0" w:color="BFBFBF"/>
              <w:left w:val="single" w:sz="4" w:space="0" w:color="BFBFBF"/>
              <w:bottom w:val="single" w:sz="4" w:space="0" w:color="BFBFBF"/>
              <w:right w:val="single" w:sz="4" w:space="0" w:color="BFBFBF"/>
            </w:tcBorders>
            <w:hideMark/>
          </w:tcPr>
          <w:p w14:paraId="068CFFAA" w14:textId="77777777" w:rsidR="0068681E" w:rsidRPr="0068681E" w:rsidRDefault="0068681E" w:rsidP="0068681E">
            <w:pPr>
              <w:spacing w:line="240" w:lineRule="auto"/>
              <w:rPr>
                <w:rFonts w:asciiTheme="minorHAnsi" w:hAnsiTheme="minorHAnsi"/>
                <w:b/>
                <w:bCs/>
                <w:sz w:val="20"/>
                <w:szCs w:val="20"/>
                <w:lang w:val="en-GB" w:eastAsia="de-DE"/>
              </w:rPr>
            </w:pPr>
            <w:r w:rsidRPr="0068681E">
              <w:rPr>
                <w:rFonts w:asciiTheme="minorHAnsi" w:hAnsiTheme="minorHAnsi"/>
                <w:b/>
                <w:bCs/>
                <w:sz w:val="20"/>
                <w:szCs w:val="20"/>
                <w:lang w:val="en-GB" w:eastAsia="de-DE"/>
              </w:rPr>
              <w:t>Eligibility Criteria Category</w:t>
            </w:r>
          </w:p>
        </w:tc>
        <w:tc>
          <w:tcPr>
            <w:tcW w:w="1924" w:type="pct"/>
            <w:tcBorders>
              <w:top w:val="single" w:sz="4" w:space="0" w:color="BFBFBF"/>
              <w:left w:val="single" w:sz="4" w:space="0" w:color="BFBFBF"/>
              <w:bottom w:val="single" w:sz="4" w:space="0" w:color="BFBFBF"/>
              <w:right w:val="single" w:sz="4" w:space="0" w:color="BFBFBF"/>
            </w:tcBorders>
            <w:hideMark/>
          </w:tcPr>
          <w:p w14:paraId="6A38CA03" w14:textId="673B9BD0" w:rsidR="0068681E" w:rsidRPr="0068681E" w:rsidRDefault="0068681E" w:rsidP="0068681E">
            <w:pPr>
              <w:spacing w:line="240" w:lineRule="auto"/>
              <w:rPr>
                <w:rFonts w:asciiTheme="minorHAnsi" w:hAnsiTheme="minorHAnsi"/>
                <w:b/>
                <w:bCs/>
                <w:sz w:val="20"/>
                <w:szCs w:val="20"/>
                <w:lang w:val="en-GB" w:eastAsia="de-DE"/>
              </w:rPr>
            </w:pPr>
            <w:r w:rsidRPr="0068681E">
              <w:rPr>
                <w:rFonts w:asciiTheme="minorHAnsi" w:hAnsiTheme="minorHAnsi"/>
                <w:b/>
                <w:bCs/>
                <w:sz w:val="20"/>
                <w:szCs w:val="20"/>
                <w:lang w:val="en-GB" w:eastAsia="de-DE"/>
              </w:rPr>
              <w:t xml:space="preserve">Eligibility criterion </w:t>
            </w:r>
            <w:r w:rsidR="009418D2">
              <w:rPr>
                <w:rFonts w:asciiTheme="minorHAnsi" w:hAnsiTheme="minorHAnsi"/>
                <w:b/>
                <w:bCs/>
                <w:sz w:val="20"/>
                <w:szCs w:val="20"/>
                <w:lang w:val="en-GB" w:eastAsia="de-DE"/>
              </w:rPr>
              <w:t>–</w:t>
            </w:r>
          </w:p>
          <w:p w14:paraId="1FAACA34" w14:textId="77777777" w:rsidR="0068681E" w:rsidRPr="0068681E" w:rsidRDefault="0068681E" w:rsidP="0068681E">
            <w:pPr>
              <w:spacing w:line="240" w:lineRule="auto"/>
              <w:rPr>
                <w:rFonts w:asciiTheme="minorHAnsi" w:hAnsiTheme="minorHAnsi"/>
                <w:b/>
                <w:bCs/>
                <w:sz w:val="20"/>
                <w:szCs w:val="20"/>
                <w:lang w:val="en-GB" w:eastAsia="de-DE"/>
              </w:rPr>
            </w:pPr>
            <w:r w:rsidRPr="0068681E">
              <w:rPr>
                <w:rFonts w:asciiTheme="minorHAnsi" w:hAnsiTheme="minorHAnsi"/>
                <w:b/>
                <w:bCs/>
                <w:sz w:val="20"/>
                <w:szCs w:val="20"/>
                <w:lang w:val="en-GB" w:eastAsia="de-DE"/>
              </w:rPr>
              <w:t>Required condition</w:t>
            </w:r>
          </w:p>
        </w:tc>
        <w:tc>
          <w:tcPr>
            <w:tcW w:w="1925" w:type="pct"/>
            <w:tcBorders>
              <w:top w:val="single" w:sz="4" w:space="0" w:color="BFBFBF"/>
              <w:left w:val="single" w:sz="4" w:space="0" w:color="BFBFBF"/>
              <w:bottom w:val="single" w:sz="4" w:space="0" w:color="BFBFBF"/>
              <w:right w:val="single" w:sz="4" w:space="0" w:color="BFBFBF"/>
            </w:tcBorders>
            <w:hideMark/>
          </w:tcPr>
          <w:p w14:paraId="761C030E" w14:textId="77777777" w:rsidR="0068681E" w:rsidRPr="0068681E" w:rsidRDefault="0068681E" w:rsidP="0068681E">
            <w:pPr>
              <w:spacing w:line="240" w:lineRule="auto"/>
              <w:rPr>
                <w:rFonts w:asciiTheme="minorHAnsi" w:hAnsiTheme="minorHAnsi"/>
                <w:b/>
                <w:bCs/>
                <w:sz w:val="20"/>
                <w:szCs w:val="20"/>
                <w:lang w:val="en-GB" w:eastAsia="de-DE"/>
              </w:rPr>
            </w:pPr>
            <w:r w:rsidRPr="0068681E">
              <w:rPr>
                <w:rFonts w:asciiTheme="minorHAnsi" w:hAnsiTheme="minorHAnsi"/>
                <w:b/>
                <w:bCs/>
                <w:sz w:val="20"/>
                <w:szCs w:val="20"/>
                <w:lang w:val="en-GB" w:eastAsia="de-DE"/>
              </w:rPr>
              <w:t>Justification</w:t>
            </w:r>
          </w:p>
        </w:tc>
      </w:tr>
      <w:tr w:rsidR="0068681E" w:rsidRPr="0068681E" w14:paraId="672417E4" w14:textId="77777777" w:rsidTr="00EE63F0">
        <w:tc>
          <w:tcPr>
            <w:tcW w:w="1151" w:type="pct"/>
            <w:tcBorders>
              <w:top w:val="single" w:sz="4" w:space="0" w:color="BFBFBF"/>
              <w:left w:val="single" w:sz="4" w:space="0" w:color="BFBFBF"/>
              <w:bottom w:val="single" w:sz="4" w:space="0" w:color="BFBFBF"/>
              <w:right w:val="single" w:sz="4" w:space="0" w:color="BFBFBF"/>
            </w:tcBorders>
            <w:shd w:val="clear" w:color="auto" w:fill="F2F2F2"/>
            <w:hideMark/>
          </w:tcPr>
          <w:p w14:paraId="53D8A021" w14:textId="77777777" w:rsidR="0068681E" w:rsidRPr="0068681E" w:rsidRDefault="0068681E" w:rsidP="00331C35">
            <w:pPr>
              <w:numPr>
                <w:ilvl w:val="0"/>
                <w:numId w:val="30"/>
              </w:numPr>
              <w:spacing w:line="240" w:lineRule="auto"/>
              <w:rPr>
                <w:rFonts w:asciiTheme="minorHAnsi" w:hAnsiTheme="minorHAnsi"/>
                <w:b/>
                <w:bCs/>
                <w:sz w:val="20"/>
                <w:szCs w:val="20"/>
                <w:lang w:val="en-GB" w:eastAsia="de-DE"/>
              </w:rPr>
            </w:pPr>
            <w:r w:rsidRPr="0068681E">
              <w:rPr>
                <w:rFonts w:asciiTheme="minorHAnsi" w:hAnsiTheme="minorHAnsi"/>
                <w:b/>
                <w:bCs/>
                <w:sz w:val="20"/>
                <w:szCs w:val="20"/>
                <w:lang w:val="en-GB" w:eastAsia="de-DE"/>
              </w:rPr>
              <w:t xml:space="preserve">Types of </w:t>
            </w:r>
            <w:proofErr w:type="gramStart"/>
            <w:r w:rsidRPr="0068681E">
              <w:rPr>
                <w:rFonts w:asciiTheme="minorHAnsi" w:hAnsiTheme="minorHAnsi"/>
                <w:b/>
                <w:bCs/>
                <w:sz w:val="20"/>
                <w:szCs w:val="20"/>
                <w:lang w:val="en-GB" w:eastAsia="de-DE"/>
              </w:rPr>
              <w:t>Project</w:t>
            </w:r>
            <w:proofErr w:type="gramEnd"/>
          </w:p>
        </w:tc>
        <w:tc>
          <w:tcPr>
            <w:tcW w:w="1924" w:type="pct"/>
            <w:tcBorders>
              <w:top w:val="single" w:sz="4" w:space="0" w:color="BFBFBF"/>
              <w:left w:val="single" w:sz="4" w:space="0" w:color="BFBFBF"/>
              <w:bottom w:val="single" w:sz="4" w:space="0" w:color="BFBFBF"/>
              <w:right w:val="single" w:sz="4" w:space="0" w:color="BFBFBF"/>
            </w:tcBorders>
            <w:shd w:val="clear" w:color="auto" w:fill="F2F2F2"/>
            <w:hideMark/>
          </w:tcPr>
          <w:p w14:paraId="3883FB30" w14:textId="77777777" w:rsidR="0068681E" w:rsidRPr="0068681E" w:rsidRDefault="0068681E" w:rsidP="0068681E">
            <w:pPr>
              <w:spacing w:line="240" w:lineRule="auto"/>
              <w:jc w:val="both"/>
              <w:rPr>
                <w:rFonts w:asciiTheme="minorHAnsi" w:hAnsiTheme="minorHAnsi"/>
                <w:sz w:val="20"/>
                <w:szCs w:val="20"/>
                <w:lang w:val="en-GB" w:eastAsia="de-DE"/>
              </w:rPr>
            </w:pPr>
            <w:r w:rsidRPr="0068681E">
              <w:rPr>
                <w:rFonts w:asciiTheme="minorHAnsi" w:hAnsiTheme="minorHAnsi"/>
                <w:sz w:val="20"/>
                <w:szCs w:val="20"/>
                <w:lang w:val="en-GB" w:eastAsia="de-DE"/>
              </w:rPr>
              <w:t>Eligible projects shall include physical action/implementation on the ground. Pre-identified eligible project types are identified in the Eligibility Principles and Requirements section.</w:t>
            </w:r>
          </w:p>
        </w:tc>
        <w:tc>
          <w:tcPr>
            <w:tcW w:w="1925" w:type="pct"/>
            <w:tcBorders>
              <w:top w:val="single" w:sz="4" w:space="0" w:color="BFBFBF"/>
              <w:left w:val="single" w:sz="4" w:space="0" w:color="BFBFBF"/>
              <w:bottom w:val="single" w:sz="4" w:space="0" w:color="BFBFBF"/>
              <w:right w:val="single" w:sz="4" w:space="0" w:color="BFBFBF"/>
            </w:tcBorders>
            <w:shd w:val="clear" w:color="auto" w:fill="F2F2F2"/>
          </w:tcPr>
          <w:p w14:paraId="3A483B2D" w14:textId="77777777" w:rsidR="0068681E" w:rsidRPr="0068681E" w:rsidRDefault="0068681E" w:rsidP="0068681E">
            <w:pPr>
              <w:spacing w:line="240" w:lineRule="auto"/>
              <w:jc w:val="both"/>
              <w:rPr>
                <w:rFonts w:asciiTheme="minorHAnsi" w:hAnsiTheme="minorHAnsi"/>
                <w:bCs/>
                <w:sz w:val="20"/>
                <w:szCs w:val="20"/>
                <w:lang w:val="en-GB" w:eastAsia="de-DE"/>
              </w:rPr>
            </w:pPr>
            <w:r w:rsidRPr="0068681E">
              <w:rPr>
                <w:rFonts w:asciiTheme="minorHAnsi" w:hAnsiTheme="minorHAnsi"/>
                <w:bCs/>
                <w:sz w:val="20"/>
                <w:szCs w:val="20"/>
                <w:lang w:val="en-GB" w:eastAsia="de-DE"/>
              </w:rPr>
              <w:t xml:space="preserve">The VPA includes dissemination of improved cook stoves (ICS). </w:t>
            </w:r>
          </w:p>
          <w:p w14:paraId="001305EB" w14:textId="77777777" w:rsidR="0068681E" w:rsidRPr="0068681E" w:rsidRDefault="0068681E" w:rsidP="0068681E">
            <w:pPr>
              <w:spacing w:line="240" w:lineRule="auto"/>
              <w:jc w:val="both"/>
              <w:rPr>
                <w:rFonts w:asciiTheme="minorHAnsi" w:hAnsiTheme="minorHAnsi"/>
                <w:bCs/>
                <w:sz w:val="20"/>
                <w:szCs w:val="20"/>
                <w:lang w:val="en-GB" w:eastAsia="de-DE"/>
              </w:rPr>
            </w:pPr>
          </w:p>
          <w:p w14:paraId="74D6B04E" w14:textId="74D577B1" w:rsidR="0068681E" w:rsidRPr="0068681E" w:rsidRDefault="0068681E" w:rsidP="0068681E">
            <w:pPr>
              <w:spacing w:line="240" w:lineRule="auto"/>
              <w:jc w:val="both"/>
              <w:rPr>
                <w:rFonts w:asciiTheme="minorHAnsi" w:hAnsiTheme="minorHAnsi"/>
                <w:bCs/>
                <w:sz w:val="20"/>
                <w:szCs w:val="20"/>
                <w:lang w:val="en-GB" w:eastAsia="de-DE"/>
              </w:rPr>
            </w:pPr>
            <w:r w:rsidRPr="0068681E">
              <w:rPr>
                <w:rFonts w:asciiTheme="minorHAnsi" w:hAnsiTheme="minorHAnsi"/>
                <w:bCs/>
                <w:sz w:val="20"/>
                <w:szCs w:val="20"/>
                <w:lang w:val="en-GB" w:eastAsia="de-DE"/>
              </w:rPr>
              <w:t xml:space="preserve">The VPA applies GS approved </w:t>
            </w:r>
            <w:r w:rsidR="00334543">
              <w:rPr>
                <w:rFonts w:asciiTheme="minorHAnsi" w:hAnsiTheme="minorHAnsi" w:cs="Arial"/>
                <w:sz w:val="20"/>
                <w:szCs w:val="20"/>
                <w:lang w:val="it-IT"/>
              </w:rPr>
              <w:t>“</w:t>
            </w:r>
            <w:r w:rsidR="009418D2">
              <w:rPr>
                <w:rFonts w:asciiTheme="minorHAnsi" w:hAnsiTheme="minorHAnsi" w:cs="Arial"/>
                <w:sz w:val="20"/>
                <w:szCs w:val="20"/>
                <w:lang w:val="it-IT"/>
              </w:rPr>
              <w:t xml:space="preserve">TPDDTEC: </w:t>
            </w:r>
            <w:r w:rsidR="00334543">
              <w:rPr>
                <w:rFonts w:asciiTheme="minorHAnsi" w:hAnsiTheme="minorHAnsi" w:cs="Arial"/>
                <w:sz w:val="20"/>
                <w:szCs w:val="20"/>
                <w:lang w:val="it-IT"/>
              </w:rPr>
              <w:t>Reduced emissions from cooking and heating V4.0”</w:t>
            </w:r>
            <w:r w:rsidRPr="0068681E">
              <w:rPr>
                <w:rFonts w:asciiTheme="minorHAnsi" w:hAnsiTheme="minorHAnsi"/>
                <w:bCs/>
                <w:sz w:val="20"/>
                <w:szCs w:val="20"/>
                <w:lang w:val="en-GB" w:eastAsia="de-DE"/>
              </w:rPr>
              <w:t>.</w:t>
            </w:r>
          </w:p>
          <w:p w14:paraId="6B36996B" w14:textId="77777777" w:rsidR="0068681E" w:rsidRPr="0068681E" w:rsidRDefault="0068681E" w:rsidP="0068681E">
            <w:pPr>
              <w:spacing w:line="240" w:lineRule="auto"/>
              <w:jc w:val="both"/>
              <w:rPr>
                <w:rFonts w:asciiTheme="minorHAnsi" w:hAnsiTheme="minorHAnsi"/>
                <w:bCs/>
                <w:sz w:val="20"/>
                <w:szCs w:val="20"/>
                <w:lang w:val="en-GB" w:eastAsia="de-DE"/>
              </w:rPr>
            </w:pPr>
          </w:p>
          <w:p w14:paraId="28A899E1" w14:textId="77777777" w:rsidR="0068681E" w:rsidRPr="0068681E" w:rsidRDefault="0068681E" w:rsidP="0068681E">
            <w:pPr>
              <w:spacing w:line="240" w:lineRule="auto"/>
              <w:jc w:val="both"/>
              <w:rPr>
                <w:rFonts w:asciiTheme="minorHAnsi" w:hAnsiTheme="minorHAnsi"/>
                <w:bCs/>
                <w:sz w:val="20"/>
                <w:szCs w:val="20"/>
                <w:lang w:val="en-GB" w:eastAsia="de-DE"/>
              </w:rPr>
            </w:pPr>
            <w:r w:rsidRPr="0068681E">
              <w:rPr>
                <w:rFonts w:asciiTheme="minorHAnsi" w:hAnsiTheme="minorHAnsi"/>
                <w:bCs/>
                <w:sz w:val="20"/>
                <w:szCs w:val="20"/>
                <w:lang w:val="en-GB" w:eastAsia="de-DE"/>
              </w:rPr>
              <w:t xml:space="preserve">Hence as per the GS4GG </w:t>
            </w:r>
            <w:r w:rsidRPr="0068681E">
              <w:rPr>
                <w:rFonts w:asciiTheme="minorHAnsi" w:hAnsiTheme="minorHAnsi"/>
                <w:sz w:val="20"/>
                <w:szCs w:val="20"/>
                <w:lang w:val="en-GB" w:eastAsia="de-DE"/>
              </w:rPr>
              <w:t>Principles and Requirements version 1.2 section 4.1.3, the VPA becomes automatically eligible.</w:t>
            </w:r>
          </w:p>
        </w:tc>
      </w:tr>
      <w:tr w:rsidR="0068681E" w:rsidRPr="0068681E" w14:paraId="49BB5513" w14:textId="77777777" w:rsidTr="00EE63F0">
        <w:tc>
          <w:tcPr>
            <w:tcW w:w="1151" w:type="pct"/>
            <w:tcBorders>
              <w:top w:val="single" w:sz="4" w:space="0" w:color="BFBFBF"/>
              <w:left w:val="single" w:sz="4" w:space="0" w:color="BFBFBF"/>
              <w:bottom w:val="single" w:sz="4" w:space="0" w:color="BFBFBF"/>
              <w:right w:val="single" w:sz="4" w:space="0" w:color="BFBFBF"/>
            </w:tcBorders>
            <w:hideMark/>
          </w:tcPr>
          <w:p w14:paraId="6EB566C8" w14:textId="77777777" w:rsidR="0068681E" w:rsidRPr="0068681E" w:rsidRDefault="0068681E" w:rsidP="00331C35">
            <w:pPr>
              <w:numPr>
                <w:ilvl w:val="0"/>
                <w:numId w:val="30"/>
              </w:numPr>
              <w:spacing w:line="240" w:lineRule="auto"/>
              <w:rPr>
                <w:rFonts w:asciiTheme="minorHAnsi" w:hAnsiTheme="minorHAnsi"/>
                <w:b/>
                <w:bCs/>
                <w:sz w:val="20"/>
                <w:szCs w:val="20"/>
                <w:lang w:val="en-GB" w:eastAsia="de-DE"/>
              </w:rPr>
            </w:pPr>
            <w:r w:rsidRPr="0068681E">
              <w:rPr>
                <w:rFonts w:asciiTheme="minorHAnsi" w:hAnsiTheme="minorHAnsi"/>
                <w:b/>
                <w:bCs/>
                <w:sz w:val="20"/>
                <w:szCs w:val="20"/>
                <w:lang w:val="en-GB" w:eastAsia="de-DE"/>
              </w:rPr>
              <w:t>Location of Project</w:t>
            </w:r>
          </w:p>
        </w:tc>
        <w:tc>
          <w:tcPr>
            <w:tcW w:w="1924" w:type="pct"/>
            <w:tcBorders>
              <w:top w:val="single" w:sz="4" w:space="0" w:color="BFBFBF"/>
              <w:left w:val="single" w:sz="4" w:space="0" w:color="BFBFBF"/>
              <w:bottom w:val="single" w:sz="4" w:space="0" w:color="BFBFBF"/>
              <w:right w:val="single" w:sz="4" w:space="0" w:color="BFBFBF"/>
            </w:tcBorders>
            <w:hideMark/>
          </w:tcPr>
          <w:p w14:paraId="40350882" w14:textId="77777777" w:rsidR="0068681E" w:rsidRPr="0068681E" w:rsidRDefault="0068681E" w:rsidP="0068681E">
            <w:pPr>
              <w:spacing w:line="240" w:lineRule="auto"/>
              <w:jc w:val="both"/>
              <w:rPr>
                <w:rFonts w:asciiTheme="minorHAnsi" w:hAnsiTheme="minorHAnsi"/>
                <w:sz w:val="20"/>
                <w:szCs w:val="20"/>
                <w:lang w:val="en-GB" w:eastAsia="de-DE"/>
              </w:rPr>
            </w:pPr>
            <w:r w:rsidRPr="0068681E">
              <w:rPr>
                <w:rFonts w:asciiTheme="minorHAnsi" w:hAnsiTheme="minorHAnsi"/>
                <w:sz w:val="20"/>
                <w:szCs w:val="20"/>
                <w:lang w:val="en-GB" w:eastAsia="de-DE"/>
              </w:rPr>
              <w:t xml:space="preserve">Projects may </w:t>
            </w:r>
            <w:proofErr w:type="gramStart"/>
            <w:r w:rsidRPr="0068681E">
              <w:rPr>
                <w:rFonts w:asciiTheme="minorHAnsi" w:hAnsiTheme="minorHAnsi"/>
                <w:sz w:val="20"/>
                <w:szCs w:val="20"/>
                <w:lang w:val="en-GB" w:eastAsia="de-DE"/>
              </w:rPr>
              <w:t>be located in</w:t>
            </w:r>
            <w:proofErr w:type="gramEnd"/>
            <w:r w:rsidRPr="0068681E">
              <w:rPr>
                <w:rFonts w:asciiTheme="minorHAnsi" w:hAnsiTheme="minorHAnsi"/>
                <w:sz w:val="20"/>
                <w:szCs w:val="20"/>
                <w:lang w:val="en-GB" w:eastAsia="de-DE"/>
              </w:rPr>
              <w:t xml:space="preserve"> any part of the world.</w:t>
            </w:r>
          </w:p>
        </w:tc>
        <w:tc>
          <w:tcPr>
            <w:tcW w:w="1925" w:type="pct"/>
            <w:tcBorders>
              <w:top w:val="single" w:sz="4" w:space="0" w:color="BFBFBF"/>
              <w:left w:val="single" w:sz="4" w:space="0" w:color="BFBFBF"/>
              <w:bottom w:val="single" w:sz="4" w:space="0" w:color="BFBFBF"/>
              <w:right w:val="single" w:sz="4" w:space="0" w:color="BFBFBF"/>
            </w:tcBorders>
            <w:hideMark/>
          </w:tcPr>
          <w:p w14:paraId="4D9434D3" w14:textId="77777777" w:rsidR="0068681E" w:rsidRPr="0068681E" w:rsidRDefault="0068681E" w:rsidP="0068681E">
            <w:pPr>
              <w:spacing w:line="240" w:lineRule="auto"/>
              <w:jc w:val="both"/>
              <w:rPr>
                <w:rFonts w:asciiTheme="minorHAnsi" w:hAnsiTheme="minorHAnsi"/>
                <w:sz w:val="20"/>
                <w:szCs w:val="20"/>
                <w:lang w:val="en-GB" w:eastAsia="de-DE"/>
              </w:rPr>
            </w:pPr>
            <w:r w:rsidRPr="0068681E">
              <w:rPr>
                <w:rFonts w:asciiTheme="minorHAnsi" w:hAnsiTheme="minorHAnsi"/>
                <w:bCs/>
                <w:sz w:val="20"/>
                <w:szCs w:val="20"/>
                <w:lang w:val="en-GB" w:eastAsia="de-DE"/>
              </w:rPr>
              <w:t xml:space="preserve">The VPA </w:t>
            </w:r>
            <w:proofErr w:type="gramStart"/>
            <w:r w:rsidRPr="0068681E">
              <w:rPr>
                <w:rFonts w:asciiTheme="minorHAnsi" w:hAnsiTheme="minorHAnsi"/>
                <w:bCs/>
                <w:sz w:val="20"/>
                <w:szCs w:val="20"/>
                <w:lang w:val="en-GB" w:eastAsia="de-DE"/>
              </w:rPr>
              <w:t>is located in</w:t>
            </w:r>
            <w:proofErr w:type="gramEnd"/>
            <w:r w:rsidRPr="0068681E">
              <w:rPr>
                <w:rFonts w:asciiTheme="minorHAnsi" w:hAnsiTheme="minorHAnsi"/>
                <w:bCs/>
                <w:sz w:val="20"/>
                <w:szCs w:val="20"/>
                <w:lang w:val="en-GB" w:eastAsia="de-DE"/>
              </w:rPr>
              <w:t xml:space="preserve"> Kenya</w:t>
            </w:r>
            <w:r w:rsidRPr="0068681E">
              <w:rPr>
                <w:rFonts w:asciiTheme="minorHAnsi" w:hAnsiTheme="minorHAnsi"/>
                <w:sz w:val="20"/>
                <w:szCs w:val="20"/>
                <w:lang w:val="en-GB" w:eastAsia="de-DE"/>
              </w:rPr>
              <w:t>.</w:t>
            </w:r>
          </w:p>
        </w:tc>
      </w:tr>
      <w:tr w:rsidR="0068681E" w:rsidRPr="0068681E" w14:paraId="35855B53" w14:textId="77777777" w:rsidTr="00EE63F0">
        <w:tc>
          <w:tcPr>
            <w:tcW w:w="1151" w:type="pct"/>
            <w:tcBorders>
              <w:top w:val="single" w:sz="4" w:space="0" w:color="BFBFBF"/>
              <w:left w:val="single" w:sz="4" w:space="0" w:color="BFBFBF"/>
              <w:bottom w:val="single" w:sz="4" w:space="0" w:color="BFBFBF"/>
              <w:right w:val="single" w:sz="4" w:space="0" w:color="BFBFBF"/>
            </w:tcBorders>
            <w:shd w:val="clear" w:color="auto" w:fill="F2F2F2"/>
            <w:hideMark/>
          </w:tcPr>
          <w:p w14:paraId="32BB8C40" w14:textId="77777777" w:rsidR="0068681E" w:rsidRPr="0068681E" w:rsidRDefault="0068681E" w:rsidP="00331C35">
            <w:pPr>
              <w:numPr>
                <w:ilvl w:val="0"/>
                <w:numId w:val="30"/>
              </w:numPr>
              <w:spacing w:line="240" w:lineRule="auto"/>
              <w:rPr>
                <w:rFonts w:asciiTheme="minorHAnsi" w:hAnsiTheme="minorHAnsi"/>
                <w:b/>
                <w:bCs/>
                <w:sz w:val="20"/>
                <w:szCs w:val="20"/>
                <w:lang w:val="en-GB" w:eastAsia="de-DE"/>
              </w:rPr>
            </w:pPr>
            <w:r w:rsidRPr="0068681E">
              <w:rPr>
                <w:rFonts w:asciiTheme="minorHAnsi" w:hAnsiTheme="minorHAnsi"/>
                <w:b/>
                <w:bCs/>
                <w:sz w:val="20"/>
                <w:szCs w:val="20"/>
                <w:lang w:val="en-GB" w:eastAsia="de-DE"/>
              </w:rPr>
              <w:t>Project Area, Project Boundary and Scale</w:t>
            </w:r>
          </w:p>
        </w:tc>
        <w:tc>
          <w:tcPr>
            <w:tcW w:w="1924" w:type="pct"/>
            <w:tcBorders>
              <w:top w:val="single" w:sz="4" w:space="0" w:color="BFBFBF"/>
              <w:left w:val="single" w:sz="4" w:space="0" w:color="BFBFBF"/>
              <w:bottom w:val="single" w:sz="4" w:space="0" w:color="BFBFBF"/>
              <w:right w:val="single" w:sz="4" w:space="0" w:color="BFBFBF"/>
            </w:tcBorders>
            <w:shd w:val="clear" w:color="auto" w:fill="F2F2F2"/>
            <w:hideMark/>
          </w:tcPr>
          <w:p w14:paraId="60003EA0" w14:textId="77777777" w:rsidR="0068681E" w:rsidRPr="0068681E" w:rsidRDefault="0068681E" w:rsidP="0068681E">
            <w:pPr>
              <w:spacing w:line="240" w:lineRule="auto"/>
              <w:jc w:val="both"/>
              <w:rPr>
                <w:rFonts w:asciiTheme="minorHAnsi" w:hAnsiTheme="minorHAnsi"/>
                <w:sz w:val="20"/>
                <w:szCs w:val="20"/>
                <w:lang w:val="en-GB" w:eastAsia="de-DE"/>
              </w:rPr>
            </w:pPr>
            <w:r w:rsidRPr="0068681E">
              <w:rPr>
                <w:rFonts w:asciiTheme="minorHAnsi" w:hAnsiTheme="minorHAnsi"/>
                <w:sz w:val="20"/>
                <w:szCs w:val="20"/>
                <w:lang w:val="en-GB" w:eastAsia="de-DE"/>
              </w:rPr>
              <w:t xml:space="preserve">The Project Area and Project Boundary shall be defined. Projects may be developed at any scale although certain rules, requirements and limitations may apply under specific Activity Requirements, Impact Quantification Methodologies and Products Requirements. In order to avoid double counting the Project shall not be included in any other </w:t>
            </w:r>
            <w:r w:rsidRPr="0068681E">
              <w:rPr>
                <w:rFonts w:asciiTheme="minorHAnsi" w:hAnsiTheme="minorHAnsi"/>
                <w:sz w:val="20"/>
                <w:szCs w:val="20"/>
                <w:lang w:val="en-GB" w:eastAsia="de-DE"/>
              </w:rPr>
              <w:lastRenderedPageBreak/>
              <w:t>voluntary or compliance standards programme unless approved by Gold Standard (for example through dual certification). Also, if the Project Area overlaps with that of another Gold Standard or other voluntary or compliance standard programme of a similar nature, the Project shall demonstrate that there is no double counting of impacts at design and performance certification (for example use of similar technology or practices through which the potential arises for double counting or misestimation of impacts amongst projects)</w:t>
            </w:r>
          </w:p>
        </w:tc>
        <w:tc>
          <w:tcPr>
            <w:tcW w:w="1925" w:type="pct"/>
            <w:tcBorders>
              <w:top w:val="single" w:sz="4" w:space="0" w:color="BFBFBF"/>
              <w:left w:val="single" w:sz="4" w:space="0" w:color="BFBFBF"/>
              <w:bottom w:val="single" w:sz="4" w:space="0" w:color="BFBFBF"/>
              <w:right w:val="single" w:sz="4" w:space="0" w:color="BFBFBF"/>
            </w:tcBorders>
            <w:shd w:val="clear" w:color="auto" w:fill="F2F2F2"/>
          </w:tcPr>
          <w:p w14:paraId="046F75FE" w14:textId="77777777" w:rsidR="0068681E" w:rsidRPr="0068681E" w:rsidRDefault="0068681E" w:rsidP="0068681E">
            <w:pPr>
              <w:spacing w:line="240" w:lineRule="auto"/>
              <w:jc w:val="both"/>
              <w:rPr>
                <w:rFonts w:asciiTheme="minorHAnsi" w:hAnsiTheme="minorHAnsi"/>
                <w:sz w:val="20"/>
                <w:szCs w:val="20"/>
                <w:lang w:val="en-GB" w:eastAsia="de-DE"/>
              </w:rPr>
            </w:pPr>
            <w:r w:rsidRPr="0068681E">
              <w:rPr>
                <w:rFonts w:asciiTheme="minorHAnsi" w:hAnsiTheme="minorHAnsi"/>
                <w:sz w:val="20"/>
                <w:szCs w:val="20"/>
                <w:lang w:val="en-GB" w:eastAsia="de-DE"/>
              </w:rPr>
              <w:lastRenderedPageBreak/>
              <w:t xml:space="preserve">The VPA </w:t>
            </w:r>
            <w:proofErr w:type="gramStart"/>
            <w:r w:rsidRPr="0068681E">
              <w:rPr>
                <w:rFonts w:asciiTheme="minorHAnsi" w:hAnsiTheme="minorHAnsi"/>
                <w:sz w:val="20"/>
                <w:szCs w:val="20"/>
                <w:lang w:val="en-GB" w:eastAsia="de-DE"/>
              </w:rPr>
              <w:t>is located in</w:t>
            </w:r>
            <w:proofErr w:type="gramEnd"/>
            <w:r w:rsidRPr="0068681E">
              <w:rPr>
                <w:rFonts w:asciiTheme="minorHAnsi" w:hAnsiTheme="minorHAnsi"/>
                <w:sz w:val="20"/>
                <w:szCs w:val="20"/>
                <w:lang w:val="en-GB" w:eastAsia="de-DE"/>
              </w:rPr>
              <w:t xml:space="preserve"> Kenya, which is one of the </w:t>
            </w:r>
            <w:proofErr w:type="spellStart"/>
            <w:r w:rsidRPr="0068681E">
              <w:rPr>
                <w:rFonts w:asciiTheme="minorHAnsi" w:hAnsiTheme="minorHAnsi"/>
                <w:sz w:val="20"/>
                <w:szCs w:val="20"/>
                <w:lang w:val="en-GB" w:eastAsia="de-DE"/>
              </w:rPr>
              <w:t>PoA</w:t>
            </w:r>
            <w:proofErr w:type="spellEnd"/>
            <w:r w:rsidRPr="0068681E">
              <w:rPr>
                <w:rFonts w:asciiTheme="minorHAnsi" w:hAnsiTheme="minorHAnsi"/>
                <w:sz w:val="20"/>
                <w:szCs w:val="20"/>
                <w:lang w:val="en-GB" w:eastAsia="de-DE"/>
              </w:rPr>
              <w:t xml:space="preserve"> country. </w:t>
            </w:r>
          </w:p>
          <w:p w14:paraId="430E3A09" w14:textId="77777777" w:rsidR="0068681E" w:rsidRPr="0068681E" w:rsidRDefault="0068681E" w:rsidP="0068681E">
            <w:pPr>
              <w:spacing w:line="240" w:lineRule="auto"/>
              <w:jc w:val="both"/>
              <w:rPr>
                <w:rFonts w:asciiTheme="minorHAnsi" w:hAnsiTheme="minorHAnsi"/>
                <w:sz w:val="20"/>
                <w:szCs w:val="20"/>
                <w:lang w:val="en-GB" w:eastAsia="de-DE"/>
              </w:rPr>
            </w:pPr>
          </w:p>
          <w:p w14:paraId="13D53DEB" w14:textId="448EB1A7" w:rsidR="0068681E" w:rsidRPr="0068681E" w:rsidRDefault="0068681E" w:rsidP="0068681E">
            <w:pPr>
              <w:spacing w:line="240" w:lineRule="auto"/>
              <w:jc w:val="both"/>
              <w:rPr>
                <w:rFonts w:asciiTheme="minorHAnsi" w:hAnsiTheme="minorHAnsi"/>
                <w:sz w:val="20"/>
                <w:szCs w:val="20"/>
                <w:lang w:val="en-GB" w:eastAsia="de-DE"/>
              </w:rPr>
            </w:pPr>
            <w:r w:rsidRPr="0068681E">
              <w:rPr>
                <w:rFonts w:asciiTheme="minorHAnsi" w:hAnsiTheme="minorHAnsi"/>
                <w:sz w:val="20"/>
                <w:szCs w:val="20"/>
                <w:lang w:val="en-GB" w:eastAsia="de-DE"/>
              </w:rPr>
              <w:t xml:space="preserve">The boundary for the VPA in terms of geographical area is defined as the </w:t>
            </w:r>
            <w:r w:rsidR="003C04EB">
              <w:rPr>
                <w:rFonts w:asciiTheme="minorHAnsi" w:hAnsiTheme="minorHAnsi"/>
                <w:sz w:val="20"/>
                <w:szCs w:val="20"/>
                <w:lang w:val="en-GB" w:eastAsia="de-DE"/>
              </w:rPr>
              <w:t>geographical</w:t>
            </w:r>
            <w:r w:rsidRPr="0068681E">
              <w:rPr>
                <w:rFonts w:asciiTheme="minorHAnsi" w:hAnsiTheme="minorHAnsi"/>
                <w:sz w:val="20"/>
                <w:szCs w:val="20"/>
                <w:lang w:val="en-GB" w:eastAsia="de-DE"/>
              </w:rPr>
              <w:t xml:space="preserve"> boundary of </w:t>
            </w:r>
            <w:r w:rsidR="00CA34F2">
              <w:rPr>
                <w:rFonts w:asciiTheme="minorHAnsi" w:hAnsiTheme="minorHAnsi"/>
                <w:sz w:val="20"/>
                <w:szCs w:val="20"/>
                <w:lang w:val="en-GB" w:eastAsia="de-DE"/>
              </w:rPr>
              <w:t xml:space="preserve">Narok county, </w:t>
            </w:r>
            <w:r w:rsidRPr="0068681E">
              <w:rPr>
                <w:rFonts w:asciiTheme="minorHAnsi" w:hAnsiTheme="minorHAnsi"/>
                <w:sz w:val="20"/>
                <w:szCs w:val="20"/>
                <w:lang w:val="en-GB" w:eastAsia="de-DE"/>
              </w:rPr>
              <w:t xml:space="preserve">Kenya. </w:t>
            </w:r>
          </w:p>
          <w:p w14:paraId="76B52142" w14:textId="77777777" w:rsidR="0068681E" w:rsidRPr="0068681E" w:rsidRDefault="0068681E" w:rsidP="0068681E">
            <w:pPr>
              <w:spacing w:line="240" w:lineRule="auto"/>
              <w:jc w:val="both"/>
              <w:rPr>
                <w:rFonts w:asciiTheme="minorHAnsi" w:hAnsiTheme="minorHAnsi"/>
                <w:sz w:val="20"/>
                <w:szCs w:val="20"/>
                <w:lang w:val="en-GB" w:eastAsia="de-DE"/>
              </w:rPr>
            </w:pPr>
          </w:p>
          <w:p w14:paraId="1DC9C65B" w14:textId="77777777" w:rsidR="0068681E" w:rsidRPr="0068681E" w:rsidRDefault="0068681E" w:rsidP="0068681E">
            <w:pPr>
              <w:spacing w:line="240" w:lineRule="auto"/>
              <w:jc w:val="both"/>
              <w:rPr>
                <w:rFonts w:asciiTheme="minorHAnsi" w:hAnsiTheme="minorHAnsi"/>
                <w:sz w:val="20"/>
                <w:szCs w:val="20"/>
                <w:lang w:val="en-GB" w:eastAsia="de-DE"/>
              </w:rPr>
            </w:pPr>
            <w:r w:rsidRPr="0068681E">
              <w:rPr>
                <w:rFonts w:asciiTheme="minorHAnsi" w:hAnsiTheme="minorHAnsi"/>
                <w:sz w:val="20"/>
                <w:szCs w:val="20"/>
                <w:lang w:val="en-GB" w:eastAsia="de-DE"/>
              </w:rPr>
              <w:lastRenderedPageBreak/>
              <w:t>The VPA is not included in any other voluntary or compliance standards programme.</w:t>
            </w:r>
          </w:p>
          <w:p w14:paraId="60CB61C1" w14:textId="77777777" w:rsidR="0068681E" w:rsidRPr="0068681E" w:rsidRDefault="0068681E" w:rsidP="0068681E">
            <w:pPr>
              <w:spacing w:line="240" w:lineRule="auto"/>
              <w:jc w:val="both"/>
              <w:rPr>
                <w:rFonts w:asciiTheme="minorHAnsi" w:hAnsiTheme="minorHAnsi"/>
                <w:sz w:val="20"/>
                <w:szCs w:val="20"/>
                <w:lang w:val="en-GB" w:eastAsia="de-DE"/>
              </w:rPr>
            </w:pPr>
          </w:p>
          <w:p w14:paraId="75721B00" w14:textId="0F76C927" w:rsidR="0068681E" w:rsidRPr="0068681E" w:rsidRDefault="0068681E" w:rsidP="0068681E">
            <w:pPr>
              <w:spacing w:line="240" w:lineRule="auto"/>
              <w:jc w:val="both"/>
              <w:rPr>
                <w:rFonts w:asciiTheme="minorHAnsi" w:hAnsiTheme="minorHAnsi"/>
                <w:sz w:val="20"/>
                <w:szCs w:val="20"/>
                <w:lang w:val="en-GB" w:eastAsia="de-DE"/>
              </w:rPr>
            </w:pPr>
            <w:r w:rsidRPr="0068681E">
              <w:rPr>
                <w:rFonts w:asciiTheme="minorHAnsi" w:hAnsiTheme="minorHAnsi"/>
                <w:bCs/>
                <w:sz w:val="20"/>
                <w:szCs w:val="20"/>
                <w:lang w:val="en-GB" w:eastAsia="de-DE"/>
              </w:rPr>
              <w:t xml:space="preserve">The VPA is a </w:t>
            </w:r>
            <w:r w:rsidR="00334543" w:rsidRPr="0068681E">
              <w:rPr>
                <w:rFonts w:asciiTheme="minorHAnsi" w:hAnsiTheme="minorHAnsi"/>
                <w:bCs/>
                <w:sz w:val="20"/>
                <w:szCs w:val="20"/>
                <w:lang w:val="en-GB" w:eastAsia="de-DE"/>
              </w:rPr>
              <w:t>small-scale</w:t>
            </w:r>
            <w:r w:rsidRPr="0068681E">
              <w:rPr>
                <w:rFonts w:asciiTheme="minorHAnsi" w:hAnsiTheme="minorHAnsi"/>
                <w:bCs/>
                <w:sz w:val="20"/>
                <w:szCs w:val="20"/>
                <w:lang w:val="en-GB" w:eastAsia="de-DE"/>
              </w:rPr>
              <w:t xml:space="preserve"> Type II VPA.</w:t>
            </w:r>
          </w:p>
          <w:p w14:paraId="3582D2CD" w14:textId="77777777" w:rsidR="0068681E" w:rsidRPr="0068681E" w:rsidRDefault="0068681E" w:rsidP="0068681E">
            <w:pPr>
              <w:spacing w:line="240" w:lineRule="auto"/>
              <w:jc w:val="both"/>
              <w:rPr>
                <w:rFonts w:asciiTheme="minorHAnsi" w:hAnsiTheme="minorHAnsi"/>
                <w:sz w:val="20"/>
                <w:szCs w:val="20"/>
                <w:lang w:val="en-GB" w:eastAsia="de-DE"/>
              </w:rPr>
            </w:pPr>
          </w:p>
          <w:p w14:paraId="76DDC96D" w14:textId="77777777" w:rsidR="0068681E" w:rsidRPr="0068681E" w:rsidRDefault="0068681E" w:rsidP="0068681E">
            <w:pPr>
              <w:spacing w:line="240" w:lineRule="auto"/>
              <w:jc w:val="both"/>
              <w:rPr>
                <w:rFonts w:asciiTheme="minorHAnsi" w:hAnsiTheme="minorHAnsi"/>
                <w:sz w:val="20"/>
                <w:szCs w:val="20"/>
                <w:lang w:val="en-GB" w:eastAsia="de-DE"/>
              </w:rPr>
            </w:pPr>
            <w:r w:rsidRPr="0068681E">
              <w:rPr>
                <w:rFonts w:asciiTheme="minorHAnsi" w:hAnsiTheme="minorHAnsi"/>
                <w:sz w:val="20"/>
                <w:szCs w:val="20"/>
                <w:lang w:val="en-GB" w:eastAsia="de-DE"/>
              </w:rPr>
              <w:t>To avoid inclusion of any ICS which is a part of another registered carbon project/ programme, all units under this programme shall be associated with a unique logo/brand/ product ID number / unique household or institutional ID number / Tag number / invoice number / receipt number etc. to uniquely identify each unit distributed/installed to avoid any double counting of ICS.</w:t>
            </w:r>
          </w:p>
        </w:tc>
      </w:tr>
      <w:tr w:rsidR="0068681E" w:rsidRPr="0068681E" w14:paraId="367E3D29" w14:textId="77777777" w:rsidTr="00EE63F0">
        <w:tc>
          <w:tcPr>
            <w:tcW w:w="1151" w:type="pct"/>
            <w:tcBorders>
              <w:top w:val="single" w:sz="4" w:space="0" w:color="BFBFBF"/>
              <w:left w:val="single" w:sz="4" w:space="0" w:color="BFBFBF"/>
              <w:bottom w:val="single" w:sz="4" w:space="0" w:color="BFBFBF"/>
              <w:right w:val="single" w:sz="4" w:space="0" w:color="BFBFBF"/>
            </w:tcBorders>
            <w:hideMark/>
          </w:tcPr>
          <w:p w14:paraId="580D5B63" w14:textId="77777777" w:rsidR="0068681E" w:rsidRPr="0068681E" w:rsidRDefault="0068681E" w:rsidP="00331C35">
            <w:pPr>
              <w:numPr>
                <w:ilvl w:val="0"/>
                <w:numId w:val="30"/>
              </w:numPr>
              <w:spacing w:line="240" w:lineRule="auto"/>
              <w:rPr>
                <w:rFonts w:asciiTheme="minorHAnsi" w:hAnsiTheme="minorHAnsi"/>
                <w:b/>
                <w:bCs/>
                <w:sz w:val="20"/>
                <w:szCs w:val="20"/>
                <w:lang w:val="en-GB" w:eastAsia="de-DE"/>
              </w:rPr>
            </w:pPr>
            <w:r w:rsidRPr="0068681E">
              <w:rPr>
                <w:rFonts w:asciiTheme="minorHAnsi" w:hAnsiTheme="minorHAnsi"/>
                <w:b/>
                <w:bCs/>
                <w:sz w:val="20"/>
                <w:szCs w:val="20"/>
                <w:lang w:val="en-GB" w:eastAsia="de-DE"/>
              </w:rPr>
              <w:lastRenderedPageBreak/>
              <w:t>Host Country Requirements</w:t>
            </w:r>
          </w:p>
        </w:tc>
        <w:tc>
          <w:tcPr>
            <w:tcW w:w="1924" w:type="pct"/>
            <w:tcBorders>
              <w:top w:val="single" w:sz="4" w:space="0" w:color="BFBFBF"/>
              <w:left w:val="single" w:sz="4" w:space="0" w:color="BFBFBF"/>
              <w:bottom w:val="single" w:sz="4" w:space="0" w:color="BFBFBF"/>
              <w:right w:val="single" w:sz="4" w:space="0" w:color="BFBFBF"/>
            </w:tcBorders>
            <w:hideMark/>
          </w:tcPr>
          <w:p w14:paraId="1377D5CF" w14:textId="77777777" w:rsidR="0068681E" w:rsidRPr="0068681E" w:rsidRDefault="0068681E" w:rsidP="0068681E">
            <w:pPr>
              <w:spacing w:line="240" w:lineRule="auto"/>
              <w:jc w:val="both"/>
              <w:rPr>
                <w:rFonts w:asciiTheme="minorHAnsi" w:hAnsiTheme="minorHAnsi"/>
                <w:sz w:val="20"/>
                <w:szCs w:val="20"/>
                <w:lang w:val="en-GB" w:eastAsia="de-DE"/>
              </w:rPr>
            </w:pPr>
            <w:r w:rsidRPr="0068681E">
              <w:rPr>
                <w:rFonts w:asciiTheme="minorHAnsi" w:hAnsiTheme="minorHAnsi"/>
                <w:sz w:val="20"/>
                <w:szCs w:val="20"/>
                <w:lang w:val="en-GB" w:eastAsia="de-DE"/>
              </w:rPr>
              <w:t xml:space="preserve">Projects shall </w:t>
            </w:r>
            <w:proofErr w:type="gramStart"/>
            <w:r w:rsidRPr="0068681E">
              <w:rPr>
                <w:rFonts w:asciiTheme="minorHAnsi" w:hAnsiTheme="minorHAnsi"/>
                <w:sz w:val="20"/>
                <w:szCs w:val="20"/>
                <w:lang w:val="en-GB" w:eastAsia="de-DE"/>
              </w:rPr>
              <w:t>be in compliance with</w:t>
            </w:r>
            <w:proofErr w:type="gramEnd"/>
            <w:r w:rsidRPr="0068681E">
              <w:rPr>
                <w:rFonts w:asciiTheme="minorHAnsi" w:hAnsiTheme="minorHAnsi"/>
                <w:sz w:val="20"/>
                <w:szCs w:val="20"/>
                <w:lang w:val="en-GB" w:eastAsia="de-DE"/>
              </w:rPr>
              <w:t xml:space="preserve"> applicable Host Country’s legal, environmental, ecological and social regulations.</w:t>
            </w:r>
          </w:p>
        </w:tc>
        <w:tc>
          <w:tcPr>
            <w:tcW w:w="1925" w:type="pct"/>
            <w:tcBorders>
              <w:top w:val="single" w:sz="4" w:space="0" w:color="BFBFBF"/>
              <w:left w:val="single" w:sz="4" w:space="0" w:color="BFBFBF"/>
              <w:bottom w:val="single" w:sz="4" w:space="0" w:color="BFBFBF"/>
              <w:right w:val="single" w:sz="4" w:space="0" w:color="BFBFBF"/>
            </w:tcBorders>
            <w:hideMark/>
          </w:tcPr>
          <w:p w14:paraId="77522ECD" w14:textId="77777777" w:rsidR="0068681E" w:rsidRPr="0068681E" w:rsidRDefault="0068681E" w:rsidP="0068681E">
            <w:pPr>
              <w:spacing w:line="240" w:lineRule="auto"/>
              <w:jc w:val="both"/>
              <w:rPr>
                <w:rFonts w:asciiTheme="minorHAnsi" w:hAnsiTheme="minorHAnsi"/>
                <w:sz w:val="20"/>
                <w:szCs w:val="20"/>
                <w:lang w:val="en-GB" w:eastAsia="de-DE"/>
              </w:rPr>
            </w:pPr>
            <w:r w:rsidRPr="0068681E">
              <w:rPr>
                <w:rFonts w:asciiTheme="minorHAnsi" w:hAnsiTheme="minorHAnsi"/>
                <w:sz w:val="20"/>
                <w:szCs w:val="20"/>
                <w:lang w:val="en-GB" w:eastAsia="de-DE"/>
              </w:rPr>
              <w:t xml:space="preserve">There are no host country laws and regulations pertaining the manufacture and distribution of improved cookstoves. </w:t>
            </w:r>
          </w:p>
          <w:p w14:paraId="26DA6F0D" w14:textId="31423AB2" w:rsidR="0068681E" w:rsidRPr="0068681E" w:rsidRDefault="0068681E" w:rsidP="0068681E">
            <w:pPr>
              <w:spacing w:line="240" w:lineRule="auto"/>
              <w:jc w:val="both"/>
              <w:rPr>
                <w:rFonts w:asciiTheme="minorHAnsi" w:hAnsiTheme="minorHAnsi"/>
                <w:sz w:val="20"/>
                <w:szCs w:val="20"/>
                <w:lang w:val="en-GB" w:eastAsia="de-DE"/>
              </w:rPr>
            </w:pPr>
            <w:r w:rsidRPr="0068681E">
              <w:rPr>
                <w:rFonts w:asciiTheme="minorHAnsi" w:hAnsiTheme="minorHAnsi"/>
                <w:sz w:val="20"/>
                <w:szCs w:val="20"/>
                <w:lang w:val="en-GB" w:eastAsia="de-DE"/>
              </w:rPr>
              <w:t>Health, safety measures will be implemented at the cookstove manufacturing factory in Chuka, Tharaka Nithi County, Kenya</w:t>
            </w:r>
            <w:r w:rsidR="00E2588A">
              <w:rPr>
                <w:rFonts w:asciiTheme="minorHAnsi" w:hAnsiTheme="minorHAnsi"/>
                <w:sz w:val="20"/>
                <w:szCs w:val="20"/>
                <w:lang w:val="en-GB" w:eastAsia="de-DE"/>
              </w:rPr>
              <w:t xml:space="preserve"> and at the Sunken Ltd factory </w:t>
            </w:r>
            <w:r w:rsidR="00BC5AB7">
              <w:rPr>
                <w:rFonts w:asciiTheme="minorHAnsi" w:hAnsiTheme="minorHAnsi"/>
                <w:sz w:val="20"/>
                <w:szCs w:val="20"/>
                <w:lang w:val="en-GB" w:eastAsia="de-DE"/>
              </w:rPr>
              <w:t>in Kisumu, Kenya.</w:t>
            </w:r>
          </w:p>
          <w:p w14:paraId="24E313E0" w14:textId="77777777" w:rsidR="0068681E" w:rsidRPr="0068681E" w:rsidRDefault="0068681E" w:rsidP="0068681E">
            <w:pPr>
              <w:spacing w:line="240" w:lineRule="auto"/>
              <w:jc w:val="both"/>
              <w:rPr>
                <w:rFonts w:asciiTheme="minorHAnsi" w:hAnsiTheme="minorHAnsi"/>
                <w:bCs/>
                <w:sz w:val="20"/>
                <w:szCs w:val="20"/>
                <w:lang w:val="en-GB" w:eastAsia="de-DE"/>
              </w:rPr>
            </w:pPr>
          </w:p>
        </w:tc>
      </w:tr>
      <w:tr w:rsidR="0068681E" w:rsidRPr="0068681E" w14:paraId="345D27EA" w14:textId="77777777" w:rsidTr="00EE63F0">
        <w:tc>
          <w:tcPr>
            <w:tcW w:w="1151" w:type="pct"/>
            <w:tcBorders>
              <w:top w:val="single" w:sz="4" w:space="0" w:color="BFBFBF"/>
              <w:left w:val="single" w:sz="4" w:space="0" w:color="BFBFBF"/>
              <w:bottom w:val="single" w:sz="4" w:space="0" w:color="BFBFBF"/>
              <w:right w:val="single" w:sz="4" w:space="0" w:color="BFBFBF"/>
            </w:tcBorders>
            <w:shd w:val="clear" w:color="auto" w:fill="F2F2F2"/>
            <w:hideMark/>
          </w:tcPr>
          <w:p w14:paraId="23FD1DFF" w14:textId="77777777" w:rsidR="0068681E" w:rsidRPr="0068681E" w:rsidRDefault="0068681E" w:rsidP="00331C35">
            <w:pPr>
              <w:numPr>
                <w:ilvl w:val="0"/>
                <w:numId w:val="30"/>
              </w:numPr>
              <w:spacing w:line="240" w:lineRule="auto"/>
              <w:rPr>
                <w:rFonts w:asciiTheme="minorHAnsi" w:hAnsiTheme="minorHAnsi"/>
                <w:b/>
                <w:bCs/>
                <w:sz w:val="20"/>
                <w:szCs w:val="20"/>
                <w:lang w:val="en-GB" w:eastAsia="de-DE"/>
              </w:rPr>
            </w:pPr>
            <w:r w:rsidRPr="0068681E">
              <w:rPr>
                <w:rFonts w:asciiTheme="minorHAnsi" w:hAnsiTheme="minorHAnsi"/>
                <w:b/>
                <w:bCs/>
                <w:sz w:val="20"/>
                <w:szCs w:val="20"/>
                <w:lang w:val="en-GB" w:eastAsia="de-DE"/>
              </w:rPr>
              <w:t>Contact Details</w:t>
            </w:r>
          </w:p>
        </w:tc>
        <w:tc>
          <w:tcPr>
            <w:tcW w:w="1924" w:type="pct"/>
            <w:tcBorders>
              <w:top w:val="single" w:sz="4" w:space="0" w:color="BFBFBF"/>
              <w:left w:val="single" w:sz="4" w:space="0" w:color="BFBFBF"/>
              <w:bottom w:val="single" w:sz="4" w:space="0" w:color="BFBFBF"/>
              <w:right w:val="single" w:sz="4" w:space="0" w:color="BFBFBF"/>
            </w:tcBorders>
            <w:shd w:val="clear" w:color="auto" w:fill="F2F2F2"/>
            <w:hideMark/>
          </w:tcPr>
          <w:p w14:paraId="407479C8" w14:textId="77777777" w:rsidR="0068681E" w:rsidRPr="0068681E" w:rsidRDefault="0068681E" w:rsidP="0068681E">
            <w:pPr>
              <w:spacing w:line="240" w:lineRule="auto"/>
              <w:jc w:val="both"/>
              <w:rPr>
                <w:rFonts w:asciiTheme="minorHAnsi" w:hAnsiTheme="minorHAnsi"/>
                <w:sz w:val="20"/>
                <w:szCs w:val="20"/>
                <w:lang w:val="en-GB" w:eastAsia="de-DE"/>
              </w:rPr>
            </w:pPr>
            <w:r w:rsidRPr="0068681E">
              <w:rPr>
                <w:rFonts w:asciiTheme="minorHAnsi" w:hAnsiTheme="minorHAnsi"/>
                <w:sz w:val="20"/>
                <w:szCs w:val="20"/>
                <w:lang w:val="en-GB" w:eastAsia="de-DE"/>
              </w:rPr>
              <w:t>As part of the Project Documentation the Project Developer shall provide (</w:t>
            </w:r>
            <w:proofErr w:type="spellStart"/>
            <w:r w:rsidRPr="0068681E">
              <w:rPr>
                <w:rFonts w:asciiTheme="minorHAnsi" w:hAnsiTheme="minorHAnsi"/>
                <w:sz w:val="20"/>
                <w:szCs w:val="20"/>
                <w:lang w:val="en-GB" w:eastAsia="de-DE"/>
              </w:rPr>
              <w:t>i</w:t>
            </w:r>
            <w:proofErr w:type="spellEnd"/>
            <w:r w:rsidRPr="0068681E">
              <w:rPr>
                <w:rFonts w:asciiTheme="minorHAnsi" w:hAnsiTheme="minorHAnsi"/>
                <w:sz w:val="20"/>
                <w:szCs w:val="20"/>
                <w:lang w:val="en-GB" w:eastAsia="de-DE"/>
              </w:rPr>
              <w:t>) name and (ii) contact details of all Project Participants; AND in case of an organisation (iii) the legal registration details and (iv) documentation by the governing jurisdiction that proves that the entity is in good standing (defined as being a legal or other appropriate entity registered in or allowed to operate within the required jurisdiction and with no evidence of insolvency or legal/criminal notices placed against it or any of its Directors). Gold Standard retains the right (at its own discretion) to refuse use of the Standard where reputational concerns are highlighted.</w:t>
            </w:r>
          </w:p>
        </w:tc>
        <w:tc>
          <w:tcPr>
            <w:tcW w:w="1925" w:type="pct"/>
            <w:tcBorders>
              <w:top w:val="single" w:sz="4" w:space="0" w:color="BFBFBF"/>
              <w:left w:val="single" w:sz="4" w:space="0" w:color="BFBFBF"/>
              <w:bottom w:val="single" w:sz="4" w:space="0" w:color="BFBFBF"/>
              <w:right w:val="single" w:sz="4" w:space="0" w:color="BFBFBF"/>
            </w:tcBorders>
            <w:shd w:val="clear" w:color="auto" w:fill="F2F2F2"/>
            <w:hideMark/>
          </w:tcPr>
          <w:p w14:paraId="4F70C5B2" w14:textId="77777777" w:rsidR="0068681E" w:rsidRPr="0068681E" w:rsidRDefault="0068681E" w:rsidP="0068681E">
            <w:pPr>
              <w:spacing w:line="240" w:lineRule="auto"/>
              <w:jc w:val="both"/>
              <w:rPr>
                <w:rFonts w:asciiTheme="minorHAnsi" w:hAnsiTheme="minorHAnsi"/>
                <w:bCs/>
                <w:sz w:val="20"/>
                <w:szCs w:val="20"/>
                <w:lang w:val="en-GB" w:eastAsia="de-DE"/>
              </w:rPr>
            </w:pPr>
            <w:r w:rsidRPr="0068681E">
              <w:rPr>
                <w:rFonts w:asciiTheme="minorHAnsi" w:hAnsiTheme="minorHAnsi"/>
                <w:bCs/>
                <w:sz w:val="20"/>
                <w:szCs w:val="20"/>
                <w:lang w:val="en-GB" w:eastAsia="de-DE"/>
              </w:rPr>
              <w:t>The name and contact details of VPA Implementer (VPAI) is given in the Appendix.</w:t>
            </w:r>
          </w:p>
        </w:tc>
      </w:tr>
      <w:tr w:rsidR="0068681E" w:rsidRPr="0068681E" w14:paraId="7FBCD825" w14:textId="77777777" w:rsidTr="00EE63F0">
        <w:tc>
          <w:tcPr>
            <w:tcW w:w="1151" w:type="pct"/>
            <w:tcBorders>
              <w:top w:val="single" w:sz="4" w:space="0" w:color="BFBFBF"/>
              <w:left w:val="single" w:sz="4" w:space="0" w:color="BFBFBF"/>
              <w:bottom w:val="single" w:sz="4" w:space="0" w:color="BFBFBF"/>
              <w:right w:val="single" w:sz="4" w:space="0" w:color="BFBFBF"/>
            </w:tcBorders>
            <w:hideMark/>
          </w:tcPr>
          <w:p w14:paraId="74D10536" w14:textId="77777777" w:rsidR="0068681E" w:rsidRPr="0068681E" w:rsidRDefault="0068681E" w:rsidP="00331C35">
            <w:pPr>
              <w:numPr>
                <w:ilvl w:val="0"/>
                <w:numId w:val="30"/>
              </w:numPr>
              <w:spacing w:line="240" w:lineRule="auto"/>
              <w:rPr>
                <w:rFonts w:asciiTheme="minorHAnsi" w:hAnsiTheme="minorHAnsi"/>
                <w:b/>
                <w:bCs/>
                <w:sz w:val="20"/>
                <w:szCs w:val="20"/>
                <w:lang w:val="en-GB" w:eastAsia="de-DE"/>
              </w:rPr>
            </w:pPr>
            <w:r w:rsidRPr="0068681E">
              <w:rPr>
                <w:rFonts w:asciiTheme="minorHAnsi" w:hAnsiTheme="minorHAnsi"/>
                <w:b/>
                <w:bCs/>
                <w:sz w:val="20"/>
                <w:szCs w:val="20"/>
                <w:lang w:val="en-GB" w:eastAsia="de-DE"/>
              </w:rPr>
              <w:t>Legal Ownership</w:t>
            </w:r>
          </w:p>
        </w:tc>
        <w:tc>
          <w:tcPr>
            <w:tcW w:w="1924" w:type="pct"/>
            <w:tcBorders>
              <w:top w:val="single" w:sz="4" w:space="0" w:color="BFBFBF"/>
              <w:left w:val="single" w:sz="4" w:space="0" w:color="BFBFBF"/>
              <w:bottom w:val="single" w:sz="4" w:space="0" w:color="BFBFBF"/>
              <w:right w:val="single" w:sz="4" w:space="0" w:color="BFBFBF"/>
            </w:tcBorders>
            <w:hideMark/>
          </w:tcPr>
          <w:p w14:paraId="11C1D438" w14:textId="77777777" w:rsidR="0068681E" w:rsidRPr="0068681E" w:rsidRDefault="0068681E" w:rsidP="0068681E">
            <w:pPr>
              <w:spacing w:line="240" w:lineRule="auto"/>
              <w:jc w:val="both"/>
              <w:rPr>
                <w:rFonts w:asciiTheme="minorHAnsi" w:hAnsiTheme="minorHAnsi"/>
                <w:sz w:val="20"/>
                <w:szCs w:val="20"/>
                <w:lang w:val="en-GB" w:eastAsia="de-DE"/>
              </w:rPr>
            </w:pPr>
            <w:r w:rsidRPr="0068681E">
              <w:rPr>
                <w:rFonts w:asciiTheme="minorHAnsi" w:hAnsiTheme="minorHAnsi"/>
                <w:sz w:val="20"/>
                <w:szCs w:val="20"/>
                <w:lang w:val="en-GB" w:eastAsia="de-DE"/>
              </w:rPr>
              <w:t xml:space="preserve">Full and uncontested legal ownership of any Products that are generated under Gold Standard Certification, (for example carbon credits) shall be demonstrated. Where such ownership is transferred from project beneficiaries this must be demonstrated transparently and with full, prior and informed consent (FPIC). Note that for certain Project </w:t>
            </w:r>
            <w:r w:rsidRPr="0068681E">
              <w:rPr>
                <w:rFonts w:asciiTheme="minorHAnsi" w:hAnsiTheme="minorHAnsi"/>
                <w:sz w:val="20"/>
                <w:szCs w:val="20"/>
                <w:lang w:val="en-GB" w:eastAsia="de-DE"/>
              </w:rPr>
              <w:lastRenderedPageBreak/>
              <w:t>types there is a requirement for full and uncontested legal land title/tenure to be demonstrated. These are contained within specific Activity or Product Requirements. All projects shall immediately report to Gold Standard any land title/tenure disputes arising.</w:t>
            </w:r>
          </w:p>
        </w:tc>
        <w:tc>
          <w:tcPr>
            <w:tcW w:w="1925" w:type="pct"/>
            <w:tcBorders>
              <w:top w:val="single" w:sz="4" w:space="0" w:color="BFBFBF"/>
              <w:left w:val="single" w:sz="4" w:space="0" w:color="BFBFBF"/>
              <w:bottom w:val="single" w:sz="4" w:space="0" w:color="BFBFBF"/>
              <w:right w:val="single" w:sz="4" w:space="0" w:color="BFBFBF"/>
            </w:tcBorders>
          </w:tcPr>
          <w:p w14:paraId="53F71586" w14:textId="77777777" w:rsidR="0068681E" w:rsidRPr="0068681E" w:rsidRDefault="0068681E" w:rsidP="0068681E">
            <w:pPr>
              <w:spacing w:line="240" w:lineRule="auto"/>
              <w:jc w:val="both"/>
              <w:rPr>
                <w:rFonts w:asciiTheme="minorHAnsi" w:hAnsiTheme="minorHAnsi"/>
                <w:sz w:val="20"/>
                <w:szCs w:val="20"/>
                <w:lang w:val="en-GB" w:eastAsia="de-DE"/>
              </w:rPr>
            </w:pPr>
            <w:r w:rsidRPr="0068681E">
              <w:rPr>
                <w:rFonts w:asciiTheme="minorHAnsi" w:hAnsiTheme="minorHAnsi"/>
                <w:sz w:val="20"/>
                <w:szCs w:val="20"/>
                <w:lang w:val="en-GB" w:eastAsia="de-DE"/>
              </w:rPr>
              <w:lastRenderedPageBreak/>
              <w:t>Criteria for transfer full and uncontested legal ownership of carbon credit from project beneficiaries to CME (EcoAct SAS):</w:t>
            </w:r>
          </w:p>
          <w:p w14:paraId="4901A3D3" w14:textId="77777777" w:rsidR="0068681E" w:rsidRPr="0068681E" w:rsidRDefault="0068681E" w:rsidP="0068681E">
            <w:pPr>
              <w:spacing w:line="240" w:lineRule="auto"/>
              <w:jc w:val="both"/>
              <w:rPr>
                <w:rFonts w:asciiTheme="minorHAnsi" w:hAnsiTheme="minorHAnsi"/>
                <w:sz w:val="20"/>
                <w:szCs w:val="20"/>
                <w:lang w:val="en-GB" w:eastAsia="de-DE"/>
              </w:rPr>
            </w:pPr>
          </w:p>
          <w:p w14:paraId="5EF6AFF0" w14:textId="3C5DA82E" w:rsidR="0068681E" w:rsidRPr="0068681E" w:rsidRDefault="0068681E" w:rsidP="0068681E">
            <w:pPr>
              <w:spacing w:line="240" w:lineRule="auto"/>
              <w:jc w:val="both"/>
              <w:rPr>
                <w:rFonts w:asciiTheme="minorHAnsi" w:hAnsiTheme="minorHAnsi"/>
                <w:sz w:val="20"/>
                <w:szCs w:val="20"/>
                <w:lang w:val="en-GB" w:eastAsia="de-DE"/>
              </w:rPr>
            </w:pPr>
            <w:r w:rsidRPr="0068681E">
              <w:rPr>
                <w:rFonts w:asciiTheme="minorHAnsi" w:hAnsiTheme="minorHAnsi"/>
                <w:sz w:val="20"/>
                <w:szCs w:val="20"/>
                <w:lang w:val="en-GB" w:eastAsia="de-DE"/>
              </w:rPr>
              <w:t xml:space="preserve">The full and uncontested legal ownership of GS VERs that are generated under Gold Standard Certification, shall be transferred from project beneficiaries to the EcoAct </w:t>
            </w:r>
            <w:r w:rsidRPr="0068681E">
              <w:rPr>
                <w:rFonts w:asciiTheme="minorHAnsi" w:hAnsiTheme="minorHAnsi"/>
                <w:sz w:val="20"/>
                <w:szCs w:val="20"/>
                <w:lang w:val="en-GB" w:eastAsia="de-DE"/>
              </w:rPr>
              <w:lastRenderedPageBreak/>
              <w:t>SAS via sales receipt/beneficiary agreement.</w:t>
            </w:r>
          </w:p>
          <w:p w14:paraId="38C885AC" w14:textId="77777777" w:rsidR="0068681E" w:rsidRPr="0068681E" w:rsidRDefault="0068681E" w:rsidP="0068681E">
            <w:pPr>
              <w:spacing w:line="276" w:lineRule="auto"/>
              <w:ind w:left="720"/>
              <w:jc w:val="both"/>
              <w:outlineLvl w:val="1"/>
              <w:rPr>
                <w:rFonts w:asciiTheme="minorHAnsi" w:hAnsiTheme="minorHAnsi"/>
                <w:sz w:val="20"/>
                <w:szCs w:val="22"/>
                <w:lang w:val="en-GB" w:eastAsia="de-DE"/>
              </w:rPr>
            </w:pPr>
          </w:p>
        </w:tc>
      </w:tr>
      <w:tr w:rsidR="0068681E" w:rsidRPr="0068681E" w14:paraId="33FFE042" w14:textId="77777777" w:rsidTr="00EE63F0">
        <w:tc>
          <w:tcPr>
            <w:tcW w:w="1151" w:type="pct"/>
            <w:tcBorders>
              <w:top w:val="single" w:sz="4" w:space="0" w:color="BFBFBF"/>
              <w:left w:val="single" w:sz="4" w:space="0" w:color="BFBFBF"/>
              <w:bottom w:val="single" w:sz="4" w:space="0" w:color="BFBFBF"/>
              <w:right w:val="single" w:sz="4" w:space="0" w:color="BFBFBF"/>
            </w:tcBorders>
            <w:shd w:val="clear" w:color="auto" w:fill="F2F2F2"/>
            <w:hideMark/>
          </w:tcPr>
          <w:p w14:paraId="0ABCFA48" w14:textId="77777777" w:rsidR="0068681E" w:rsidRPr="0068681E" w:rsidRDefault="0068681E" w:rsidP="00331C35">
            <w:pPr>
              <w:numPr>
                <w:ilvl w:val="0"/>
                <w:numId w:val="30"/>
              </w:numPr>
              <w:spacing w:line="240" w:lineRule="auto"/>
              <w:rPr>
                <w:rFonts w:asciiTheme="minorHAnsi" w:hAnsiTheme="minorHAnsi"/>
                <w:b/>
                <w:bCs/>
                <w:sz w:val="20"/>
                <w:szCs w:val="20"/>
                <w:lang w:val="en-GB" w:eastAsia="de-DE"/>
              </w:rPr>
            </w:pPr>
            <w:r w:rsidRPr="0068681E">
              <w:rPr>
                <w:rFonts w:asciiTheme="minorHAnsi" w:hAnsiTheme="minorHAnsi"/>
                <w:b/>
                <w:bCs/>
                <w:sz w:val="20"/>
                <w:szCs w:val="20"/>
                <w:lang w:val="en-GB" w:eastAsia="de-DE"/>
              </w:rPr>
              <w:lastRenderedPageBreak/>
              <w:t>Other Rights</w:t>
            </w:r>
          </w:p>
        </w:tc>
        <w:tc>
          <w:tcPr>
            <w:tcW w:w="1924" w:type="pct"/>
            <w:tcBorders>
              <w:top w:val="single" w:sz="4" w:space="0" w:color="BFBFBF"/>
              <w:left w:val="single" w:sz="4" w:space="0" w:color="BFBFBF"/>
              <w:bottom w:val="single" w:sz="4" w:space="0" w:color="BFBFBF"/>
              <w:right w:val="single" w:sz="4" w:space="0" w:color="BFBFBF"/>
            </w:tcBorders>
            <w:shd w:val="clear" w:color="auto" w:fill="F2F2F2"/>
            <w:hideMark/>
          </w:tcPr>
          <w:p w14:paraId="0EDA52EF" w14:textId="77777777" w:rsidR="0068681E" w:rsidRPr="0068681E" w:rsidRDefault="0068681E" w:rsidP="0068681E">
            <w:pPr>
              <w:spacing w:line="240" w:lineRule="auto"/>
              <w:jc w:val="both"/>
              <w:rPr>
                <w:rFonts w:asciiTheme="minorHAnsi" w:hAnsiTheme="minorHAnsi"/>
                <w:sz w:val="20"/>
                <w:szCs w:val="20"/>
                <w:lang w:val="en-GB" w:eastAsia="de-DE"/>
              </w:rPr>
            </w:pPr>
            <w:r w:rsidRPr="0068681E">
              <w:rPr>
                <w:rFonts w:asciiTheme="minorHAnsi" w:hAnsiTheme="minorHAnsi"/>
                <w:sz w:val="20"/>
                <w:szCs w:val="20"/>
                <w:lang w:val="en-GB" w:eastAsia="de-DE"/>
              </w:rPr>
              <w:t>As well as legal title and ownership, the Project Developer shall also demonstrate where required uncontested legal rights and/or permissions concerning changes in use of other resources required to service the Project (for example, access rights, water rights etc.). Any known disputes or contested rights must be declared immediately to Gold Standard by the Project Developer and resolved prior to further project implementation in affected areas.</w:t>
            </w:r>
          </w:p>
        </w:tc>
        <w:tc>
          <w:tcPr>
            <w:tcW w:w="1925" w:type="pct"/>
            <w:tcBorders>
              <w:top w:val="single" w:sz="4" w:space="0" w:color="BFBFBF"/>
              <w:left w:val="single" w:sz="4" w:space="0" w:color="BFBFBF"/>
              <w:bottom w:val="single" w:sz="4" w:space="0" w:color="BFBFBF"/>
              <w:right w:val="single" w:sz="4" w:space="0" w:color="BFBFBF"/>
            </w:tcBorders>
            <w:shd w:val="clear" w:color="auto" w:fill="F2F2F2"/>
            <w:hideMark/>
          </w:tcPr>
          <w:p w14:paraId="68AC45D5" w14:textId="77777777" w:rsidR="0068681E" w:rsidRPr="0068681E" w:rsidRDefault="0068681E" w:rsidP="0068681E">
            <w:pPr>
              <w:spacing w:line="240" w:lineRule="auto"/>
              <w:jc w:val="both"/>
              <w:rPr>
                <w:rFonts w:asciiTheme="minorHAnsi" w:hAnsiTheme="minorHAnsi"/>
                <w:bCs/>
                <w:sz w:val="20"/>
                <w:szCs w:val="20"/>
                <w:lang w:val="en-GB" w:eastAsia="de-DE"/>
              </w:rPr>
            </w:pPr>
            <w:r w:rsidRPr="0068681E">
              <w:rPr>
                <w:rFonts w:asciiTheme="minorHAnsi" w:hAnsiTheme="minorHAnsi"/>
                <w:bCs/>
                <w:sz w:val="20"/>
                <w:szCs w:val="20"/>
                <w:lang w:val="en-GB" w:eastAsia="de-DE"/>
              </w:rPr>
              <w:t>Not applicable</w:t>
            </w:r>
          </w:p>
        </w:tc>
      </w:tr>
      <w:tr w:rsidR="0068681E" w:rsidRPr="0068681E" w14:paraId="791D589C" w14:textId="77777777" w:rsidTr="00EE63F0">
        <w:tc>
          <w:tcPr>
            <w:tcW w:w="1151" w:type="pct"/>
            <w:tcBorders>
              <w:top w:val="single" w:sz="4" w:space="0" w:color="BFBFBF"/>
              <w:left w:val="single" w:sz="4" w:space="0" w:color="BFBFBF"/>
              <w:bottom w:val="single" w:sz="4" w:space="0" w:color="BFBFBF"/>
              <w:right w:val="single" w:sz="4" w:space="0" w:color="BFBFBF"/>
            </w:tcBorders>
            <w:hideMark/>
          </w:tcPr>
          <w:p w14:paraId="7A4B22AF" w14:textId="77777777" w:rsidR="0068681E" w:rsidRPr="0068681E" w:rsidRDefault="0068681E" w:rsidP="00331C35">
            <w:pPr>
              <w:numPr>
                <w:ilvl w:val="0"/>
                <w:numId w:val="30"/>
              </w:numPr>
              <w:spacing w:line="240" w:lineRule="auto"/>
              <w:rPr>
                <w:rFonts w:asciiTheme="minorHAnsi" w:hAnsiTheme="minorHAnsi"/>
                <w:b/>
                <w:bCs/>
                <w:sz w:val="20"/>
                <w:szCs w:val="20"/>
                <w:lang w:val="en-GB" w:eastAsia="de-DE"/>
              </w:rPr>
            </w:pPr>
            <w:r w:rsidRPr="0068681E">
              <w:rPr>
                <w:rFonts w:asciiTheme="minorHAnsi" w:hAnsiTheme="minorHAnsi"/>
                <w:b/>
                <w:bCs/>
                <w:sz w:val="20"/>
                <w:szCs w:val="20"/>
                <w:lang w:val="en-GB" w:eastAsia="de-DE"/>
              </w:rPr>
              <w:t>Official Development Assistance (ODA) Declaration</w:t>
            </w:r>
          </w:p>
        </w:tc>
        <w:tc>
          <w:tcPr>
            <w:tcW w:w="1924" w:type="pct"/>
            <w:tcBorders>
              <w:top w:val="single" w:sz="4" w:space="0" w:color="BFBFBF"/>
              <w:left w:val="single" w:sz="4" w:space="0" w:color="BFBFBF"/>
              <w:bottom w:val="single" w:sz="4" w:space="0" w:color="BFBFBF"/>
              <w:right w:val="single" w:sz="4" w:space="0" w:color="BFBFBF"/>
            </w:tcBorders>
            <w:hideMark/>
          </w:tcPr>
          <w:p w14:paraId="2F7E8431" w14:textId="77777777" w:rsidR="0068681E" w:rsidRPr="0068681E" w:rsidRDefault="0068681E" w:rsidP="0068681E">
            <w:pPr>
              <w:spacing w:line="240" w:lineRule="auto"/>
              <w:jc w:val="both"/>
              <w:rPr>
                <w:rFonts w:asciiTheme="minorHAnsi" w:hAnsiTheme="minorHAnsi"/>
                <w:sz w:val="20"/>
                <w:szCs w:val="20"/>
                <w:lang w:val="en-GB" w:eastAsia="de-DE"/>
              </w:rPr>
            </w:pPr>
            <w:r w:rsidRPr="0068681E">
              <w:rPr>
                <w:rFonts w:asciiTheme="minorHAnsi" w:hAnsiTheme="minorHAnsi"/>
                <w:sz w:val="20"/>
                <w:szCs w:val="20"/>
                <w:lang w:val="en-GB" w:eastAsia="de-DE"/>
              </w:rPr>
              <w:t>All Project Developers applying for project activities located in a country named by the OECD Development Assistance Committee’s ODA recipient list and seeking Gold Standard Certification for carbon credits shall declare the Official Development Assistance (ODA) support. The Project Developer shall follow the GHG Emissions Reduction &amp; Sequestration Product Requirements and submit the declaration at the time of Design Certification.</w:t>
            </w:r>
          </w:p>
        </w:tc>
        <w:tc>
          <w:tcPr>
            <w:tcW w:w="1925" w:type="pct"/>
            <w:tcBorders>
              <w:top w:val="single" w:sz="4" w:space="0" w:color="BFBFBF"/>
              <w:left w:val="single" w:sz="4" w:space="0" w:color="BFBFBF"/>
              <w:bottom w:val="single" w:sz="4" w:space="0" w:color="BFBFBF"/>
              <w:right w:val="single" w:sz="4" w:space="0" w:color="BFBFBF"/>
            </w:tcBorders>
          </w:tcPr>
          <w:p w14:paraId="23A225F1" w14:textId="77777777" w:rsidR="0068681E" w:rsidRPr="0068681E" w:rsidRDefault="0068681E" w:rsidP="0068681E">
            <w:pPr>
              <w:spacing w:line="240" w:lineRule="auto"/>
              <w:jc w:val="both"/>
              <w:rPr>
                <w:rFonts w:asciiTheme="minorHAnsi" w:hAnsiTheme="minorHAnsi"/>
                <w:bCs/>
                <w:sz w:val="20"/>
                <w:szCs w:val="20"/>
                <w:lang w:val="en-GB" w:eastAsia="de-DE"/>
              </w:rPr>
            </w:pPr>
            <w:r w:rsidRPr="0068681E">
              <w:rPr>
                <w:rFonts w:asciiTheme="minorHAnsi" w:hAnsiTheme="minorHAnsi"/>
                <w:bCs/>
                <w:sz w:val="20"/>
                <w:szCs w:val="20"/>
                <w:lang w:val="en-GB" w:eastAsia="de-DE"/>
              </w:rPr>
              <w:t xml:space="preserve">No ODA is involved in the </w:t>
            </w:r>
            <w:proofErr w:type="spellStart"/>
            <w:r w:rsidRPr="0068681E">
              <w:rPr>
                <w:rFonts w:asciiTheme="minorHAnsi" w:hAnsiTheme="minorHAnsi"/>
                <w:bCs/>
                <w:sz w:val="20"/>
                <w:szCs w:val="20"/>
                <w:lang w:val="en-GB" w:eastAsia="de-DE"/>
              </w:rPr>
              <w:t>PoA</w:t>
            </w:r>
            <w:proofErr w:type="spellEnd"/>
            <w:r w:rsidRPr="0068681E">
              <w:rPr>
                <w:rFonts w:asciiTheme="minorHAnsi" w:hAnsiTheme="minorHAnsi"/>
                <w:bCs/>
                <w:sz w:val="20"/>
                <w:szCs w:val="20"/>
                <w:lang w:val="en-GB" w:eastAsia="de-DE"/>
              </w:rPr>
              <w:t xml:space="preserve"> and its associated VPAs. </w:t>
            </w:r>
          </w:p>
          <w:p w14:paraId="1E9655BC" w14:textId="77777777" w:rsidR="0068681E" w:rsidRPr="0068681E" w:rsidRDefault="0068681E" w:rsidP="0068681E">
            <w:pPr>
              <w:spacing w:line="240" w:lineRule="auto"/>
              <w:jc w:val="both"/>
              <w:rPr>
                <w:rFonts w:asciiTheme="minorHAnsi" w:hAnsiTheme="minorHAnsi"/>
                <w:bCs/>
                <w:sz w:val="20"/>
                <w:szCs w:val="20"/>
                <w:lang w:val="en-GB" w:eastAsia="de-DE"/>
              </w:rPr>
            </w:pPr>
          </w:p>
          <w:p w14:paraId="0863D635" w14:textId="77777777" w:rsidR="0068681E" w:rsidRPr="0068681E" w:rsidRDefault="0068681E" w:rsidP="0068681E">
            <w:pPr>
              <w:spacing w:line="240" w:lineRule="auto"/>
              <w:jc w:val="both"/>
              <w:rPr>
                <w:rFonts w:asciiTheme="minorHAnsi" w:hAnsiTheme="minorHAnsi"/>
                <w:bCs/>
                <w:sz w:val="20"/>
                <w:szCs w:val="20"/>
                <w:lang w:val="en-GB" w:eastAsia="de-DE"/>
              </w:rPr>
            </w:pPr>
            <w:r w:rsidRPr="0068681E">
              <w:rPr>
                <w:rFonts w:asciiTheme="minorHAnsi" w:hAnsiTheme="minorHAnsi"/>
                <w:bCs/>
                <w:sz w:val="20"/>
                <w:szCs w:val="20"/>
                <w:lang w:val="en-GB" w:eastAsia="de-DE"/>
              </w:rPr>
              <w:t>A declaration is being submitted by CME.</w:t>
            </w:r>
          </w:p>
        </w:tc>
      </w:tr>
    </w:tbl>
    <w:p w14:paraId="5F57ED7E" w14:textId="1E40F2D8" w:rsidR="009823F5" w:rsidRDefault="009823F5" w:rsidP="009823F5"/>
    <w:p w14:paraId="154A79E6" w14:textId="77777777" w:rsidR="00916925" w:rsidRPr="00916925" w:rsidRDefault="00916925" w:rsidP="00916925">
      <w:pPr>
        <w:spacing w:after="0" w:line="240" w:lineRule="auto"/>
        <w:jc w:val="both"/>
        <w:rPr>
          <w:b/>
          <w:bCs/>
          <w:lang w:val="en-GB"/>
        </w:rPr>
      </w:pPr>
      <w:r w:rsidRPr="00916925">
        <w:rPr>
          <w:b/>
          <w:bCs/>
          <w:lang w:val="en-GB"/>
        </w:rPr>
        <w:t>Eligibility under Gold Standard Community Services Activity (CSA) Requirements</w:t>
      </w:r>
    </w:p>
    <w:p w14:paraId="65333755" w14:textId="77777777" w:rsidR="00916925" w:rsidRPr="00916925" w:rsidRDefault="00916925" w:rsidP="00916925">
      <w:pPr>
        <w:spacing w:after="0" w:line="240" w:lineRule="auto"/>
        <w:jc w:val="both"/>
        <w:rPr>
          <w:lang w:val="en-GB"/>
        </w:rPr>
      </w:pPr>
      <w:r w:rsidRPr="00916925">
        <w:rPr>
          <w:lang w:val="en-GB"/>
        </w:rPr>
        <w:t>&gt;&gt;</w:t>
      </w:r>
    </w:p>
    <w:p w14:paraId="78DE9C5B" w14:textId="77777777" w:rsidR="00916925" w:rsidRPr="00916925" w:rsidRDefault="00916925" w:rsidP="00916925">
      <w:pPr>
        <w:spacing w:after="0" w:line="240" w:lineRule="auto"/>
        <w:jc w:val="both"/>
        <w:rPr>
          <w:iCs/>
          <w:lang w:val="en-GB"/>
        </w:rPr>
      </w:pPr>
      <w:r w:rsidRPr="00916925">
        <w:rPr>
          <w:iCs/>
          <w:lang w:val="en-GB"/>
        </w:rPr>
        <w:t>As per section 2 of GS4GG COMMUNITY SERVICES ACTIVITY REQUIREMENTS Version 1.2 dated October 2019, project type eligibility criteria as defined below:</w:t>
      </w:r>
    </w:p>
    <w:p w14:paraId="1AAD19A3" w14:textId="77777777" w:rsidR="0068681E" w:rsidRDefault="0068681E" w:rsidP="009823F5"/>
    <w:tbl>
      <w:tblPr>
        <w:tblW w:w="5425"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0A0" w:firstRow="1" w:lastRow="0" w:firstColumn="1" w:lastColumn="0" w:noHBand="0" w:noVBand="0"/>
      </w:tblPr>
      <w:tblGrid>
        <w:gridCol w:w="2404"/>
        <w:gridCol w:w="4017"/>
        <w:gridCol w:w="4019"/>
      </w:tblGrid>
      <w:tr w:rsidR="00776A71" w:rsidRPr="00776A71" w14:paraId="3FB61584" w14:textId="77777777" w:rsidTr="00EE63F0">
        <w:trPr>
          <w:tblHeader/>
        </w:trPr>
        <w:tc>
          <w:tcPr>
            <w:tcW w:w="1151" w:type="pct"/>
            <w:tcBorders>
              <w:top w:val="single" w:sz="4" w:space="0" w:color="BFBFBF"/>
              <w:left w:val="single" w:sz="4" w:space="0" w:color="BFBFBF"/>
              <w:bottom w:val="single" w:sz="4" w:space="0" w:color="BFBFBF"/>
              <w:right w:val="single" w:sz="4" w:space="0" w:color="BFBFBF"/>
            </w:tcBorders>
            <w:hideMark/>
          </w:tcPr>
          <w:p w14:paraId="35FE4B01" w14:textId="77777777" w:rsidR="00776A71" w:rsidRPr="00776A71" w:rsidRDefault="00776A71" w:rsidP="00776A71">
            <w:pPr>
              <w:spacing w:after="0" w:line="240" w:lineRule="auto"/>
              <w:jc w:val="both"/>
              <w:rPr>
                <w:b/>
                <w:bCs/>
                <w:sz w:val="20"/>
                <w:szCs w:val="20"/>
                <w:lang w:val="en-GB"/>
              </w:rPr>
            </w:pPr>
            <w:r w:rsidRPr="00776A71">
              <w:rPr>
                <w:b/>
                <w:bCs/>
                <w:sz w:val="20"/>
                <w:szCs w:val="20"/>
                <w:lang w:val="en-GB"/>
              </w:rPr>
              <w:t>Eligibility Criteria Category</w:t>
            </w:r>
          </w:p>
        </w:tc>
        <w:tc>
          <w:tcPr>
            <w:tcW w:w="1924" w:type="pct"/>
            <w:tcBorders>
              <w:top w:val="single" w:sz="4" w:space="0" w:color="BFBFBF"/>
              <w:left w:val="single" w:sz="4" w:space="0" w:color="BFBFBF"/>
              <w:bottom w:val="single" w:sz="4" w:space="0" w:color="BFBFBF"/>
              <w:right w:val="single" w:sz="4" w:space="0" w:color="BFBFBF"/>
            </w:tcBorders>
            <w:hideMark/>
          </w:tcPr>
          <w:p w14:paraId="77903888" w14:textId="77777777" w:rsidR="00776A71" w:rsidRPr="00776A71" w:rsidRDefault="00776A71" w:rsidP="00776A71">
            <w:pPr>
              <w:spacing w:after="0" w:line="240" w:lineRule="auto"/>
              <w:jc w:val="both"/>
              <w:rPr>
                <w:b/>
                <w:bCs/>
                <w:sz w:val="20"/>
                <w:szCs w:val="20"/>
                <w:lang w:val="en-GB"/>
              </w:rPr>
            </w:pPr>
            <w:r w:rsidRPr="00776A71">
              <w:rPr>
                <w:b/>
                <w:bCs/>
                <w:sz w:val="20"/>
                <w:szCs w:val="20"/>
                <w:lang w:val="en-GB"/>
              </w:rPr>
              <w:t>Eligibility criterion -</w:t>
            </w:r>
          </w:p>
          <w:p w14:paraId="72D5AB12" w14:textId="77777777" w:rsidR="00776A71" w:rsidRPr="00776A71" w:rsidRDefault="00776A71" w:rsidP="00776A71">
            <w:pPr>
              <w:spacing w:after="0" w:line="240" w:lineRule="auto"/>
              <w:jc w:val="both"/>
              <w:rPr>
                <w:b/>
                <w:bCs/>
                <w:sz w:val="20"/>
                <w:szCs w:val="20"/>
                <w:lang w:val="en-GB"/>
              </w:rPr>
            </w:pPr>
            <w:r w:rsidRPr="00776A71">
              <w:rPr>
                <w:b/>
                <w:bCs/>
                <w:sz w:val="20"/>
                <w:szCs w:val="20"/>
                <w:lang w:val="en-GB"/>
              </w:rPr>
              <w:t>Required condition</w:t>
            </w:r>
          </w:p>
        </w:tc>
        <w:tc>
          <w:tcPr>
            <w:tcW w:w="1925" w:type="pct"/>
            <w:tcBorders>
              <w:top w:val="single" w:sz="4" w:space="0" w:color="BFBFBF"/>
              <w:left w:val="single" w:sz="4" w:space="0" w:color="BFBFBF"/>
              <w:bottom w:val="single" w:sz="4" w:space="0" w:color="BFBFBF"/>
              <w:right w:val="single" w:sz="4" w:space="0" w:color="BFBFBF"/>
            </w:tcBorders>
            <w:hideMark/>
          </w:tcPr>
          <w:p w14:paraId="0A10C083" w14:textId="77777777" w:rsidR="00776A71" w:rsidRPr="00776A71" w:rsidRDefault="00776A71" w:rsidP="00776A71">
            <w:pPr>
              <w:spacing w:after="0" w:line="240" w:lineRule="auto"/>
              <w:jc w:val="both"/>
              <w:rPr>
                <w:b/>
                <w:bCs/>
                <w:sz w:val="20"/>
                <w:szCs w:val="20"/>
                <w:lang w:val="en-GB"/>
              </w:rPr>
            </w:pPr>
            <w:r w:rsidRPr="00776A71">
              <w:rPr>
                <w:b/>
                <w:bCs/>
                <w:sz w:val="20"/>
                <w:szCs w:val="20"/>
                <w:lang w:val="en-GB"/>
              </w:rPr>
              <w:t>Justification</w:t>
            </w:r>
          </w:p>
        </w:tc>
      </w:tr>
      <w:tr w:rsidR="00776A71" w:rsidRPr="00776A71" w14:paraId="50DA64F1" w14:textId="77777777" w:rsidTr="00EE63F0">
        <w:tc>
          <w:tcPr>
            <w:tcW w:w="1151" w:type="pct"/>
            <w:tcBorders>
              <w:top w:val="single" w:sz="4" w:space="0" w:color="BFBFBF"/>
              <w:left w:val="single" w:sz="4" w:space="0" w:color="BFBFBF"/>
              <w:bottom w:val="single" w:sz="4" w:space="0" w:color="BFBFBF"/>
              <w:right w:val="single" w:sz="4" w:space="0" w:color="BFBFBF"/>
            </w:tcBorders>
            <w:shd w:val="clear" w:color="auto" w:fill="F2F2F2"/>
            <w:hideMark/>
          </w:tcPr>
          <w:p w14:paraId="47643E12" w14:textId="77777777" w:rsidR="00776A71" w:rsidRPr="00776A71" w:rsidRDefault="00776A71" w:rsidP="00331C35">
            <w:pPr>
              <w:numPr>
                <w:ilvl w:val="0"/>
                <w:numId w:val="31"/>
              </w:numPr>
              <w:spacing w:after="0" w:line="240" w:lineRule="auto"/>
              <w:jc w:val="both"/>
              <w:rPr>
                <w:b/>
                <w:bCs/>
                <w:sz w:val="20"/>
                <w:szCs w:val="20"/>
                <w:lang w:val="en-GB"/>
              </w:rPr>
            </w:pPr>
            <w:r w:rsidRPr="00776A71">
              <w:rPr>
                <w:b/>
                <w:bCs/>
                <w:sz w:val="20"/>
                <w:szCs w:val="20"/>
                <w:lang w:val="en-GB"/>
              </w:rPr>
              <w:t>Eligible Project Types</w:t>
            </w:r>
          </w:p>
        </w:tc>
        <w:tc>
          <w:tcPr>
            <w:tcW w:w="1924" w:type="pct"/>
            <w:tcBorders>
              <w:top w:val="single" w:sz="4" w:space="0" w:color="BFBFBF"/>
              <w:left w:val="single" w:sz="4" w:space="0" w:color="BFBFBF"/>
              <w:bottom w:val="single" w:sz="4" w:space="0" w:color="BFBFBF"/>
              <w:right w:val="single" w:sz="4" w:space="0" w:color="BFBFBF"/>
            </w:tcBorders>
            <w:shd w:val="clear" w:color="auto" w:fill="F2F2F2"/>
            <w:hideMark/>
          </w:tcPr>
          <w:p w14:paraId="6BAE1F90" w14:textId="77777777" w:rsidR="00776A71" w:rsidRPr="00776A71" w:rsidRDefault="00776A71" w:rsidP="00776A71">
            <w:pPr>
              <w:spacing w:after="0" w:line="240" w:lineRule="auto"/>
              <w:jc w:val="both"/>
              <w:rPr>
                <w:sz w:val="20"/>
                <w:szCs w:val="20"/>
                <w:lang w:val="en-GB"/>
              </w:rPr>
            </w:pPr>
            <w:r w:rsidRPr="00776A71">
              <w:rPr>
                <w:sz w:val="20"/>
                <w:szCs w:val="20"/>
                <w:lang w:val="en-GB"/>
              </w:rPr>
              <w:t>All CSA Projects shall lead to climate change mitigation and/or adaptation by providing or improving access to services/resources at the household or community or institution level. Eligible services include electricity and energy, water and sanitation, waste management, housing, etc.</w:t>
            </w:r>
          </w:p>
        </w:tc>
        <w:tc>
          <w:tcPr>
            <w:tcW w:w="1925" w:type="pct"/>
            <w:tcBorders>
              <w:top w:val="single" w:sz="4" w:space="0" w:color="BFBFBF"/>
              <w:left w:val="single" w:sz="4" w:space="0" w:color="BFBFBF"/>
              <w:bottom w:val="single" w:sz="4" w:space="0" w:color="BFBFBF"/>
              <w:right w:val="single" w:sz="4" w:space="0" w:color="BFBFBF"/>
            </w:tcBorders>
            <w:shd w:val="clear" w:color="auto" w:fill="F2F2F2"/>
            <w:hideMark/>
          </w:tcPr>
          <w:p w14:paraId="11FDCE27" w14:textId="77777777" w:rsidR="00776A71" w:rsidRPr="00776A71" w:rsidRDefault="00776A71" w:rsidP="00776A71">
            <w:pPr>
              <w:spacing w:after="0" w:line="240" w:lineRule="auto"/>
              <w:jc w:val="both"/>
              <w:rPr>
                <w:sz w:val="20"/>
                <w:szCs w:val="20"/>
                <w:lang w:val="en-GB"/>
              </w:rPr>
            </w:pPr>
            <w:r w:rsidRPr="00776A71">
              <w:rPr>
                <w:sz w:val="20"/>
                <w:szCs w:val="20"/>
                <w:lang w:val="en-GB"/>
              </w:rPr>
              <w:t>The goal of the VPA is to distribute improved cookstoves.</w:t>
            </w:r>
          </w:p>
        </w:tc>
      </w:tr>
      <w:tr w:rsidR="00776A71" w:rsidRPr="00776A71" w14:paraId="22AC6DA5" w14:textId="77777777" w:rsidTr="00EE63F0">
        <w:tc>
          <w:tcPr>
            <w:tcW w:w="1151" w:type="pct"/>
            <w:tcBorders>
              <w:top w:val="single" w:sz="4" w:space="0" w:color="BFBFBF"/>
              <w:left w:val="single" w:sz="4" w:space="0" w:color="BFBFBF"/>
              <w:bottom w:val="single" w:sz="4" w:space="0" w:color="BFBFBF"/>
              <w:right w:val="single" w:sz="4" w:space="0" w:color="BFBFBF"/>
            </w:tcBorders>
            <w:hideMark/>
          </w:tcPr>
          <w:p w14:paraId="655F42EC" w14:textId="77777777" w:rsidR="00776A71" w:rsidRPr="00776A71" w:rsidRDefault="00776A71" w:rsidP="00331C35">
            <w:pPr>
              <w:numPr>
                <w:ilvl w:val="0"/>
                <w:numId w:val="31"/>
              </w:numPr>
              <w:spacing w:after="0" w:line="240" w:lineRule="auto"/>
              <w:jc w:val="both"/>
              <w:rPr>
                <w:b/>
                <w:bCs/>
                <w:sz w:val="20"/>
                <w:szCs w:val="20"/>
                <w:lang w:val="en-GB"/>
              </w:rPr>
            </w:pPr>
            <w:r w:rsidRPr="00776A71">
              <w:rPr>
                <w:b/>
                <w:sz w:val="20"/>
                <w:szCs w:val="20"/>
                <w:lang w:val="en-GB"/>
              </w:rPr>
              <w:t xml:space="preserve">GENERAL ELIGIBILITY </w:t>
            </w:r>
            <w:r w:rsidRPr="00776A71">
              <w:rPr>
                <w:b/>
                <w:sz w:val="20"/>
                <w:szCs w:val="20"/>
                <w:lang w:val="en-GB"/>
              </w:rPr>
              <w:lastRenderedPageBreak/>
              <w:t>CRITERIA</w:t>
            </w:r>
            <w:r w:rsidRPr="00776A71">
              <w:rPr>
                <w:b/>
                <w:bCs/>
                <w:sz w:val="20"/>
                <w:szCs w:val="20"/>
                <w:lang w:val="en-GB"/>
              </w:rPr>
              <w:t xml:space="preserve"> - Type of project</w:t>
            </w:r>
          </w:p>
        </w:tc>
        <w:tc>
          <w:tcPr>
            <w:tcW w:w="1924" w:type="pct"/>
            <w:tcBorders>
              <w:top w:val="single" w:sz="4" w:space="0" w:color="BFBFBF"/>
              <w:left w:val="single" w:sz="4" w:space="0" w:color="BFBFBF"/>
              <w:bottom w:val="single" w:sz="4" w:space="0" w:color="BFBFBF"/>
              <w:right w:val="single" w:sz="4" w:space="0" w:color="BFBFBF"/>
            </w:tcBorders>
            <w:hideMark/>
          </w:tcPr>
          <w:p w14:paraId="12973B9E" w14:textId="77777777" w:rsidR="00776A71" w:rsidRPr="00776A71" w:rsidRDefault="00776A71" w:rsidP="00776A71">
            <w:pPr>
              <w:spacing w:after="0" w:line="240" w:lineRule="auto"/>
              <w:jc w:val="both"/>
              <w:rPr>
                <w:sz w:val="20"/>
                <w:szCs w:val="20"/>
                <w:lang w:val="en-GB"/>
              </w:rPr>
            </w:pPr>
            <w:r w:rsidRPr="00776A71">
              <w:rPr>
                <w:b/>
                <w:bCs/>
                <w:sz w:val="20"/>
                <w:szCs w:val="20"/>
                <w:lang w:val="en-GB"/>
              </w:rPr>
              <w:lastRenderedPageBreak/>
              <w:t>(b) End-use energy efficiency:</w:t>
            </w:r>
            <w:r w:rsidRPr="00776A71">
              <w:rPr>
                <w:sz w:val="20"/>
                <w:szCs w:val="20"/>
                <w:lang w:val="en-GB"/>
              </w:rPr>
              <w:t xml:space="preserve"> Project activities that reduce energy </w:t>
            </w:r>
            <w:r w:rsidRPr="00776A71">
              <w:rPr>
                <w:sz w:val="20"/>
                <w:szCs w:val="20"/>
                <w:lang w:val="en-GB"/>
              </w:rPr>
              <w:lastRenderedPageBreak/>
              <w:t>requirements as compared to baseline scenario without affecting the level and quality of services or products, where the end-user of the products and services are clearly identified and when the physical intervention is required at the user end. For example, efficient cooking, heating, lighting, etc.</w:t>
            </w:r>
          </w:p>
        </w:tc>
        <w:tc>
          <w:tcPr>
            <w:tcW w:w="1925" w:type="pct"/>
            <w:tcBorders>
              <w:top w:val="single" w:sz="4" w:space="0" w:color="BFBFBF"/>
              <w:left w:val="single" w:sz="4" w:space="0" w:color="BFBFBF"/>
              <w:bottom w:val="single" w:sz="4" w:space="0" w:color="BFBFBF"/>
              <w:right w:val="single" w:sz="4" w:space="0" w:color="BFBFBF"/>
            </w:tcBorders>
            <w:hideMark/>
          </w:tcPr>
          <w:p w14:paraId="4ED6D4BE" w14:textId="77777777" w:rsidR="00776A71" w:rsidRPr="00776A71" w:rsidRDefault="00776A71" w:rsidP="00776A71">
            <w:pPr>
              <w:spacing w:after="0" w:line="240" w:lineRule="auto"/>
              <w:jc w:val="both"/>
              <w:rPr>
                <w:bCs/>
                <w:sz w:val="20"/>
                <w:szCs w:val="20"/>
                <w:lang w:val="en-GB"/>
              </w:rPr>
            </w:pPr>
            <w:r w:rsidRPr="00776A71">
              <w:rPr>
                <w:bCs/>
                <w:sz w:val="20"/>
                <w:szCs w:val="20"/>
                <w:lang w:val="en-GB"/>
              </w:rPr>
              <w:lastRenderedPageBreak/>
              <w:t xml:space="preserve">The project involves distribution/installation of ICS which </w:t>
            </w:r>
            <w:r w:rsidRPr="00776A71">
              <w:rPr>
                <w:bCs/>
                <w:sz w:val="20"/>
                <w:szCs w:val="20"/>
                <w:lang w:val="en-GB"/>
              </w:rPr>
              <w:lastRenderedPageBreak/>
              <w:t>reduce energy requirements as compared to baseline scenario without affecting the level and quality of services or products.</w:t>
            </w:r>
          </w:p>
        </w:tc>
      </w:tr>
      <w:tr w:rsidR="00776A71" w:rsidRPr="00776A71" w14:paraId="09DDBFF5" w14:textId="77777777" w:rsidTr="00EE63F0">
        <w:tc>
          <w:tcPr>
            <w:tcW w:w="1151" w:type="pct"/>
            <w:tcBorders>
              <w:top w:val="single" w:sz="4" w:space="0" w:color="BFBFBF"/>
              <w:left w:val="single" w:sz="4" w:space="0" w:color="BFBFBF"/>
              <w:bottom w:val="single" w:sz="4" w:space="0" w:color="BFBFBF"/>
              <w:right w:val="single" w:sz="4" w:space="0" w:color="BFBFBF"/>
            </w:tcBorders>
            <w:shd w:val="clear" w:color="auto" w:fill="F2F2F2"/>
            <w:hideMark/>
          </w:tcPr>
          <w:p w14:paraId="4BF706A4" w14:textId="77777777" w:rsidR="00776A71" w:rsidRPr="00776A71" w:rsidRDefault="00776A71" w:rsidP="00331C35">
            <w:pPr>
              <w:numPr>
                <w:ilvl w:val="0"/>
                <w:numId w:val="31"/>
              </w:numPr>
              <w:spacing w:after="0" w:line="240" w:lineRule="auto"/>
              <w:jc w:val="both"/>
              <w:rPr>
                <w:b/>
                <w:bCs/>
                <w:sz w:val="20"/>
                <w:szCs w:val="20"/>
                <w:lang w:val="en-GB"/>
              </w:rPr>
            </w:pPr>
            <w:r w:rsidRPr="00776A71">
              <w:rPr>
                <w:b/>
                <w:sz w:val="20"/>
                <w:szCs w:val="20"/>
                <w:lang w:val="en-GB"/>
              </w:rPr>
              <w:lastRenderedPageBreak/>
              <w:t>GENERAL ELIGIBILITY CRITERIA</w:t>
            </w:r>
            <w:r w:rsidRPr="00776A71">
              <w:rPr>
                <w:b/>
                <w:bCs/>
                <w:sz w:val="20"/>
                <w:szCs w:val="20"/>
                <w:lang w:val="en-GB"/>
              </w:rPr>
              <w:t xml:space="preserve"> – Project Area, Boundary and scale</w:t>
            </w:r>
          </w:p>
        </w:tc>
        <w:tc>
          <w:tcPr>
            <w:tcW w:w="1924" w:type="pct"/>
            <w:tcBorders>
              <w:top w:val="single" w:sz="4" w:space="0" w:color="BFBFBF"/>
              <w:left w:val="single" w:sz="4" w:space="0" w:color="BFBFBF"/>
              <w:bottom w:val="single" w:sz="4" w:space="0" w:color="BFBFBF"/>
              <w:right w:val="single" w:sz="4" w:space="0" w:color="BFBFBF"/>
            </w:tcBorders>
            <w:shd w:val="clear" w:color="auto" w:fill="F2F2F2"/>
            <w:hideMark/>
          </w:tcPr>
          <w:p w14:paraId="5EC6A827" w14:textId="77777777" w:rsidR="00776A71" w:rsidRPr="00776A71" w:rsidRDefault="00776A71" w:rsidP="00776A71">
            <w:pPr>
              <w:spacing w:after="0" w:line="240" w:lineRule="auto"/>
              <w:jc w:val="both"/>
              <w:rPr>
                <w:sz w:val="20"/>
                <w:szCs w:val="20"/>
                <w:lang w:val="en-GB"/>
              </w:rPr>
            </w:pPr>
            <w:r w:rsidRPr="00776A71">
              <w:rPr>
                <w:sz w:val="20"/>
                <w:szCs w:val="20"/>
                <w:lang w:val="en-GB"/>
              </w:rPr>
              <w:t>Project Area and Boundary shall be defined in line with the applicable Impact Quantification Methodologies and Product Requirements.</w:t>
            </w:r>
          </w:p>
        </w:tc>
        <w:tc>
          <w:tcPr>
            <w:tcW w:w="1925" w:type="pct"/>
            <w:tcBorders>
              <w:top w:val="single" w:sz="4" w:space="0" w:color="BFBFBF"/>
              <w:left w:val="single" w:sz="4" w:space="0" w:color="BFBFBF"/>
              <w:bottom w:val="single" w:sz="4" w:space="0" w:color="BFBFBF"/>
              <w:right w:val="single" w:sz="4" w:space="0" w:color="BFBFBF"/>
            </w:tcBorders>
            <w:shd w:val="clear" w:color="auto" w:fill="F2F2F2"/>
          </w:tcPr>
          <w:p w14:paraId="062DD390" w14:textId="77777777" w:rsidR="00776A71" w:rsidRPr="00776A71" w:rsidRDefault="00776A71" w:rsidP="00776A71">
            <w:pPr>
              <w:spacing w:after="0" w:line="240" w:lineRule="auto"/>
              <w:jc w:val="both"/>
              <w:rPr>
                <w:bCs/>
                <w:sz w:val="20"/>
                <w:szCs w:val="20"/>
                <w:lang w:val="en-GB"/>
              </w:rPr>
            </w:pPr>
            <w:r w:rsidRPr="00776A71">
              <w:rPr>
                <w:bCs/>
                <w:sz w:val="20"/>
                <w:szCs w:val="20"/>
                <w:lang w:val="en-GB"/>
              </w:rPr>
              <w:t xml:space="preserve">The project area is point location of ICS beneficiaries in host country (Kenya). </w:t>
            </w:r>
          </w:p>
          <w:p w14:paraId="2719E44D" w14:textId="77777777" w:rsidR="00776A71" w:rsidRPr="00776A71" w:rsidRDefault="00776A71" w:rsidP="00776A71">
            <w:pPr>
              <w:spacing w:after="0" w:line="240" w:lineRule="auto"/>
              <w:jc w:val="both"/>
              <w:rPr>
                <w:bCs/>
                <w:sz w:val="20"/>
                <w:szCs w:val="20"/>
                <w:lang w:val="en-GB"/>
              </w:rPr>
            </w:pPr>
          </w:p>
          <w:p w14:paraId="27581F29" w14:textId="47C5F388" w:rsidR="00776A71" w:rsidRPr="00776A71" w:rsidRDefault="00776A71" w:rsidP="00776A71">
            <w:pPr>
              <w:spacing w:after="0" w:line="240" w:lineRule="auto"/>
              <w:jc w:val="both"/>
              <w:rPr>
                <w:bCs/>
                <w:sz w:val="20"/>
                <w:szCs w:val="20"/>
                <w:lang w:val="en-GB"/>
              </w:rPr>
            </w:pPr>
            <w:r w:rsidRPr="00776A71">
              <w:rPr>
                <w:bCs/>
                <w:sz w:val="20"/>
                <w:szCs w:val="20"/>
                <w:lang w:val="en-GB"/>
              </w:rPr>
              <w:t xml:space="preserve">The project boundary will be limited to the geographical boundary of </w:t>
            </w:r>
            <w:r w:rsidR="00FA13FF">
              <w:rPr>
                <w:bCs/>
                <w:sz w:val="20"/>
                <w:szCs w:val="20"/>
                <w:lang w:val="en-GB"/>
              </w:rPr>
              <w:t>Narok county</w:t>
            </w:r>
            <w:r w:rsidR="00AA6910">
              <w:rPr>
                <w:bCs/>
                <w:sz w:val="20"/>
                <w:szCs w:val="20"/>
                <w:lang w:val="en-GB"/>
              </w:rPr>
              <w:t xml:space="preserve"> in</w:t>
            </w:r>
            <w:r w:rsidR="00FA13FF">
              <w:rPr>
                <w:bCs/>
                <w:sz w:val="20"/>
                <w:szCs w:val="20"/>
                <w:lang w:val="en-GB"/>
              </w:rPr>
              <w:t xml:space="preserve"> </w:t>
            </w:r>
            <w:r w:rsidRPr="00776A71">
              <w:rPr>
                <w:bCs/>
                <w:sz w:val="20"/>
                <w:szCs w:val="20"/>
                <w:lang w:val="en-GB"/>
              </w:rPr>
              <w:t>Kenya.</w:t>
            </w:r>
          </w:p>
          <w:p w14:paraId="7AB042C7" w14:textId="77777777" w:rsidR="00776A71" w:rsidRPr="00776A71" w:rsidRDefault="00776A71" w:rsidP="00776A71">
            <w:pPr>
              <w:spacing w:after="0" w:line="240" w:lineRule="auto"/>
              <w:jc w:val="both"/>
              <w:rPr>
                <w:bCs/>
                <w:sz w:val="20"/>
                <w:szCs w:val="20"/>
                <w:lang w:val="en-GB"/>
              </w:rPr>
            </w:pPr>
          </w:p>
          <w:p w14:paraId="56FED928" w14:textId="77777777" w:rsidR="00776A71" w:rsidRPr="00776A71" w:rsidRDefault="00776A71" w:rsidP="00776A71">
            <w:pPr>
              <w:spacing w:after="0" w:line="240" w:lineRule="auto"/>
              <w:jc w:val="both"/>
              <w:rPr>
                <w:bCs/>
                <w:sz w:val="20"/>
                <w:szCs w:val="20"/>
                <w:lang w:val="en-GB"/>
              </w:rPr>
            </w:pPr>
            <w:r w:rsidRPr="00776A71">
              <w:rPr>
                <w:bCs/>
                <w:sz w:val="20"/>
                <w:szCs w:val="20"/>
                <w:lang w:val="en-GB"/>
              </w:rPr>
              <w:t xml:space="preserve">The VPA included will be small scale Type II. </w:t>
            </w:r>
          </w:p>
        </w:tc>
      </w:tr>
      <w:tr w:rsidR="00776A71" w:rsidRPr="00776A71" w14:paraId="2746CD54" w14:textId="77777777" w:rsidTr="00EE63F0">
        <w:tc>
          <w:tcPr>
            <w:tcW w:w="1151" w:type="pct"/>
            <w:tcBorders>
              <w:top w:val="single" w:sz="4" w:space="0" w:color="BFBFBF"/>
              <w:left w:val="single" w:sz="4" w:space="0" w:color="BFBFBF"/>
              <w:bottom w:val="single" w:sz="4" w:space="0" w:color="BFBFBF"/>
              <w:right w:val="single" w:sz="4" w:space="0" w:color="BFBFBF"/>
            </w:tcBorders>
            <w:hideMark/>
          </w:tcPr>
          <w:p w14:paraId="1B19C71D" w14:textId="77777777" w:rsidR="00776A71" w:rsidRPr="00776A71" w:rsidRDefault="00776A71" w:rsidP="00331C35">
            <w:pPr>
              <w:numPr>
                <w:ilvl w:val="0"/>
                <w:numId w:val="31"/>
              </w:numPr>
              <w:spacing w:after="0" w:line="240" w:lineRule="auto"/>
              <w:jc w:val="both"/>
              <w:rPr>
                <w:b/>
                <w:bCs/>
                <w:sz w:val="20"/>
                <w:szCs w:val="20"/>
                <w:lang w:val="en-GB"/>
              </w:rPr>
            </w:pPr>
            <w:r w:rsidRPr="00776A71">
              <w:rPr>
                <w:b/>
                <w:sz w:val="20"/>
                <w:szCs w:val="20"/>
                <w:lang w:val="en-GB"/>
              </w:rPr>
              <w:t>GENERAL ELIGIBILITY CRITERIA</w:t>
            </w:r>
            <w:r w:rsidRPr="00776A71">
              <w:rPr>
                <w:b/>
                <w:bCs/>
                <w:sz w:val="20"/>
                <w:szCs w:val="20"/>
                <w:lang w:val="en-GB"/>
              </w:rPr>
              <w:t xml:space="preserve"> – Legal Ownership</w:t>
            </w:r>
          </w:p>
        </w:tc>
        <w:tc>
          <w:tcPr>
            <w:tcW w:w="1924" w:type="pct"/>
            <w:tcBorders>
              <w:top w:val="single" w:sz="4" w:space="0" w:color="BFBFBF"/>
              <w:left w:val="single" w:sz="4" w:space="0" w:color="BFBFBF"/>
              <w:bottom w:val="single" w:sz="4" w:space="0" w:color="BFBFBF"/>
              <w:right w:val="single" w:sz="4" w:space="0" w:color="BFBFBF"/>
            </w:tcBorders>
          </w:tcPr>
          <w:p w14:paraId="46F86459" w14:textId="77777777" w:rsidR="00776A71" w:rsidRPr="00776A71" w:rsidRDefault="00776A71" w:rsidP="00331C35">
            <w:pPr>
              <w:numPr>
                <w:ilvl w:val="0"/>
                <w:numId w:val="32"/>
              </w:numPr>
              <w:spacing w:after="0" w:line="240" w:lineRule="auto"/>
              <w:jc w:val="both"/>
              <w:rPr>
                <w:sz w:val="20"/>
                <w:szCs w:val="20"/>
                <w:lang w:val="en-GB"/>
              </w:rPr>
            </w:pPr>
            <w:r w:rsidRPr="00776A71">
              <w:rPr>
                <w:sz w:val="20"/>
                <w:szCs w:val="20"/>
                <w:lang w:val="en-GB"/>
              </w:rPr>
              <w:t xml:space="preserve">Projects involving the distribution of </w:t>
            </w:r>
            <w:proofErr w:type="gramStart"/>
            <w:r w:rsidRPr="00776A71">
              <w:rPr>
                <w:sz w:val="20"/>
                <w:szCs w:val="20"/>
                <w:lang w:val="en-GB"/>
              </w:rPr>
              <w:t>a large number of</w:t>
            </w:r>
            <w:proofErr w:type="gramEnd"/>
            <w:r w:rsidRPr="00776A71">
              <w:rPr>
                <w:sz w:val="20"/>
                <w:szCs w:val="20"/>
                <w:lang w:val="en-GB"/>
              </w:rPr>
              <w:t xml:space="preserve"> devices for services such as heating, cooking, lighting, electricity generation, water treatment technology such as water filter, etc. shall provide a clear description of the ownership of the Products that are generated under Gold Standard Certification all along the investment chain. In line with the FPIC requirement, the proofs that end-users are aware of and willing to give up their rights on Products shall be provided.</w:t>
            </w:r>
          </w:p>
          <w:p w14:paraId="422E88BE" w14:textId="77777777" w:rsidR="00776A71" w:rsidRPr="00776A71" w:rsidRDefault="00776A71" w:rsidP="00776A71">
            <w:pPr>
              <w:spacing w:after="0" w:line="240" w:lineRule="auto"/>
              <w:jc w:val="both"/>
              <w:rPr>
                <w:sz w:val="20"/>
                <w:szCs w:val="20"/>
                <w:lang w:val="en-GB"/>
              </w:rPr>
            </w:pPr>
          </w:p>
          <w:p w14:paraId="0E40B5C5" w14:textId="77777777" w:rsidR="00776A71" w:rsidRPr="00776A71" w:rsidRDefault="00776A71" w:rsidP="00331C35">
            <w:pPr>
              <w:numPr>
                <w:ilvl w:val="0"/>
                <w:numId w:val="32"/>
              </w:numPr>
              <w:spacing w:after="0" w:line="240" w:lineRule="auto"/>
              <w:jc w:val="both"/>
              <w:rPr>
                <w:sz w:val="20"/>
                <w:szCs w:val="20"/>
                <w:lang w:val="en-GB"/>
              </w:rPr>
            </w:pPr>
            <w:r w:rsidRPr="00776A71">
              <w:rPr>
                <w:sz w:val="20"/>
                <w:szCs w:val="20"/>
                <w:lang w:val="en-GB"/>
              </w:rPr>
              <w:t>The transfer of Product ownership shall be discussed during local stakeholder consultations for projects.</w:t>
            </w:r>
          </w:p>
        </w:tc>
        <w:tc>
          <w:tcPr>
            <w:tcW w:w="1925" w:type="pct"/>
            <w:tcBorders>
              <w:top w:val="single" w:sz="4" w:space="0" w:color="BFBFBF"/>
              <w:left w:val="single" w:sz="4" w:space="0" w:color="BFBFBF"/>
              <w:bottom w:val="single" w:sz="4" w:space="0" w:color="BFBFBF"/>
              <w:right w:val="single" w:sz="4" w:space="0" w:color="BFBFBF"/>
            </w:tcBorders>
          </w:tcPr>
          <w:p w14:paraId="638A0AC0" w14:textId="77777777" w:rsidR="00776A71" w:rsidRPr="00776A71" w:rsidRDefault="00776A71" w:rsidP="00331C35">
            <w:pPr>
              <w:numPr>
                <w:ilvl w:val="0"/>
                <w:numId w:val="33"/>
              </w:numPr>
              <w:spacing w:after="0" w:line="240" w:lineRule="auto"/>
              <w:jc w:val="both"/>
              <w:rPr>
                <w:bCs/>
                <w:sz w:val="20"/>
                <w:szCs w:val="20"/>
                <w:lang w:val="en-GB"/>
              </w:rPr>
            </w:pPr>
            <w:r w:rsidRPr="00776A71">
              <w:rPr>
                <w:bCs/>
                <w:sz w:val="20"/>
                <w:szCs w:val="20"/>
                <w:lang w:val="en-GB"/>
              </w:rPr>
              <w:t xml:space="preserve">The ICS owners transfer their rights on ownership of carbon credits to </w:t>
            </w:r>
            <w:r w:rsidRPr="00776A71">
              <w:rPr>
                <w:rFonts w:asciiTheme="majorHAnsi" w:hAnsiTheme="majorHAnsi"/>
                <w:sz w:val="20"/>
                <w:szCs w:val="20"/>
                <w:lang w:val="en-GB" w:eastAsia="de-DE"/>
              </w:rPr>
              <w:t>CME (EcoAct SAS</w:t>
            </w:r>
            <w:r w:rsidRPr="00776A71">
              <w:rPr>
                <w:sz w:val="20"/>
                <w:szCs w:val="20"/>
                <w:lang w:val="en-GB"/>
              </w:rPr>
              <w:t>)</w:t>
            </w:r>
            <w:r w:rsidRPr="00776A71">
              <w:rPr>
                <w:bCs/>
                <w:sz w:val="20"/>
                <w:szCs w:val="20"/>
                <w:lang w:val="en-GB"/>
              </w:rPr>
              <w:t xml:space="preserve"> via </w:t>
            </w:r>
            <w:r w:rsidRPr="00776A71">
              <w:rPr>
                <w:rFonts w:asciiTheme="majorHAnsi" w:hAnsiTheme="majorHAnsi"/>
                <w:sz w:val="20"/>
                <w:szCs w:val="20"/>
                <w:lang w:val="en-GB" w:eastAsia="de-DE"/>
              </w:rPr>
              <w:t>customer agreements / sales receipts / consent form or may be collected via monitoring app (mobile or web-based, for example) etc.</w:t>
            </w:r>
          </w:p>
          <w:p w14:paraId="41CB4CD4" w14:textId="77777777" w:rsidR="00776A71" w:rsidRPr="00776A71" w:rsidRDefault="00776A71" w:rsidP="00776A71">
            <w:pPr>
              <w:spacing w:after="0" w:line="240" w:lineRule="auto"/>
              <w:ind w:left="720"/>
              <w:jc w:val="both"/>
              <w:rPr>
                <w:bCs/>
                <w:sz w:val="20"/>
                <w:szCs w:val="20"/>
                <w:lang w:val="en-GB"/>
              </w:rPr>
            </w:pPr>
          </w:p>
          <w:p w14:paraId="2F4F3C21" w14:textId="77777777" w:rsidR="00776A71" w:rsidRPr="00776A71" w:rsidRDefault="00776A71" w:rsidP="00776A71">
            <w:pPr>
              <w:spacing w:after="0" w:line="240" w:lineRule="auto"/>
              <w:ind w:left="720"/>
              <w:jc w:val="both"/>
              <w:rPr>
                <w:sz w:val="20"/>
                <w:szCs w:val="20"/>
                <w:lang w:val="en-GB"/>
              </w:rPr>
            </w:pPr>
            <w:r w:rsidRPr="00776A71">
              <w:rPr>
                <w:sz w:val="20"/>
                <w:szCs w:val="20"/>
                <w:lang w:val="en-GB"/>
              </w:rPr>
              <w:t>Alternatively, this may be communicated to the end users, at the time of purchase / distribution via disclaimer on the product packaging, on CME’s website etc.</w:t>
            </w:r>
          </w:p>
          <w:p w14:paraId="0DC29309" w14:textId="77777777" w:rsidR="00776A71" w:rsidRPr="00776A71" w:rsidRDefault="00776A71" w:rsidP="00776A71">
            <w:pPr>
              <w:spacing w:after="0" w:line="240" w:lineRule="auto"/>
              <w:jc w:val="both"/>
              <w:rPr>
                <w:bCs/>
                <w:sz w:val="20"/>
                <w:szCs w:val="20"/>
                <w:lang w:val="en-GB"/>
              </w:rPr>
            </w:pPr>
          </w:p>
          <w:p w14:paraId="7C8F79F6" w14:textId="2D6701BF" w:rsidR="00776A71" w:rsidRPr="00776A71" w:rsidRDefault="00776A71" w:rsidP="00331C35">
            <w:pPr>
              <w:numPr>
                <w:ilvl w:val="0"/>
                <w:numId w:val="33"/>
              </w:numPr>
              <w:spacing w:after="0" w:line="240" w:lineRule="auto"/>
              <w:jc w:val="both"/>
              <w:rPr>
                <w:bCs/>
                <w:sz w:val="20"/>
                <w:szCs w:val="20"/>
                <w:lang w:val="en-GB"/>
              </w:rPr>
            </w:pPr>
            <w:r w:rsidRPr="00776A71">
              <w:rPr>
                <w:sz w:val="20"/>
                <w:szCs w:val="20"/>
                <w:lang w:val="en-GB"/>
              </w:rPr>
              <w:t xml:space="preserve">The transfer of Carbon Credits is also discussed during local stakeholder consultations for </w:t>
            </w:r>
            <w:proofErr w:type="spellStart"/>
            <w:r w:rsidRPr="00776A71">
              <w:rPr>
                <w:sz w:val="20"/>
                <w:szCs w:val="20"/>
                <w:lang w:val="en-GB"/>
              </w:rPr>
              <w:t>PoA</w:t>
            </w:r>
            <w:proofErr w:type="spellEnd"/>
            <w:r w:rsidR="00C24310">
              <w:rPr>
                <w:sz w:val="20"/>
                <w:szCs w:val="20"/>
                <w:lang w:val="en-GB"/>
              </w:rPr>
              <w:t xml:space="preserve"> &amp; VPA</w:t>
            </w:r>
            <w:r w:rsidRPr="00776A71">
              <w:rPr>
                <w:sz w:val="20"/>
                <w:szCs w:val="20"/>
                <w:lang w:val="en-GB"/>
              </w:rPr>
              <w:t>.</w:t>
            </w:r>
          </w:p>
        </w:tc>
      </w:tr>
    </w:tbl>
    <w:p w14:paraId="0AF361DE" w14:textId="77777777" w:rsidR="00776A71" w:rsidRDefault="00776A71" w:rsidP="009823F5"/>
    <w:p w14:paraId="36644D6B" w14:textId="77777777" w:rsidR="00D47A9A" w:rsidRPr="00D47A9A" w:rsidRDefault="00D47A9A" w:rsidP="00D47A9A">
      <w:pPr>
        <w:spacing w:after="0" w:line="240" w:lineRule="auto"/>
        <w:jc w:val="both"/>
        <w:rPr>
          <w:b/>
          <w:bCs/>
          <w:lang w:val="en-GB"/>
        </w:rPr>
      </w:pPr>
      <w:r w:rsidRPr="00D47A9A">
        <w:rPr>
          <w:b/>
          <w:bCs/>
          <w:lang w:val="en-GB"/>
        </w:rPr>
        <w:t>Eligibility under Gold Standard GHG EMISSIONS REDUCTION &amp; SEQUESTRATION PRODUCT REQUIREMENTS (Optional Requirement)</w:t>
      </w:r>
    </w:p>
    <w:p w14:paraId="40FAD019" w14:textId="77777777" w:rsidR="00D47A9A" w:rsidRPr="00D47A9A" w:rsidRDefault="00D47A9A" w:rsidP="00D47A9A">
      <w:pPr>
        <w:spacing w:after="0" w:line="240" w:lineRule="auto"/>
        <w:jc w:val="both"/>
        <w:rPr>
          <w:lang w:val="en-GB"/>
        </w:rPr>
      </w:pPr>
      <w:r w:rsidRPr="00D47A9A">
        <w:rPr>
          <w:lang w:val="en-GB"/>
        </w:rPr>
        <w:t>&gt;&gt;</w:t>
      </w:r>
    </w:p>
    <w:p w14:paraId="710E1AD5" w14:textId="77777777" w:rsidR="00D47A9A" w:rsidRPr="00D47A9A" w:rsidRDefault="00D47A9A" w:rsidP="00D47A9A">
      <w:pPr>
        <w:spacing w:after="0" w:line="240" w:lineRule="auto"/>
        <w:jc w:val="both"/>
        <w:rPr>
          <w:iCs/>
          <w:lang w:val="en-GB"/>
        </w:rPr>
      </w:pPr>
      <w:r w:rsidRPr="00D47A9A">
        <w:rPr>
          <w:iCs/>
          <w:lang w:val="en-GB"/>
        </w:rPr>
        <w:t>As per section 2 of GS4GG GHG EMISSIONS REDUCTION &amp; SEQUESTRATION PRODUCT REQUIREMENTS Version 2.0 dated 01/04/2021, general eligibility criteria as defined below:</w:t>
      </w:r>
    </w:p>
    <w:tbl>
      <w:tblPr>
        <w:tblW w:w="5425"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0A0" w:firstRow="1" w:lastRow="0" w:firstColumn="1" w:lastColumn="0" w:noHBand="0" w:noVBand="0"/>
      </w:tblPr>
      <w:tblGrid>
        <w:gridCol w:w="2404"/>
        <w:gridCol w:w="4017"/>
        <w:gridCol w:w="4019"/>
      </w:tblGrid>
      <w:tr w:rsidR="00EF1782" w:rsidRPr="00EF1782" w14:paraId="2C792306" w14:textId="77777777" w:rsidTr="00EE63F0">
        <w:trPr>
          <w:tblHeader/>
        </w:trPr>
        <w:tc>
          <w:tcPr>
            <w:tcW w:w="1151" w:type="pct"/>
            <w:tcBorders>
              <w:top w:val="single" w:sz="4" w:space="0" w:color="BFBFBF"/>
              <w:left w:val="single" w:sz="4" w:space="0" w:color="BFBFBF"/>
              <w:bottom w:val="single" w:sz="4" w:space="0" w:color="BFBFBF"/>
              <w:right w:val="single" w:sz="4" w:space="0" w:color="BFBFBF"/>
            </w:tcBorders>
            <w:hideMark/>
          </w:tcPr>
          <w:p w14:paraId="15DED03F" w14:textId="77777777" w:rsidR="00EF1782" w:rsidRPr="00EF1782" w:rsidRDefault="00EF1782" w:rsidP="00EF1782">
            <w:pPr>
              <w:spacing w:after="0" w:line="240" w:lineRule="auto"/>
              <w:jc w:val="both"/>
              <w:rPr>
                <w:b/>
                <w:bCs/>
                <w:sz w:val="20"/>
                <w:szCs w:val="20"/>
                <w:lang w:val="en-GB"/>
              </w:rPr>
            </w:pPr>
            <w:r w:rsidRPr="00EF1782">
              <w:rPr>
                <w:b/>
                <w:bCs/>
                <w:sz w:val="20"/>
                <w:szCs w:val="20"/>
                <w:lang w:val="en-GB"/>
              </w:rPr>
              <w:t>Eligibility Criteria Category</w:t>
            </w:r>
          </w:p>
        </w:tc>
        <w:tc>
          <w:tcPr>
            <w:tcW w:w="1924" w:type="pct"/>
            <w:tcBorders>
              <w:top w:val="single" w:sz="4" w:space="0" w:color="BFBFBF"/>
              <w:left w:val="single" w:sz="4" w:space="0" w:color="BFBFBF"/>
              <w:bottom w:val="single" w:sz="4" w:space="0" w:color="BFBFBF"/>
              <w:right w:val="single" w:sz="4" w:space="0" w:color="BFBFBF"/>
            </w:tcBorders>
            <w:hideMark/>
          </w:tcPr>
          <w:p w14:paraId="1FE7CF90" w14:textId="77777777" w:rsidR="00EF1782" w:rsidRPr="00EF1782" w:rsidRDefault="00EF1782" w:rsidP="00EF1782">
            <w:pPr>
              <w:spacing w:after="0" w:line="240" w:lineRule="auto"/>
              <w:jc w:val="both"/>
              <w:rPr>
                <w:b/>
                <w:bCs/>
                <w:sz w:val="20"/>
                <w:szCs w:val="20"/>
                <w:lang w:val="en-GB"/>
              </w:rPr>
            </w:pPr>
            <w:r w:rsidRPr="00EF1782">
              <w:rPr>
                <w:b/>
                <w:bCs/>
                <w:sz w:val="20"/>
                <w:szCs w:val="20"/>
                <w:lang w:val="en-GB"/>
              </w:rPr>
              <w:t>Eligibility criterion -</w:t>
            </w:r>
          </w:p>
          <w:p w14:paraId="1B129684" w14:textId="77777777" w:rsidR="00EF1782" w:rsidRPr="00EF1782" w:rsidRDefault="00EF1782" w:rsidP="00EF1782">
            <w:pPr>
              <w:spacing w:after="0" w:line="240" w:lineRule="auto"/>
              <w:jc w:val="both"/>
              <w:rPr>
                <w:b/>
                <w:bCs/>
                <w:sz w:val="20"/>
                <w:szCs w:val="20"/>
                <w:lang w:val="en-GB"/>
              </w:rPr>
            </w:pPr>
            <w:r w:rsidRPr="00EF1782">
              <w:rPr>
                <w:b/>
                <w:bCs/>
                <w:sz w:val="20"/>
                <w:szCs w:val="20"/>
                <w:lang w:val="en-GB"/>
              </w:rPr>
              <w:t>Required condition</w:t>
            </w:r>
          </w:p>
        </w:tc>
        <w:tc>
          <w:tcPr>
            <w:tcW w:w="1925" w:type="pct"/>
            <w:tcBorders>
              <w:top w:val="single" w:sz="4" w:space="0" w:color="BFBFBF"/>
              <w:left w:val="single" w:sz="4" w:space="0" w:color="BFBFBF"/>
              <w:bottom w:val="single" w:sz="4" w:space="0" w:color="BFBFBF"/>
              <w:right w:val="single" w:sz="4" w:space="0" w:color="BFBFBF"/>
            </w:tcBorders>
            <w:hideMark/>
          </w:tcPr>
          <w:p w14:paraId="3324F935" w14:textId="77777777" w:rsidR="00EF1782" w:rsidRPr="00EF1782" w:rsidRDefault="00EF1782" w:rsidP="00EF1782">
            <w:pPr>
              <w:spacing w:after="0" w:line="240" w:lineRule="auto"/>
              <w:jc w:val="both"/>
              <w:rPr>
                <w:b/>
                <w:bCs/>
                <w:sz w:val="20"/>
                <w:szCs w:val="20"/>
                <w:lang w:val="en-GB"/>
              </w:rPr>
            </w:pPr>
            <w:r w:rsidRPr="00EF1782">
              <w:rPr>
                <w:b/>
                <w:bCs/>
                <w:sz w:val="20"/>
                <w:szCs w:val="20"/>
                <w:lang w:val="en-GB"/>
              </w:rPr>
              <w:t>Justification</w:t>
            </w:r>
          </w:p>
        </w:tc>
      </w:tr>
      <w:tr w:rsidR="00EF1782" w:rsidRPr="00EF1782" w14:paraId="4A552178" w14:textId="77777777" w:rsidTr="00EE63F0">
        <w:tc>
          <w:tcPr>
            <w:tcW w:w="1151" w:type="pct"/>
            <w:tcBorders>
              <w:top w:val="single" w:sz="4" w:space="0" w:color="BFBFBF"/>
              <w:left w:val="single" w:sz="4" w:space="0" w:color="BFBFBF"/>
              <w:bottom w:val="single" w:sz="4" w:space="0" w:color="BFBFBF"/>
              <w:right w:val="single" w:sz="4" w:space="0" w:color="BFBFBF"/>
            </w:tcBorders>
            <w:shd w:val="clear" w:color="auto" w:fill="F2F2F2"/>
            <w:hideMark/>
          </w:tcPr>
          <w:p w14:paraId="3E415C92" w14:textId="77777777" w:rsidR="00EF1782" w:rsidRPr="00EF1782" w:rsidRDefault="00EF1782" w:rsidP="00331C35">
            <w:pPr>
              <w:numPr>
                <w:ilvl w:val="0"/>
                <w:numId w:val="34"/>
              </w:numPr>
              <w:spacing w:after="0" w:line="240" w:lineRule="auto"/>
              <w:jc w:val="both"/>
              <w:rPr>
                <w:b/>
                <w:bCs/>
                <w:sz w:val="20"/>
                <w:szCs w:val="20"/>
                <w:lang w:val="en-GB"/>
              </w:rPr>
            </w:pPr>
            <w:r w:rsidRPr="00EF1782">
              <w:rPr>
                <w:b/>
                <w:sz w:val="20"/>
                <w:szCs w:val="20"/>
                <w:lang w:val="en-GB"/>
              </w:rPr>
              <w:t>GENERAL ELIGIBILITY CRITERIA#1</w:t>
            </w:r>
          </w:p>
        </w:tc>
        <w:tc>
          <w:tcPr>
            <w:tcW w:w="1924" w:type="pct"/>
            <w:tcBorders>
              <w:top w:val="single" w:sz="4" w:space="0" w:color="BFBFBF"/>
              <w:left w:val="single" w:sz="4" w:space="0" w:color="BFBFBF"/>
              <w:bottom w:val="single" w:sz="4" w:space="0" w:color="BFBFBF"/>
              <w:right w:val="single" w:sz="4" w:space="0" w:color="BFBFBF"/>
            </w:tcBorders>
            <w:shd w:val="clear" w:color="auto" w:fill="F2F2F2"/>
          </w:tcPr>
          <w:p w14:paraId="6C891A23" w14:textId="77777777" w:rsidR="00EF1782" w:rsidRPr="00EF1782" w:rsidRDefault="00EF1782" w:rsidP="00EF1782">
            <w:pPr>
              <w:spacing w:after="0" w:line="240" w:lineRule="auto"/>
              <w:jc w:val="both"/>
              <w:rPr>
                <w:sz w:val="20"/>
                <w:szCs w:val="20"/>
                <w:lang w:val="en-GB"/>
              </w:rPr>
            </w:pPr>
            <w:r w:rsidRPr="00EF1782">
              <w:rPr>
                <w:sz w:val="20"/>
                <w:szCs w:val="20"/>
                <w:lang w:val="en-GB"/>
              </w:rPr>
              <w:t xml:space="preserve">Unless otherwise stated elsewhere in the Principles &amp; Requirements, Projects involving a mix of eligible and </w:t>
            </w:r>
            <w:r w:rsidRPr="00EF1782">
              <w:rPr>
                <w:sz w:val="20"/>
                <w:szCs w:val="20"/>
                <w:lang w:val="en-GB"/>
              </w:rPr>
              <w:lastRenderedPageBreak/>
              <w:t>ineligible components can only claim credits for the Emission Reductions and/or sequestration associated with the eligible component of the project.</w:t>
            </w:r>
          </w:p>
        </w:tc>
        <w:tc>
          <w:tcPr>
            <w:tcW w:w="1925" w:type="pct"/>
            <w:tcBorders>
              <w:top w:val="single" w:sz="4" w:space="0" w:color="BFBFBF"/>
              <w:left w:val="single" w:sz="4" w:space="0" w:color="BFBFBF"/>
              <w:bottom w:val="single" w:sz="4" w:space="0" w:color="BFBFBF"/>
              <w:right w:val="single" w:sz="4" w:space="0" w:color="BFBFBF"/>
            </w:tcBorders>
            <w:shd w:val="clear" w:color="auto" w:fill="F2F2F2"/>
          </w:tcPr>
          <w:p w14:paraId="62BCAD65" w14:textId="54D28F23" w:rsidR="00EF1782" w:rsidRPr="00EF1782" w:rsidRDefault="00EF1782" w:rsidP="00EF1782">
            <w:pPr>
              <w:spacing w:line="240" w:lineRule="auto"/>
              <w:jc w:val="both"/>
              <w:rPr>
                <w:rFonts w:asciiTheme="minorHAnsi" w:hAnsiTheme="minorHAnsi"/>
                <w:bCs/>
                <w:sz w:val="20"/>
                <w:szCs w:val="20"/>
                <w:lang w:val="en-GB" w:eastAsia="de-DE"/>
              </w:rPr>
            </w:pPr>
            <w:r w:rsidRPr="00EF1782">
              <w:rPr>
                <w:rFonts w:asciiTheme="minorHAnsi" w:hAnsiTheme="minorHAnsi"/>
                <w:bCs/>
                <w:sz w:val="20"/>
                <w:szCs w:val="20"/>
                <w:lang w:val="en-GB" w:eastAsia="de-DE"/>
              </w:rPr>
              <w:lastRenderedPageBreak/>
              <w:t xml:space="preserve">The VPA involves distribution of improved cookstoves (ICS). </w:t>
            </w:r>
          </w:p>
          <w:p w14:paraId="7B54DF1E" w14:textId="77777777" w:rsidR="00EF1782" w:rsidRPr="00EF1782" w:rsidRDefault="00EF1782" w:rsidP="00EF1782">
            <w:pPr>
              <w:spacing w:after="0" w:line="240" w:lineRule="auto"/>
              <w:jc w:val="both"/>
              <w:rPr>
                <w:sz w:val="20"/>
                <w:szCs w:val="20"/>
                <w:lang w:val="en-GB"/>
              </w:rPr>
            </w:pPr>
          </w:p>
          <w:p w14:paraId="02008387" w14:textId="3E97C8FC" w:rsidR="00EF1782" w:rsidRPr="00EF1782" w:rsidRDefault="00EF1782" w:rsidP="00EF1782">
            <w:pPr>
              <w:spacing w:line="240" w:lineRule="auto"/>
              <w:jc w:val="both"/>
              <w:rPr>
                <w:rFonts w:asciiTheme="minorHAnsi" w:hAnsiTheme="minorHAnsi"/>
                <w:bCs/>
                <w:sz w:val="20"/>
                <w:szCs w:val="20"/>
                <w:lang w:val="en-GB" w:eastAsia="de-DE"/>
              </w:rPr>
            </w:pPr>
            <w:r w:rsidRPr="00EF1782">
              <w:rPr>
                <w:rFonts w:asciiTheme="minorHAnsi" w:hAnsiTheme="minorHAnsi"/>
                <w:bCs/>
                <w:sz w:val="20"/>
                <w:szCs w:val="20"/>
                <w:lang w:val="en-GB" w:eastAsia="de-DE"/>
              </w:rPr>
              <w:lastRenderedPageBreak/>
              <w:t>The VPA applies GS approved</w:t>
            </w:r>
            <w:r w:rsidR="00334543">
              <w:rPr>
                <w:rFonts w:asciiTheme="minorHAnsi" w:hAnsiTheme="minorHAnsi"/>
                <w:bCs/>
                <w:sz w:val="20"/>
                <w:szCs w:val="20"/>
                <w:lang w:val="en-GB" w:eastAsia="de-DE"/>
              </w:rPr>
              <w:t xml:space="preserve"> methodology</w:t>
            </w:r>
            <w:r w:rsidRPr="00EF1782">
              <w:rPr>
                <w:rFonts w:asciiTheme="minorHAnsi" w:hAnsiTheme="minorHAnsi"/>
                <w:bCs/>
                <w:sz w:val="20"/>
                <w:szCs w:val="20"/>
                <w:lang w:val="en-GB" w:eastAsia="de-DE"/>
              </w:rPr>
              <w:t xml:space="preserve"> </w:t>
            </w:r>
            <w:r w:rsidR="00334543">
              <w:rPr>
                <w:rFonts w:asciiTheme="minorHAnsi" w:hAnsiTheme="minorHAnsi" w:cs="Arial"/>
                <w:sz w:val="20"/>
                <w:szCs w:val="20"/>
                <w:lang w:val="it-IT"/>
              </w:rPr>
              <w:t>“</w:t>
            </w:r>
            <w:r w:rsidR="009418D2">
              <w:rPr>
                <w:rFonts w:asciiTheme="minorHAnsi" w:hAnsiTheme="minorHAnsi" w:cs="Arial"/>
                <w:sz w:val="20"/>
                <w:szCs w:val="20"/>
                <w:lang w:val="it-IT"/>
              </w:rPr>
              <w:t xml:space="preserve">TPDDTEC: </w:t>
            </w:r>
            <w:r w:rsidR="00334543">
              <w:rPr>
                <w:rFonts w:asciiTheme="minorHAnsi" w:hAnsiTheme="minorHAnsi" w:cs="Arial"/>
                <w:sz w:val="20"/>
                <w:szCs w:val="20"/>
                <w:lang w:val="it-IT"/>
              </w:rPr>
              <w:t>Reduced emissions from cooking and heating V4.0”</w:t>
            </w:r>
            <w:proofErr w:type="gramStart"/>
            <w:r w:rsidR="00334543">
              <w:rPr>
                <w:rFonts w:asciiTheme="minorHAnsi" w:hAnsiTheme="minorHAnsi" w:cs="Arial"/>
                <w:sz w:val="20"/>
                <w:szCs w:val="20"/>
                <w:lang w:val="it-IT"/>
              </w:rPr>
              <w:t xml:space="preserve">. </w:t>
            </w:r>
            <w:r w:rsidRPr="00EF1782">
              <w:rPr>
                <w:rFonts w:asciiTheme="minorHAnsi" w:hAnsiTheme="minorHAnsi"/>
                <w:bCs/>
                <w:sz w:val="20"/>
                <w:szCs w:val="20"/>
                <w:lang w:val="en-GB" w:eastAsia="de-DE"/>
              </w:rPr>
              <w:t>.</w:t>
            </w:r>
            <w:proofErr w:type="gramEnd"/>
            <w:r w:rsidRPr="00EF1782">
              <w:rPr>
                <w:rFonts w:asciiTheme="minorHAnsi" w:hAnsiTheme="minorHAnsi"/>
                <w:bCs/>
                <w:sz w:val="20"/>
                <w:szCs w:val="20"/>
                <w:lang w:val="en-GB" w:eastAsia="de-DE"/>
              </w:rPr>
              <w:t xml:space="preserve"> </w:t>
            </w:r>
          </w:p>
          <w:p w14:paraId="68C28ECF" w14:textId="77777777" w:rsidR="00EF1782" w:rsidRPr="00EF1782" w:rsidRDefault="00EF1782" w:rsidP="00EF1782">
            <w:pPr>
              <w:spacing w:line="240" w:lineRule="auto"/>
              <w:jc w:val="both"/>
              <w:rPr>
                <w:rFonts w:asciiTheme="minorHAnsi" w:hAnsiTheme="minorHAnsi"/>
                <w:bCs/>
                <w:sz w:val="20"/>
                <w:szCs w:val="20"/>
                <w:lang w:val="en-GB" w:eastAsia="de-DE"/>
              </w:rPr>
            </w:pPr>
          </w:p>
          <w:p w14:paraId="0AED80F5" w14:textId="77777777" w:rsidR="00EF1782" w:rsidRPr="00EF1782" w:rsidRDefault="00EF1782" w:rsidP="00EF1782">
            <w:pPr>
              <w:spacing w:after="0" w:line="240" w:lineRule="auto"/>
              <w:jc w:val="both"/>
              <w:rPr>
                <w:rFonts w:asciiTheme="minorHAnsi" w:hAnsiTheme="minorHAnsi"/>
                <w:sz w:val="20"/>
                <w:szCs w:val="20"/>
                <w:lang w:val="en-GB" w:eastAsia="de-DE"/>
              </w:rPr>
            </w:pPr>
            <w:r w:rsidRPr="00EF1782">
              <w:rPr>
                <w:rFonts w:asciiTheme="minorHAnsi" w:hAnsiTheme="minorHAnsi"/>
                <w:bCs/>
                <w:sz w:val="20"/>
                <w:szCs w:val="20"/>
                <w:lang w:val="en-GB" w:eastAsia="de-DE"/>
              </w:rPr>
              <w:t xml:space="preserve">Hence as per the GS4GG </w:t>
            </w:r>
            <w:r w:rsidRPr="00EF1782">
              <w:rPr>
                <w:rFonts w:asciiTheme="minorHAnsi" w:hAnsiTheme="minorHAnsi"/>
                <w:sz w:val="20"/>
                <w:szCs w:val="20"/>
                <w:lang w:val="en-GB" w:eastAsia="de-DE"/>
              </w:rPr>
              <w:t>Principles and Requirements version 1.2 section 4.1.3 (a), the VPA becomes automatically eligible.</w:t>
            </w:r>
          </w:p>
          <w:p w14:paraId="5478F4BE" w14:textId="77777777" w:rsidR="00EF1782" w:rsidRPr="00EF1782" w:rsidRDefault="00EF1782" w:rsidP="00EF1782">
            <w:pPr>
              <w:spacing w:after="0" w:line="240" w:lineRule="auto"/>
              <w:jc w:val="both"/>
              <w:rPr>
                <w:sz w:val="20"/>
                <w:szCs w:val="20"/>
                <w:lang w:val="en-GB"/>
              </w:rPr>
            </w:pPr>
          </w:p>
          <w:p w14:paraId="3F5210A3" w14:textId="77777777" w:rsidR="00EF1782" w:rsidRPr="00EF1782" w:rsidRDefault="00EF1782" w:rsidP="00EF1782">
            <w:pPr>
              <w:spacing w:after="0" w:line="240" w:lineRule="auto"/>
              <w:jc w:val="both"/>
              <w:rPr>
                <w:sz w:val="20"/>
                <w:szCs w:val="20"/>
                <w:lang w:val="en-GB"/>
              </w:rPr>
            </w:pPr>
            <w:r w:rsidRPr="00EF1782">
              <w:rPr>
                <w:sz w:val="20"/>
                <w:szCs w:val="20"/>
                <w:lang w:val="en-GB"/>
              </w:rPr>
              <w:t xml:space="preserve">The VPA does not involve any ineligible component. </w:t>
            </w:r>
          </w:p>
        </w:tc>
      </w:tr>
      <w:tr w:rsidR="00EF1782" w:rsidRPr="00EF1782" w14:paraId="0767FE16" w14:textId="77777777" w:rsidTr="00EE63F0">
        <w:tc>
          <w:tcPr>
            <w:tcW w:w="1151" w:type="pct"/>
            <w:tcBorders>
              <w:top w:val="single" w:sz="4" w:space="0" w:color="BFBFBF"/>
              <w:left w:val="single" w:sz="4" w:space="0" w:color="BFBFBF"/>
              <w:bottom w:val="single" w:sz="4" w:space="0" w:color="BFBFBF"/>
              <w:right w:val="single" w:sz="4" w:space="0" w:color="BFBFBF"/>
            </w:tcBorders>
            <w:hideMark/>
          </w:tcPr>
          <w:p w14:paraId="3EF1D3C8" w14:textId="77777777" w:rsidR="00EF1782" w:rsidRPr="00EF1782" w:rsidRDefault="00EF1782" w:rsidP="00331C35">
            <w:pPr>
              <w:numPr>
                <w:ilvl w:val="0"/>
                <w:numId w:val="34"/>
              </w:numPr>
              <w:spacing w:after="0" w:line="240" w:lineRule="auto"/>
              <w:jc w:val="both"/>
              <w:rPr>
                <w:b/>
                <w:bCs/>
                <w:sz w:val="20"/>
                <w:szCs w:val="20"/>
                <w:lang w:val="en-GB"/>
              </w:rPr>
            </w:pPr>
            <w:r w:rsidRPr="00EF1782">
              <w:rPr>
                <w:b/>
                <w:sz w:val="20"/>
                <w:szCs w:val="20"/>
                <w:lang w:val="en-GB"/>
              </w:rPr>
              <w:lastRenderedPageBreak/>
              <w:t>GENERAL ELIGIBILITY CRITERIA#2</w:t>
            </w:r>
          </w:p>
        </w:tc>
        <w:tc>
          <w:tcPr>
            <w:tcW w:w="1924" w:type="pct"/>
            <w:tcBorders>
              <w:top w:val="single" w:sz="4" w:space="0" w:color="BFBFBF"/>
              <w:left w:val="single" w:sz="4" w:space="0" w:color="BFBFBF"/>
              <w:bottom w:val="single" w:sz="4" w:space="0" w:color="BFBFBF"/>
              <w:right w:val="single" w:sz="4" w:space="0" w:color="BFBFBF"/>
            </w:tcBorders>
          </w:tcPr>
          <w:p w14:paraId="5E567BAB" w14:textId="77777777" w:rsidR="00EF1782" w:rsidRPr="00EF1782" w:rsidRDefault="00EF1782" w:rsidP="00EF1782">
            <w:pPr>
              <w:spacing w:after="0" w:line="240" w:lineRule="auto"/>
              <w:jc w:val="both"/>
              <w:rPr>
                <w:sz w:val="20"/>
                <w:szCs w:val="20"/>
                <w:lang w:val="en-GB"/>
              </w:rPr>
            </w:pPr>
            <w:r w:rsidRPr="00EF1782">
              <w:rPr>
                <w:sz w:val="20"/>
                <w:szCs w:val="20"/>
                <w:lang w:val="en-GB"/>
              </w:rPr>
              <w:t>Bundled Projects1: Where Projects are submitted together for certification within a bundle, each Project within the bundle shall individually conform to all GS4GG Requirements. Eligibility criteria with regards to the scale of the Project shall apply to the bundle as a whole and not to the individual Projects.</w:t>
            </w:r>
          </w:p>
        </w:tc>
        <w:tc>
          <w:tcPr>
            <w:tcW w:w="1925" w:type="pct"/>
            <w:tcBorders>
              <w:top w:val="single" w:sz="4" w:space="0" w:color="BFBFBF"/>
              <w:left w:val="single" w:sz="4" w:space="0" w:color="BFBFBF"/>
              <w:bottom w:val="single" w:sz="4" w:space="0" w:color="BFBFBF"/>
              <w:right w:val="single" w:sz="4" w:space="0" w:color="BFBFBF"/>
            </w:tcBorders>
          </w:tcPr>
          <w:p w14:paraId="36D32B0F" w14:textId="77777777" w:rsidR="00EF1782" w:rsidRPr="00EF1782" w:rsidRDefault="00EF1782" w:rsidP="00EF1782">
            <w:pPr>
              <w:spacing w:after="0" w:line="240" w:lineRule="auto"/>
              <w:jc w:val="both"/>
              <w:rPr>
                <w:bCs/>
                <w:sz w:val="20"/>
                <w:szCs w:val="20"/>
                <w:lang w:val="en-GB"/>
              </w:rPr>
            </w:pPr>
            <w:r w:rsidRPr="00EF1782">
              <w:rPr>
                <w:bCs/>
                <w:sz w:val="20"/>
                <w:szCs w:val="20"/>
                <w:lang w:val="en-GB"/>
              </w:rPr>
              <w:t>Not Applicable.</w:t>
            </w:r>
          </w:p>
          <w:p w14:paraId="5E27B36B" w14:textId="77777777" w:rsidR="00EF1782" w:rsidRPr="00EF1782" w:rsidRDefault="00EF1782" w:rsidP="00EF1782">
            <w:pPr>
              <w:spacing w:after="0" w:line="240" w:lineRule="auto"/>
              <w:jc w:val="both"/>
              <w:rPr>
                <w:bCs/>
                <w:sz w:val="20"/>
                <w:szCs w:val="20"/>
                <w:lang w:val="en-GB"/>
              </w:rPr>
            </w:pPr>
          </w:p>
          <w:p w14:paraId="341AE8F6" w14:textId="77777777" w:rsidR="00EF1782" w:rsidRPr="00EF1782" w:rsidRDefault="00EF1782" w:rsidP="00EF1782">
            <w:pPr>
              <w:spacing w:after="0" w:line="240" w:lineRule="auto"/>
              <w:jc w:val="both"/>
              <w:rPr>
                <w:bCs/>
                <w:sz w:val="20"/>
                <w:szCs w:val="20"/>
                <w:lang w:val="en-GB"/>
              </w:rPr>
            </w:pPr>
            <w:r w:rsidRPr="00EF1782">
              <w:rPr>
                <w:bCs/>
                <w:sz w:val="20"/>
                <w:szCs w:val="20"/>
                <w:lang w:val="en-GB"/>
              </w:rPr>
              <w:t>The VPA is an individual project activity.</w:t>
            </w:r>
          </w:p>
        </w:tc>
      </w:tr>
      <w:tr w:rsidR="00EF1782" w:rsidRPr="00EF1782" w14:paraId="0CC285CB" w14:textId="77777777" w:rsidTr="00EE63F0">
        <w:tc>
          <w:tcPr>
            <w:tcW w:w="1151" w:type="pct"/>
            <w:tcBorders>
              <w:top w:val="single" w:sz="4" w:space="0" w:color="BFBFBF"/>
              <w:left w:val="single" w:sz="4" w:space="0" w:color="BFBFBF"/>
              <w:bottom w:val="single" w:sz="4" w:space="0" w:color="BFBFBF"/>
              <w:right w:val="single" w:sz="4" w:space="0" w:color="BFBFBF"/>
            </w:tcBorders>
            <w:shd w:val="clear" w:color="auto" w:fill="F2F2F2"/>
            <w:hideMark/>
          </w:tcPr>
          <w:p w14:paraId="3B8B47DE" w14:textId="77777777" w:rsidR="00EF1782" w:rsidRPr="00EF1782" w:rsidRDefault="00EF1782" w:rsidP="00331C35">
            <w:pPr>
              <w:numPr>
                <w:ilvl w:val="0"/>
                <w:numId w:val="34"/>
              </w:numPr>
              <w:spacing w:after="0" w:line="240" w:lineRule="auto"/>
              <w:jc w:val="both"/>
              <w:rPr>
                <w:b/>
                <w:bCs/>
                <w:sz w:val="20"/>
                <w:szCs w:val="20"/>
                <w:lang w:val="en-GB"/>
              </w:rPr>
            </w:pPr>
            <w:r w:rsidRPr="00EF1782">
              <w:rPr>
                <w:b/>
                <w:sz w:val="20"/>
                <w:szCs w:val="20"/>
                <w:lang w:val="en-GB"/>
              </w:rPr>
              <w:t>GENERAL ELIGIBILITY CRITERIA#3</w:t>
            </w:r>
          </w:p>
        </w:tc>
        <w:tc>
          <w:tcPr>
            <w:tcW w:w="1924" w:type="pct"/>
            <w:tcBorders>
              <w:top w:val="single" w:sz="4" w:space="0" w:color="BFBFBF"/>
              <w:left w:val="single" w:sz="4" w:space="0" w:color="BFBFBF"/>
              <w:bottom w:val="single" w:sz="4" w:space="0" w:color="BFBFBF"/>
              <w:right w:val="single" w:sz="4" w:space="0" w:color="BFBFBF"/>
            </w:tcBorders>
            <w:shd w:val="clear" w:color="auto" w:fill="F2F2F2"/>
          </w:tcPr>
          <w:p w14:paraId="6950DA20" w14:textId="77777777" w:rsidR="00EF1782" w:rsidRPr="00EF1782" w:rsidRDefault="00EF1782" w:rsidP="00EF1782">
            <w:pPr>
              <w:spacing w:after="0" w:line="240" w:lineRule="auto"/>
              <w:jc w:val="both"/>
              <w:rPr>
                <w:sz w:val="20"/>
                <w:szCs w:val="20"/>
                <w:lang w:val="en-GB"/>
              </w:rPr>
            </w:pPr>
            <w:r w:rsidRPr="00EF1782">
              <w:rPr>
                <w:sz w:val="20"/>
                <w:szCs w:val="20"/>
                <w:lang w:val="en-GB"/>
              </w:rPr>
              <w:t>Programme of Activities (</w:t>
            </w:r>
            <w:proofErr w:type="spellStart"/>
            <w:r w:rsidRPr="00EF1782">
              <w:rPr>
                <w:sz w:val="20"/>
                <w:szCs w:val="20"/>
                <w:lang w:val="en-GB"/>
              </w:rPr>
              <w:t>PoA</w:t>
            </w:r>
            <w:proofErr w:type="spellEnd"/>
            <w:r w:rsidRPr="00EF1782">
              <w:rPr>
                <w:sz w:val="20"/>
                <w:szCs w:val="20"/>
                <w:lang w:val="en-GB"/>
              </w:rPr>
              <w:t>): (LUF – N/A) Where a group of Projects are</w:t>
            </w:r>
          </w:p>
          <w:p w14:paraId="5DCCEC98" w14:textId="77777777" w:rsidR="00EF1782" w:rsidRPr="00EF1782" w:rsidRDefault="00EF1782" w:rsidP="00EF1782">
            <w:pPr>
              <w:spacing w:after="0" w:line="240" w:lineRule="auto"/>
              <w:jc w:val="both"/>
              <w:rPr>
                <w:sz w:val="20"/>
                <w:szCs w:val="20"/>
                <w:lang w:val="en-GB"/>
              </w:rPr>
            </w:pPr>
            <w:r w:rsidRPr="00EF1782">
              <w:rPr>
                <w:sz w:val="20"/>
                <w:szCs w:val="20"/>
                <w:lang w:val="en-GB"/>
              </w:rPr>
              <w:t>submitted together for Gold Standard Design Certification within a Programme of Activities, each of these Projects shall conform to all Requirements including the Programme of Activity Requirements. A microscale VPA can only</w:t>
            </w:r>
          </w:p>
          <w:p w14:paraId="199D5D6F" w14:textId="77777777" w:rsidR="00EF1782" w:rsidRPr="00EF1782" w:rsidRDefault="00EF1782" w:rsidP="00EF1782">
            <w:pPr>
              <w:spacing w:after="0" w:line="240" w:lineRule="auto"/>
              <w:jc w:val="both"/>
              <w:rPr>
                <w:sz w:val="20"/>
                <w:szCs w:val="20"/>
                <w:lang w:val="en-GB"/>
              </w:rPr>
            </w:pPr>
            <w:r w:rsidRPr="00EF1782">
              <w:rPr>
                <w:sz w:val="20"/>
                <w:szCs w:val="20"/>
                <w:lang w:val="en-GB"/>
              </w:rPr>
              <w:t xml:space="preserve">be part of a Microscale </w:t>
            </w:r>
            <w:proofErr w:type="spellStart"/>
            <w:r w:rsidRPr="00EF1782">
              <w:rPr>
                <w:sz w:val="20"/>
                <w:szCs w:val="20"/>
                <w:lang w:val="en-GB"/>
              </w:rPr>
              <w:t>PoA</w:t>
            </w:r>
            <w:proofErr w:type="spellEnd"/>
            <w:r w:rsidRPr="00EF1782">
              <w:rPr>
                <w:sz w:val="20"/>
                <w:szCs w:val="20"/>
                <w:lang w:val="en-GB"/>
              </w:rPr>
              <w:t xml:space="preserve"> and shall conform to all requirements including</w:t>
            </w:r>
          </w:p>
          <w:p w14:paraId="45163979" w14:textId="77777777" w:rsidR="00EF1782" w:rsidRPr="00EF1782" w:rsidRDefault="00EF1782" w:rsidP="00EF1782">
            <w:pPr>
              <w:spacing w:after="0" w:line="240" w:lineRule="auto"/>
              <w:jc w:val="both"/>
              <w:rPr>
                <w:sz w:val="20"/>
                <w:szCs w:val="20"/>
                <w:lang w:val="en-GB"/>
              </w:rPr>
            </w:pPr>
            <w:r w:rsidRPr="00EF1782">
              <w:rPr>
                <w:sz w:val="20"/>
                <w:szCs w:val="20"/>
                <w:lang w:val="en-GB"/>
              </w:rPr>
              <w:t>those listed in Annex A of the Programme of Activity Requirements.</w:t>
            </w:r>
          </w:p>
        </w:tc>
        <w:tc>
          <w:tcPr>
            <w:tcW w:w="1925" w:type="pct"/>
            <w:tcBorders>
              <w:top w:val="single" w:sz="4" w:space="0" w:color="BFBFBF"/>
              <w:left w:val="single" w:sz="4" w:space="0" w:color="BFBFBF"/>
              <w:bottom w:val="single" w:sz="4" w:space="0" w:color="BFBFBF"/>
              <w:right w:val="single" w:sz="4" w:space="0" w:color="BFBFBF"/>
            </w:tcBorders>
            <w:shd w:val="clear" w:color="auto" w:fill="F2F2F2"/>
          </w:tcPr>
          <w:p w14:paraId="3ECE55E8" w14:textId="2CCA0EB4" w:rsidR="00EF1782" w:rsidRPr="00EF1782" w:rsidRDefault="00EF1782" w:rsidP="00EF1782">
            <w:pPr>
              <w:spacing w:after="0" w:line="240" w:lineRule="auto"/>
              <w:jc w:val="both"/>
              <w:rPr>
                <w:bCs/>
                <w:sz w:val="20"/>
                <w:szCs w:val="20"/>
                <w:lang w:val="en-GB"/>
              </w:rPr>
            </w:pPr>
            <w:r w:rsidRPr="00EF1782">
              <w:rPr>
                <w:sz w:val="20"/>
                <w:szCs w:val="20"/>
                <w:lang w:val="en-GB"/>
              </w:rPr>
              <w:t xml:space="preserve">5 VPAs have been submitted together to </w:t>
            </w:r>
            <w:proofErr w:type="spellStart"/>
            <w:r w:rsidRPr="00EF1782">
              <w:rPr>
                <w:sz w:val="20"/>
                <w:szCs w:val="20"/>
                <w:lang w:val="en-GB"/>
              </w:rPr>
              <w:t>SustainCert</w:t>
            </w:r>
            <w:proofErr w:type="spellEnd"/>
            <w:r w:rsidRPr="00EF1782">
              <w:rPr>
                <w:sz w:val="20"/>
                <w:szCs w:val="20"/>
                <w:lang w:val="en-GB"/>
              </w:rPr>
              <w:t xml:space="preserve"> (Gold Standard) for preliminary Review</w:t>
            </w:r>
            <w:r w:rsidR="005209B3">
              <w:rPr>
                <w:sz w:val="20"/>
                <w:szCs w:val="20"/>
                <w:lang w:val="en-GB"/>
              </w:rPr>
              <w:t xml:space="preserve"> </w:t>
            </w:r>
            <w:r w:rsidRPr="00EF1782">
              <w:rPr>
                <w:sz w:val="20"/>
                <w:szCs w:val="20"/>
                <w:lang w:val="en-GB"/>
              </w:rPr>
              <w:t>within a Programme of Activities (GS 11253), and each of these VPA conform to all Requirements including the Programme of Activity Requirements.</w:t>
            </w:r>
          </w:p>
        </w:tc>
      </w:tr>
    </w:tbl>
    <w:p w14:paraId="690315B2" w14:textId="77777777" w:rsidR="00D47A9A" w:rsidRDefault="00D47A9A" w:rsidP="009823F5"/>
    <w:p w14:paraId="6C4869E3" w14:textId="7F4D52E0" w:rsidR="009823F5" w:rsidRPr="007C1D64" w:rsidRDefault="009823F5" w:rsidP="009823F5">
      <w:pPr>
        <w:pStyle w:val="SectionList2nd"/>
      </w:pPr>
      <w:r w:rsidRPr="007C1D64">
        <w:t xml:space="preserve">Legal ownership of products generated by the </w:t>
      </w:r>
      <w:r w:rsidR="005D6E4E">
        <w:t>VPA</w:t>
      </w:r>
      <w:r w:rsidR="005D6E4E" w:rsidRPr="007C1D64">
        <w:t xml:space="preserve"> </w:t>
      </w:r>
      <w:r w:rsidRPr="007C1D64">
        <w:t>and legal rights to alter use of resources required to service the project</w:t>
      </w:r>
    </w:p>
    <w:p w14:paraId="4CE23B7D" w14:textId="77777777" w:rsidR="0040426F" w:rsidRDefault="009823F5" w:rsidP="000F7BB6">
      <w:pPr>
        <w:spacing w:line="276" w:lineRule="auto"/>
        <w:jc w:val="both"/>
        <w:rPr>
          <w:u w:color="000000"/>
          <w:lang w:val="en-GB" w:eastAsia="de-DE"/>
        </w:rPr>
      </w:pPr>
      <w:r w:rsidRPr="009E261A">
        <w:t>&gt;&gt;</w:t>
      </w:r>
      <w:r w:rsidR="000F7BB6" w:rsidRPr="000F7BB6">
        <w:rPr>
          <w:u w:color="000000"/>
          <w:lang w:val="en-GB" w:eastAsia="de-DE"/>
        </w:rPr>
        <w:t xml:space="preserve"> </w:t>
      </w:r>
    </w:p>
    <w:p w14:paraId="0CD01492" w14:textId="66CC7646" w:rsidR="000F7BB6" w:rsidRPr="000F7BB6" w:rsidRDefault="000F7BB6" w:rsidP="000F7BB6">
      <w:pPr>
        <w:spacing w:line="276" w:lineRule="auto"/>
        <w:jc w:val="both"/>
        <w:rPr>
          <w:u w:color="000000"/>
          <w:lang w:val="en-GB" w:eastAsia="de-DE"/>
        </w:rPr>
      </w:pPr>
      <w:r w:rsidRPr="000F7BB6">
        <w:rPr>
          <w:u w:color="000000"/>
          <w:lang w:val="en-GB" w:eastAsia="de-DE"/>
        </w:rPr>
        <w:t>EcoAct SAS is the Coordinating/Managing Entity (CME)</w:t>
      </w:r>
      <w:r w:rsidRPr="000F7BB6">
        <w:rPr>
          <w:lang w:val="en-GB"/>
        </w:rPr>
        <w:t xml:space="preserve"> </w:t>
      </w:r>
      <w:r w:rsidRPr="000F7BB6">
        <w:rPr>
          <w:u w:color="000000"/>
          <w:lang w:val="en-GB" w:eastAsia="de-DE"/>
        </w:rPr>
        <w:t xml:space="preserve">or Project Developer communicating with the Gold Standard. The project is managed in the Host Country, Kenya, by the VPA Implementer AAH-I. EcoAct SAS has the legal ownership of the GS VERs (SDG 13) produced as result of the project. </w:t>
      </w:r>
    </w:p>
    <w:p w14:paraId="25B1E9E6" w14:textId="77777777" w:rsidR="000F7BB6" w:rsidRPr="000F7BB6" w:rsidRDefault="000F7BB6" w:rsidP="000F7BB6">
      <w:pPr>
        <w:spacing w:line="276" w:lineRule="auto"/>
        <w:jc w:val="both"/>
        <w:rPr>
          <w:u w:color="000000"/>
          <w:lang w:val="en-GB" w:eastAsia="de-DE"/>
        </w:rPr>
      </w:pPr>
    </w:p>
    <w:p w14:paraId="3566F39F" w14:textId="77777777" w:rsidR="000F7BB6" w:rsidRPr="000F7BB6" w:rsidRDefault="000F7BB6" w:rsidP="000F7BB6">
      <w:pPr>
        <w:spacing w:line="276" w:lineRule="auto"/>
        <w:jc w:val="both"/>
        <w:rPr>
          <w:u w:color="000000"/>
          <w:lang w:val="en-GB" w:eastAsia="de-DE"/>
        </w:rPr>
      </w:pPr>
      <w:r w:rsidRPr="000F7BB6">
        <w:rPr>
          <w:u w:color="000000"/>
          <w:lang w:val="en-GB" w:eastAsia="de-DE"/>
        </w:rPr>
        <w:t xml:space="preserve">The ownership of the product generated by the project (GS VERs) will be transferred from project beneficiaries to EcoAct SAS. </w:t>
      </w:r>
    </w:p>
    <w:p w14:paraId="499CF726" w14:textId="77777777" w:rsidR="000F7BB6" w:rsidRPr="000F7BB6" w:rsidRDefault="000F7BB6" w:rsidP="000F7BB6">
      <w:pPr>
        <w:spacing w:line="276" w:lineRule="auto"/>
        <w:jc w:val="both"/>
        <w:rPr>
          <w:u w:color="000000"/>
          <w:lang w:val="en-GB" w:eastAsia="de-DE"/>
        </w:rPr>
      </w:pPr>
    </w:p>
    <w:p w14:paraId="3CB0F8DF" w14:textId="08417619" w:rsidR="009823F5" w:rsidRPr="008E0DFF" w:rsidRDefault="000F7BB6" w:rsidP="008E0DFF">
      <w:pPr>
        <w:spacing w:line="276" w:lineRule="auto"/>
        <w:jc w:val="both"/>
        <w:rPr>
          <w:u w:color="000000"/>
          <w:lang w:val="en-GB" w:eastAsia="de-DE"/>
        </w:rPr>
      </w:pPr>
      <w:r w:rsidRPr="000F7BB6">
        <w:rPr>
          <w:u w:color="000000"/>
          <w:lang w:val="en-GB" w:eastAsia="de-DE"/>
        </w:rPr>
        <w:t xml:space="preserve">This transfer is discussed in </w:t>
      </w:r>
      <w:r w:rsidR="003E4A49">
        <w:rPr>
          <w:u w:color="000000"/>
          <w:lang w:val="en-GB" w:eastAsia="de-DE"/>
        </w:rPr>
        <w:t xml:space="preserve">local </w:t>
      </w:r>
      <w:r w:rsidRPr="000F7BB6">
        <w:rPr>
          <w:u w:color="000000"/>
          <w:lang w:val="en-GB" w:eastAsia="de-DE"/>
        </w:rPr>
        <w:t>stakeholder consultations to ensure full transparency and is clearly stipulated in the beneficiary agreement that each households’ signs while entering the program concerning stoves distribution.</w:t>
      </w:r>
    </w:p>
    <w:p w14:paraId="47F6E317" w14:textId="54715C7A" w:rsidR="004E361A" w:rsidRDefault="004E361A" w:rsidP="004E361A">
      <w:pPr>
        <w:pStyle w:val="SectionList"/>
      </w:pPr>
      <w:r>
        <w:lastRenderedPageBreak/>
        <w:t xml:space="preserve">Location of </w:t>
      </w:r>
      <w:r w:rsidR="00940656">
        <w:t>VPA</w:t>
      </w:r>
    </w:p>
    <w:p w14:paraId="2B7D4803" w14:textId="77777777" w:rsidR="001320E0" w:rsidRDefault="004E361A" w:rsidP="00205615">
      <w:pPr>
        <w:jc w:val="both"/>
        <w:rPr>
          <w:lang w:val="en-GB" w:eastAsia="de-DE"/>
        </w:rPr>
      </w:pPr>
      <w:r>
        <w:rPr>
          <w:lang w:eastAsia="de-DE"/>
        </w:rPr>
        <w:t>&gt;&gt;</w:t>
      </w:r>
      <w:r w:rsidR="00205615" w:rsidRPr="00205615">
        <w:rPr>
          <w:lang w:val="en-GB" w:eastAsia="de-DE"/>
        </w:rPr>
        <w:t xml:space="preserve"> </w:t>
      </w:r>
    </w:p>
    <w:p w14:paraId="1BFF3E6D" w14:textId="772D9A16" w:rsidR="00205615" w:rsidRPr="00205615" w:rsidRDefault="00205615" w:rsidP="00205615">
      <w:pPr>
        <w:jc w:val="both"/>
        <w:rPr>
          <w:lang w:val="en-GB" w:eastAsia="de-DE"/>
        </w:rPr>
      </w:pPr>
      <w:r w:rsidRPr="00205615">
        <w:rPr>
          <w:lang w:val="en-GB" w:eastAsia="de-DE"/>
        </w:rPr>
        <w:t xml:space="preserve">The project area covers the entire Narok County in Kenya. </w:t>
      </w:r>
    </w:p>
    <w:p w14:paraId="2A0A98E4" w14:textId="77777777" w:rsidR="00205615" w:rsidRPr="00205615" w:rsidRDefault="00205615" w:rsidP="00205615">
      <w:pPr>
        <w:pBdr>
          <w:top w:val="nil"/>
          <w:left w:val="nil"/>
          <w:bottom w:val="nil"/>
          <w:right w:val="nil"/>
          <w:between w:val="nil"/>
          <w:bar w:val="nil"/>
        </w:pBdr>
        <w:spacing w:after="0" w:line="300" w:lineRule="atLeast"/>
        <w:contextualSpacing w:val="0"/>
        <w:jc w:val="both"/>
        <w:rPr>
          <w:u w:color="000000"/>
          <w:lang w:eastAsia="de-DE"/>
        </w:rPr>
      </w:pPr>
      <w:r w:rsidRPr="00205615">
        <w:rPr>
          <w:u w:color="000000"/>
          <w:lang w:eastAsia="de-DE"/>
        </w:rPr>
        <w:t>In Narok County, there are 241,125 households, averaging about 4.8 people per household, at a density of about 35 people per square kilometer. The project’s penetration rate would be to target 8% of households.</w:t>
      </w:r>
    </w:p>
    <w:p w14:paraId="73982CA1" w14:textId="77777777" w:rsidR="00205615" w:rsidRPr="00205615" w:rsidRDefault="00205615" w:rsidP="00205615">
      <w:pPr>
        <w:pBdr>
          <w:top w:val="nil"/>
          <w:left w:val="nil"/>
          <w:bottom w:val="nil"/>
          <w:right w:val="nil"/>
          <w:between w:val="nil"/>
          <w:bar w:val="nil"/>
        </w:pBdr>
        <w:spacing w:after="0" w:line="300" w:lineRule="atLeast"/>
        <w:contextualSpacing w:val="0"/>
        <w:jc w:val="both"/>
        <w:rPr>
          <w:u w:color="000000"/>
          <w:lang w:eastAsia="de-DE"/>
        </w:rPr>
      </w:pPr>
    </w:p>
    <w:p w14:paraId="2FF51978" w14:textId="77777777" w:rsidR="00205615" w:rsidRPr="00205615" w:rsidRDefault="00205615" w:rsidP="00205615">
      <w:pPr>
        <w:rPr>
          <w:u w:color="000000"/>
          <w:lang w:val="en-GB" w:eastAsia="de-DE"/>
        </w:rPr>
      </w:pPr>
      <w:r w:rsidRPr="00205615">
        <w:rPr>
          <w:u w:color="000000"/>
          <w:lang w:val="en-GB" w:eastAsia="de-DE"/>
        </w:rPr>
        <w:t>Host Country: Republic of Kenya</w:t>
      </w:r>
    </w:p>
    <w:p w14:paraId="68DEE988" w14:textId="77777777" w:rsidR="00205615" w:rsidRPr="00205615" w:rsidRDefault="00205615" w:rsidP="00205615">
      <w:pPr>
        <w:rPr>
          <w:u w:color="000000"/>
          <w:lang w:val="en-GB" w:eastAsia="de-DE"/>
        </w:rPr>
      </w:pPr>
      <w:r w:rsidRPr="00205615">
        <w:rPr>
          <w:u w:color="000000"/>
          <w:lang w:val="en-GB" w:eastAsia="de-DE"/>
        </w:rPr>
        <w:t xml:space="preserve">County: </w:t>
      </w:r>
      <w:r w:rsidRPr="00205615">
        <w:rPr>
          <w:szCs w:val="22"/>
          <w:lang w:val="en-GB" w:eastAsia="de-DE"/>
        </w:rPr>
        <w:t>Narok County</w:t>
      </w:r>
    </w:p>
    <w:p w14:paraId="2B1F2DEA" w14:textId="6F94B6E8" w:rsidR="0085406E" w:rsidRDefault="00205615" w:rsidP="00205615">
      <w:pPr>
        <w:rPr>
          <w:rFonts w:ascii="Arial" w:hAnsi="Arial" w:cs="Arial"/>
          <w:color w:val="111111"/>
          <w:szCs w:val="22"/>
          <w:shd w:val="clear" w:color="auto" w:fill="FFFFFF"/>
          <w:lang w:val="en-GB"/>
        </w:rPr>
      </w:pPr>
      <w:r w:rsidRPr="00205615">
        <w:rPr>
          <w:u w:color="000000"/>
          <w:lang w:val="en-GB" w:eastAsia="de-DE"/>
        </w:rPr>
        <w:t xml:space="preserve">Latitude &amp; Longitude: </w:t>
      </w:r>
      <w:r w:rsidRPr="00205615">
        <w:rPr>
          <w:rFonts w:ascii="Arial" w:hAnsi="Arial" w:cs="Arial"/>
          <w:color w:val="111111"/>
          <w:szCs w:val="22"/>
          <w:shd w:val="clear" w:color="auto" w:fill="FFFFFF"/>
          <w:lang w:val="en-GB"/>
        </w:rPr>
        <w:t>1° 5' 15.1548'' S and 35° 52' 37.4304'' E</w:t>
      </w:r>
      <w:r w:rsidRPr="00205615">
        <w:rPr>
          <w:rFonts w:ascii="Arial" w:hAnsi="Arial" w:cs="Arial"/>
          <w:color w:val="111111"/>
          <w:szCs w:val="22"/>
          <w:shd w:val="clear" w:color="auto" w:fill="FFFFFF"/>
          <w:vertAlign w:val="superscript"/>
          <w:lang w:val="en-GB"/>
        </w:rPr>
        <w:footnoteReference w:id="3"/>
      </w:r>
    </w:p>
    <w:p w14:paraId="6F8C0A92" w14:textId="163B04AD" w:rsidR="00C64C08" w:rsidRDefault="00C64C08" w:rsidP="00C64C08">
      <w:pPr>
        <w:pStyle w:val="Lgende"/>
        <w:rPr>
          <w:rFonts w:ascii="Arial" w:hAnsi="Arial" w:cs="Arial"/>
          <w:color w:val="111111"/>
          <w:szCs w:val="22"/>
          <w:shd w:val="clear" w:color="auto" w:fill="FFFFFF"/>
          <w:lang w:val="en-GB"/>
        </w:rPr>
      </w:pPr>
      <w:r>
        <w:t xml:space="preserve">Figure </w:t>
      </w:r>
      <w:r>
        <w:fldChar w:fldCharType="begin"/>
      </w:r>
      <w:r>
        <w:instrText>SEQ Figure \* ARABIC</w:instrText>
      </w:r>
      <w:r>
        <w:fldChar w:fldCharType="separate"/>
      </w:r>
      <w:r w:rsidR="008E2A13">
        <w:rPr>
          <w:noProof/>
        </w:rPr>
        <w:t>2</w:t>
      </w:r>
      <w:r>
        <w:fldChar w:fldCharType="end"/>
      </w:r>
      <w:r>
        <w:t xml:space="preserve">: </w:t>
      </w:r>
      <w:r w:rsidRPr="00CF71E5">
        <w:t>Project boundary (Narok county in red)</w:t>
      </w:r>
    </w:p>
    <w:p w14:paraId="1568CF81" w14:textId="6E3FCDB1" w:rsidR="00C64C08" w:rsidRDefault="0085406E" w:rsidP="0079704C">
      <w:pPr>
        <w:jc w:val="center"/>
        <w:rPr>
          <w:lang w:eastAsia="de-DE"/>
        </w:rPr>
      </w:pPr>
      <w:r>
        <w:rPr>
          <w:noProof/>
          <w:lang w:eastAsia="de-DE"/>
        </w:rPr>
        <w:drawing>
          <wp:inline distT="0" distB="0" distL="0" distR="0" wp14:anchorId="4A3FBF4A" wp14:editId="008379C5">
            <wp:extent cx="3389630" cy="3633470"/>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89630" cy="3633470"/>
                    </a:xfrm>
                    <a:prstGeom prst="rect">
                      <a:avLst/>
                    </a:prstGeom>
                    <a:noFill/>
                  </pic:spPr>
                </pic:pic>
              </a:graphicData>
            </a:graphic>
          </wp:inline>
        </w:drawing>
      </w:r>
    </w:p>
    <w:p w14:paraId="16D8E7C7" w14:textId="2C5EEBC4" w:rsidR="00E03E7D" w:rsidRDefault="00044471" w:rsidP="00044471">
      <w:pPr>
        <w:pStyle w:val="Lgende"/>
        <w:rPr>
          <w:lang w:eastAsia="de-DE"/>
        </w:rPr>
      </w:pPr>
      <w:r>
        <w:t xml:space="preserve">Figure </w:t>
      </w:r>
      <w:r>
        <w:fldChar w:fldCharType="begin"/>
      </w:r>
      <w:r>
        <w:instrText>SEQ Figure \* ARABIC</w:instrText>
      </w:r>
      <w:r>
        <w:fldChar w:fldCharType="separate"/>
      </w:r>
      <w:r w:rsidR="008E2A13">
        <w:rPr>
          <w:noProof/>
        </w:rPr>
        <w:t>3</w:t>
      </w:r>
      <w:r>
        <w:fldChar w:fldCharType="end"/>
      </w:r>
      <w:r>
        <w:t>:</w:t>
      </w:r>
      <w:r w:rsidRPr="002410A1">
        <w:t>Project boundary</w:t>
      </w:r>
    </w:p>
    <w:p w14:paraId="33FCA0B5" w14:textId="7DAE1881" w:rsidR="00E03E7D" w:rsidRDefault="00E03E7D" w:rsidP="0079704C">
      <w:pPr>
        <w:jc w:val="center"/>
        <w:rPr>
          <w:lang w:eastAsia="de-DE"/>
        </w:rPr>
      </w:pPr>
      <w:r>
        <w:rPr>
          <w:noProof/>
        </w:rPr>
        <w:lastRenderedPageBreak/>
        <w:drawing>
          <wp:inline distT="0" distB="0" distL="0" distR="0" wp14:anchorId="1AEEFFC5" wp14:editId="5B0E501F">
            <wp:extent cx="3594296" cy="2545872"/>
            <wp:effectExtent l="0" t="0" r="635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05831" cy="2554043"/>
                    </a:xfrm>
                    <a:prstGeom prst="rect">
                      <a:avLst/>
                    </a:prstGeom>
                    <a:noFill/>
                  </pic:spPr>
                </pic:pic>
              </a:graphicData>
            </a:graphic>
          </wp:inline>
        </w:drawing>
      </w:r>
    </w:p>
    <w:p w14:paraId="7F77BE2B" w14:textId="4E1E1BC1" w:rsidR="004E361A" w:rsidRDefault="004E361A" w:rsidP="004E361A">
      <w:pPr>
        <w:pStyle w:val="SectionList"/>
      </w:pPr>
      <w:r>
        <w:t>Technologies and/or measures</w:t>
      </w:r>
    </w:p>
    <w:p w14:paraId="2FC76FCF" w14:textId="77777777" w:rsidR="004E361A" w:rsidRDefault="004E361A" w:rsidP="004E361A">
      <w:pPr>
        <w:rPr>
          <w:lang w:eastAsia="de-DE"/>
        </w:rPr>
      </w:pPr>
      <w:r>
        <w:rPr>
          <w:lang w:eastAsia="de-DE"/>
        </w:rPr>
        <w:t>&gt;&gt;</w:t>
      </w:r>
    </w:p>
    <w:p w14:paraId="41457F2A" w14:textId="77777777" w:rsidR="003067A6" w:rsidRDefault="003067A6" w:rsidP="003067A6">
      <w:pPr>
        <w:spacing w:line="276" w:lineRule="auto"/>
        <w:jc w:val="both"/>
        <w:rPr>
          <w:lang w:eastAsia="de-DE"/>
        </w:rPr>
      </w:pPr>
      <w:r>
        <w:rPr>
          <w:lang w:eastAsia="de-DE"/>
        </w:rPr>
        <w:t>The project proponent will continually assess technology options and partnerships, with the goal of providing the highest performing, most affordable, and locally appropriate technologies to residents in the project area.  The PP country-based management team continually seeks new distribution partners to further provide access to the project’s improved technologies.</w:t>
      </w:r>
    </w:p>
    <w:p w14:paraId="79E8C7A3" w14:textId="77777777" w:rsidR="00CF6D59" w:rsidRDefault="00CF6D59" w:rsidP="003067A6">
      <w:pPr>
        <w:spacing w:line="276" w:lineRule="auto"/>
        <w:jc w:val="both"/>
        <w:rPr>
          <w:lang w:eastAsia="de-DE"/>
        </w:rPr>
      </w:pPr>
    </w:p>
    <w:p w14:paraId="4468D442" w14:textId="6F33E087" w:rsidR="005D7089" w:rsidRDefault="005D7089" w:rsidP="002E4A52">
      <w:pPr>
        <w:jc w:val="both"/>
        <w:rPr>
          <w:lang w:eastAsia="de-DE"/>
        </w:rPr>
      </w:pPr>
      <w:r>
        <w:rPr>
          <w:lang w:eastAsia="de-DE"/>
        </w:rPr>
        <w:t xml:space="preserve">The Project will distribute improved woodstoves that can be used by households. </w:t>
      </w:r>
    </w:p>
    <w:p w14:paraId="7DEDE278" w14:textId="6D4A257E" w:rsidR="005A6F79" w:rsidRDefault="005A6F79" w:rsidP="002E4A52">
      <w:pPr>
        <w:jc w:val="both"/>
        <w:rPr>
          <w:lang w:eastAsia="de-DE"/>
        </w:rPr>
      </w:pPr>
      <w:r>
        <w:rPr>
          <w:lang w:eastAsia="de-DE"/>
        </w:rPr>
        <w:t>The total number of stoves distributed is 25,</w:t>
      </w:r>
      <w:r w:rsidR="00E51379">
        <w:rPr>
          <w:lang w:eastAsia="de-DE"/>
        </w:rPr>
        <w:t xml:space="preserve">517 </w:t>
      </w:r>
      <w:r>
        <w:rPr>
          <w:lang w:eastAsia="de-DE"/>
        </w:rPr>
        <w:t>cookstoves. However, from Project Year 3, only the ER from Stove 2 will be accounted for</w:t>
      </w:r>
      <w:r w:rsidR="003B5F3B">
        <w:rPr>
          <w:lang w:eastAsia="de-DE"/>
        </w:rPr>
        <w:t>, which will represent 15,</w:t>
      </w:r>
      <w:r w:rsidR="00E51379">
        <w:rPr>
          <w:lang w:eastAsia="de-DE"/>
        </w:rPr>
        <w:t>3</w:t>
      </w:r>
      <w:r w:rsidR="003B5F3B">
        <w:rPr>
          <w:lang w:eastAsia="de-DE"/>
        </w:rPr>
        <w:t>00 cookstoves</w:t>
      </w:r>
      <w:r>
        <w:rPr>
          <w:lang w:eastAsia="de-DE"/>
        </w:rPr>
        <w:t xml:space="preserve">. This is explained by the fact that the Stove 2 has a higher </w:t>
      </w:r>
      <w:r w:rsidR="00FE2A4E">
        <w:rPr>
          <w:lang w:eastAsia="de-DE"/>
        </w:rPr>
        <w:t>efficiency</w:t>
      </w:r>
      <w:r>
        <w:rPr>
          <w:lang w:eastAsia="de-DE"/>
        </w:rPr>
        <w:t xml:space="preserve"> than the Stove 1.</w:t>
      </w:r>
      <w:r w:rsidR="003B5F3B">
        <w:rPr>
          <w:lang w:eastAsia="de-DE"/>
        </w:rPr>
        <w:t xml:space="preserve"> This decision was made after </w:t>
      </w:r>
      <w:r w:rsidR="005D7089">
        <w:rPr>
          <w:lang w:eastAsia="de-DE"/>
        </w:rPr>
        <w:t xml:space="preserve">1 year of project monitoring. </w:t>
      </w:r>
      <w:r>
        <w:rPr>
          <w:lang w:eastAsia="de-DE"/>
        </w:rPr>
        <w:t xml:space="preserve"> </w:t>
      </w:r>
    </w:p>
    <w:p w14:paraId="1204890D" w14:textId="77777777" w:rsidR="005A6F79" w:rsidRDefault="005A6F79" w:rsidP="003067A6">
      <w:pPr>
        <w:spacing w:line="276" w:lineRule="auto"/>
        <w:jc w:val="both"/>
        <w:rPr>
          <w:lang w:eastAsia="de-DE"/>
        </w:rPr>
      </w:pPr>
    </w:p>
    <w:p w14:paraId="2B138130" w14:textId="14D49620" w:rsidR="00801A3B" w:rsidRDefault="00801A3B" w:rsidP="003067A6">
      <w:pPr>
        <w:spacing w:line="276" w:lineRule="auto"/>
        <w:jc w:val="both"/>
        <w:rPr>
          <w:lang w:eastAsia="de-DE"/>
        </w:rPr>
      </w:pPr>
      <w:r>
        <w:rPr>
          <w:lang w:eastAsia="de-DE"/>
        </w:rPr>
        <w:t>Year wise stove estimated to be distributed</w:t>
      </w:r>
    </w:p>
    <w:tbl>
      <w:tblPr>
        <w:tblStyle w:val="TableGrid1"/>
        <w:tblW w:w="9766" w:type="dxa"/>
        <w:tblLook w:val="04A0" w:firstRow="1" w:lastRow="0" w:firstColumn="1" w:lastColumn="0" w:noHBand="0" w:noVBand="1"/>
      </w:tblPr>
      <w:tblGrid>
        <w:gridCol w:w="3760"/>
        <w:gridCol w:w="2124"/>
        <w:gridCol w:w="3882"/>
      </w:tblGrid>
      <w:tr w:rsidR="002E1E4F" w:rsidRPr="00BB6A3D" w14:paraId="37047C85" w14:textId="77777777" w:rsidTr="001B56E6">
        <w:trPr>
          <w:trHeight w:val="478"/>
        </w:trPr>
        <w:tc>
          <w:tcPr>
            <w:tcW w:w="3760" w:type="dxa"/>
            <w:noWrap/>
            <w:hideMark/>
          </w:tcPr>
          <w:p w14:paraId="46D82BA5" w14:textId="77777777" w:rsidR="002E1E4F" w:rsidRPr="00BB6A3D" w:rsidRDefault="002E1E4F" w:rsidP="00CF6D59">
            <w:pPr>
              <w:spacing w:line="240" w:lineRule="auto"/>
              <w:contextualSpacing w:val="0"/>
              <w:jc w:val="center"/>
              <w:rPr>
                <w:rFonts w:asciiTheme="minorHAnsi" w:eastAsia="Times New Roman" w:hAnsiTheme="minorHAnsi" w:cs="Arial"/>
                <w:color w:val="000000"/>
                <w:szCs w:val="22"/>
                <w14:cntxtAlts w14:val="0"/>
              </w:rPr>
            </w:pPr>
            <w:r w:rsidRPr="00BB6A3D">
              <w:rPr>
                <w:rFonts w:asciiTheme="minorHAnsi" w:eastAsia="Times New Roman" w:hAnsiTheme="minorHAnsi" w:cs="Arial"/>
                <w:color w:val="000000"/>
                <w:szCs w:val="22"/>
                <w14:cntxtAlts w14:val="0"/>
              </w:rPr>
              <w:t xml:space="preserve">Project year </w:t>
            </w:r>
          </w:p>
        </w:tc>
        <w:tc>
          <w:tcPr>
            <w:tcW w:w="2124" w:type="dxa"/>
            <w:hideMark/>
          </w:tcPr>
          <w:p w14:paraId="599D30A2" w14:textId="11CBBFCD" w:rsidR="002E1E4F" w:rsidRPr="00BB6A3D" w:rsidRDefault="002E1E4F" w:rsidP="00CF6D59">
            <w:pPr>
              <w:spacing w:line="240" w:lineRule="auto"/>
              <w:contextualSpacing w:val="0"/>
              <w:jc w:val="center"/>
              <w:rPr>
                <w:rFonts w:asciiTheme="minorHAnsi" w:eastAsia="Times New Roman" w:hAnsiTheme="minorHAnsi" w:cs="Arial"/>
                <w:color w:val="000000"/>
                <w:szCs w:val="22"/>
                <w14:cntxtAlts w14:val="0"/>
              </w:rPr>
            </w:pPr>
            <w:r w:rsidRPr="00BB6A3D">
              <w:rPr>
                <w:rFonts w:asciiTheme="minorHAnsi" w:eastAsia="Times New Roman" w:hAnsiTheme="minorHAnsi" w:cs="Arial"/>
                <w:color w:val="000000"/>
                <w:szCs w:val="22"/>
                <w14:cntxtAlts w14:val="0"/>
              </w:rPr>
              <w:t xml:space="preserve"> </w:t>
            </w:r>
            <w:r>
              <w:rPr>
                <w:rFonts w:asciiTheme="minorHAnsi" w:eastAsia="Times New Roman" w:hAnsiTheme="minorHAnsi" w:cs="Arial"/>
                <w:color w:val="000000"/>
                <w:szCs w:val="22"/>
                <w14:cntxtAlts w14:val="0"/>
              </w:rPr>
              <w:t xml:space="preserve">Indicative </w:t>
            </w:r>
            <w:r w:rsidRPr="00BB6A3D">
              <w:rPr>
                <w:rFonts w:asciiTheme="minorHAnsi" w:eastAsia="Times New Roman" w:hAnsiTheme="minorHAnsi" w:cs="Arial"/>
                <w:color w:val="000000"/>
                <w:szCs w:val="22"/>
                <w14:cntxtAlts w14:val="0"/>
              </w:rPr>
              <w:t xml:space="preserve">Number of stoves </w:t>
            </w:r>
            <w:r>
              <w:rPr>
                <w:rFonts w:asciiTheme="minorHAnsi" w:eastAsia="Times New Roman" w:hAnsiTheme="minorHAnsi" w:cs="Arial"/>
                <w:color w:val="000000"/>
                <w:szCs w:val="22"/>
                <w14:cntxtAlts w14:val="0"/>
              </w:rPr>
              <w:t xml:space="preserve">to be </w:t>
            </w:r>
            <w:r w:rsidRPr="00BB6A3D">
              <w:rPr>
                <w:rFonts w:asciiTheme="minorHAnsi" w:eastAsia="Times New Roman" w:hAnsiTheme="minorHAnsi" w:cs="Arial"/>
                <w:color w:val="000000"/>
                <w:szCs w:val="22"/>
                <w14:cntxtAlts w14:val="0"/>
              </w:rPr>
              <w:t>distributed</w:t>
            </w:r>
            <w:r w:rsidRPr="00BB6A3D">
              <w:rPr>
                <w:rStyle w:val="Appelnotedebasdep"/>
                <w:rFonts w:asciiTheme="minorHAnsi" w:eastAsia="Times New Roman" w:hAnsiTheme="minorHAnsi" w:cs="Arial"/>
                <w:color w:val="000000"/>
                <w:szCs w:val="22"/>
                <w14:cntxtAlts w14:val="0"/>
              </w:rPr>
              <w:footnoteReference w:id="4"/>
            </w:r>
            <w:r w:rsidRPr="00BB6A3D">
              <w:rPr>
                <w:rFonts w:asciiTheme="minorHAnsi" w:eastAsia="Times New Roman" w:hAnsiTheme="minorHAnsi" w:cs="Arial"/>
                <w:color w:val="000000"/>
                <w:szCs w:val="22"/>
                <w14:cntxtAlts w14:val="0"/>
              </w:rPr>
              <w:t xml:space="preserve"> </w:t>
            </w:r>
          </w:p>
        </w:tc>
        <w:tc>
          <w:tcPr>
            <w:tcW w:w="3882" w:type="dxa"/>
            <w:hideMark/>
          </w:tcPr>
          <w:p w14:paraId="7E5FA9DD" w14:textId="70A5A30C" w:rsidR="002E1E4F" w:rsidRPr="00BB6A3D" w:rsidRDefault="002E1E4F" w:rsidP="00CF6D59">
            <w:pPr>
              <w:spacing w:line="240" w:lineRule="auto"/>
              <w:contextualSpacing w:val="0"/>
              <w:jc w:val="center"/>
              <w:rPr>
                <w:rFonts w:asciiTheme="minorHAnsi" w:eastAsia="Times New Roman" w:hAnsiTheme="minorHAnsi" w:cs="Arial"/>
                <w:color w:val="000000"/>
                <w:szCs w:val="22"/>
                <w14:cntxtAlts w14:val="0"/>
              </w:rPr>
            </w:pPr>
            <w:r w:rsidRPr="00BB6A3D">
              <w:rPr>
                <w:rFonts w:asciiTheme="minorHAnsi" w:eastAsia="Times New Roman" w:hAnsiTheme="minorHAnsi" w:cs="Arial"/>
                <w:color w:val="000000"/>
                <w:szCs w:val="22"/>
                <w14:cntxtAlts w14:val="0"/>
              </w:rPr>
              <w:t>Cumulated number of stoves</w:t>
            </w:r>
          </w:p>
        </w:tc>
      </w:tr>
      <w:tr w:rsidR="002E1E4F" w:rsidRPr="00BB6A3D" w14:paraId="792ADC2A" w14:textId="77777777" w:rsidTr="001B56E6">
        <w:trPr>
          <w:trHeight w:val="250"/>
        </w:trPr>
        <w:tc>
          <w:tcPr>
            <w:tcW w:w="3760" w:type="dxa"/>
            <w:noWrap/>
            <w:hideMark/>
          </w:tcPr>
          <w:p w14:paraId="4229D042" w14:textId="77777777" w:rsidR="002E1E4F" w:rsidRPr="00BB6A3D" w:rsidRDefault="002E1E4F" w:rsidP="00CF6D59">
            <w:pPr>
              <w:spacing w:line="240" w:lineRule="auto"/>
              <w:contextualSpacing w:val="0"/>
              <w:jc w:val="center"/>
              <w:rPr>
                <w:rFonts w:asciiTheme="minorHAnsi" w:eastAsia="Times New Roman" w:hAnsiTheme="minorHAnsi" w:cs="Calibri"/>
                <w:color w:val="auto"/>
                <w:szCs w:val="22"/>
                <w14:cntxtAlts w14:val="0"/>
              </w:rPr>
            </w:pPr>
            <w:r w:rsidRPr="00BB6A3D">
              <w:rPr>
                <w:rFonts w:asciiTheme="minorHAnsi" w:eastAsia="Times New Roman" w:hAnsiTheme="minorHAnsi" w:cs="Calibri"/>
                <w:color w:val="auto"/>
                <w:szCs w:val="22"/>
                <w14:cntxtAlts w14:val="0"/>
              </w:rPr>
              <w:t>21/3/2022- 20/3/2023</w:t>
            </w:r>
          </w:p>
        </w:tc>
        <w:tc>
          <w:tcPr>
            <w:tcW w:w="2124" w:type="dxa"/>
            <w:noWrap/>
            <w:hideMark/>
          </w:tcPr>
          <w:p w14:paraId="55D825F7" w14:textId="508D566C" w:rsidR="002E1E4F" w:rsidRPr="00BB6A3D" w:rsidRDefault="005A6F79" w:rsidP="00964B60">
            <w:pPr>
              <w:spacing w:line="240" w:lineRule="auto"/>
              <w:contextualSpacing w:val="0"/>
              <w:jc w:val="center"/>
              <w:rPr>
                <w:rFonts w:asciiTheme="minorHAnsi" w:eastAsia="Times New Roman" w:hAnsiTheme="minorHAnsi" w:cs="Calibri"/>
                <w:color w:val="auto"/>
                <w:szCs w:val="22"/>
                <w14:cntxtAlts w14:val="0"/>
              </w:rPr>
            </w:pPr>
            <w:r>
              <w:rPr>
                <w:rFonts w:asciiTheme="minorHAnsi" w:eastAsia="Times New Roman" w:hAnsiTheme="minorHAnsi" w:cs="Calibri"/>
                <w:color w:val="auto"/>
                <w:szCs w:val="22"/>
                <w14:cntxtAlts w14:val="0"/>
              </w:rPr>
              <w:t>10,</w:t>
            </w:r>
            <w:r w:rsidR="00334543">
              <w:rPr>
                <w:rFonts w:asciiTheme="minorHAnsi" w:eastAsia="Times New Roman" w:hAnsiTheme="minorHAnsi" w:cs="Calibri"/>
                <w:color w:val="auto"/>
                <w:szCs w:val="22"/>
                <w14:cntxtAlts w14:val="0"/>
              </w:rPr>
              <w:t>217</w:t>
            </w:r>
          </w:p>
        </w:tc>
        <w:tc>
          <w:tcPr>
            <w:tcW w:w="3882" w:type="dxa"/>
            <w:noWrap/>
            <w:hideMark/>
          </w:tcPr>
          <w:p w14:paraId="603555D6" w14:textId="59394C9E" w:rsidR="002E1E4F" w:rsidRPr="00BB6A3D" w:rsidRDefault="005A6F79" w:rsidP="00964B60">
            <w:pPr>
              <w:spacing w:line="240" w:lineRule="auto"/>
              <w:contextualSpacing w:val="0"/>
              <w:jc w:val="center"/>
              <w:rPr>
                <w:rFonts w:asciiTheme="minorHAnsi" w:eastAsia="Times New Roman" w:hAnsiTheme="minorHAnsi" w:cs="Calibri"/>
                <w:color w:val="auto"/>
                <w:szCs w:val="22"/>
                <w14:cntxtAlts w14:val="0"/>
              </w:rPr>
            </w:pPr>
            <w:r>
              <w:rPr>
                <w:rFonts w:asciiTheme="minorHAnsi" w:eastAsia="Times New Roman" w:hAnsiTheme="minorHAnsi" w:cs="Calibri"/>
                <w:color w:val="auto"/>
                <w:szCs w:val="22"/>
                <w14:cntxtAlts w14:val="0"/>
              </w:rPr>
              <w:t>10,</w:t>
            </w:r>
            <w:r w:rsidR="00334543">
              <w:rPr>
                <w:rFonts w:asciiTheme="minorHAnsi" w:eastAsia="Times New Roman" w:hAnsiTheme="minorHAnsi" w:cs="Calibri"/>
                <w:color w:val="auto"/>
                <w:szCs w:val="22"/>
                <w14:cntxtAlts w14:val="0"/>
              </w:rPr>
              <w:t>217</w:t>
            </w:r>
          </w:p>
        </w:tc>
      </w:tr>
      <w:tr w:rsidR="002E1E4F" w:rsidRPr="00CF6D59" w14:paraId="22742DEF" w14:textId="77777777" w:rsidTr="001B56E6">
        <w:trPr>
          <w:trHeight w:val="245"/>
        </w:trPr>
        <w:tc>
          <w:tcPr>
            <w:tcW w:w="3760" w:type="dxa"/>
            <w:noWrap/>
            <w:hideMark/>
          </w:tcPr>
          <w:p w14:paraId="7C4D26E6" w14:textId="77777777" w:rsidR="002E1E4F" w:rsidRPr="00BB6A3D" w:rsidRDefault="002E1E4F" w:rsidP="00CF6D59">
            <w:pPr>
              <w:spacing w:line="240" w:lineRule="auto"/>
              <w:contextualSpacing w:val="0"/>
              <w:jc w:val="center"/>
              <w:rPr>
                <w:rFonts w:asciiTheme="minorHAnsi" w:eastAsia="Times New Roman" w:hAnsiTheme="minorHAnsi" w:cs="Calibri"/>
                <w:color w:val="auto"/>
                <w:szCs w:val="22"/>
                <w14:cntxtAlts w14:val="0"/>
              </w:rPr>
            </w:pPr>
            <w:r w:rsidRPr="00BB6A3D">
              <w:rPr>
                <w:rFonts w:asciiTheme="minorHAnsi" w:eastAsia="Times New Roman" w:hAnsiTheme="minorHAnsi" w:cs="Calibri"/>
                <w:color w:val="auto"/>
                <w:szCs w:val="22"/>
                <w14:cntxtAlts w14:val="0"/>
              </w:rPr>
              <w:t>21/3/2023- 20/3/2024</w:t>
            </w:r>
          </w:p>
        </w:tc>
        <w:tc>
          <w:tcPr>
            <w:tcW w:w="2124" w:type="dxa"/>
            <w:noWrap/>
            <w:hideMark/>
          </w:tcPr>
          <w:p w14:paraId="6CAD8C80" w14:textId="063D2C02" w:rsidR="002E1E4F" w:rsidRPr="00BB6A3D" w:rsidRDefault="005A6F79" w:rsidP="00CF6D59">
            <w:pPr>
              <w:spacing w:line="240" w:lineRule="auto"/>
              <w:contextualSpacing w:val="0"/>
              <w:jc w:val="center"/>
              <w:rPr>
                <w:rFonts w:asciiTheme="minorHAnsi" w:eastAsia="Times New Roman" w:hAnsiTheme="minorHAnsi" w:cs="Calibri"/>
                <w:color w:val="auto"/>
                <w:szCs w:val="22"/>
                <w14:cntxtAlts w14:val="0"/>
              </w:rPr>
            </w:pPr>
            <w:r>
              <w:rPr>
                <w:rFonts w:asciiTheme="minorHAnsi" w:eastAsia="Times New Roman" w:hAnsiTheme="minorHAnsi" w:cs="Calibri"/>
                <w:color w:val="auto"/>
                <w:szCs w:val="22"/>
                <w14:cntxtAlts w14:val="0"/>
              </w:rPr>
              <w:t>15,</w:t>
            </w:r>
            <w:r w:rsidR="00E51379">
              <w:rPr>
                <w:rFonts w:asciiTheme="minorHAnsi" w:eastAsia="Times New Roman" w:hAnsiTheme="minorHAnsi" w:cs="Calibri"/>
                <w:color w:val="auto"/>
                <w:szCs w:val="22"/>
                <w14:cntxtAlts w14:val="0"/>
              </w:rPr>
              <w:t>3</w:t>
            </w:r>
            <w:r>
              <w:rPr>
                <w:rFonts w:asciiTheme="minorHAnsi" w:eastAsia="Times New Roman" w:hAnsiTheme="minorHAnsi" w:cs="Calibri"/>
                <w:color w:val="auto"/>
                <w:szCs w:val="22"/>
                <w14:cntxtAlts w14:val="0"/>
              </w:rPr>
              <w:t>00</w:t>
            </w:r>
          </w:p>
        </w:tc>
        <w:tc>
          <w:tcPr>
            <w:tcW w:w="3882" w:type="dxa"/>
            <w:noWrap/>
            <w:hideMark/>
          </w:tcPr>
          <w:p w14:paraId="58F3F7BF" w14:textId="408AA5FA" w:rsidR="002E1E4F" w:rsidRPr="00964B60" w:rsidRDefault="005A6F79" w:rsidP="00964B60">
            <w:pPr>
              <w:spacing w:line="240" w:lineRule="auto"/>
              <w:contextualSpacing w:val="0"/>
              <w:jc w:val="center"/>
              <w:rPr>
                <w:rFonts w:asciiTheme="minorHAnsi" w:eastAsia="Times New Roman" w:hAnsiTheme="minorHAnsi" w:cs="Calibri"/>
                <w:color w:val="auto"/>
                <w:szCs w:val="22"/>
                <w14:cntxtAlts w14:val="0"/>
              </w:rPr>
            </w:pPr>
            <w:r>
              <w:rPr>
                <w:rFonts w:asciiTheme="minorHAnsi" w:eastAsia="Times New Roman" w:hAnsiTheme="minorHAnsi" w:cs="Calibri"/>
                <w:color w:val="auto"/>
                <w:szCs w:val="22"/>
                <w14:cntxtAlts w14:val="0"/>
              </w:rPr>
              <w:t>2</w:t>
            </w:r>
            <w:r w:rsidR="009418D2">
              <w:rPr>
                <w:rFonts w:asciiTheme="minorHAnsi" w:eastAsia="Times New Roman" w:hAnsiTheme="minorHAnsi" w:cs="Calibri"/>
                <w:color w:val="auto"/>
                <w:szCs w:val="22"/>
                <w14:cntxtAlts w14:val="0"/>
              </w:rPr>
              <w:t>5</w:t>
            </w:r>
            <w:r>
              <w:rPr>
                <w:rFonts w:asciiTheme="minorHAnsi" w:eastAsia="Times New Roman" w:hAnsiTheme="minorHAnsi" w:cs="Calibri"/>
                <w:color w:val="auto"/>
                <w:szCs w:val="22"/>
                <w14:cntxtAlts w14:val="0"/>
              </w:rPr>
              <w:t>,</w:t>
            </w:r>
            <w:r w:rsidR="00E51379">
              <w:rPr>
                <w:rFonts w:asciiTheme="minorHAnsi" w:eastAsia="Times New Roman" w:hAnsiTheme="minorHAnsi" w:cs="Calibri"/>
                <w:color w:val="auto"/>
                <w:szCs w:val="22"/>
                <w14:cntxtAlts w14:val="0"/>
              </w:rPr>
              <w:t>5</w:t>
            </w:r>
            <w:r w:rsidR="00334543">
              <w:rPr>
                <w:rFonts w:asciiTheme="minorHAnsi" w:eastAsia="Times New Roman" w:hAnsiTheme="minorHAnsi" w:cs="Calibri"/>
                <w:color w:val="auto"/>
                <w:szCs w:val="22"/>
                <w14:cntxtAlts w14:val="0"/>
              </w:rPr>
              <w:t>17</w:t>
            </w:r>
          </w:p>
        </w:tc>
      </w:tr>
    </w:tbl>
    <w:p w14:paraId="42EC5A79" w14:textId="77777777" w:rsidR="003067A6" w:rsidRDefault="003067A6" w:rsidP="004E361A">
      <w:pPr>
        <w:rPr>
          <w:lang w:eastAsia="de-DE"/>
        </w:rPr>
      </w:pPr>
    </w:p>
    <w:p w14:paraId="473B3C16" w14:textId="2357F02A" w:rsidR="00CA11EC" w:rsidRDefault="00710DE0" w:rsidP="004E361A">
      <w:pPr>
        <w:rPr>
          <w:lang w:eastAsia="de-DE"/>
        </w:rPr>
      </w:pPr>
      <w:r>
        <w:rPr>
          <w:lang w:eastAsia="de-DE"/>
        </w:rPr>
        <w:t xml:space="preserve">Model wise stove estimated to be </w:t>
      </w:r>
      <w:r w:rsidR="0050318C">
        <w:rPr>
          <w:lang w:eastAsia="de-DE"/>
        </w:rPr>
        <w:t>distributed</w:t>
      </w:r>
      <w:r>
        <w:rPr>
          <w:lang w:eastAsia="de-DE"/>
        </w:rPr>
        <w:t>:</w:t>
      </w:r>
    </w:p>
    <w:tbl>
      <w:tblPr>
        <w:tblStyle w:val="TableGrid2"/>
        <w:tblW w:w="9842" w:type="dxa"/>
        <w:tblLook w:val="04A0" w:firstRow="1" w:lastRow="0" w:firstColumn="1" w:lastColumn="0" w:noHBand="0" w:noVBand="1"/>
      </w:tblPr>
      <w:tblGrid>
        <w:gridCol w:w="5551"/>
        <w:gridCol w:w="4291"/>
      </w:tblGrid>
      <w:tr w:rsidR="00710DE0" w:rsidRPr="00710DE0" w14:paraId="5002F954" w14:textId="77777777" w:rsidTr="001B56E6">
        <w:trPr>
          <w:trHeight w:val="490"/>
        </w:trPr>
        <w:tc>
          <w:tcPr>
            <w:tcW w:w="5551" w:type="dxa"/>
            <w:noWrap/>
            <w:hideMark/>
          </w:tcPr>
          <w:p w14:paraId="50B32EC8" w14:textId="77777777" w:rsidR="00710DE0" w:rsidRPr="001B56E6" w:rsidRDefault="00710DE0" w:rsidP="00710DE0">
            <w:pPr>
              <w:spacing w:line="240" w:lineRule="auto"/>
              <w:contextualSpacing w:val="0"/>
              <w:jc w:val="center"/>
              <w:rPr>
                <w:rFonts w:asciiTheme="minorHAnsi" w:eastAsia="Times New Roman" w:hAnsiTheme="minorHAnsi" w:cs="Arial"/>
                <w:color w:val="000000"/>
                <w:szCs w:val="22"/>
                <w14:cntxtAlts w14:val="0"/>
              </w:rPr>
            </w:pPr>
            <w:r w:rsidRPr="001B56E6">
              <w:rPr>
                <w:rFonts w:asciiTheme="minorHAnsi" w:eastAsia="Times New Roman" w:hAnsiTheme="minorHAnsi" w:cs="Arial"/>
                <w:color w:val="000000"/>
                <w:szCs w:val="22"/>
                <w14:cntxtAlts w14:val="0"/>
              </w:rPr>
              <w:lastRenderedPageBreak/>
              <w:t>Stove Model</w:t>
            </w:r>
          </w:p>
        </w:tc>
        <w:tc>
          <w:tcPr>
            <w:tcW w:w="4291" w:type="dxa"/>
            <w:hideMark/>
          </w:tcPr>
          <w:p w14:paraId="05169FF4" w14:textId="77777777" w:rsidR="00710DE0" w:rsidRPr="001B56E6" w:rsidRDefault="00710DE0" w:rsidP="00710DE0">
            <w:pPr>
              <w:spacing w:line="240" w:lineRule="auto"/>
              <w:contextualSpacing w:val="0"/>
              <w:jc w:val="center"/>
              <w:rPr>
                <w:rFonts w:asciiTheme="minorHAnsi" w:eastAsia="Times New Roman" w:hAnsiTheme="minorHAnsi" w:cs="Arial"/>
                <w:color w:val="000000"/>
                <w:szCs w:val="22"/>
                <w14:cntxtAlts w14:val="0"/>
              </w:rPr>
            </w:pPr>
            <w:r w:rsidRPr="001B56E6">
              <w:rPr>
                <w:rFonts w:asciiTheme="minorHAnsi" w:eastAsia="Times New Roman" w:hAnsiTheme="minorHAnsi" w:cs="Arial"/>
                <w:color w:val="000000"/>
                <w:szCs w:val="22"/>
                <w14:cntxtAlts w14:val="0"/>
              </w:rPr>
              <w:t xml:space="preserve"> Estimated number of stoves to be distributed </w:t>
            </w:r>
          </w:p>
        </w:tc>
      </w:tr>
      <w:tr w:rsidR="00710DE0" w:rsidRPr="00710DE0" w14:paraId="2AAC29E1" w14:textId="77777777" w:rsidTr="001B56E6">
        <w:trPr>
          <w:trHeight w:val="245"/>
        </w:trPr>
        <w:tc>
          <w:tcPr>
            <w:tcW w:w="5551" w:type="dxa"/>
            <w:noWrap/>
            <w:hideMark/>
          </w:tcPr>
          <w:p w14:paraId="1D23F35E" w14:textId="233F4DD7" w:rsidR="00710DE0" w:rsidRPr="001B56E6" w:rsidRDefault="00661F5D" w:rsidP="001B56E6">
            <w:pPr>
              <w:spacing w:line="240" w:lineRule="auto"/>
              <w:contextualSpacing w:val="0"/>
              <w:jc w:val="center"/>
              <w:rPr>
                <w:rFonts w:asciiTheme="minorHAnsi" w:eastAsia="Times New Roman" w:hAnsiTheme="minorHAnsi" w:cs="Arial"/>
                <w:color w:val="000000"/>
                <w:szCs w:val="22"/>
                <w14:cntxtAlts w14:val="0"/>
              </w:rPr>
            </w:pPr>
            <w:r>
              <w:rPr>
                <w:rFonts w:asciiTheme="minorHAnsi" w:eastAsia="Times New Roman" w:hAnsiTheme="minorHAnsi" w:cs="Arial"/>
                <w:color w:val="000000"/>
                <w:szCs w:val="22"/>
                <w14:cntxtAlts w14:val="0"/>
              </w:rPr>
              <w:t>Stove 1 (</w:t>
            </w:r>
            <w:proofErr w:type="spellStart"/>
            <w:r>
              <w:rPr>
                <w:rFonts w:asciiTheme="minorHAnsi" w:eastAsia="Times New Roman" w:hAnsiTheme="minorHAnsi" w:cs="Arial"/>
                <w:color w:val="000000"/>
                <w:szCs w:val="22"/>
                <w14:cntxtAlts w14:val="0"/>
              </w:rPr>
              <w:t>Stelosi</w:t>
            </w:r>
            <w:proofErr w:type="spellEnd"/>
            <w:r>
              <w:rPr>
                <w:rFonts w:asciiTheme="minorHAnsi" w:eastAsia="Times New Roman" w:hAnsiTheme="minorHAnsi" w:cs="Arial"/>
                <w:color w:val="000000"/>
                <w:szCs w:val="22"/>
                <w14:cntxtAlts w14:val="0"/>
              </w:rPr>
              <w:t xml:space="preserve"> stove)</w:t>
            </w:r>
          </w:p>
        </w:tc>
        <w:tc>
          <w:tcPr>
            <w:tcW w:w="4291" w:type="dxa"/>
            <w:noWrap/>
            <w:hideMark/>
          </w:tcPr>
          <w:p w14:paraId="073C2D8D" w14:textId="220E3BAB" w:rsidR="00710DE0" w:rsidRPr="001B56E6" w:rsidRDefault="00661F5D" w:rsidP="001B56E6">
            <w:pPr>
              <w:spacing w:line="240" w:lineRule="auto"/>
              <w:contextualSpacing w:val="0"/>
              <w:jc w:val="center"/>
              <w:rPr>
                <w:rFonts w:asciiTheme="minorHAnsi" w:eastAsia="Times New Roman" w:hAnsiTheme="minorHAnsi" w:cs="Arial"/>
                <w:color w:val="000000"/>
                <w:szCs w:val="22"/>
                <w14:cntxtAlts w14:val="0"/>
              </w:rPr>
            </w:pPr>
            <w:r>
              <w:rPr>
                <w:rFonts w:asciiTheme="minorHAnsi" w:eastAsia="Times New Roman" w:hAnsiTheme="minorHAnsi" w:cs="Arial"/>
                <w:color w:val="000000"/>
                <w:szCs w:val="22"/>
                <w14:cntxtAlts w14:val="0"/>
              </w:rPr>
              <w:t>10,</w:t>
            </w:r>
            <w:r w:rsidR="00334543">
              <w:rPr>
                <w:rFonts w:asciiTheme="minorHAnsi" w:eastAsia="Times New Roman" w:hAnsiTheme="minorHAnsi" w:cs="Arial"/>
                <w:color w:val="000000"/>
                <w:szCs w:val="22"/>
                <w14:cntxtAlts w14:val="0"/>
              </w:rPr>
              <w:t>217</w:t>
            </w:r>
          </w:p>
        </w:tc>
      </w:tr>
      <w:tr w:rsidR="00710DE0" w:rsidRPr="00710DE0" w14:paraId="1592FDC2" w14:textId="77777777" w:rsidTr="001B56E6">
        <w:trPr>
          <w:trHeight w:val="245"/>
        </w:trPr>
        <w:tc>
          <w:tcPr>
            <w:tcW w:w="5551" w:type="dxa"/>
            <w:noWrap/>
            <w:hideMark/>
          </w:tcPr>
          <w:p w14:paraId="29CF644C" w14:textId="6F0A685F" w:rsidR="00710DE0" w:rsidRPr="001B56E6" w:rsidRDefault="00661F5D" w:rsidP="001B56E6">
            <w:pPr>
              <w:spacing w:line="240" w:lineRule="auto"/>
              <w:contextualSpacing w:val="0"/>
              <w:jc w:val="center"/>
              <w:rPr>
                <w:rFonts w:asciiTheme="minorHAnsi" w:eastAsia="Times New Roman" w:hAnsiTheme="minorHAnsi" w:cs="Arial"/>
                <w:color w:val="000000"/>
                <w:szCs w:val="22"/>
                <w14:cntxtAlts w14:val="0"/>
              </w:rPr>
            </w:pPr>
            <w:r>
              <w:rPr>
                <w:rFonts w:asciiTheme="minorHAnsi" w:eastAsia="Times New Roman" w:hAnsiTheme="minorHAnsi" w:cs="Arial"/>
                <w:color w:val="000000"/>
                <w:szCs w:val="22"/>
                <w14:cntxtAlts w14:val="0"/>
              </w:rPr>
              <w:t>Stove 2 (Sunken stove)</w:t>
            </w:r>
          </w:p>
        </w:tc>
        <w:tc>
          <w:tcPr>
            <w:tcW w:w="4291" w:type="dxa"/>
            <w:noWrap/>
            <w:hideMark/>
          </w:tcPr>
          <w:p w14:paraId="14477CFF" w14:textId="1713CC6A" w:rsidR="00710DE0" w:rsidRPr="001B56E6" w:rsidRDefault="00661F5D" w:rsidP="001B56E6">
            <w:pPr>
              <w:spacing w:line="240" w:lineRule="auto"/>
              <w:contextualSpacing w:val="0"/>
              <w:jc w:val="center"/>
              <w:rPr>
                <w:rFonts w:asciiTheme="minorHAnsi" w:eastAsia="Times New Roman" w:hAnsiTheme="minorHAnsi" w:cs="Arial"/>
                <w:color w:val="000000"/>
                <w:szCs w:val="22"/>
                <w14:cntxtAlts w14:val="0"/>
              </w:rPr>
            </w:pPr>
            <w:r>
              <w:rPr>
                <w:rFonts w:asciiTheme="minorHAnsi" w:eastAsia="Times New Roman" w:hAnsiTheme="minorHAnsi" w:cs="Arial"/>
                <w:color w:val="000000"/>
                <w:szCs w:val="22"/>
                <w14:cntxtAlts w14:val="0"/>
              </w:rPr>
              <w:t>15,</w:t>
            </w:r>
            <w:r w:rsidR="00E51379">
              <w:rPr>
                <w:rFonts w:asciiTheme="minorHAnsi" w:eastAsia="Times New Roman" w:hAnsiTheme="minorHAnsi" w:cs="Arial"/>
                <w:color w:val="000000"/>
                <w:szCs w:val="22"/>
                <w14:cntxtAlts w14:val="0"/>
              </w:rPr>
              <w:t>3</w:t>
            </w:r>
            <w:r>
              <w:rPr>
                <w:rFonts w:asciiTheme="minorHAnsi" w:eastAsia="Times New Roman" w:hAnsiTheme="minorHAnsi" w:cs="Arial"/>
                <w:color w:val="000000"/>
                <w:szCs w:val="22"/>
                <w14:cntxtAlts w14:val="0"/>
              </w:rPr>
              <w:t>00</w:t>
            </w:r>
          </w:p>
        </w:tc>
      </w:tr>
      <w:tr w:rsidR="00F07AFD" w:rsidRPr="00710DE0" w14:paraId="7FF40652" w14:textId="77777777" w:rsidTr="001B56E6">
        <w:trPr>
          <w:trHeight w:val="245"/>
        </w:trPr>
        <w:tc>
          <w:tcPr>
            <w:tcW w:w="5551" w:type="dxa"/>
            <w:noWrap/>
          </w:tcPr>
          <w:p w14:paraId="45F63582" w14:textId="5C77F8B5" w:rsidR="00F07AFD" w:rsidRPr="00F07AFD" w:rsidRDefault="00F07AFD" w:rsidP="00710DE0">
            <w:pPr>
              <w:spacing w:line="240" w:lineRule="auto"/>
              <w:contextualSpacing w:val="0"/>
              <w:jc w:val="center"/>
              <w:rPr>
                <w:rFonts w:asciiTheme="minorHAnsi" w:eastAsia="Times New Roman" w:hAnsiTheme="minorHAnsi" w:cs="Arial"/>
                <w:color w:val="000000"/>
                <w:szCs w:val="22"/>
                <w14:cntxtAlts w14:val="0"/>
              </w:rPr>
            </w:pPr>
            <w:r>
              <w:rPr>
                <w:rFonts w:asciiTheme="minorHAnsi" w:eastAsia="Times New Roman" w:hAnsiTheme="minorHAnsi" w:cs="Arial"/>
                <w:color w:val="000000"/>
                <w:szCs w:val="22"/>
                <w14:cntxtAlts w14:val="0"/>
              </w:rPr>
              <w:t>Total</w:t>
            </w:r>
            <w:r w:rsidR="00661F5D">
              <w:rPr>
                <w:rFonts w:asciiTheme="minorHAnsi" w:eastAsia="Times New Roman" w:hAnsiTheme="minorHAnsi" w:cs="Arial"/>
                <w:color w:val="000000"/>
                <w:szCs w:val="22"/>
                <w14:cntxtAlts w14:val="0"/>
              </w:rPr>
              <w:t xml:space="preserve"> stoves distributed</w:t>
            </w:r>
          </w:p>
        </w:tc>
        <w:tc>
          <w:tcPr>
            <w:tcW w:w="4291" w:type="dxa"/>
            <w:noWrap/>
          </w:tcPr>
          <w:p w14:paraId="116F9000" w14:textId="6D95C84F" w:rsidR="00F07AFD" w:rsidRPr="00F07AFD" w:rsidRDefault="00410120" w:rsidP="00710DE0">
            <w:pPr>
              <w:spacing w:line="240" w:lineRule="auto"/>
              <w:contextualSpacing w:val="0"/>
              <w:jc w:val="center"/>
              <w:rPr>
                <w:rFonts w:asciiTheme="minorHAnsi" w:eastAsia="Times New Roman" w:hAnsiTheme="minorHAnsi" w:cs="Arial"/>
                <w:color w:val="000000"/>
                <w:szCs w:val="22"/>
                <w14:cntxtAlts w14:val="0"/>
              </w:rPr>
            </w:pPr>
            <w:r>
              <w:rPr>
                <w:rFonts w:asciiTheme="minorHAnsi" w:eastAsia="Times New Roman" w:hAnsiTheme="minorHAnsi" w:cs="Arial"/>
                <w:color w:val="000000"/>
                <w:szCs w:val="22"/>
                <w14:cntxtAlts w14:val="0"/>
              </w:rPr>
              <w:t>25,</w:t>
            </w:r>
            <w:r w:rsidR="00E51379">
              <w:rPr>
                <w:rFonts w:asciiTheme="minorHAnsi" w:eastAsia="Times New Roman" w:hAnsiTheme="minorHAnsi" w:cs="Arial"/>
                <w:color w:val="000000"/>
                <w:szCs w:val="22"/>
                <w14:cntxtAlts w14:val="0"/>
              </w:rPr>
              <w:t>5</w:t>
            </w:r>
            <w:r w:rsidR="00334543">
              <w:rPr>
                <w:rFonts w:asciiTheme="minorHAnsi" w:eastAsia="Times New Roman" w:hAnsiTheme="minorHAnsi" w:cs="Arial"/>
                <w:color w:val="000000"/>
                <w:szCs w:val="22"/>
                <w14:cntxtAlts w14:val="0"/>
              </w:rPr>
              <w:t>17</w:t>
            </w:r>
          </w:p>
        </w:tc>
      </w:tr>
    </w:tbl>
    <w:p w14:paraId="7010384F" w14:textId="77777777" w:rsidR="00710DE0" w:rsidRDefault="00710DE0" w:rsidP="004E361A">
      <w:pPr>
        <w:rPr>
          <w:lang w:eastAsia="de-DE"/>
        </w:rPr>
      </w:pPr>
    </w:p>
    <w:p w14:paraId="34C00650" w14:textId="77777777" w:rsidR="00893035" w:rsidRDefault="00893035" w:rsidP="004E361A">
      <w:pPr>
        <w:rPr>
          <w:lang w:eastAsia="de-DE"/>
        </w:rPr>
      </w:pPr>
    </w:p>
    <w:p w14:paraId="4EE9A7BE" w14:textId="26327BAE" w:rsidR="00A16BA4" w:rsidRDefault="00A16BA4" w:rsidP="00A16BA4">
      <w:pPr>
        <w:spacing w:line="276" w:lineRule="auto"/>
        <w:jc w:val="both"/>
        <w:rPr>
          <w:lang w:eastAsia="de-DE"/>
        </w:rPr>
      </w:pPr>
      <w:r w:rsidRPr="00860F69">
        <w:rPr>
          <w:rFonts w:asciiTheme="minorHAnsi" w:hAnsiTheme="minorHAnsi" w:cstheme="minorHAnsi"/>
          <w:szCs w:val="22"/>
        </w:rPr>
        <w:t>The ICS</w:t>
      </w:r>
      <w:r>
        <w:rPr>
          <w:rFonts w:asciiTheme="minorHAnsi" w:hAnsiTheme="minorHAnsi" w:cstheme="minorHAnsi"/>
          <w:szCs w:val="22"/>
        </w:rPr>
        <w:t xml:space="preserve"> shall</w:t>
      </w:r>
      <w:r w:rsidRPr="00860F69">
        <w:rPr>
          <w:rFonts w:asciiTheme="minorHAnsi" w:hAnsiTheme="minorHAnsi" w:cstheme="minorHAnsi"/>
          <w:szCs w:val="22"/>
        </w:rPr>
        <w:t xml:space="preserve"> have an average thermal efficiency </w:t>
      </w:r>
      <w:r>
        <w:rPr>
          <w:rFonts w:asciiTheme="minorHAnsi" w:hAnsiTheme="minorHAnsi" w:cstheme="minorHAnsi"/>
          <w:szCs w:val="22"/>
        </w:rPr>
        <w:t>above</w:t>
      </w:r>
      <w:r w:rsidRPr="00860F69">
        <w:rPr>
          <w:rFonts w:asciiTheme="minorHAnsi" w:hAnsiTheme="minorHAnsi" w:cstheme="minorHAnsi"/>
          <w:szCs w:val="22"/>
        </w:rPr>
        <w:t xml:space="preserve"> 20%; can reduce fuel consumption by &gt;50%; and have an expected lifespan of up to </w:t>
      </w:r>
      <w:r w:rsidRPr="000B26B8">
        <w:rPr>
          <w:rFonts w:asciiTheme="minorHAnsi" w:hAnsiTheme="minorHAnsi" w:cstheme="minorHAnsi"/>
          <w:szCs w:val="22"/>
        </w:rPr>
        <w:t>5 years</w:t>
      </w:r>
      <w:r w:rsidRPr="00324F39">
        <w:rPr>
          <w:rStyle w:val="Appelnotedebasdep"/>
          <w:rFonts w:asciiTheme="minorHAnsi" w:hAnsiTheme="minorHAnsi" w:cstheme="minorHAnsi"/>
          <w:szCs w:val="22"/>
        </w:rPr>
        <w:footnoteReference w:id="5"/>
      </w:r>
      <w:r w:rsidRPr="00324F39">
        <w:rPr>
          <w:rFonts w:asciiTheme="minorHAnsi" w:hAnsiTheme="minorHAnsi" w:cstheme="minorHAnsi"/>
          <w:szCs w:val="22"/>
        </w:rPr>
        <w:t>.</w:t>
      </w:r>
      <w:r>
        <w:rPr>
          <w:lang w:eastAsia="de-DE"/>
        </w:rPr>
        <w:t xml:space="preserve">  These stoves are subject to the same monitoring requirements and are surveyed using representative sampling techniques. </w:t>
      </w:r>
    </w:p>
    <w:p w14:paraId="1D3387B7" w14:textId="77777777" w:rsidR="00991F3A" w:rsidRDefault="00991F3A" w:rsidP="00A16BA4">
      <w:pPr>
        <w:spacing w:line="276" w:lineRule="auto"/>
        <w:jc w:val="both"/>
        <w:rPr>
          <w:lang w:eastAsia="de-DE"/>
        </w:rPr>
      </w:pPr>
    </w:p>
    <w:p w14:paraId="16B53727" w14:textId="7ABE2DF2" w:rsidR="00A81F7E" w:rsidRPr="001B56E6" w:rsidRDefault="00A81F7E" w:rsidP="00A81F7E">
      <w:pPr>
        <w:spacing w:line="276" w:lineRule="auto"/>
        <w:rPr>
          <w:lang w:eastAsia="de-DE"/>
        </w:rPr>
      </w:pPr>
      <w:r w:rsidRPr="001B56E6">
        <w:rPr>
          <w:lang w:eastAsia="de-DE"/>
        </w:rPr>
        <w:t>The serial number of the stove</w:t>
      </w:r>
      <w:r w:rsidR="002C5ECF">
        <w:rPr>
          <w:lang w:eastAsia="de-DE"/>
        </w:rPr>
        <w:t>s</w:t>
      </w:r>
      <w:r w:rsidRPr="001B56E6">
        <w:rPr>
          <w:lang w:eastAsia="de-DE"/>
        </w:rPr>
        <w:t xml:space="preserve"> will follow the following format:</w:t>
      </w:r>
    </w:p>
    <w:p w14:paraId="4111A238" w14:textId="67DEB75F" w:rsidR="00A81F7E" w:rsidRPr="001B56E6" w:rsidRDefault="00A81F7E" w:rsidP="00A81F7E">
      <w:pPr>
        <w:spacing w:line="276" w:lineRule="auto"/>
        <w:rPr>
          <w:lang w:eastAsia="de-DE"/>
        </w:rPr>
      </w:pPr>
      <w:proofErr w:type="spellStart"/>
      <w:r w:rsidRPr="001B56E6">
        <w:rPr>
          <w:lang w:eastAsia="de-DE"/>
        </w:rPr>
        <w:t>SubCounty</w:t>
      </w:r>
      <w:proofErr w:type="spellEnd"/>
      <w:r w:rsidRPr="001B56E6">
        <w:rPr>
          <w:lang w:eastAsia="de-DE"/>
        </w:rPr>
        <w:t xml:space="preserve"> + Stove Serial Number (1 to 60,000) + VPA Implementer Organization </w:t>
      </w:r>
      <w:proofErr w:type="spellStart"/>
      <w:r w:rsidRPr="001B56E6">
        <w:rPr>
          <w:lang w:eastAsia="de-DE"/>
        </w:rPr>
        <w:t>NameE.g</w:t>
      </w:r>
      <w:proofErr w:type="spellEnd"/>
      <w:r w:rsidRPr="001B56E6">
        <w:rPr>
          <w:lang w:eastAsia="de-DE"/>
        </w:rPr>
        <w:t>. NRKW00001AAH</w:t>
      </w:r>
    </w:p>
    <w:p w14:paraId="00CBFAC3" w14:textId="77777777" w:rsidR="007C6998" w:rsidRDefault="007C6998" w:rsidP="00A16BA4">
      <w:pPr>
        <w:spacing w:line="276" w:lineRule="auto"/>
        <w:jc w:val="both"/>
        <w:rPr>
          <w:lang w:eastAsia="de-DE"/>
        </w:rPr>
      </w:pPr>
    </w:p>
    <w:p w14:paraId="4D7F2D82" w14:textId="6E87FAD6" w:rsidR="007C6998" w:rsidRDefault="007C6998" w:rsidP="00A16BA4">
      <w:pPr>
        <w:spacing w:line="276" w:lineRule="auto"/>
        <w:jc w:val="both"/>
        <w:rPr>
          <w:lang w:eastAsia="de-DE"/>
        </w:rPr>
      </w:pPr>
      <w:r>
        <w:rPr>
          <w:lang w:eastAsia="de-DE"/>
        </w:rPr>
        <w:t xml:space="preserve">We chose 2 stoves. The Stove 1 was distributed from March 2022. The Stove 2 will be distributed from July 2023. The objective is to replace all </w:t>
      </w:r>
      <w:r w:rsidR="00576CA0">
        <w:rPr>
          <w:lang w:eastAsia="de-DE"/>
        </w:rPr>
        <w:t xml:space="preserve">Stoves 1 by a Stove 2. </w:t>
      </w:r>
    </w:p>
    <w:p w14:paraId="65E86954" w14:textId="77777777" w:rsidR="00576CA0" w:rsidRDefault="00576CA0" w:rsidP="00A16BA4">
      <w:pPr>
        <w:spacing w:line="276" w:lineRule="auto"/>
        <w:jc w:val="both"/>
        <w:rPr>
          <w:lang w:eastAsia="de-DE"/>
        </w:rPr>
      </w:pPr>
    </w:p>
    <w:p w14:paraId="45605688" w14:textId="334D41D3" w:rsidR="00576CA0" w:rsidRDefault="00576CA0" w:rsidP="00A16BA4">
      <w:pPr>
        <w:spacing w:line="276" w:lineRule="auto"/>
        <w:jc w:val="both"/>
        <w:rPr>
          <w:lang w:eastAsia="de-DE"/>
        </w:rPr>
      </w:pPr>
      <w:r>
        <w:rPr>
          <w:lang w:eastAsia="de-DE"/>
        </w:rPr>
        <w:t xml:space="preserve">Stove 1: </w:t>
      </w:r>
    </w:p>
    <w:p w14:paraId="5718A7E1" w14:textId="4720BEE6" w:rsidR="00576CA0" w:rsidRDefault="00576CA0" w:rsidP="00A16BA4">
      <w:pPr>
        <w:spacing w:line="276" w:lineRule="auto"/>
        <w:jc w:val="both"/>
        <w:rPr>
          <w:lang w:eastAsia="de-DE"/>
        </w:rPr>
      </w:pPr>
      <w:r>
        <w:rPr>
          <w:lang w:eastAsia="de-DE"/>
        </w:rPr>
        <w:t xml:space="preserve">The stove 1 is a </w:t>
      </w:r>
      <w:r w:rsidR="00737B2E">
        <w:rPr>
          <w:lang w:eastAsia="de-DE"/>
        </w:rPr>
        <w:t>wood</w:t>
      </w:r>
      <w:r>
        <w:rPr>
          <w:lang w:eastAsia="de-DE"/>
        </w:rPr>
        <w:t xml:space="preserve">stove manufactured by </w:t>
      </w:r>
      <w:proofErr w:type="spellStart"/>
      <w:r>
        <w:rPr>
          <w:lang w:eastAsia="de-DE"/>
        </w:rPr>
        <w:t>Stelosi</w:t>
      </w:r>
      <w:proofErr w:type="spellEnd"/>
      <w:r w:rsidR="004E59DC">
        <w:rPr>
          <w:lang w:eastAsia="de-DE"/>
        </w:rPr>
        <w:t xml:space="preserve">, a </w:t>
      </w:r>
      <w:r w:rsidR="001F5A95">
        <w:rPr>
          <w:lang w:eastAsia="de-DE"/>
        </w:rPr>
        <w:t xml:space="preserve">cookstove </w:t>
      </w:r>
      <w:r w:rsidR="004E59DC">
        <w:rPr>
          <w:lang w:eastAsia="de-DE"/>
        </w:rPr>
        <w:t xml:space="preserve">manufacturer based in Embu. </w:t>
      </w:r>
      <w:r w:rsidR="001D2AE5">
        <w:rPr>
          <w:lang w:eastAsia="de-DE"/>
        </w:rPr>
        <w:t>The stove has a thermal efficiency of 25.6%</w:t>
      </w:r>
      <w:r w:rsidR="00473DEA">
        <w:rPr>
          <w:lang w:eastAsia="de-DE"/>
        </w:rPr>
        <w:t>, calculated by a Water Boiling Test conducted by Kenyatta University</w:t>
      </w:r>
      <w:r w:rsidR="009F3BDF">
        <w:rPr>
          <w:lang w:eastAsia="de-DE"/>
        </w:rPr>
        <w:t xml:space="preserve"> in</w:t>
      </w:r>
      <w:r w:rsidR="00473DEA">
        <w:rPr>
          <w:lang w:eastAsia="de-DE"/>
        </w:rPr>
        <w:t xml:space="preserve"> </w:t>
      </w:r>
      <w:r w:rsidR="00E65191">
        <w:rPr>
          <w:lang w:eastAsia="de-DE"/>
        </w:rPr>
        <w:t>May 2019</w:t>
      </w:r>
      <w:r w:rsidR="001D2AE5">
        <w:rPr>
          <w:lang w:eastAsia="de-DE"/>
        </w:rPr>
        <w:t xml:space="preserve">. It can fit small families for daily cooking. </w:t>
      </w:r>
      <w:r w:rsidR="001F5A95">
        <w:rPr>
          <w:lang w:eastAsia="de-DE"/>
        </w:rPr>
        <w:t xml:space="preserve">It saves about 52% of wood compared to traditional method. After </w:t>
      </w:r>
      <w:r w:rsidR="00E83B5F">
        <w:rPr>
          <w:lang w:eastAsia="de-DE"/>
        </w:rPr>
        <w:t xml:space="preserve">a few months of monitoring, usage surveys revealed that the cookstove </w:t>
      </w:r>
      <w:r w:rsidR="00473B3C">
        <w:rPr>
          <w:lang w:eastAsia="de-DE"/>
        </w:rPr>
        <w:t>u</w:t>
      </w:r>
      <w:r w:rsidR="00E83B5F">
        <w:rPr>
          <w:lang w:eastAsia="de-DE"/>
        </w:rPr>
        <w:t>sage rate was low due to its small size and beneficiaries would not use it every</w:t>
      </w:r>
      <w:r w:rsidR="00473B3C">
        <w:rPr>
          <w:lang w:eastAsia="de-DE"/>
        </w:rPr>
        <w:t xml:space="preserve"> </w:t>
      </w:r>
      <w:r w:rsidR="00E83B5F">
        <w:rPr>
          <w:lang w:eastAsia="de-DE"/>
        </w:rPr>
        <w:t xml:space="preserve">day or for every meal. </w:t>
      </w:r>
      <w:proofErr w:type="gramStart"/>
      <w:r w:rsidR="00E83B5F">
        <w:rPr>
          <w:lang w:eastAsia="de-DE"/>
        </w:rPr>
        <w:t>This is why</w:t>
      </w:r>
      <w:proofErr w:type="gramEnd"/>
      <w:r w:rsidR="00E83B5F">
        <w:rPr>
          <w:lang w:eastAsia="de-DE"/>
        </w:rPr>
        <w:t xml:space="preserve"> we decided to distribute another cookstove (stove 2) that will eventually replace the stove 1. </w:t>
      </w:r>
    </w:p>
    <w:p w14:paraId="6808674E" w14:textId="77777777" w:rsidR="00E65191" w:rsidRDefault="00E65191" w:rsidP="00A16BA4">
      <w:pPr>
        <w:spacing w:line="276" w:lineRule="auto"/>
        <w:jc w:val="both"/>
        <w:rPr>
          <w:lang w:eastAsia="de-DE"/>
        </w:rPr>
      </w:pPr>
    </w:p>
    <w:p w14:paraId="33566DCC" w14:textId="66D6C081" w:rsidR="00E65191" w:rsidRDefault="00695F25" w:rsidP="00A16BA4">
      <w:pPr>
        <w:spacing w:line="276" w:lineRule="auto"/>
        <w:jc w:val="both"/>
        <w:rPr>
          <w:lang w:eastAsia="de-DE"/>
        </w:rPr>
      </w:pPr>
      <w:r>
        <w:rPr>
          <w:noProof/>
          <w14:cntxtAlts w14:val="0"/>
        </w:rPr>
        <w:lastRenderedPageBreak/>
        <w:drawing>
          <wp:inline distT="0" distB="0" distL="0" distR="0" wp14:anchorId="57A410DE" wp14:editId="6C07F7A7">
            <wp:extent cx="2617470" cy="2415540"/>
            <wp:effectExtent l="0" t="0" r="0" b="3810"/>
            <wp:docPr id="10" name="Image 9">
              <a:extLst xmlns:a="http://schemas.openxmlformats.org/drawingml/2006/main">
                <a:ext uri="{FF2B5EF4-FFF2-40B4-BE49-F238E27FC236}">
                  <a16:creationId xmlns:a16="http://schemas.microsoft.com/office/drawing/2014/main" id="{93B14001-CAF4-E874-3AFF-7B225B8E260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9">
                      <a:extLst>
                        <a:ext uri="{FF2B5EF4-FFF2-40B4-BE49-F238E27FC236}">
                          <a16:creationId xmlns:a16="http://schemas.microsoft.com/office/drawing/2014/main" id="{93B14001-CAF4-E874-3AFF-7B225B8E2602}"/>
                        </a:ext>
                      </a:extLst>
                    </pic:cNvPr>
                    <pic:cNvPicPr>
                      <a:picLocks noChangeAspect="1"/>
                    </pic:cNvPicPr>
                  </pic:nvPicPr>
                  <pic:blipFill rotWithShape="1">
                    <a:blip r:embed="rId16"/>
                    <a:srcRect b="29588"/>
                    <a:stretch/>
                  </pic:blipFill>
                  <pic:spPr bwMode="auto">
                    <a:xfrm>
                      <a:off x="0" y="0"/>
                      <a:ext cx="2617787" cy="2415833"/>
                    </a:xfrm>
                    <a:prstGeom prst="rect">
                      <a:avLst/>
                    </a:prstGeom>
                    <a:ln>
                      <a:noFill/>
                    </a:ln>
                    <a:extLst>
                      <a:ext uri="{53640926-AAD7-44D8-BBD7-CCE9431645EC}">
                        <a14:shadowObscured xmlns:a14="http://schemas.microsoft.com/office/drawing/2010/main"/>
                      </a:ext>
                    </a:extLst>
                  </pic:spPr>
                </pic:pic>
              </a:graphicData>
            </a:graphic>
          </wp:inline>
        </w:drawing>
      </w:r>
    </w:p>
    <w:p w14:paraId="72C1328C" w14:textId="77777777" w:rsidR="00701127" w:rsidRDefault="00701127" w:rsidP="00A16BA4">
      <w:pPr>
        <w:spacing w:line="276" w:lineRule="auto"/>
        <w:jc w:val="both"/>
        <w:rPr>
          <w:lang w:eastAsia="de-DE"/>
        </w:rPr>
      </w:pPr>
    </w:p>
    <w:p w14:paraId="0251CB35" w14:textId="77777777" w:rsidR="00737B2E" w:rsidRDefault="00737B2E" w:rsidP="00A16BA4">
      <w:pPr>
        <w:spacing w:line="276" w:lineRule="auto"/>
        <w:jc w:val="both"/>
        <w:rPr>
          <w:lang w:eastAsia="de-DE"/>
        </w:rPr>
      </w:pPr>
    </w:p>
    <w:p w14:paraId="2B48D7EC" w14:textId="763B4F55" w:rsidR="00737B2E" w:rsidRDefault="00737B2E" w:rsidP="00A16BA4">
      <w:pPr>
        <w:spacing w:line="276" w:lineRule="auto"/>
        <w:jc w:val="both"/>
        <w:rPr>
          <w:lang w:eastAsia="de-DE"/>
        </w:rPr>
      </w:pPr>
      <w:r>
        <w:rPr>
          <w:lang w:eastAsia="de-DE"/>
        </w:rPr>
        <w:t xml:space="preserve">Stove 2: </w:t>
      </w:r>
    </w:p>
    <w:p w14:paraId="1D911A89" w14:textId="22AC37BE" w:rsidR="0043656F" w:rsidRDefault="0043656F" w:rsidP="00A16BA4">
      <w:pPr>
        <w:spacing w:line="276" w:lineRule="auto"/>
        <w:jc w:val="both"/>
        <w:rPr>
          <w:lang w:eastAsia="de-DE"/>
        </w:rPr>
      </w:pPr>
      <w:r>
        <w:rPr>
          <w:lang w:eastAsia="de-DE"/>
        </w:rPr>
        <w:t xml:space="preserve">The stove 2 is a woodstove manufactured by Sunken Ltd, a cookstove manufacturer based in Kisumu. </w:t>
      </w:r>
      <w:r w:rsidR="009F3BDF">
        <w:rPr>
          <w:lang w:eastAsia="de-DE"/>
        </w:rPr>
        <w:t xml:space="preserve">It was designed by GIZ to fit large families in Africa. </w:t>
      </w:r>
      <w:r>
        <w:rPr>
          <w:lang w:eastAsia="de-DE"/>
        </w:rPr>
        <w:t>It has a thermal efficiency of 31%</w:t>
      </w:r>
      <w:r w:rsidR="006C272C">
        <w:rPr>
          <w:lang w:eastAsia="de-DE"/>
        </w:rPr>
        <w:t>, c</w:t>
      </w:r>
      <w:r w:rsidR="009F3BDF">
        <w:rPr>
          <w:lang w:eastAsia="de-DE"/>
        </w:rPr>
        <w:t>alculated</w:t>
      </w:r>
      <w:r w:rsidR="006C272C">
        <w:rPr>
          <w:lang w:eastAsia="de-DE"/>
        </w:rPr>
        <w:t xml:space="preserve"> by a Water Boiling Test con</w:t>
      </w:r>
      <w:r w:rsidR="00FA0038">
        <w:rPr>
          <w:lang w:eastAsia="de-DE"/>
        </w:rPr>
        <w:t>ducted</w:t>
      </w:r>
      <w:r w:rsidR="006C272C">
        <w:rPr>
          <w:lang w:eastAsia="de-DE"/>
        </w:rPr>
        <w:t xml:space="preserve"> by</w:t>
      </w:r>
      <w:r w:rsidR="009F3BDF">
        <w:rPr>
          <w:lang w:eastAsia="de-DE"/>
        </w:rPr>
        <w:t xml:space="preserve"> the nationally certified laboratory</w:t>
      </w:r>
      <w:r w:rsidR="006C272C">
        <w:rPr>
          <w:lang w:eastAsia="de-DE"/>
        </w:rPr>
        <w:t xml:space="preserve"> KIRDI in October </w:t>
      </w:r>
      <w:r w:rsidR="00FA0038">
        <w:rPr>
          <w:lang w:eastAsia="de-DE"/>
        </w:rPr>
        <w:t xml:space="preserve">2022. </w:t>
      </w:r>
      <w:r w:rsidR="001F5A95">
        <w:rPr>
          <w:lang w:eastAsia="de-DE"/>
        </w:rPr>
        <w:t xml:space="preserve">It saves about 60% of wood compared to traditional methods. </w:t>
      </w:r>
      <w:r>
        <w:rPr>
          <w:lang w:eastAsia="de-DE"/>
        </w:rPr>
        <w:t xml:space="preserve"> </w:t>
      </w:r>
    </w:p>
    <w:p w14:paraId="6B7A6D40" w14:textId="77777777" w:rsidR="00737B2E" w:rsidRDefault="00737B2E" w:rsidP="00A16BA4">
      <w:pPr>
        <w:spacing w:line="276" w:lineRule="auto"/>
        <w:jc w:val="both"/>
        <w:rPr>
          <w:lang w:eastAsia="de-DE"/>
        </w:rPr>
      </w:pPr>
    </w:p>
    <w:p w14:paraId="5F74906A" w14:textId="132E4A5A" w:rsidR="00701127" w:rsidRDefault="0043656F" w:rsidP="00A16BA4">
      <w:pPr>
        <w:spacing w:line="276" w:lineRule="auto"/>
        <w:jc w:val="both"/>
        <w:rPr>
          <w:lang w:eastAsia="de-DE"/>
        </w:rPr>
      </w:pPr>
      <w:r>
        <w:rPr>
          <w:noProof/>
          <w14:cntxtAlts w14:val="0"/>
        </w:rPr>
        <w:drawing>
          <wp:inline distT="0" distB="0" distL="0" distR="0" wp14:anchorId="71E708A7" wp14:editId="3880F9C2">
            <wp:extent cx="2036291" cy="1805940"/>
            <wp:effectExtent l="0" t="0" r="2540" b="3810"/>
            <wp:docPr id="18" name="Picture 2">
              <a:extLst xmlns:a="http://schemas.openxmlformats.org/drawingml/2006/main">
                <a:ext uri="{FF2B5EF4-FFF2-40B4-BE49-F238E27FC236}">
                  <a16:creationId xmlns:a16="http://schemas.microsoft.com/office/drawing/2014/main" id="{52ED8990-7A66-C9D0-F65F-85324638EF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2">
                      <a:extLst>
                        <a:ext uri="{FF2B5EF4-FFF2-40B4-BE49-F238E27FC236}">
                          <a16:creationId xmlns:a16="http://schemas.microsoft.com/office/drawing/2014/main" id="{52ED8990-7A66-C9D0-F65F-85324638EF87}"/>
                        </a:ext>
                      </a:extLst>
                    </pic:cNvPr>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36847" r="16720" b="26819"/>
                    <a:stretch/>
                  </pic:blipFill>
                  <pic:spPr bwMode="auto">
                    <a:xfrm>
                      <a:off x="0" y="0"/>
                      <a:ext cx="2038342" cy="1807759"/>
                    </a:xfrm>
                    <a:prstGeom prst="rect">
                      <a:avLst/>
                    </a:prstGeom>
                    <a:noFill/>
                    <a:ln>
                      <a:noFill/>
                    </a:ln>
                    <a:extLst>
                      <a:ext uri="{53640926-AAD7-44D8-BBD7-CCE9431645EC}">
                        <a14:shadowObscured xmlns:a14="http://schemas.microsoft.com/office/drawing/2010/main"/>
                      </a:ext>
                    </a:extLst>
                  </pic:spPr>
                </pic:pic>
              </a:graphicData>
            </a:graphic>
          </wp:inline>
        </w:drawing>
      </w:r>
    </w:p>
    <w:p w14:paraId="343DEA9A" w14:textId="77777777" w:rsidR="00A16BA4" w:rsidRPr="001E37BD" w:rsidRDefault="00A16BA4" w:rsidP="001B56E6">
      <w:pPr>
        <w:pStyle w:val="BodyA"/>
        <w:spacing w:after="0" w:line="300" w:lineRule="atLeast"/>
        <w:jc w:val="both"/>
        <w:rPr>
          <w:rFonts w:ascii="Verdana" w:eastAsiaTheme="minorHAnsi" w:hAnsi="Verdana" w:cs="Times New Roman (Body CS)"/>
          <w:color w:val="4D4D4C"/>
          <w:szCs w:val="24"/>
          <w:bdr w:val="none" w:sz="0" w:space="0" w:color="auto"/>
          <w:lang w:val="en-US" w:eastAsia="de-DE"/>
          <w14:cntxtAlts/>
        </w:rPr>
      </w:pPr>
    </w:p>
    <w:p w14:paraId="1E25ABD0" w14:textId="77777777" w:rsidR="00A16BA4" w:rsidRDefault="00A16BA4" w:rsidP="00A16BA4">
      <w:pPr>
        <w:spacing w:line="240" w:lineRule="auto"/>
        <w:jc w:val="both"/>
        <w:rPr>
          <w:lang w:eastAsia="de-DE"/>
        </w:rPr>
      </w:pPr>
      <w:r>
        <w:rPr>
          <w:lang w:eastAsia="de-DE"/>
        </w:rPr>
        <w:t xml:space="preserve">The example </w:t>
      </w:r>
      <w:r w:rsidRPr="00DC5724">
        <w:rPr>
          <w:lang w:eastAsia="de-DE"/>
        </w:rPr>
        <w:t>Improved biomass cookstoves (</w:t>
      </w:r>
      <w:proofErr w:type="spellStart"/>
      <w:r>
        <w:rPr>
          <w:lang w:eastAsia="de-DE"/>
        </w:rPr>
        <w:t>woodfuel</w:t>
      </w:r>
      <w:proofErr w:type="spellEnd"/>
      <w:r w:rsidRPr="00DC5724">
        <w:rPr>
          <w:lang w:eastAsia="de-DE"/>
        </w:rPr>
        <w:t>)</w:t>
      </w:r>
      <w:r>
        <w:rPr>
          <w:lang w:eastAsia="de-DE"/>
        </w:rPr>
        <w:t xml:space="preserve"> to be distributed initially through the project include the following</w:t>
      </w:r>
      <w:r>
        <w:rPr>
          <w:rStyle w:val="Appelnotedebasdep"/>
          <w:lang w:eastAsia="de-DE"/>
        </w:rPr>
        <w:footnoteReference w:id="6"/>
      </w:r>
      <w:r>
        <w:rPr>
          <w:lang w:eastAsia="de-DE"/>
        </w:rPr>
        <w:t>:</w:t>
      </w:r>
    </w:p>
    <w:p w14:paraId="263D0250" w14:textId="77777777" w:rsidR="00A16BA4" w:rsidRDefault="00A16BA4" w:rsidP="00A16BA4">
      <w:pPr>
        <w:spacing w:line="240" w:lineRule="auto"/>
        <w:jc w:val="both"/>
        <w:rPr>
          <w:lang w:eastAsia="de-DE"/>
        </w:rPr>
      </w:pPr>
    </w:p>
    <w:p w14:paraId="0D8E6FF0" w14:textId="5042B8F4" w:rsidR="00A16BA4" w:rsidRPr="001B56E6" w:rsidRDefault="00A16BA4" w:rsidP="00A16BA4">
      <w:pPr>
        <w:spacing w:line="240" w:lineRule="auto"/>
        <w:jc w:val="both"/>
        <w:rPr>
          <w:b/>
          <w:bCs/>
          <w:lang w:val="en-IN" w:eastAsia="de-DE"/>
        </w:rPr>
      </w:pPr>
      <w:r w:rsidRPr="00964B60">
        <w:rPr>
          <w:b/>
          <w:bCs/>
          <w:lang w:eastAsia="de-DE"/>
        </w:rPr>
        <w:t xml:space="preserve">Specification of example </w:t>
      </w:r>
      <w:proofErr w:type="spellStart"/>
      <w:r w:rsidR="00051F6E">
        <w:rPr>
          <w:b/>
          <w:bCs/>
          <w:lang w:eastAsia="de-DE"/>
        </w:rPr>
        <w:t>woodfuel</w:t>
      </w:r>
      <w:proofErr w:type="spellEnd"/>
      <w:r w:rsidRPr="00964B60">
        <w:rPr>
          <w:b/>
          <w:bCs/>
          <w:lang w:eastAsia="de-DE"/>
        </w:rPr>
        <w:t xml:space="preserve"> ICS models </w:t>
      </w:r>
      <w:proofErr w:type="gramStart"/>
      <w:r w:rsidRPr="00964B60">
        <w:rPr>
          <w:b/>
          <w:bCs/>
          <w:lang w:eastAsia="de-DE"/>
        </w:rPr>
        <w:t>is</w:t>
      </w:r>
      <w:proofErr w:type="gramEnd"/>
      <w:r w:rsidRPr="00964B60">
        <w:rPr>
          <w:b/>
          <w:bCs/>
          <w:lang w:eastAsia="de-DE"/>
        </w:rPr>
        <w:t xml:space="preserve"> as follows</w:t>
      </w:r>
    </w:p>
    <w:tbl>
      <w:tblPr>
        <w:tblStyle w:val="Grilledutableau"/>
        <w:tblW w:w="10611" w:type="dxa"/>
        <w:tblLayout w:type="fixed"/>
        <w:tblLook w:val="04A0" w:firstRow="1" w:lastRow="0" w:firstColumn="1" w:lastColumn="0" w:noHBand="0" w:noVBand="1"/>
      </w:tblPr>
      <w:tblGrid>
        <w:gridCol w:w="918"/>
        <w:gridCol w:w="1062"/>
        <w:gridCol w:w="992"/>
        <w:gridCol w:w="992"/>
        <w:gridCol w:w="935"/>
        <w:gridCol w:w="1192"/>
        <w:gridCol w:w="1041"/>
        <w:gridCol w:w="1056"/>
        <w:gridCol w:w="914"/>
        <w:gridCol w:w="1509"/>
      </w:tblGrid>
      <w:tr w:rsidR="00854BFA" w:rsidRPr="00B14269" w14:paraId="2729CC4A" w14:textId="5E436981" w:rsidTr="002E4A52">
        <w:trPr>
          <w:trHeight w:val="601"/>
        </w:trPr>
        <w:tc>
          <w:tcPr>
            <w:tcW w:w="918" w:type="dxa"/>
          </w:tcPr>
          <w:p w14:paraId="2C68F87F" w14:textId="77777777" w:rsidR="00854BFA" w:rsidRPr="00216826" w:rsidRDefault="00854BFA" w:rsidP="00EE63F0">
            <w:pPr>
              <w:spacing w:line="240" w:lineRule="auto"/>
              <w:jc w:val="both"/>
              <w:rPr>
                <w:b/>
                <w:bCs/>
                <w:sz w:val="16"/>
                <w:szCs w:val="18"/>
                <w:lang w:eastAsia="de-DE"/>
              </w:rPr>
            </w:pPr>
            <w:r w:rsidRPr="00216826">
              <w:rPr>
                <w:b/>
                <w:bCs/>
                <w:sz w:val="16"/>
                <w:szCs w:val="18"/>
                <w:lang w:eastAsia="de-DE"/>
              </w:rPr>
              <w:t>Example Stove Models</w:t>
            </w:r>
          </w:p>
        </w:tc>
        <w:tc>
          <w:tcPr>
            <w:tcW w:w="1062" w:type="dxa"/>
          </w:tcPr>
          <w:p w14:paraId="5211DD5A" w14:textId="77777777" w:rsidR="00854BFA" w:rsidRPr="00216826" w:rsidRDefault="00854BFA" w:rsidP="00EE63F0">
            <w:pPr>
              <w:spacing w:line="240" w:lineRule="auto"/>
              <w:jc w:val="both"/>
              <w:rPr>
                <w:b/>
                <w:bCs/>
                <w:sz w:val="16"/>
                <w:szCs w:val="18"/>
                <w:lang w:eastAsia="de-DE"/>
              </w:rPr>
            </w:pPr>
            <w:r w:rsidRPr="00216826">
              <w:rPr>
                <w:b/>
                <w:bCs/>
                <w:sz w:val="16"/>
                <w:szCs w:val="18"/>
                <w:lang w:eastAsia="de-DE"/>
              </w:rPr>
              <w:t>Type of Fuel</w:t>
            </w:r>
          </w:p>
        </w:tc>
        <w:tc>
          <w:tcPr>
            <w:tcW w:w="992" w:type="dxa"/>
          </w:tcPr>
          <w:p w14:paraId="1265AEE6" w14:textId="77777777" w:rsidR="00854BFA" w:rsidRPr="00216826" w:rsidRDefault="00854BFA" w:rsidP="00EE63F0">
            <w:pPr>
              <w:spacing w:line="240" w:lineRule="auto"/>
              <w:jc w:val="both"/>
              <w:rPr>
                <w:b/>
                <w:bCs/>
                <w:sz w:val="16"/>
                <w:szCs w:val="18"/>
                <w:lang w:eastAsia="de-DE"/>
              </w:rPr>
            </w:pPr>
            <w:r w:rsidRPr="00216826">
              <w:rPr>
                <w:b/>
                <w:bCs/>
                <w:sz w:val="16"/>
                <w:szCs w:val="18"/>
                <w:lang w:eastAsia="de-DE"/>
              </w:rPr>
              <w:t>Type of stove</w:t>
            </w:r>
          </w:p>
        </w:tc>
        <w:tc>
          <w:tcPr>
            <w:tcW w:w="992" w:type="dxa"/>
          </w:tcPr>
          <w:p w14:paraId="61F361EE" w14:textId="77777777" w:rsidR="00854BFA" w:rsidRPr="00216826" w:rsidRDefault="00854BFA" w:rsidP="00EE63F0">
            <w:pPr>
              <w:spacing w:line="240" w:lineRule="auto"/>
              <w:jc w:val="both"/>
              <w:rPr>
                <w:b/>
                <w:bCs/>
                <w:sz w:val="16"/>
                <w:szCs w:val="18"/>
                <w:lang w:eastAsia="de-DE"/>
              </w:rPr>
            </w:pPr>
            <w:r w:rsidRPr="00216826">
              <w:rPr>
                <w:b/>
                <w:bCs/>
                <w:sz w:val="16"/>
                <w:szCs w:val="18"/>
                <w:lang w:eastAsia="de-DE"/>
              </w:rPr>
              <w:t>Service Level</w:t>
            </w:r>
          </w:p>
        </w:tc>
        <w:tc>
          <w:tcPr>
            <w:tcW w:w="935" w:type="dxa"/>
          </w:tcPr>
          <w:p w14:paraId="5100C007" w14:textId="77777777" w:rsidR="00854BFA" w:rsidRPr="00216826" w:rsidRDefault="00854BFA" w:rsidP="00EE63F0">
            <w:pPr>
              <w:spacing w:line="240" w:lineRule="auto"/>
              <w:jc w:val="both"/>
              <w:rPr>
                <w:b/>
                <w:bCs/>
                <w:sz w:val="16"/>
                <w:szCs w:val="18"/>
                <w:lang w:eastAsia="de-DE"/>
              </w:rPr>
            </w:pPr>
            <w:r w:rsidRPr="00216826">
              <w:rPr>
                <w:b/>
                <w:bCs/>
                <w:sz w:val="16"/>
                <w:szCs w:val="18"/>
                <w:lang w:eastAsia="de-DE"/>
              </w:rPr>
              <w:t>Grate / Chimney</w:t>
            </w:r>
          </w:p>
        </w:tc>
        <w:tc>
          <w:tcPr>
            <w:tcW w:w="1192" w:type="dxa"/>
          </w:tcPr>
          <w:p w14:paraId="24D39AD8" w14:textId="3063D799" w:rsidR="00854BFA" w:rsidRPr="00216826" w:rsidRDefault="00854BFA" w:rsidP="00EE63F0">
            <w:pPr>
              <w:spacing w:line="240" w:lineRule="auto"/>
              <w:jc w:val="both"/>
              <w:rPr>
                <w:b/>
                <w:bCs/>
                <w:sz w:val="16"/>
                <w:szCs w:val="18"/>
                <w:lang w:eastAsia="de-DE"/>
              </w:rPr>
            </w:pPr>
            <w:r w:rsidRPr="00216826">
              <w:rPr>
                <w:b/>
                <w:bCs/>
                <w:sz w:val="16"/>
                <w:szCs w:val="18"/>
                <w:lang w:eastAsia="de-DE"/>
              </w:rPr>
              <w:t>Thermal Efficiency</w:t>
            </w:r>
            <w:r>
              <w:rPr>
                <w:b/>
                <w:bCs/>
                <w:sz w:val="16"/>
                <w:szCs w:val="18"/>
                <w:lang w:eastAsia="de-DE"/>
              </w:rPr>
              <w:t xml:space="preserve"> (%)</w:t>
            </w:r>
          </w:p>
        </w:tc>
        <w:tc>
          <w:tcPr>
            <w:tcW w:w="1041" w:type="dxa"/>
          </w:tcPr>
          <w:p w14:paraId="30576C4A" w14:textId="7E360630" w:rsidR="00854BFA" w:rsidRPr="00216826" w:rsidRDefault="00854BFA" w:rsidP="00EE63F0">
            <w:pPr>
              <w:spacing w:line="240" w:lineRule="auto"/>
              <w:jc w:val="both"/>
              <w:rPr>
                <w:b/>
                <w:bCs/>
                <w:sz w:val="16"/>
                <w:szCs w:val="18"/>
                <w:lang w:eastAsia="de-DE"/>
              </w:rPr>
            </w:pPr>
            <w:r>
              <w:rPr>
                <w:b/>
                <w:bCs/>
                <w:sz w:val="16"/>
                <w:szCs w:val="18"/>
                <w:lang w:eastAsia="de-DE"/>
              </w:rPr>
              <w:t xml:space="preserve">Thermal capacity </w:t>
            </w:r>
            <w:r w:rsidR="00AC5277">
              <w:rPr>
                <w:b/>
                <w:bCs/>
                <w:sz w:val="16"/>
                <w:szCs w:val="18"/>
                <w:lang w:eastAsia="de-DE"/>
              </w:rPr>
              <w:t>(</w:t>
            </w:r>
            <w:proofErr w:type="spellStart"/>
            <w:r w:rsidR="00AC5277">
              <w:rPr>
                <w:b/>
                <w:bCs/>
                <w:sz w:val="16"/>
                <w:szCs w:val="18"/>
                <w:lang w:eastAsia="de-DE"/>
              </w:rPr>
              <w:t>M</w:t>
            </w:r>
            <w:r>
              <w:rPr>
                <w:b/>
                <w:bCs/>
                <w:sz w:val="16"/>
                <w:szCs w:val="18"/>
                <w:lang w:eastAsia="de-DE"/>
              </w:rPr>
              <w:t>Wth</w:t>
            </w:r>
            <w:proofErr w:type="spellEnd"/>
            <w:r>
              <w:rPr>
                <w:b/>
                <w:bCs/>
                <w:sz w:val="16"/>
                <w:szCs w:val="18"/>
                <w:lang w:eastAsia="de-DE"/>
              </w:rPr>
              <w:t>)</w:t>
            </w:r>
          </w:p>
        </w:tc>
        <w:tc>
          <w:tcPr>
            <w:tcW w:w="1056" w:type="dxa"/>
          </w:tcPr>
          <w:p w14:paraId="64E82330" w14:textId="1DCBD92E" w:rsidR="00854BFA" w:rsidRPr="00216826" w:rsidRDefault="00854BFA" w:rsidP="00EE63F0">
            <w:pPr>
              <w:spacing w:line="240" w:lineRule="auto"/>
              <w:jc w:val="both"/>
              <w:rPr>
                <w:b/>
                <w:bCs/>
                <w:sz w:val="16"/>
                <w:szCs w:val="18"/>
                <w:lang w:eastAsia="de-DE"/>
              </w:rPr>
            </w:pPr>
            <w:r w:rsidRPr="00216826">
              <w:rPr>
                <w:b/>
                <w:bCs/>
                <w:sz w:val="16"/>
                <w:szCs w:val="18"/>
                <w:lang w:eastAsia="de-DE"/>
              </w:rPr>
              <w:t>Expected Lifetime</w:t>
            </w:r>
            <w:r>
              <w:rPr>
                <w:rStyle w:val="Appelnotedebasdep"/>
                <w:b/>
                <w:bCs/>
                <w:sz w:val="16"/>
                <w:szCs w:val="18"/>
                <w:lang w:eastAsia="de-DE"/>
              </w:rPr>
              <w:footnoteReference w:id="7"/>
            </w:r>
          </w:p>
        </w:tc>
        <w:tc>
          <w:tcPr>
            <w:tcW w:w="914" w:type="dxa"/>
          </w:tcPr>
          <w:p w14:paraId="389AD6A8" w14:textId="77777777" w:rsidR="00854BFA" w:rsidRPr="00216826" w:rsidRDefault="00854BFA" w:rsidP="00EE63F0">
            <w:pPr>
              <w:spacing w:line="240" w:lineRule="auto"/>
              <w:jc w:val="both"/>
              <w:rPr>
                <w:b/>
                <w:bCs/>
                <w:sz w:val="16"/>
                <w:szCs w:val="18"/>
                <w:lang w:eastAsia="de-DE"/>
              </w:rPr>
            </w:pPr>
            <w:r w:rsidRPr="00216826">
              <w:rPr>
                <w:b/>
                <w:bCs/>
                <w:sz w:val="16"/>
                <w:szCs w:val="18"/>
                <w:lang w:eastAsia="de-DE"/>
              </w:rPr>
              <w:t>Weight</w:t>
            </w:r>
          </w:p>
        </w:tc>
        <w:tc>
          <w:tcPr>
            <w:tcW w:w="1509" w:type="dxa"/>
          </w:tcPr>
          <w:p w14:paraId="5B337425" w14:textId="5CCEBD03" w:rsidR="00854BFA" w:rsidRPr="00216826" w:rsidRDefault="00854BFA" w:rsidP="00EE63F0">
            <w:pPr>
              <w:spacing w:line="240" w:lineRule="auto"/>
              <w:jc w:val="both"/>
              <w:rPr>
                <w:b/>
                <w:bCs/>
                <w:sz w:val="16"/>
                <w:szCs w:val="18"/>
                <w:lang w:eastAsia="de-DE"/>
              </w:rPr>
            </w:pPr>
            <w:r>
              <w:rPr>
                <w:b/>
                <w:bCs/>
                <w:sz w:val="16"/>
                <w:szCs w:val="18"/>
                <w:lang w:eastAsia="de-DE"/>
              </w:rPr>
              <w:t>Size</w:t>
            </w:r>
          </w:p>
        </w:tc>
      </w:tr>
      <w:tr w:rsidR="00854BFA" w:rsidRPr="00B14269" w14:paraId="3F8940D5" w14:textId="390225EA" w:rsidTr="002E4A52">
        <w:trPr>
          <w:trHeight w:val="403"/>
        </w:trPr>
        <w:tc>
          <w:tcPr>
            <w:tcW w:w="918" w:type="dxa"/>
          </w:tcPr>
          <w:p w14:paraId="098F03E2" w14:textId="3AEB09CB" w:rsidR="00854BFA" w:rsidRPr="00216826" w:rsidRDefault="00854BFA" w:rsidP="001B56E6">
            <w:pPr>
              <w:spacing w:line="240" w:lineRule="auto"/>
              <w:rPr>
                <w:sz w:val="16"/>
                <w:szCs w:val="18"/>
                <w:lang w:eastAsia="de-DE"/>
              </w:rPr>
            </w:pPr>
            <w:r>
              <w:rPr>
                <w:sz w:val="16"/>
                <w:szCs w:val="18"/>
                <w:lang w:eastAsia="de-DE"/>
              </w:rPr>
              <w:lastRenderedPageBreak/>
              <w:t>Stove 1 (</w:t>
            </w:r>
            <w:proofErr w:type="spellStart"/>
            <w:r>
              <w:rPr>
                <w:sz w:val="16"/>
                <w:szCs w:val="18"/>
                <w:lang w:eastAsia="de-DE"/>
              </w:rPr>
              <w:t>Stelosi</w:t>
            </w:r>
            <w:proofErr w:type="spellEnd"/>
            <w:r>
              <w:rPr>
                <w:sz w:val="16"/>
                <w:szCs w:val="18"/>
                <w:lang w:eastAsia="de-DE"/>
              </w:rPr>
              <w:t>)</w:t>
            </w:r>
          </w:p>
        </w:tc>
        <w:tc>
          <w:tcPr>
            <w:tcW w:w="1062" w:type="dxa"/>
          </w:tcPr>
          <w:p w14:paraId="4E94B624" w14:textId="77777777" w:rsidR="00854BFA" w:rsidRPr="00216826" w:rsidRDefault="00854BFA" w:rsidP="001B56E6">
            <w:pPr>
              <w:spacing w:line="240" w:lineRule="auto"/>
              <w:rPr>
                <w:sz w:val="16"/>
                <w:szCs w:val="18"/>
                <w:lang w:eastAsia="de-DE"/>
              </w:rPr>
            </w:pPr>
            <w:proofErr w:type="spellStart"/>
            <w:r w:rsidRPr="00216826">
              <w:rPr>
                <w:sz w:val="16"/>
                <w:szCs w:val="18"/>
                <w:lang w:eastAsia="de-DE"/>
              </w:rPr>
              <w:t>Woodfuel</w:t>
            </w:r>
            <w:proofErr w:type="spellEnd"/>
          </w:p>
        </w:tc>
        <w:tc>
          <w:tcPr>
            <w:tcW w:w="992" w:type="dxa"/>
          </w:tcPr>
          <w:p w14:paraId="3A1C5008" w14:textId="77777777" w:rsidR="00854BFA" w:rsidRPr="00216826" w:rsidRDefault="00854BFA" w:rsidP="001B56E6">
            <w:pPr>
              <w:spacing w:line="240" w:lineRule="auto"/>
              <w:rPr>
                <w:sz w:val="16"/>
                <w:szCs w:val="18"/>
                <w:lang w:eastAsia="de-DE"/>
              </w:rPr>
            </w:pPr>
            <w:r w:rsidRPr="00216826">
              <w:rPr>
                <w:sz w:val="16"/>
                <w:szCs w:val="18"/>
                <w:lang w:eastAsia="de-DE"/>
              </w:rPr>
              <w:t>Portable</w:t>
            </w:r>
          </w:p>
        </w:tc>
        <w:tc>
          <w:tcPr>
            <w:tcW w:w="992" w:type="dxa"/>
          </w:tcPr>
          <w:p w14:paraId="6B370B49" w14:textId="6AB8C56D" w:rsidR="00854BFA" w:rsidRPr="00216826" w:rsidRDefault="00854BFA" w:rsidP="001B56E6">
            <w:pPr>
              <w:spacing w:line="240" w:lineRule="auto"/>
              <w:rPr>
                <w:sz w:val="16"/>
                <w:szCs w:val="18"/>
                <w:lang w:eastAsia="de-DE"/>
              </w:rPr>
            </w:pPr>
            <w:proofErr w:type="spellStart"/>
            <w:r w:rsidRPr="00216826">
              <w:rPr>
                <w:sz w:val="16"/>
                <w:szCs w:val="18"/>
                <w:lang w:eastAsia="de-DE"/>
              </w:rPr>
              <w:t>Residen</w:t>
            </w:r>
            <w:r w:rsidR="00E51379">
              <w:rPr>
                <w:sz w:val="16"/>
                <w:szCs w:val="18"/>
                <w:lang w:eastAsia="de-DE"/>
              </w:rPr>
              <w:t>-</w:t>
            </w:r>
            <w:r w:rsidRPr="00216826">
              <w:rPr>
                <w:sz w:val="16"/>
                <w:szCs w:val="18"/>
                <w:lang w:eastAsia="de-DE"/>
              </w:rPr>
              <w:t>tial</w:t>
            </w:r>
            <w:proofErr w:type="spellEnd"/>
          </w:p>
        </w:tc>
        <w:tc>
          <w:tcPr>
            <w:tcW w:w="935" w:type="dxa"/>
          </w:tcPr>
          <w:p w14:paraId="39B8DB31" w14:textId="77777777" w:rsidR="00854BFA" w:rsidRPr="00216826" w:rsidRDefault="00854BFA" w:rsidP="001B56E6">
            <w:pPr>
              <w:spacing w:line="240" w:lineRule="auto"/>
              <w:rPr>
                <w:sz w:val="16"/>
                <w:szCs w:val="18"/>
                <w:lang w:eastAsia="de-DE"/>
              </w:rPr>
            </w:pPr>
            <w:r w:rsidRPr="00216826">
              <w:rPr>
                <w:sz w:val="16"/>
                <w:szCs w:val="18"/>
                <w:lang w:eastAsia="de-DE"/>
              </w:rPr>
              <w:t>Grate</w:t>
            </w:r>
          </w:p>
        </w:tc>
        <w:tc>
          <w:tcPr>
            <w:tcW w:w="1192" w:type="dxa"/>
          </w:tcPr>
          <w:p w14:paraId="03BDC165" w14:textId="77777777" w:rsidR="00854BFA" w:rsidRPr="00216826" w:rsidRDefault="00854BFA" w:rsidP="001B56E6">
            <w:pPr>
              <w:spacing w:line="240" w:lineRule="auto"/>
              <w:rPr>
                <w:sz w:val="16"/>
                <w:szCs w:val="18"/>
                <w:lang w:eastAsia="de-DE"/>
              </w:rPr>
            </w:pPr>
            <w:r w:rsidRPr="00216826">
              <w:rPr>
                <w:sz w:val="16"/>
                <w:szCs w:val="18"/>
                <w:lang w:eastAsia="de-DE"/>
              </w:rPr>
              <w:t>2</w:t>
            </w:r>
            <w:r>
              <w:rPr>
                <w:sz w:val="16"/>
                <w:szCs w:val="18"/>
                <w:lang w:eastAsia="de-DE"/>
              </w:rPr>
              <w:t>5</w:t>
            </w:r>
            <w:r w:rsidRPr="00216826">
              <w:rPr>
                <w:sz w:val="16"/>
                <w:szCs w:val="18"/>
                <w:lang w:eastAsia="de-DE"/>
              </w:rPr>
              <w:t>.</w:t>
            </w:r>
            <w:r>
              <w:rPr>
                <w:sz w:val="16"/>
                <w:szCs w:val="18"/>
                <w:lang w:eastAsia="de-DE"/>
              </w:rPr>
              <w:t>60</w:t>
            </w:r>
            <w:r w:rsidRPr="00216826">
              <w:rPr>
                <w:sz w:val="16"/>
                <w:szCs w:val="18"/>
                <w:lang w:eastAsia="de-DE"/>
              </w:rPr>
              <w:t>%</w:t>
            </w:r>
          </w:p>
        </w:tc>
        <w:tc>
          <w:tcPr>
            <w:tcW w:w="1041" w:type="dxa"/>
          </w:tcPr>
          <w:p w14:paraId="3318AA75" w14:textId="1A1B5C5D" w:rsidR="00854BFA" w:rsidRDefault="000D7796">
            <w:pPr>
              <w:spacing w:line="240" w:lineRule="auto"/>
              <w:rPr>
                <w:sz w:val="16"/>
                <w:szCs w:val="18"/>
                <w:lang w:eastAsia="de-DE"/>
              </w:rPr>
            </w:pPr>
            <w:r>
              <w:rPr>
                <w:sz w:val="16"/>
                <w:szCs w:val="18"/>
                <w:lang w:eastAsia="de-DE"/>
              </w:rPr>
              <w:t xml:space="preserve">Information not available </w:t>
            </w:r>
            <w:r w:rsidR="00C91536">
              <w:rPr>
                <w:sz w:val="16"/>
                <w:szCs w:val="18"/>
                <w:lang w:eastAsia="de-DE"/>
              </w:rPr>
              <w:t>– Av</w:t>
            </w:r>
            <w:r w:rsidR="005A1476">
              <w:rPr>
                <w:sz w:val="16"/>
                <w:szCs w:val="18"/>
                <w:lang w:eastAsia="de-DE"/>
              </w:rPr>
              <w:t xml:space="preserve"> fuel consumption g/</w:t>
            </w:r>
            <w:proofErr w:type="spellStart"/>
            <w:r w:rsidR="005A1476">
              <w:rPr>
                <w:sz w:val="16"/>
                <w:szCs w:val="18"/>
                <w:lang w:eastAsia="de-DE"/>
              </w:rPr>
              <w:t>litre</w:t>
            </w:r>
            <w:proofErr w:type="spellEnd"/>
            <w:r w:rsidR="005A1476">
              <w:rPr>
                <w:sz w:val="16"/>
                <w:szCs w:val="18"/>
                <w:lang w:eastAsia="de-DE"/>
              </w:rPr>
              <w:t xml:space="preserve"> = </w:t>
            </w:r>
            <w:r w:rsidR="00D80E21">
              <w:rPr>
                <w:sz w:val="16"/>
                <w:szCs w:val="18"/>
                <w:lang w:eastAsia="de-DE"/>
              </w:rPr>
              <w:t>205</w:t>
            </w:r>
            <w:r w:rsidR="003A73B0">
              <w:rPr>
                <w:sz w:val="16"/>
                <w:szCs w:val="18"/>
                <w:lang w:eastAsia="de-DE"/>
              </w:rPr>
              <w:t>.</w:t>
            </w:r>
            <w:r w:rsidR="00D80E21">
              <w:rPr>
                <w:sz w:val="16"/>
                <w:szCs w:val="18"/>
                <w:lang w:eastAsia="de-DE"/>
              </w:rPr>
              <w:t>4 g/</w:t>
            </w:r>
            <w:proofErr w:type="spellStart"/>
            <w:r w:rsidR="00D80E21">
              <w:rPr>
                <w:sz w:val="16"/>
                <w:szCs w:val="18"/>
                <w:lang w:eastAsia="de-DE"/>
              </w:rPr>
              <w:t>litre</w:t>
            </w:r>
            <w:proofErr w:type="spellEnd"/>
          </w:p>
        </w:tc>
        <w:tc>
          <w:tcPr>
            <w:tcW w:w="1056" w:type="dxa"/>
          </w:tcPr>
          <w:p w14:paraId="21B0E3F5" w14:textId="26B31E8C" w:rsidR="00854BFA" w:rsidRPr="00216826" w:rsidRDefault="00854BFA" w:rsidP="001B56E6">
            <w:pPr>
              <w:spacing w:line="240" w:lineRule="auto"/>
              <w:rPr>
                <w:sz w:val="16"/>
                <w:szCs w:val="18"/>
                <w:lang w:eastAsia="de-DE"/>
              </w:rPr>
            </w:pPr>
            <w:r w:rsidRPr="00216826">
              <w:rPr>
                <w:sz w:val="16"/>
                <w:szCs w:val="18"/>
                <w:lang w:eastAsia="de-DE"/>
              </w:rPr>
              <w:t>5 Years</w:t>
            </w:r>
          </w:p>
        </w:tc>
        <w:tc>
          <w:tcPr>
            <w:tcW w:w="914" w:type="dxa"/>
          </w:tcPr>
          <w:p w14:paraId="1A26048C" w14:textId="77777777" w:rsidR="00854BFA" w:rsidRPr="00216826" w:rsidRDefault="00854BFA" w:rsidP="001B56E6">
            <w:pPr>
              <w:spacing w:line="240" w:lineRule="auto"/>
              <w:rPr>
                <w:sz w:val="16"/>
                <w:szCs w:val="18"/>
                <w:lang w:eastAsia="de-DE"/>
              </w:rPr>
            </w:pPr>
            <w:r w:rsidRPr="00216826">
              <w:rPr>
                <w:sz w:val="16"/>
                <w:szCs w:val="18"/>
                <w:lang w:eastAsia="de-DE"/>
              </w:rPr>
              <w:t>10 kgs</w:t>
            </w:r>
          </w:p>
        </w:tc>
        <w:tc>
          <w:tcPr>
            <w:tcW w:w="1509" w:type="dxa"/>
          </w:tcPr>
          <w:p w14:paraId="2275576E" w14:textId="5F28AD4B" w:rsidR="00854BFA" w:rsidRPr="00216826" w:rsidRDefault="00673DC5">
            <w:pPr>
              <w:spacing w:line="240" w:lineRule="auto"/>
              <w:rPr>
                <w:sz w:val="16"/>
                <w:szCs w:val="18"/>
                <w:lang w:eastAsia="de-DE"/>
              </w:rPr>
            </w:pPr>
            <w:r>
              <w:rPr>
                <w:sz w:val="16"/>
                <w:szCs w:val="18"/>
                <w:lang w:eastAsia="de-DE"/>
              </w:rPr>
              <w:t xml:space="preserve">Top diameter: </w:t>
            </w:r>
            <w:r w:rsidR="006A3848">
              <w:rPr>
                <w:sz w:val="16"/>
                <w:szCs w:val="18"/>
                <w:lang w:eastAsia="de-DE"/>
              </w:rPr>
              <w:t>30</w:t>
            </w:r>
            <w:r>
              <w:rPr>
                <w:sz w:val="16"/>
                <w:szCs w:val="18"/>
                <w:lang w:eastAsia="de-DE"/>
              </w:rPr>
              <w:t xml:space="preserve">cm, Bottom diameter: </w:t>
            </w:r>
            <w:r w:rsidR="005B7EAA">
              <w:rPr>
                <w:sz w:val="16"/>
                <w:szCs w:val="18"/>
                <w:lang w:eastAsia="de-DE"/>
              </w:rPr>
              <w:t>22</w:t>
            </w:r>
            <w:r>
              <w:rPr>
                <w:sz w:val="16"/>
                <w:szCs w:val="18"/>
                <w:lang w:eastAsia="de-DE"/>
              </w:rPr>
              <w:t>cm; Height from pot rest to bottom: 2</w:t>
            </w:r>
            <w:r w:rsidR="00367C2D">
              <w:rPr>
                <w:sz w:val="16"/>
                <w:szCs w:val="18"/>
                <w:lang w:eastAsia="de-DE"/>
              </w:rPr>
              <w:t>6</w:t>
            </w:r>
            <w:r>
              <w:rPr>
                <w:sz w:val="16"/>
                <w:szCs w:val="18"/>
                <w:lang w:eastAsia="de-DE"/>
              </w:rPr>
              <w:t>cm</w:t>
            </w:r>
          </w:p>
        </w:tc>
      </w:tr>
      <w:tr w:rsidR="00854BFA" w:rsidRPr="00B14269" w14:paraId="30A0094B" w14:textId="4F7E12E0" w:rsidTr="002E4A52">
        <w:trPr>
          <w:trHeight w:val="403"/>
        </w:trPr>
        <w:tc>
          <w:tcPr>
            <w:tcW w:w="918" w:type="dxa"/>
          </w:tcPr>
          <w:p w14:paraId="52910520" w14:textId="167A7FCE" w:rsidR="00854BFA" w:rsidRPr="00216826" w:rsidRDefault="00854BFA" w:rsidP="001B56E6">
            <w:pPr>
              <w:spacing w:line="240" w:lineRule="auto"/>
              <w:rPr>
                <w:sz w:val="16"/>
                <w:szCs w:val="18"/>
                <w:lang w:eastAsia="de-DE"/>
              </w:rPr>
            </w:pPr>
            <w:r>
              <w:rPr>
                <w:sz w:val="16"/>
                <w:szCs w:val="18"/>
                <w:lang w:eastAsia="de-DE"/>
              </w:rPr>
              <w:t>Stove 2 (</w:t>
            </w:r>
            <w:proofErr w:type="spellStart"/>
            <w:r>
              <w:rPr>
                <w:sz w:val="16"/>
                <w:szCs w:val="18"/>
                <w:lang w:eastAsia="de-DE"/>
              </w:rPr>
              <w:t>Jiko</w:t>
            </w:r>
            <w:proofErr w:type="spellEnd"/>
            <w:r>
              <w:rPr>
                <w:sz w:val="16"/>
                <w:szCs w:val="18"/>
                <w:lang w:eastAsia="de-DE"/>
              </w:rPr>
              <w:t xml:space="preserve"> </w:t>
            </w:r>
            <w:proofErr w:type="spellStart"/>
            <w:r>
              <w:rPr>
                <w:sz w:val="16"/>
                <w:szCs w:val="18"/>
                <w:lang w:eastAsia="de-DE"/>
              </w:rPr>
              <w:t>Kisasa</w:t>
            </w:r>
            <w:proofErr w:type="spellEnd"/>
            <w:r>
              <w:rPr>
                <w:sz w:val="16"/>
                <w:szCs w:val="18"/>
                <w:lang w:eastAsia="de-DE"/>
              </w:rPr>
              <w:t xml:space="preserve">) </w:t>
            </w:r>
          </w:p>
        </w:tc>
        <w:tc>
          <w:tcPr>
            <w:tcW w:w="1062" w:type="dxa"/>
          </w:tcPr>
          <w:p w14:paraId="207E7F02" w14:textId="6BE08656" w:rsidR="00854BFA" w:rsidRPr="00216826" w:rsidRDefault="00854BFA" w:rsidP="001B56E6">
            <w:pPr>
              <w:spacing w:line="240" w:lineRule="auto"/>
              <w:rPr>
                <w:sz w:val="16"/>
                <w:szCs w:val="18"/>
                <w:lang w:eastAsia="de-DE"/>
              </w:rPr>
            </w:pPr>
            <w:proofErr w:type="spellStart"/>
            <w:r>
              <w:rPr>
                <w:sz w:val="16"/>
                <w:szCs w:val="18"/>
                <w:lang w:eastAsia="de-DE"/>
              </w:rPr>
              <w:t>Woodfuel</w:t>
            </w:r>
            <w:proofErr w:type="spellEnd"/>
          </w:p>
        </w:tc>
        <w:tc>
          <w:tcPr>
            <w:tcW w:w="992" w:type="dxa"/>
          </w:tcPr>
          <w:p w14:paraId="2FDB3629" w14:textId="1C8B1D8D" w:rsidR="00854BFA" w:rsidRPr="00216826" w:rsidRDefault="00854BFA" w:rsidP="001B56E6">
            <w:pPr>
              <w:spacing w:line="240" w:lineRule="auto"/>
              <w:rPr>
                <w:sz w:val="16"/>
                <w:szCs w:val="18"/>
                <w:lang w:eastAsia="de-DE"/>
              </w:rPr>
            </w:pPr>
            <w:r>
              <w:rPr>
                <w:sz w:val="16"/>
                <w:szCs w:val="18"/>
                <w:lang w:eastAsia="de-DE"/>
              </w:rPr>
              <w:t>Portable</w:t>
            </w:r>
          </w:p>
        </w:tc>
        <w:tc>
          <w:tcPr>
            <w:tcW w:w="992" w:type="dxa"/>
          </w:tcPr>
          <w:p w14:paraId="07B992D9" w14:textId="027D13D8" w:rsidR="00854BFA" w:rsidRPr="00216826" w:rsidRDefault="00854BFA" w:rsidP="001B56E6">
            <w:pPr>
              <w:spacing w:line="240" w:lineRule="auto"/>
              <w:rPr>
                <w:sz w:val="16"/>
                <w:szCs w:val="18"/>
                <w:lang w:eastAsia="de-DE"/>
              </w:rPr>
            </w:pPr>
            <w:proofErr w:type="spellStart"/>
            <w:r>
              <w:rPr>
                <w:sz w:val="16"/>
                <w:szCs w:val="18"/>
                <w:lang w:eastAsia="de-DE"/>
              </w:rPr>
              <w:t>Residen</w:t>
            </w:r>
            <w:r w:rsidR="00E51379">
              <w:rPr>
                <w:sz w:val="16"/>
                <w:szCs w:val="18"/>
                <w:lang w:eastAsia="de-DE"/>
              </w:rPr>
              <w:t>-</w:t>
            </w:r>
            <w:r>
              <w:rPr>
                <w:sz w:val="16"/>
                <w:szCs w:val="18"/>
                <w:lang w:eastAsia="de-DE"/>
              </w:rPr>
              <w:t>tial</w:t>
            </w:r>
            <w:proofErr w:type="spellEnd"/>
          </w:p>
        </w:tc>
        <w:tc>
          <w:tcPr>
            <w:tcW w:w="935" w:type="dxa"/>
          </w:tcPr>
          <w:p w14:paraId="75433B09" w14:textId="5D1481B6" w:rsidR="00854BFA" w:rsidRPr="00216826" w:rsidRDefault="00854BFA" w:rsidP="001B56E6">
            <w:pPr>
              <w:spacing w:line="240" w:lineRule="auto"/>
              <w:rPr>
                <w:sz w:val="16"/>
                <w:szCs w:val="18"/>
                <w:lang w:eastAsia="de-DE"/>
              </w:rPr>
            </w:pPr>
            <w:r>
              <w:rPr>
                <w:sz w:val="16"/>
                <w:szCs w:val="18"/>
                <w:lang w:eastAsia="de-DE"/>
              </w:rPr>
              <w:t>Grate</w:t>
            </w:r>
          </w:p>
        </w:tc>
        <w:tc>
          <w:tcPr>
            <w:tcW w:w="1192" w:type="dxa"/>
          </w:tcPr>
          <w:p w14:paraId="2F3CCEEB" w14:textId="44D274AC" w:rsidR="00854BFA" w:rsidRPr="00216826" w:rsidRDefault="00854BFA" w:rsidP="001B56E6">
            <w:pPr>
              <w:spacing w:line="240" w:lineRule="auto"/>
              <w:rPr>
                <w:sz w:val="16"/>
                <w:szCs w:val="18"/>
                <w:lang w:eastAsia="de-DE"/>
              </w:rPr>
            </w:pPr>
            <w:r>
              <w:rPr>
                <w:sz w:val="16"/>
                <w:szCs w:val="18"/>
                <w:lang w:eastAsia="de-DE"/>
              </w:rPr>
              <w:t>31.00%</w:t>
            </w:r>
          </w:p>
        </w:tc>
        <w:tc>
          <w:tcPr>
            <w:tcW w:w="1041" w:type="dxa"/>
          </w:tcPr>
          <w:p w14:paraId="3A7C2A0A" w14:textId="7CC9612C" w:rsidR="00854BFA" w:rsidRDefault="00AC5277">
            <w:pPr>
              <w:spacing w:line="240" w:lineRule="auto"/>
              <w:rPr>
                <w:sz w:val="16"/>
                <w:szCs w:val="18"/>
                <w:lang w:eastAsia="de-DE"/>
              </w:rPr>
            </w:pPr>
            <w:r>
              <w:rPr>
                <w:sz w:val="16"/>
                <w:szCs w:val="18"/>
                <w:lang w:eastAsia="de-DE"/>
              </w:rPr>
              <w:t>0</w:t>
            </w:r>
            <w:r w:rsidR="00822E29">
              <w:rPr>
                <w:sz w:val="16"/>
                <w:szCs w:val="18"/>
                <w:lang w:eastAsia="de-DE"/>
              </w:rPr>
              <w:t xml:space="preserve">,004 </w:t>
            </w:r>
            <w:proofErr w:type="spellStart"/>
            <w:r w:rsidR="00822E29">
              <w:rPr>
                <w:sz w:val="16"/>
                <w:szCs w:val="18"/>
                <w:lang w:eastAsia="de-DE"/>
              </w:rPr>
              <w:t>MWth</w:t>
            </w:r>
            <w:proofErr w:type="spellEnd"/>
            <w:r w:rsidR="00025C45">
              <w:rPr>
                <w:sz w:val="16"/>
                <w:szCs w:val="18"/>
                <w:lang w:eastAsia="de-DE"/>
              </w:rPr>
              <w:t xml:space="preserve"> (Power capacity: </w:t>
            </w:r>
            <w:r w:rsidR="003F657B">
              <w:rPr>
                <w:sz w:val="16"/>
                <w:szCs w:val="18"/>
                <w:lang w:eastAsia="de-DE"/>
              </w:rPr>
              <w:t>1253</w:t>
            </w:r>
            <w:r w:rsidR="003A73B0">
              <w:rPr>
                <w:sz w:val="16"/>
                <w:szCs w:val="18"/>
                <w:lang w:eastAsia="de-DE"/>
              </w:rPr>
              <w:t>.</w:t>
            </w:r>
            <w:r w:rsidR="003F657B">
              <w:rPr>
                <w:sz w:val="16"/>
                <w:szCs w:val="18"/>
                <w:lang w:eastAsia="de-DE"/>
              </w:rPr>
              <w:t>42W)</w:t>
            </w:r>
          </w:p>
        </w:tc>
        <w:tc>
          <w:tcPr>
            <w:tcW w:w="1056" w:type="dxa"/>
          </w:tcPr>
          <w:p w14:paraId="4ADAD095" w14:textId="54A1C946" w:rsidR="00854BFA" w:rsidRDefault="00854BFA" w:rsidP="001B56E6">
            <w:pPr>
              <w:spacing w:line="240" w:lineRule="auto"/>
              <w:rPr>
                <w:sz w:val="16"/>
                <w:szCs w:val="18"/>
                <w:lang w:eastAsia="de-DE"/>
              </w:rPr>
            </w:pPr>
            <w:r>
              <w:rPr>
                <w:sz w:val="16"/>
                <w:szCs w:val="18"/>
                <w:lang w:eastAsia="de-DE"/>
              </w:rPr>
              <w:t>5 Years</w:t>
            </w:r>
          </w:p>
        </w:tc>
        <w:tc>
          <w:tcPr>
            <w:tcW w:w="914" w:type="dxa"/>
          </w:tcPr>
          <w:p w14:paraId="4780BB58" w14:textId="6F884EBF" w:rsidR="00854BFA" w:rsidRPr="00216826" w:rsidRDefault="00854BFA" w:rsidP="001B56E6">
            <w:pPr>
              <w:spacing w:line="240" w:lineRule="auto"/>
              <w:rPr>
                <w:sz w:val="16"/>
                <w:szCs w:val="18"/>
                <w:lang w:eastAsia="de-DE"/>
              </w:rPr>
            </w:pPr>
            <w:r>
              <w:rPr>
                <w:sz w:val="16"/>
                <w:szCs w:val="18"/>
                <w:lang w:eastAsia="de-DE"/>
              </w:rPr>
              <w:t xml:space="preserve">18 kgs </w:t>
            </w:r>
          </w:p>
        </w:tc>
        <w:tc>
          <w:tcPr>
            <w:tcW w:w="1509" w:type="dxa"/>
          </w:tcPr>
          <w:p w14:paraId="32A6F717" w14:textId="11CC64C4" w:rsidR="00854BFA" w:rsidRDefault="00854BFA">
            <w:pPr>
              <w:spacing w:line="240" w:lineRule="auto"/>
              <w:rPr>
                <w:sz w:val="16"/>
                <w:szCs w:val="18"/>
                <w:lang w:eastAsia="de-DE"/>
              </w:rPr>
            </w:pPr>
            <w:r>
              <w:rPr>
                <w:sz w:val="16"/>
                <w:szCs w:val="18"/>
                <w:lang w:eastAsia="de-DE"/>
              </w:rPr>
              <w:t>Top diameter: 36cm, Bottom diameter: 31cm; Height from pot rest to bottom: 23cm</w:t>
            </w:r>
          </w:p>
        </w:tc>
      </w:tr>
    </w:tbl>
    <w:p w14:paraId="4FAE0FC0" w14:textId="560E154C" w:rsidR="00D66778" w:rsidRDefault="00D66778" w:rsidP="00A16BA4">
      <w:pPr>
        <w:spacing w:line="240" w:lineRule="auto"/>
        <w:jc w:val="both"/>
        <w:rPr>
          <w:lang w:eastAsia="de-DE"/>
        </w:rPr>
      </w:pPr>
    </w:p>
    <w:p w14:paraId="14F659E6" w14:textId="77777777" w:rsidR="00A16BA4" w:rsidRDefault="00A16BA4" w:rsidP="00A16BA4">
      <w:pPr>
        <w:pStyle w:val="BodyA"/>
        <w:spacing w:after="0" w:line="300" w:lineRule="atLeast"/>
        <w:jc w:val="both"/>
        <w:rPr>
          <w:rFonts w:ascii="Verdana" w:eastAsiaTheme="minorHAnsi" w:hAnsi="Verdana" w:cs="Times New Roman (Body CS)"/>
          <w:color w:val="4D4D4C"/>
          <w:szCs w:val="24"/>
          <w:bdr w:val="none" w:sz="0" w:space="0" w:color="auto"/>
          <w:lang w:val="en-US" w:eastAsia="de-DE"/>
          <w14:cntxtAlts/>
        </w:rPr>
      </w:pPr>
      <w:r w:rsidRPr="00216826">
        <w:rPr>
          <w:rFonts w:ascii="Verdana" w:eastAsiaTheme="minorHAnsi" w:hAnsi="Verdana" w:cs="Times New Roman (Body CS)"/>
          <w:color w:val="4D4D4C"/>
          <w:szCs w:val="24"/>
          <w:bdr w:val="none" w:sz="0" w:space="0" w:color="auto"/>
          <w:lang w:val="en-US" w:eastAsia="de-DE"/>
          <w14:cntxtAlts/>
        </w:rPr>
        <w:t>Along with the aforesaid ICS models, additional energy saving technologies may also be included for crediting provided they meet the requirements of applied methodology and GS4GG principles and requirements and GS4GG CSA requirements</w:t>
      </w:r>
      <w:r>
        <w:rPr>
          <w:rFonts w:ascii="Verdana" w:eastAsiaTheme="minorHAnsi" w:hAnsi="Verdana" w:cs="Times New Roman (Body CS)"/>
          <w:color w:val="4D4D4C"/>
          <w:szCs w:val="24"/>
          <w:bdr w:val="none" w:sz="0" w:space="0" w:color="auto"/>
          <w:lang w:val="en-US" w:eastAsia="de-DE"/>
          <w14:cntxtAlts/>
        </w:rPr>
        <w:t xml:space="preserve">. </w:t>
      </w:r>
    </w:p>
    <w:p w14:paraId="31D79CA9" w14:textId="77777777" w:rsidR="001158D2" w:rsidRPr="001158D2" w:rsidRDefault="001158D2" w:rsidP="001B56E6">
      <w:pPr>
        <w:rPr>
          <w:rFonts w:ascii="Arial" w:eastAsia="Arial" w:hAnsi="Arial" w:cs="Arial"/>
          <w:color w:val="000000"/>
          <w:szCs w:val="22"/>
          <w:u w:color="000000"/>
          <w:bdr w:val="nil"/>
          <w:lang w:eastAsia="fr-FR"/>
          <w14:cntxtAlts w14:val="0"/>
        </w:rPr>
      </w:pPr>
    </w:p>
    <w:p w14:paraId="37A1D32A" w14:textId="77777777" w:rsidR="001158D2" w:rsidRDefault="001158D2" w:rsidP="001158D2">
      <w:pPr>
        <w:pBdr>
          <w:top w:val="nil"/>
          <w:left w:val="nil"/>
          <w:bottom w:val="nil"/>
          <w:right w:val="nil"/>
          <w:between w:val="nil"/>
          <w:bar w:val="nil"/>
        </w:pBdr>
        <w:spacing w:after="0" w:line="300" w:lineRule="atLeast"/>
        <w:contextualSpacing w:val="0"/>
        <w:jc w:val="both"/>
        <w:rPr>
          <w:u w:color="000000"/>
          <w:lang w:eastAsia="de-DE"/>
        </w:rPr>
      </w:pPr>
      <w:r w:rsidRPr="001158D2">
        <w:rPr>
          <w:u w:color="000000"/>
          <w:lang w:eastAsia="de-DE"/>
        </w:rPr>
        <w:t xml:space="preserve">The purpose of the project, distributing these stoves, is to avoid GHG emissions that would have occurred if households continued to cook on open three stone stoves. Emissions from burning large volumes of unsustainably harvested wood fuel and biomass is inefficient. Traditional cookstoves are a significant contributor to global climate change. A most important aspect of energy efficient cookstoves is the reduction of polluting emissions and thus reduce the large greenhouse gas releases associated with the traditional models. </w:t>
      </w:r>
    </w:p>
    <w:p w14:paraId="0FDE10A8" w14:textId="77777777" w:rsidR="0057105B" w:rsidRPr="001158D2" w:rsidRDefault="0057105B" w:rsidP="001158D2">
      <w:pPr>
        <w:pBdr>
          <w:top w:val="nil"/>
          <w:left w:val="nil"/>
          <w:bottom w:val="nil"/>
          <w:right w:val="nil"/>
          <w:between w:val="nil"/>
          <w:bar w:val="nil"/>
        </w:pBdr>
        <w:spacing w:after="0" w:line="300" w:lineRule="atLeast"/>
        <w:contextualSpacing w:val="0"/>
        <w:jc w:val="both"/>
        <w:rPr>
          <w:u w:color="000000"/>
          <w:lang w:eastAsia="de-DE"/>
        </w:rPr>
      </w:pPr>
    </w:p>
    <w:p w14:paraId="281F2C0D" w14:textId="2EDA0452" w:rsidR="00A16BA4" w:rsidRPr="0079704C" w:rsidRDefault="00F4460A" w:rsidP="0079704C">
      <w:pPr>
        <w:pBdr>
          <w:top w:val="nil"/>
          <w:left w:val="nil"/>
          <w:bottom w:val="nil"/>
          <w:right w:val="nil"/>
          <w:between w:val="nil"/>
          <w:bar w:val="nil"/>
        </w:pBdr>
        <w:spacing w:after="0" w:line="300" w:lineRule="atLeast"/>
        <w:contextualSpacing w:val="0"/>
        <w:jc w:val="both"/>
        <w:rPr>
          <w:rFonts w:ascii="Arial" w:eastAsia="Arial" w:hAnsi="Arial" w:cs="Arial"/>
          <w:color w:val="000000"/>
          <w:szCs w:val="22"/>
          <w:u w:color="000000"/>
          <w:bdr w:val="nil"/>
          <w:lang w:eastAsia="fr-FR"/>
          <w14:cntxtAlts w14:val="0"/>
        </w:rPr>
      </w:pPr>
      <w:r w:rsidRPr="00F4460A">
        <w:rPr>
          <w:u w:color="000000"/>
          <w:lang w:eastAsia="de-DE"/>
        </w:rPr>
        <w:t xml:space="preserve">The other purpose of the project is to improve the health and wellbeing of households, mostly women and children. The </w:t>
      </w:r>
      <w:r w:rsidR="00041FAB">
        <w:rPr>
          <w:u w:color="000000"/>
          <w:lang w:eastAsia="de-DE"/>
        </w:rPr>
        <w:t xml:space="preserve">project </w:t>
      </w:r>
      <w:r w:rsidRPr="00F4460A">
        <w:rPr>
          <w:u w:color="000000"/>
          <w:lang w:eastAsia="de-DE"/>
        </w:rPr>
        <w:t>stove</w:t>
      </w:r>
      <w:r w:rsidR="00AC455B">
        <w:rPr>
          <w:u w:color="000000"/>
          <w:lang w:eastAsia="de-DE"/>
        </w:rPr>
        <w:t>s</w:t>
      </w:r>
      <w:r w:rsidRPr="00F4460A">
        <w:rPr>
          <w:u w:color="000000"/>
          <w:lang w:eastAsia="de-DE"/>
        </w:rPr>
        <w:t xml:space="preserve"> require significantly less biomass to generate sufficient energy for cooking and boiling water. Burning less biomass reduces air pollution in the home and has significant health benefits. Requiring less fuel also reduces the time taken to collect firewood, reducing the risk of gender-based violence to women out collecting wood and empowering women and children with more time to pursue other activities and education. </w:t>
      </w:r>
    </w:p>
    <w:p w14:paraId="1119192A" w14:textId="1BF58CF7" w:rsidR="004E361A" w:rsidRDefault="004E361A" w:rsidP="004E361A">
      <w:pPr>
        <w:pStyle w:val="SectionList"/>
      </w:pPr>
      <w:r>
        <w:t xml:space="preserve">Scale of the </w:t>
      </w:r>
      <w:r w:rsidR="00940656">
        <w:t>VPA</w:t>
      </w:r>
    </w:p>
    <w:p w14:paraId="0AE7263F" w14:textId="77777777" w:rsidR="004E361A" w:rsidRDefault="004E361A" w:rsidP="004E361A">
      <w:pPr>
        <w:rPr>
          <w:lang w:eastAsia="de-DE"/>
        </w:rPr>
      </w:pPr>
      <w:r>
        <w:rPr>
          <w:lang w:eastAsia="de-DE"/>
        </w:rPr>
        <w:t>&gt;&gt;</w:t>
      </w:r>
    </w:p>
    <w:p w14:paraId="0C2B22E7" w14:textId="77777777" w:rsidR="00ED39B9" w:rsidRPr="00ED39B9" w:rsidRDefault="00ED39B9" w:rsidP="00ED39B9">
      <w:pPr>
        <w:jc w:val="both"/>
        <w:rPr>
          <w:u w:color="000000"/>
          <w:lang w:val="en-GB" w:eastAsia="de-DE"/>
        </w:rPr>
      </w:pPr>
      <w:r w:rsidRPr="00ED39B9">
        <w:rPr>
          <w:u w:color="000000"/>
          <w:lang w:val="en-GB" w:eastAsia="de-DE"/>
        </w:rPr>
        <w:t>Small Scale</w:t>
      </w:r>
    </w:p>
    <w:p w14:paraId="73472A35" w14:textId="686E6ED7" w:rsidR="00ED39B9" w:rsidRDefault="00ED39B9" w:rsidP="004E361A">
      <w:pPr>
        <w:rPr>
          <w:lang w:eastAsia="de-DE"/>
        </w:rPr>
      </w:pPr>
      <w:r w:rsidRPr="00ED39B9">
        <w:rPr>
          <w:szCs w:val="22"/>
          <w:lang w:val="en-GB"/>
        </w:rPr>
        <w:t>For ICS (Type II): Energy-efficiency improvement project activities/technology &lt; = 60</w:t>
      </w:r>
      <w:r w:rsidRPr="00ED39B9">
        <w:rPr>
          <w:szCs w:val="22"/>
          <w:lang w:val="en-GB"/>
        </w:rPr>
        <w:br/>
        <w:t>GWh(e) or 180 GWh(</w:t>
      </w:r>
      <w:proofErr w:type="spellStart"/>
      <w:r w:rsidRPr="00ED39B9">
        <w:rPr>
          <w:szCs w:val="22"/>
          <w:lang w:val="en-GB"/>
        </w:rPr>
        <w:t>th</w:t>
      </w:r>
      <w:proofErr w:type="spellEnd"/>
      <w:r w:rsidRPr="00ED39B9">
        <w:rPr>
          <w:szCs w:val="22"/>
          <w:lang w:val="en-GB"/>
        </w:rPr>
        <w:t>) energy savings per year</w:t>
      </w:r>
      <w:r w:rsidRPr="00ED39B9">
        <w:rPr>
          <w:szCs w:val="22"/>
          <w:lang w:val="en-GB"/>
        </w:rPr>
        <w:br/>
      </w:r>
      <w:r w:rsidRPr="00ED39B9">
        <w:rPr>
          <w:lang w:eastAsia="de-DE"/>
        </w:rPr>
        <w:t>The project is a Small-scale project for type II project (cookstove) the energy saving and will be capped at 180GWhth per VPA/year.</w:t>
      </w:r>
    </w:p>
    <w:p w14:paraId="3E72FD3A" w14:textId="362D8EA3" w:rsidR="0011166F" w:rsidRDefault="004E361A" w:rsidP="004E361A">
      <w:pPr>
        <w:pStyle w:val="SectionList"/>
      </w:pPr>
      <w:r>
        <w:t xml:space="preserve">Funding sources of </w:t>
      </w:r>
      <w:r w:rsidR="00257CAF">
        <w:t>VPA</w:t>
      </w:r>
    </w:p>
    <w:p w14:paraId="1951EA54" w14:textId="77777777" w:rsidR="00AC5FD4" w:rsidRDefault="0011166F" w:rsidP="00042FBE">
      <w:pPr>
        <w:pStyle w:val="SectionList2nd"/>
        <w:numPr>
          <w:ilvl w:val="0"/>
          <w:numId w:val="0"/>
        </w:numPr>
        <w:rPr>
          <w:lang w:val="en-US" w:eastAsia="de-DE"/>
        </w:rPr>
      </w:pPr>
      <w:r>
        <w:t>&gt;&gt;</w:t>
      </w:r>
      <w:r w:rsidR="0026416F" w:rsidRPr="0026416F">
        <w:rPr>
          <w:lang w:val="en-US" w:eastAsia="de-DE"/>
        </w:rPr>
        <w:t xml:space="preserve"> </w:t>
      </w:r>
    </w:p>
    <w:p w14:paraId="0E9461FD" w14:textId="316493C6" w:rsidR="00257CAF" w:rsidRDefault="0026416F">
      <w:pPr>
        <w:spacing w:line="276" w:lineRule="auto"/>
        <w:contextualSpacing w:val="0"/>
        <w:rPr>
          <w:rFonts w:asciiTheme="majorHAnsi" w:eastAsia="Times New Roman" w:hAnsiTheme="majorHAnsi" w:cs="Arial"/>
          <w:b/>
          <w:iCs/>
          <w:color w:val="auto"/>
          <w:sz w:val="28"/>
          <w:szCs w:val="22"/>
          <w:lang w:val="en-GB" w:eastAsia="de-DE"/>
          <w14:cntxtAlts w14:val="0"/>
        </w:rPr>
      </w:pPr>
      <w:r w:rsidRPr="00964B60">
        <w:rPr>
          <w:lang w:eastAsia="de-DE"/>
        </w:rPr>
        <w:t xml:space="preserve">The VPA is a voluntary coordinated action taken by the CME and the project participants. No ODA will be diverted to the implementation of the VPA. The Project is </w:t>
      </w:r>
      <w:r w:rsidRPr="00964B60">
        <w:rPr>
          <w:lang w:eastAsia="de-DE"/>
        </w:rPr>
        <w:lastRenderedPageBreak/>
        <w:t>intended to be funded by private funding from Project Implementer and private investors.</w:t>
      </w:r>
    </w:p>
    <w:p w14:paraId="59A989CC" w14:textId="32917104" w:rsidR="004E361A" w:rsidRPr="007C1D64" w:rsidRDefault="004E361A" w:rsidP="004E361A">
      <w:pPr>
        <w:pStyle w:val="SectionTitle"/>
      </w:pPr>
      <w:bookmarkStart w:id="7" w:name="_Ref49515954"/>
      <w:r w:rsidRPr="007C1D64">
        <w:t xml:space="preserve">APPLICATION OF APPROVED GOLD STANDARD </w:t>
      </w:r>
      <w:r>
        <w:t>M</w:t>
      </w:r>
      <w:r w:rsidRPr="007C1D64">
        <w:t>ETHODOLOGY</w:t>
      </w:r>
      <w:r>
        <w:t xml:space="preserve"> (IES)</w:t>
      </w:r>
      <w:r w:rsidRPr="007C1D64">
        <w:t xml:space="preserve"> </w:t>
      </w:r>
      <w:r>
        <w:t>AND/OR DEMONSTRATION OF SDG CONTRIBUTIONS</w:t>
      </w:r>
      <w:bookmarkEnd w:id="7"/>
      <w:r w:rsidRPr="007C1D64" w:rsidDel="002E5951">
        <w:t xml:space="preserve"> </w:t>
      </w:r>
    </w:p>
    <w:p w14:paraId="4BCAF7D3" w14:textId="77777777" w:rsidR="004E361A" w:rsidRPr="007C1D64" w:rsidRDefault="004E361A" w:rsidP="004E361A">
      <w:pPr>
        <w:pStyle w:val="SectionList"/>
      </w:pPr>
      <w:r w:rsidRPr="007C1D64">
        <w:t>Reference of approved methodology</w:t>
      </w:r>
      <w:r>
        <w:t xml:space="preserve"> (</w:t>
      </w:r>
      <w:proofErr w:type="spellStart"/>
      <w:r>
        <w:t>ies</w:t>
      </w:r>
      <w:proofErr w:type="spellEnd"/>
      <w:r>
        <w:t>)</w:t>
      </w:r>
      <w:r w:rsidRPr="007C1D64">
        <w:t xml:space="preserve"> </w:t>
      </w:r>
    </w:p>
    <w:p w14:paraId="1EA3543B" w14:textId="77777777" w:rsidR="00A952A5" w:rsidRDefault="004E361A" w:rsidP="00A22773">
      <w:pPr>
        <w:jc w:val="both"/>
        <w:rPr>
          <w:rFonts w:asciiTheme="minorHAnsi" w:eastAsia="MS Mincho" w:hAnsiTheme="minorHAnsi" w:cs="Calibri"/>
          <w:szCs w:val="22"/>
          <w:lang w:val="en-GB" w:eastAsia="ja-JP"/>
        </w:rPr>
      </w:pPr>
      <w:r w:rsidRPr="009E261A">
        <w:t>&gt;&gt;</w:t>
      </w:r>
      <w:r w:rsidR="00A22773" w:rsidRPr="00A22773">
        <w:rPr>
          <w:rFonts w:asciiTheme="minorHAnsi" w:eastAsia="MS Mincho" w:hAnsiTheme="minorHAnsi" w:cs="Calibri"/>
          <w:szCs w:val="22"/>
          <w:lang w:val="en-GB" w:eastAsia="ja-JP"/>
        </w:rPr>
        <w:t xml:space="preserve"> </w:t>
      </w:r>
    </w:p>
    <w:p w14:paraId="4EAA86D2" w14:textId="7F2F4F5B" w:rsidR="00A22773" w:rsidRPr="00A22773" w:rsidRDefault="00A22773" w:rsidP="00A22773">
      <w:pPr>
        <w:jc w:val="both"/>
        <w:rPr>
          <w:lang w:val="en-GB"/>
        </w:rPr>
      </w:pPr>
      <w:r w:rsidRPr="00A22773">
        <w:rPr>
          <w:rFonts w:asciiTheme="minorHAnsi" w:eastAsia="MS Mincho" w:hAnsiTheme="minorHAnsi" w:cs="Calibri"/>
          <w:szCs w:val="22"/>
          <w:lang w:val="en-GB" w:eastAsia="ja-JP"/>
        </w:rPr>
        <w:t>The VPA will apply GS</w:t>
      </w:r>
      <w:r w:rsidR="00334543">
        <w:rPr>
          <w:rFonts w:asciiTheme="minorHAnsi" w:eastAsia="MS Mincho" w:hAnsiTheme="minorHAnsi" w:cs="Calibri"/>
          <w:szCs w:val="22"/>
          <w:lang w:val="en-GB" w:eastAsia="ja-JP"/>
        </w:rPr>
        <w:t xml:space="preserve"> methodology </w:t>
      </w:r>
      <w:r w:rsidR="00334543" w:rsidRPr="002E4A52">
        <w:rPr>
          <w:rFonts w:asciiTheme="minorHAnsi" w:eastAsia="MS Mincho" w:hAnsiTheme="minorHAnsi" w:cs="Calibri"/>
          <w:szCs w:val="22"/>
          <w:lang w:val="en-GB" w:eastAsia="ja-JP"/>
        </w:rPr>
        <w:t>“</w:t>
      </w:r>
      <w:r w:rsidR="009418D2">
        <w:rPr>
          <w:rFonts w:asciiTheme="minorHAnsi" w:eastAsia="MS Mincho" w:hAnsiTheme="minorHAnsi" w:cs="Calibri"/>
          <w:szCs w:val="22"/>
          <w:lang w:val="en-GB" w:eastAsia="ja-JP"/>
        </w:rPr>
        <w:t xml:space="preserve">TPDDTEC: </w:t>
      </w:r>
      <w:r w:rsidR="00334543" w:rsidRPr="002E4A52">
        <w:rPr>
          <w:rFonts w:asciiTheme="minorHAnsi" w:eastAsia="MS Mincho" w:hAnsiTheme="minorHAnsi" w:cs="Calibri"/>
          <w:szCs w:val="22"/>
          <w:lang w:val="en-GB" w:eastAsia="ja-JP"/>
        </w:rPr>
        <w:t>Reduced emissions from cooking and heating V4.0”</w:t>
      </w:r>
      <w:r w:rsidRPr="00A22773">
        <w:rPr>
          <w:rFonts w:asciiTheme="minorHAnsi" w:eastAsia="MS Mincho" w:hAnsiTheme="minorHAnsi" w:cs="Calibri"/>
          <w:szCs w:val="22"/>
          <w:lang w:val="en-GB" w:eastAsia="ja-JP"/>
        </w:rPr>
        <w:t>.</w:t>
      </w:r>
    </w:p>
    <w:tbl>
      <w:tblPr>
        <w:tblStyle w:val="TableGrid1"/>
        <w:tblW w:w="0" w:type="auto"/>
        <w:tblLook w:val="04A0" w:firstRow="1" w:lastRow="0" w:firstColumn="1" w:lastColumn="0" w:noHBand="0" w:noVBand="1"/>
      </w:tblPr>
      <w:tblGrid>
        <w:gridCol w:w="4452"/>
        <w:gridCol w:w="5170"/>
      </w:tblGrid>
      <w:tr w:rsidR="00A22773" w:rsidRPr="00A22773" w14:paraId="1D99819F" w14:textId="77777777" w:rsidTr="00EE63F0">
        <w:tc>
          <w:tcPr>
            <w:tcW w:w="4747" w:type="dxa"/>
          </w:tcPr>
          <w:p w14:paraId="7F02FC3A" w14:textId="77777777" w:rsidR="00A22773" w:rsidRPr="00A22773" w:rsidRDefault="00A22773" w:rsidP="00A22773">
            <w:pPr>
              <w:jc w:val="center"/>
              <w:rPr>
                <w:rFonts w:asciiTheme="minorHAnsi" w:eastAsia="MS Mincho" w:hAnsiTheme="minorHAnsi" w:cs="Calibri"/>
                <w:b/>
                <w:bCs/>
                <w:szCs w:val="22"/>
                <w:lang w:val="en-GB" w:eastAsia="ja-JP"/>
              </w:rPr>
            </w:pPr>
            <w:r w:rsidRPr="00A22773">
              <w:rPr>
                <w:rFonts w:asciiTheme="minorHAnsi" w:eastAsia="MS Mincho" w:hAnsiTheme="minorHAnsi" w:cs="Calibri"/>
                <w:b/>
                <w:bCs/>
                <w:szCs w:val="22"/>
                <w:lang w:val="en-GB" w:eastAsia="ja-JP"/>
              </w:rPr>
              <w:t>Technology</w:t>
            </w:r>
          </w:p>
        </w:tc>
        <w:tc>
          <w:tcPr>
            <w:tcW w:w="4875" w:type="dxa"/>
          </w:tcPr>
          <w:p w14:paraId="30934A63" w14:textId="77777777" w:rsidR="00A22773" w:rsidRPr="00A22773" w:rsidRDefault="00A22773" w:rsidP="00A22773">
            <w:pPr>
              <w:jc w:val="center"/>
              <w:rPr>
                <w:rFonts w:asciiTheme="minorHAnsi" w:eastAsia="MS Mincho" w:hAnsiTheme="minorHAnsi" w:cs="Calibri"/>
                <w:b/>
                <w:bCs/>
                <w:szCs w:val="22"/>
                <w:lang w:val="en-GB" w:eastAsia="ja-JP"/>
              </w:rPr>
            </w:pPr>
            <w:r w:rsidRPr="00A22773">
              <w:rPr>
                <w:rFonts w:asciiTheme="minorHAnsi" w:eastAsia="MS Mincho" w:hAnsiTheme="minorHAnsi" w:cs="Calibri"/>
                <w:b/>
                <w:bCs/>
                <w:szCs w:val="22"/>
                <w:lang w:val="en-GB" w:eastAsia="ja-JP"/>
              </w:rPr>
              <w:t>Methodology</w:t>
            </w:r>
          </w:p>
        </w:tc>
      </w:tr>
      <w:tr w:rsidR="00A22773" w:rsidRPr="00A22773" w14:paraId="6D68822C" w14:textId="77777777" w:rsidTr="00EE63F0">
        <w:tc>
          <w:tcPr>
            <w:tcW w:w="4747" w:type="dxa"/>
          </w:tcPr>
          <w:p w14:paraId="250E7972" w14:textId="77777777" w:rsidR="00A22773" w:rsidRPr="00A22773" w:rsidRDefault="00A22773" w:rsidP="00A22773">
            <w:pPr>
              <w:jc w:val="both"/>
              <w:rPr>
                <w:rFonts w:asciiTheme="minorHAnsi" w:eastAsia="MS Mincho" w:hAnsiTheme="minorHAnsi" w:cs="Calibri"/>
                <w:szCs w:val="22"/>
                <w:lang w:val="en-GB" w:eastAsia="ja-JP"/>
              </w:rPr>
            </w:pPr>
            <w:r w:rsidRPr="00A22773">
              <w:rPr>
                <w:rFonts w:asciiTheme="minorHAnsi" w:eastAsia="MS Mincho" w:hAnsiTheme="minorHAnsi" w:cs="Calibri"/>
                <w:szCs w:val="22"/>
                <w:lang w:val="en-GB" w:eastAsia="ja-JP"/>
              </w:rPr>
              <w:t xml:space="preserve">Improved biomass cookstoves  </w:t>
            </w:r>
          </w:p>
        </w:tc>
        <w:tc>
          <w:tcPr>
            <w:tcW w:w="4875" w:type="dxa"/>
          </w:tcPr>
          <w:p w14:paraId="707C58D3" w14:textId="02611479" w:rsidR="00A22773" w:rsidRPr="00A22773" w:rsidRDefault="00D645EF" w:rsidP="00A22773">
            <w:pPr>
              <w:rPr>
                <w:rFonts w:asciiTheme="minorHAnsi" w:hAnsiTheme="minorHAnsi"/>
                <w:color w:val="00B9BD" w:themeColor="hyperlink"/>
                <w:u w:val="single"/>
                <w:lang w:val="en-GB"/>
              </w:rPr>
            </w:pPr>
            <w:r>
              <w:rPr>
                <w:rFonts w:asciiTheme="minorHAnsi" w:eastAsia="MS Mincho" w:hAnsiTheme="minorHAnsi" w:cs="Calibri"/>
                <w:szCs w:val="22"/>
                <w:lang w:val="en-GB" w:eastAsia="ja-JP"/>
              </w:rPr>
              <w:t xml:space="preserve">GS methodology </w:t>
            </w:r>
            <w:r w:rsidR="00334543" w:rsidRPr="00782B59">
              <w:rPr>
                <w:rFonts w:asciiTheme="minorHAnsi" w:eastAsia="MS Mincho" w:hAnsiTheme="minorHAnsi" w:cs="Calibri"/>
                <w:szCs w:val="22"/>
                <w:lang w:val="en-GB" w:eastAsia="ja-JP"/>
              </w:rPr>
              <w:t>“</w:t>
            </w:r>
            <w:r w:rsidR="009418D2">
              <w:rPr>
                <w:rFonts w:asciiTheme="minorHAnsi" w:eastAsia="MS Mincho" w:hAnsiTheme="minorHAnsi" w:cs="Calibri"/>
                <w:szCs w:val="22"/>
                <w:lang w:val="en-GB" w:eastAsia="ja-JP"/>
              </w:rPr>
              <w:t xml:space="preserve">TPDDTEC: </w:t>
            </w:r>
            <w:r w:rsidR="00334543" w:rsidRPr="00782B59">
              <w:rPr>
                <w:rFonts w:asciiTheme="minorHAnsi" w:eastAsia="MS Mincho" w:hAnsiTheme="minorHAnsi" w:cs="Calibri"/>
                <w:szCs w:val="22"/>
                <w:lang w:val="en-GB" w:eastAsia="ja-JP"/>
              </w:rPr>
              <w:t>Reduced emissions from cooking and heating V4.0”</w:t>
            </w:r>
            <w:hyperlink r:id="rId18" w:history="1">
              <w:r w:rsidR="00A22773" w:rsidRPr="00A22773">
                <w:rPr>
                  <w:rFonts w:asciiTheme="minorHAnsi" w:hAnsiTheme="minorHAnsi"/>
                  <w:color w:val="00B9BD" w:themeColor="hyperlink"/>
                  <w:u w:val="single"/>
                  <w:lang w:val="en-GB"/>
                </w:rPr>
                <w:t>https://www.goldstandard.org/project-developers/standard-documents</w:t>
              </w:r>
            </w:hyperlink>
          </w:p>
        </w:tc>
      </w:tr>
    </w:tbl>
    <w:p w14:paraId="5D56C4FF" w14:textId="77777777" w:rsidR="00A22773" w:rsidRPr="00A22773" w:rsidRDefault="00A22773" w:rsidP="00A22773">
      <w:pPr>
        <w:jc w:val="both"/>
        <w:rPr>
          <w:lang w:val="en-GB"/>
        </w:rPr>
      </w:pPr>
    </w:p>
    <w:p w14:paraId="64D063F2" w14:textId="77777777" w:rsidR="00A22773" w:rsidRPr="00A22773" w:rsidRDefault="00A22773" w:rsidP="00A22773">
      <w:pPr>
        <w:spacing w:line="240" w:lineRule="auto"/>
        <w:rPr>
          <w:lang w:val="en-GB"/>
        </w:rPr>
      </w:pPr>
      <w:r w:rsidRPr="00A22773">
        <w:rPr>
          <w:lang w:val="en-GB" w:eastAsia="de-DE"/>
        </w:rPr>
        <w:t>Guidelines for Cookstove:</w:t>
      </w:r>
    </w:p>
    <w:p w14:paraId="44924759" w14:textId="310CB221" w:rsidR="004E361A" w:rsidRPr="00397E68" w:rsidRDefault="00A22773" w:rsidP="004E361A">
      <w:pPr>
        <w:numPr>
          <w:ilvl w:val="0"/>
          <w:numId w:val="36"/>
        </w:numPr>
        <w:spacing w:after="0" w:line="240" w:lineRule="auto"/>
        <w:jc w:val="both"/>
        <w:rPr>
          <w:lang w:val="en-GB"/>
        </w:rPr>
      </w:pPr>
      <w:r w:rsidRPr="00A22773">
        <w:rPr>
          <w:lang w:val="en-GB"/>
        </w:rPr>
        <w:t>REQUIREMENTS AND GUIDELINES: USAGE RATE MONITORING, version 2.0, published on 27/10/2020 (</w:t>
      </w:r>
      <w:hyperlink r:id="rId19" w:history="1">
        <w:r w:rsidRPr="00A22773">
          <w:rPr>
            <w:color w:val="00B9BD" w:themeColor="hyperlink"/>
            <w:u w:val="single"/>
            <w:lang w:val="en-GB"/>
          </w:rPr>
          <w:t>https://globalgoals.goldstandard.org/407g-ee-ics-tpddtec-usage-guidelines/</w:t>
        </w:r>
      </w:hyperlink>
      <w:r w:rsidRPr="00A22773">
        <w:rPr>
          <w:lang w:val="en-GB"/>
        </w:rPr>
        <w:t>)</w:t>
      </w:r>
    </w:p>
    <w:p w14:paraId="3AC7F82D" w14:textId="5E809D88" w:rsidR="004E361A" w:rsidRDefault="004E361A" w:rsidP="004E361A">
      <w:pPr>
        <w:pStyle w:val="SectionList"/>
      </w:pPr>
      <w:r w:rsidRPr="007C1D64">
        <w:t xml:space="preserve">Applicability of methodology </w:t>
      </w:r>
      <w:r>
        <w:t>(</w:t>
      </w:r>
      <w:proofErr w:type="spellStart"/>
      <w:r>
        <w:t>ies</w:t>
      </w:r>
      <w:proofErr w:type="spellEnd"/>
      <w:r>
        <w:t>)</w:t>
      </w:r>
    </w:p>
    <w:p w14:paraId="24889DD5" w14:textId="77777777" w:rsidR="004E361A" w:rsidRDefault="004E361A" w:rsidP="004E361A">
      <w:r w:rsidRPr="009E261A">
        <w:t>&gt;&gt;</w:t>
      </w:r>
    </w:p>
    <w:p w14:paraId="6714324F" w14:textId="77777777" w:rsidR="005C5216" w:rsidRPr="004C7E63" w:rsidRDefault="005C5216" w:rsidP="005C5216">
      <w:pPr>
        <w:jc w:val="both"/>
        <w:rPr>
          <w:rFonts w:asciiTheme="minorHAnsi" w:eastAsia="MS Mincho" w:hAnsiTheme="minorHAnsi" w:cs="Calibri"/>
          <w:szCs w:val="22"/>
          <w:lang w:eastAsia="ja-JP"/>
        </w:rPr>
      </w:pPr>
      <w:r w:rsidRPr="004C7E63">
        <w:rPr>
          <w:rFonts w:asciiTheme="minorHAnsi" w:eastAsia="MS Mincho" w:hAnsiTheme="minorHAnsi" w:cs="Calibri"/>
          <w:szCs w:val="22"/>
          <w:lang w:eastAsia="ja-JP"/>
        </w:rPr>
        <w:t xml:space="preserve">This methodology is applicable technologies that reduce or displace greenhouse gas (GHG) emissions from the thermal energy consumption of households, such as the introduction of improved biomass cook stoves.  </w:t>
      </w:r>
    </w:p>
    <w:p w14:paraId="0CDAE089" w14:textId="77777777" w:rsidR="005C5216" w:rsidRPr="004C7E63" w:rsidRDefault="005C5216" w:rsidP="005C5216">
      <w:pPr>
        <w:jc w:val="both"/>
        <w:rPr>
          <w:rFonts w:asciiTheme="minorHAnsi" w:eastAsia="MS Mincho" w:hAnsiTheme="minorHAnsi" w:cs="Calibri"/>
          <w:szCs w:val="22"/>
          <w:lang w:eastAsia="ja-JP"/>
        </w:rPr>
      </w:pPr>
    </w:p>
    <w:p w14:paraId="43E4A775" w14:textId="7CF47FA1" w:rsidR="005C5216" w:rsidRPr="006246B5" w:rsidRDefault="005C5216" w:rsidP="005C5216">
      <w:pPr>
        <w:jc w:val="both"/>
        <w:rPr>
          <w:rFonts w:ascii="Avenir Book" w:eastAsia="MS Mincho" w:hAnsi="Avenir Book" w:cs="Calibri" w:hint="eastAsia"/>
          <w:szCs w:val="22"/>
          <w:lang w:eastAsia="ja-JP"/>
        </w:rPr>
      </w:pPr>
      <w:r w:rsidRPr="004C7E63">
        <w:rPr>
          <w:rFonts w:asciiTheme="minorHAnsi" w:eastAsia="MS Mincho" w:hAnsiTheme="minorHAnsi" w:cs="Calibri"/>
          <w:szCs w:val="22"/>
          <w:lang w:eastAsia="ja-JP"/>
        </w:rPr>
        <w:t xml:space="preserve">The following conditions in Section </w:t>
      </w:r>
      <w:r w:rsidR="00142EB7">
        <w:rPr>
          <w:rFonts w:asciiTheme="minorHAnsi" w:eastAsia="MS Mincho" w:hAnsiTheme="minorHAnsi" w:cs="Calibri"/>
          <w:szCs w:val="22"/>
          <w:lang w:eastAsia="ja-JP"/>
        </w:rPr>
        <w:t>2.1 and 2.2</w:t>
      </w:r>
      <w:r w:rsidRPr="004C7E63">
        <w:rPr>
          <w:rFonts w:asciiTheme="minorHAnsi" w:eastAsia="MS Mincho" w:hAnsiTheme="minorHAnsi" w:cs="Calibri"/>
          <w:szCs w:val="22"/>
          <w:lang w:eastAsia="ja-JP"/>
        </w:rPr>
        <w:t xml:space="preserve"> of the GS methodology </w:t>
      </w:r>
      <w:r w:rsidR="00142EB7">
        <w:rPr>
          <w:rFonts w:asciiTheme="minorHAnsi" w:eastAsia="MS Mincho" w:hAnsiTheme="minorHAnsi" w:cs="Calibri"/>
          <w:szCs w:val="22"/>
          <w:lang w:eastAsia="ja-JP"/>
        </w:rPr>
        <w:t>“</w:t>
      </w:r>
      <w:r w:rsidR="009418D2">
        <w:rPr>
          <w:rFonts w:asciiTheme="minorHAnsi" w:eastAsia="MS Mincho" w:hAnsiTheme="minorHAnsi" w:cs="Calibri"/>
          <w:szCs w:val="22"/>
          <w:lang w:eastAsia="ja-JP"/>
        </w:rPr>
        <w:t xml:space="preserve">TPDDTEC: </w:t>
      </w:r>
      <w:r w:rsidR="00142EB7">
        <w:rPr>
          <w:rFonts w:asciiTheme="minorHAnsi" w:eastAsia="MS Mincho" w:hAnsiTheme="minorHAnsi" w:cs="Calibri"/>
          <w:szCs w:val="22"/>
          <w:lang w:eastAsia="ja-JP"/>
        </w:rPr>
        <w:t xml:space="preserve">Reduced emissions from cooking and heating v4.0” </w:t>
      </w:r>
      <w:r w:rsidRPr="004C7E63">
        <w:rPr>
          <w:rFonts w:asciiTheme="minorHAnsi" w:eastAsia="MS Mincho" w:hAnsiTheme="minorHAnsi" w:cs="Calibri"/>
          <w:szCs w:val="22"/>
          <w:lang w:eastAsia="ja-JP"/>
        </w:rPr>
        <w:t>are also met regarding the Improved Cookstoves distribution: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707"/>
        <w:gridCol w:w="3659"/>
        <w:gridCol w:w="2256"/>
      </w:tblGrid>
      <w:tr w:rsidR="005C5216" w:rsidRPr="00F965C1" w14:paraId="30368747" w14:textId="77777777" w:rsidTr="00EE63F0">
        <w:trPr>
          <w:jc w:val="center"/>
        </w:trPr>
        <w:tc>
          <w:tcPr>
            <w:tcW w:w="3707" w:type="dxa"/>
          </w:tcPr>
          <w:p w14:paraId="35F91C7B" w14:textId="77777777" w:rsidR="005C5216" w:rsidRPr="00441C04" w:rsidRDefault="005C5216" w:rsidP="00EE63F0">
            <w:pPr>
              <w:pStyle w:val="Sansinterligne"/>
              <w:jc w:val="both"/>
              <w:rPr>
                <w:rFonts w:asciiTheme="minorHAnsi" w:eastAsia="Cambria" w:hAnsiTheme="minorHAnsi" w:cs="Calibri"/>
                <w:b/>
                <w:szCs w:val="22"/>
              </w:rPr>
            </w:pPr>
            <w:r w:rsidRPr="00441C04">
              <w:rPr>
                <w:rFonts w:asciiTheme="minorHAnsi" w:eastAsia="Cambria" w:hAnsiTheme="minorHAnsi" w:cs="Calibri"/>
                <w:b/>
                <w:szCs w:val="22"/>
              </w:rPr>
              <w:t>Methodology requirement</w:t>
            </w:r>
          </w:p>
        </w:tc>
        <w:tc>
          <w:tcPr>
            <w:tcW w:w="3659" w:type="dxa"/>
          </w:tcPr>
          <w:p w14:paraId="30C66085" w14:textId="77777777" w:rsidR="005C5216" w:rsidRPr="00441C04" w:rsidRDefault="005C5216" w:rsidP="00EE63F0">
            <w:pPr>
              <w:pStyle w:val="Sansinterligne"/>
              <w:jc w:val="both"/>
              <w:rPr>
                <w:rFonts w:asciiTheme="minorHAnsi" w:eastAsia="Cambria" w:hAnsiTheme="minorHAnsi" w:cs="Calibri"/>
                <w:b/>
                <w:szCs w:val="22"/>
              </w:rPr>
            </w:pPr>
            <w:r w:rsidRPr="00441C04">
              <w:rPr>
                <w:rFonts w:asciiTheme="minorHAnsi" w:eastAsia="Cambria" w:hAnsiTheme="minorHAnsi" w:cs="Calibri"/>
                <w:b/>
                <w:szCs w:val="22"/>
              </w:rPr>
              <w:t>Project</w:t>
            </w:r>
          </w:p>
        </w:tc>
        <w:tc>
          <w:tcPr>
            <w:tcW w:w="2256" w:type="dxa"/>
          </w:tcPr>
          <w:p w14:paraId="45718CE2" w14:textId="77777777" w:rsidR="005C5216" w:rsidRPr="00441C04" w:rsidRDefault="005C5216" w:rsidP="00EE63F0">
            <w:pPr>
              <w:pStyle w:val="Sansinterligne"/>
              <w:jc w:val="both"/>
              <w:rPr>
                <w:rFonts w:asciiTheme="minorHAnsi" w:eastAsia="Cambria" w:hAnsiTheme="minorHAnsi" w:cs="Calibri"/>
                <w:b/>
                <w:szCs w:val="22"/>
              </w:rPr>
            </w:pPr>
            <w:r w:rsidRPr="00441C04">
              <w:rPr>
                <w:rFonts w:asciiTheme="minorHAnsi" w:eastAsia="Cambria" w:hAnsiTheme="minorHAnsi" w:cs="Calibri"/>
                <w:b/>
                <w:szCs w:val="22"/>
              </w:rPr>
              <w:t xml:space="preserve">Means of Verification </w:t>
            </w:r>
          </w:p>
        </w:tc>
      </w:tr>
      <w:tr w:rsidR="00334543" w:rsidRPr="00F965C1" w:rsidDel="00334543" w14:paraId="23C524D3" w14:textId="77777777" w:rsidTr="00EE63F0">
        <w:trPr>
          <w:jc w:val="center"/>
        </w:trPr>
        <w:tc>
          <w:tcPr>
            <w:tcW w:w="3707" w:type="dxa"/>
          </w:tcPr>
          <w:p w14:paraId="1A550B11" w14:textId="5FE04ECA" w:rsidR="00334543" w:rsidDel="00334543" w:rsidRDefault="00334543" w:rsidP="002E4A52">
            <w:pPr>
              <w:pStyle w:val="Sansinterligne"/>
              <w:contextualSpacing w:val="0"/>
              <w:jc w:val="both"/>
              <w:rPr>
                <w:rFonts w:asciiTheme="minorHAnsi" w:hAnsiTheme="minorHAnsi"/>
                <w:iCs/>
              </w:rPr>
            </w:pPr>
            <w:r w:rsidRPr="001249E0">
              <w:t>1.</w:t>
            </w:r>
            <w:r>
              <w:t xml:space="preserve"> This methodology is applicable to project activities that introduce technologies and/or practices that reduce or displace greenhouse gas (GHG) emissions from the thermal energy consumption of households and/or residential, </w:t>
            </w:r>
            <w:r>
              <w:lastRenderedPageBreak/>
              <w:t>institutional, industrial, or commercial facilities. Throughout the methodology the term ‘technology’ should be read as the single or multiple technologies and/or practices applied in the project activity.</w:t>
            </w:r>
          </w:p>
        </w:tc>
        <w:tc>
          <w:tcPr>
            <w:tcW w:w="3659" w:type="dxa"/>
          </w:tcPr>
          <w:p w14:paraId="4B965CEC" w14:textId="3B3B863B" w:rsidR="00334543" w:rsidRPr="00944B26" w:rsidDel="00334543" w:rsidRDefault="00334543" w:rsidP="00334543">
            <w:pPr>
              <w:pStyle w:val="Sansinterligne"/>
              <w:jc w:val="both"/>
              <w:rPr>
                <w:rFonts w:asciiTheme="minorHAnsi" w:hAnsiTheme="minorHAnsi"/>
                <w:iCs/>
              </w:rPr>
            </w:pPr>
            <w:r w:rsidRPr="00944B26">
              <w:rPr>
                <w:rFonts w:asciiTheme="minorHAnsi" w:hAnsiTheme="minorHAnsi"/>
                <w:iCs/>
              </w:rPr>
              <w:lastRenderedPageBreak/>
              <w:t xml:space="preserve">The </w:t>
            </w:r>
            <w:r>
              <w:rPr>
                <w:rFonts w:asciiTheme="minorHAnsi" w:hAnsiTheme="minorHAnsi"/>
                <w:iCs/>
              </w:rPr>
              <w:t>Project activities</w:t>
            </w:r>
            <w:r w:rsidRPr="00944B26">
              <w:rPr>
                <w:rFonts w:asciiTheme="minorHAnsi" w:hAnsiTheme="minorHAnsi"/>
                <w:iCs/>
              </w:rPr>
              <w:t xml:space="preserve"> involves distribution of improved cookstoves (“ICS”) in </w:t>
            </w:r>
            <w:r w:rsidRPr="00944B26">
              <w:rPr>
                <w:rFonts w:asciiTheme="minorHAnsi" w:hAnsiTheme="minorHAnsi"/>
                <w:iCs/>
              </w:rPr>
              <w:lastRenderedPageBreak/>
              <w:t>households</w:t>
            </w:r>
            <w:r>
              <w:rPr>
                <w:rFonts w:asciiTheme="minorHAnsi" w:hAnsiTheme="minorHAnsi"/>
                <w:iCs/>
              </w:rPr>
              <w:t>, community and Institutional premises</w:t>
            </w:r>
            <w:r>
              <w:rPr>
                <w:rStyle w:val="Appelnotedebasdep"/>
                <w:rFonts w:asciiTheme="minorHAnsi" w:hAnsiTheme="minorHAnsi"/>
                <w:iCs/>
              </w:rPr>
              <w:footnoteReference w:id="8"/>
            </w:r>
          </w:p>
        </w:tc>
        <w:tc>
          <w:tcPr>
            <w:tcW w:w="2256" w:type="dxa"/>
          </w:tcPr>
          <w:p w14:paraId="6277AA17" w14:textId="180590D0" w:rsidR="00334543" w:rsidRPr="00441C04" w:rsidDel="00334543" w:rsidRDefault="00334543" w:rsidP="00334543">
            <w:pPr>
              <w:pStyle w:val="Sansinterligne"/>
              <w:jc w:val="both"/>
              <w:rPr>
                <w:rFonts w:asciiTheme="minorHAnsi" w:hAnsiTheme="minorHAnsi" w:cs="Calibri"/>
                <w:szCs w:val="22"/>
              </w:rPr>
            </w:pPr>
            <w:r w:rsidRPr="00441C04">
              <w:rPr>
                <w:rFonts w:asciiTheme="minorHAnsi" w:hAnsiTheme="minorHAnsi" w:cs="Calibri"/>
                <w:szCs w:val="22"/>
              </w:rPr>
              <w:lastRenderedPageBreak/>
              <w:t>Technical description of the VPA DD: the project is</w:t>
            </w:r>
            <w:r>
              <w:rPr>
                <w:rFonts w:asciiTheme="minorHAnsi" w:hAnsiTheme="minorHAnsi" w:cs="Calibri"/>
                <w:szCs w:val="22"/>
              </w:rPr>
              <w:t xml:space="preserve"> distribution of improved cookstoves</w:t>
            </w:r>
            <w:r w:rsidRPr="00441C04">
              <w:rPr>
                <w:rFonts w:asciiTheme="minorHAnsi" w:hAnsiTheme="minorHAnsi" w:cs="Calibri"/>
                <w:szCs w:val="22"/>
              </w:rPr>
              <w:t>.</w:t>
            </w:r>
          </w:p>
        </w:tc>
      </w:tr>
      <w:tr w:rsidR="00334543" w:rsidRPr="00F965C1" w:rsidDel="00334543" w14:paraId="46D72BF6" w14:textId="77777777" w:rsidTr="00EE63F0">
        <w:trPr>
          <w:jc w:val="center"/>
        </w:trPr>
        <w:tc>
          <w:tcPr>
            <w:tcW w:w="3707" w:type="dxa"/>
          </w:tcPr>
          <w:p w14:paraId="3F0480BD" w14:textId="13B4A030" w:rsidR="00334543" w:rsidDel="00334543" w:rsidRDefault="00334543" w:rsidP="002E4A52">
            <w:pPr>
              <w:pStyle w:val="Sansinterligne"/>
              <w:contextualSpacing w:val="0"/>
              <w:jc w:val="both"/>
              <w:rPr>
                <w:rFonts w:asciiTheme="minorHAnsi" w:hAnsiTheme="minorHAnsi"/>
                <w:iCs/>
              </w:rPr>
            </w:pPr>
            <w:r>
              <w:t>2. Project shall choose a technology design that has predictable performance in that it is proven to be efficient and durable under field conditions; for cookstoves, the rated thermal efficiency shall be at least 20% (see Parameters ICS 1).</w:t>
            </w:r>
          </w:p>
        </w:tc>
        <w:tc>
          <w:tcPr>
            <w:tcW w:w="3659" w:type="dxa"/>
          </w:tcPr>
          <w:p w14:paraId="2ACB9FC3" w14:textId="63B0DA1A" w:rsidR="00334543" w:rsidRPr="00944B26" w:rsidDel="00334543" w:rsidRDefault="00334543" w:rsidP="00334543">
            <w:pPr>
              <w:pStyle w:val="Sansinterligne"/>
              <w:jc w:val="both"/>
              <w:rPr>
                <w:rFonts w:asciiTheme="minorHAnsi" w:hAnsiTheme="minorHAnsi"/>
                <w:iCs/>
              </w:rPr>
            </w:pPr>
            <w:r>
              <w:rPr>
                <w:rFonts w:asciiTheme="minorHAnsi" w:hAnsiTheme="minorHAnsi"/>
                <w:iCs/>
              </w:rPr>
              <w:t>The Project activities involve the distribution of biomass fuel efficient cookstoves. Two cookstoves will be distributed with respective thermal efficiency of 25.6% and 31%, which is at least</w:t>
            </w:r>
            <w:r w:rsidR="00070DFE">
              <w:rPr>
                <w:rFonts w:asciiTheme="minorHAnsi" w:hAnsiTheme="minorHAnsi"/>
                <w:iCs/>
              </w:rPr>
              <w:t xml:space="preserve"> 20</w:t>
            </w:r>
            <w:r w:rsidR="005E4363" w:rsidRPr="00324F39">
              <w:rPr>
                <w:rFonts w:asciiTheme="minorHAnsi" w:hAnsiTheme="minorHAnsi"/>
                <w:iCs/>
              </w:rPr>
              <w:t>%</w:t>
            </w:r>
            <w:r w:rsidRPr="000B26B8">
              <w:rPr>
                <w:rFonts w:asciiTheme="minorHAnsi" w:hAnsiTheme="minorHAnsi"/>
                <w:iCs/>
              </w:rPr>
              <w:t>.</w:t>
            </w:r>
          </w:p>
        </w:tc>
        <w:tc>
          <w:tcPr>
            <w:tcW w:w="2256" w:type="dxa"/>
          </w:tcPr>
          <w:p w14:paraId="1B583279" w14:textId="77777777" w:rsidR="00334543" w:rsidRDefault="00334543" w:rsidP="00334543">
            <w:pPr>
              <w:pStyle w:val="Sansinterligne"/>
              <w:jc w:val="both"/>
              <w:rPr>
                <w:rFonts w:asciiTheme="minorHAnsi" w:hAnsiTheme="minorHAnsi" w:cs="Calibri"/>
                <w:szCs w:val="22"/>
              </w:rPr>
            </w:pPr>
            <w:r>
              <w:rPr>
                <w:rFonts w:asciiTheme="minorHAnsi" w:hAnsiTheme="minorHAnsi" w:cs="Calibri"/>
                <w:szCs w:val="22"/>
              </w:rPr>
              <w:t xml:space="preserve">Water Boiling Tests are provided for the two cookstoves. </w:t>
            </w:r>
          </w:p>
          <w:p w14:paraId="60BCD228" w14:textId="77777777" w:rsidR="00334543" w:rsidRPr="00441C04" w:rsidDel="00334543" w:rsidRDefault="00334543" w:rsidP="00334543">
            <w:pPr>
              <w:pStyle w:val="Sansinterligne"/>
              <w:jc w:val="both"/>
              <w:rPr>
                <w:rFonts w:asciiTheme="minorHAnsi" w:hAnsiTheme="minorHAnsi" w:cs="Calibri"/>
                <w:szCs w:val="22"/>
              </w:rPr>
            </w:pPr>
          </w:p>
        </w:tc>
      </w:tr>
      <w:tr w:rsidR="00334543" w:rsidRPr="00F965C1" w:rsidDel="00334543" w14:paraId="09142783" w14:textId="77777777" w:rsidTr="00EE63F0">
        <w:trPr>
          <w:jc w:val="center"/>
        </w:trPr>
        <w:tc>
          <w:tcPr>
            <w:tcW w:w="3707" w:type="dxa"/>
          </w:tcPr>
          <w:p w14:paraId="4AC32409" w14:textId="28F98AF6" w:rsidR="00334543" w:rsidDel="00334543" w:rsidRDefault="00334543" w:rsidP="002E4A52">
            <w:pPr>
              <w:pStyle w:val="Sansinterligne"/>
              <w:contextualSpacing w:val="0"/>
              <w:jc w:val="both"/>
              <w:rPr>
                <w:rFonts w:asciiTheme="minorHAnsi" w:hAnsiTheme="minorHAnsi"/>
                <w:iCs/>
              </w:rPr>
            </w:pPr>
            <w:r>
              <w:t>3. The technology shall have continuous useful energy output of less than 150kW per unit, where “continuous useful energy output” is defined above (see Parameter ICS 2).</w:t>
            </w:r>
          </w:p>
        </w:tc>
        <w:tc>
          <w:tcPr>
            <w:tcW w:w="3659" w:type="dxa"/>
          </w:tcPr>
          <w:p w14:paraId="0854BA7D" w14:textId="77777777" w:rsidR="00334543" w:rsidRDefault="00334543" w:rsidP="00334543">
            <w:pPr>
              <w:pStyle w:val="Sansinterligne"/>
              <w:jc w:val="both"/>
              <w:rPr>
                <w:rFonts w:asciiTheme="minorHAnsi" w:hAnsiTheme="minorHAnsi" w:cs="Calibri"/>
                <w:szCs w:val="22"/>
              </w:rPr>
            </w:pPr>
            <w:r w:rsidRPr="00441C04">
              <w:rPr>
                <w:rFonts w:asciiTheme="minorHAnsi" w:hAnsiTheme="minorHAnsi" w:cs="Calibri"/>
                <w:szCs w:val="22"/>
              </w:rPr>
              <w:t>The stove project technology primarily delivers thermal energy.</w:t>
            </w:r>
          </w:p>
          <w:p w14:paraId="35830CF3" w14:textId="77777777" w:rsidR="00334543" w:rsidRDefault="00334543" w:rsidP="00334543">
            <w:pPr>
              <w:pStyle w:val="Sansinterligne"/>
              <w:jc w:val="both"/>
              <w:rPr>
                <w:rFonts w:asciiTheme="minorHAnsi" w:hAnsiTheme="minorHAnsi" w:cs="Calibri"/>
                <w:szCs w:val="22"/>
              </w:rPr>
            </w:pPr>
          </w:p>
          <w:p w14:paraId="7F94A150" w14:textId="77777777" w:rsidR="00334543" w:rsidRPr="00441C04" w:rsidRDefault="00334543" w:rsidP="00334543">
            <w:pPr>
              <w:pStyle w:val="Sansinterligne"/>
              <w:jc w:val="both"/>
              <w:rPr>
                <w:rFonts w:asciiTheme="minorHAnsi" w:hAnsiTheme="minorHAnsi" w:cs="Calibri"/>
                <w:szCs w:val="22"/>
              </w:rPr>
            </w:pPr>
            <w:r w:rsidRPr="00442DD0">
              <w:rPr>
                <w:szCs w:val="22"/>
              </w:rPr>
              <w:t xml:space="preserve">All technologies under the VPA </w:t>
            </w:r>
            <w:r>
              <w:rPr>
                <w:szCs w:val="22"/>
              </w:rPr>
              <w:t xml:space="preserve">will </w:t>
            </w:r>
            <w:r w:rsidRPr="00442DD0">
              <w:rPr>
                <w:szCs w:val="22"/>
              </w:rPr>
              <w:t>have a continuous useful energy output of less than 150kW per unit.</w:t>
            </w:r>
          </w:p>
          <w:p w14:paraId="03FD6E81" w14:textId="77777777" w:rsidR="00334543" w:rsidRPr="00441C04" w:rsidRDefault="00334543" w:rsidP="00334543">
            <w:pPr>
              <w:pStyle w:val="Sansinterligne"/>
              <w:jc w:val="both"/>
              <w:rPr>
                <w:rFonts w:asciiTheme="minorHAnsi" w:hAnsiTheme="minorHAnsi" w:cs="Calibri"/>
                <w:szCs w:val="22"/>
              </w:rPr>
            </w:pPr>
            <w:r w:rsidRPr="00441C04">
              <w:rPr>
                <w:rFonts w:asciiTheme="minorHAnsi" w:hAnsiTheme="minorHAnsi" w:cs="Calibri"/>
                <w:szCs w:val="22"/>
              </w:rPr>
              <w:t xml:space="preserve"> </w:t>
            </w:r>
          </w:p>
          <w:p w14:paraId="2C8508D5" w14:textId="77777777" w:rsidR="00334543" w:rsidRPr="00441C04" w:rsidRDefault="00334543" w:rsidP="00334543">
            <w:pPr>
              <w:pStyle w:val="Sansinterligne"/>
              <w:jc w:val="both"/>
              <w:rPr>
                <w:rFonts w:asciiTheme="minorHAnsi" w:hAnsiTheme="minorHAnsi" w:cs="Calibri"/>
                <w:szCs w:val="22"/>
              </w:rPr>
            </w:pPr>
            <w:r w:rsidRPr="00441C04">
              <w:rPr>
                <w:rFonts w:asciiTheme="minorHAnsi" w:hAnsiTheme="minorHAnsi" w:cs="Calibri"/>
                <w:szCs w:val="22"/>
              </w:rPr>
              <w:t>Calculations will be included with each VPA</w:t>
            </w:r>
            <w:r>
              <w:rPr>
                <w:rFonts w:asciiTheme="minorHAnsi" w:hAnsiTheme="minorHAnsi" w:cs="Calibri"/>
                <w:szCs w:val="22"/>
              </w:rPr>
              <w:t>-</w:t>
            </w:r>
            <w:r w:rsidRPr="00441C04">
              <w:rPr>
                <w:rFonts w:asciiTheme="minorHAnsi" w:hAnsiTheme="minorHAnsi" w:cs="Calibri"/>
                <w:szCs w:val="22"/>
              </w:rPr>
              <w:t xml:space="preserve">DD to demonstrate that the applicable technologies have a continuous useful energy output of &lt;150kW per unit </w:t>
            </w:r>
          </w:p>
          <w:p w14:paraId="3B4A3846" w14:textId="77777777" w:rsidR="00334543" w:rsidRPr="00944B26" w:rsidDel="00334543" w:rsidRDefault="00334543" w:rsidP="00334543">
            <w:pPr>
              <w:pStyle w:val="Sansinterligne"/>
              <w:jc w:val="both"/>
              <w:rPr>
                <w:rFonts w:asciiTheme="minorHAnsi" w:hAnsiTheme="minorHAnsi"/>
                <w:iCs/>
              </w:rPr>
            </w:pPr>
          </w:p>
        </w:tc>
        <w:tc>
          <w:tcPr>
            <w:tcW w:w="2256" w:type="dxa"/>
          </w:tcPr>
          <w:p w14:paraId="06B08F2D" w14:textId="77777777" w:rsidR="00334543" w:rsidRPr="00441C04" w:rsidRDefault="00334543" w:rsidP="00334543">
            <w:pPr>
              <w:pStyle w:val="Sansinterligne"/>
              <w:jc w:val="both"/>
              <w:rPr>
                <w:rFonts w:asciiTheme="minorHAnsi" w:hAnsiTheme="minorHAnsi" w:cs="Calibri"/>
                <w:szCs w:val="22"/>
              </w:rPr>
            </w:pPr>
            <w:r w:rsidRPr="00441C04">
              <w:rPr>
                <w:rFonts w:asciiTheme="minorHAnsi" w:hAnsiTheme="minorHAnsi" w:cs="Calibri"/>
                <w:szCs w:val="22"/>
              </w:rPr>
              <w:t xml:space="preserve">Baseline Field Test and Kitchen Performance Tests </w:t>
            </w:r>
          </w:p>
          <w:p w14:paraId="3E7162E0" w14:textId="77777777" w:rsidR="00334543" w:rsidRDefault="00334543" w:rsidP="00334543">
            <w:pPr>
              <w:pStyle w:val="Sansinterligne"/>
              <w:jc w:val="both"/>
              <w:rPr>
                <w:rFonts w:asciiTheme="minorHAnsi" w:hAnsiTheme="minorHAnsi" w:cs="Calibri"/>
                <w:szCs w:val="22"/>
              </w:rPr>
            </w:pPr>
          </w:p>
          <w:p w14:paraId="1EEB07B0" w14:textId="77777777" w:rsidR="00334543" w:rsidRDefault="00334543" w:rsidP="00334543">
            <w:pPr>
              <w:pStyle w:val="Sansinterligne"/>
              <w:jc w:val="both"/>
              <w:rPr>
                <w:rFonts w:asciiTheme="minorHAnsi" w:hAnsiTheme="minorHAnsi" w:cs="Calibri"/>
                <w:szCs w:val="22"/>
              </w:rPr>
            </w:pPr>
          </w:p>
          <w:p w14:paraId="295DA874" w14:textId="3992BC63" w:rsidR="00334543" w:rsidRPr="00441C04" w:rsidDel="00334543" w:rsidRDefault="00334543" w:rsidP="00334543">
            <w:pPr>
              <w:pStyle w:val="Sansinterligne"/>
              <w:jc w:val="both"/>
              <w:rPr>
                <w:rFonts w:asciiTheme="minorHAnsi" w:hAnsiTheme="minorHAnsi" w:cs="Calibri"/>
                <w:szCs w:val="22"/>
              </w:rPr>
            </w:pPr>
            <w:r w:rsidRPr="00441C04">
              <w:rPr>
                <w:rFonts w:asciiTheme="minorHAnsi" w:hAnsiTheme="minorHAnsi" w:cs="Calibri"/>
                <w:szCs w:val="22"/>
              </w:rPr>
              <w:t>Technical specification of the stove</w:t>
            </w:r>
          </w:p>
        </w:tc>
      </w:tr>
      <w:tr w:rsidR="00334543" w:rsidRPr="00F965C1" w:rsidDel="00334543" w14:paraId="12D0EB54" w14:textId="77777777" w:rsidTr="00EE63F0">
        <w:trPr>
          <w:jc w:val="center"/>
        </w:trPr>
        <w:tc>
          <w:tcPr>
            <w:tcW w:w="3707" w:type="dxa"/>
          </w:tcPr>
          <w:p w14:paraId="529E9E1A" w14:textId="32115D2E" w:rsidR="00334543" w:rsidDel="00334543" w:rsidRDefault="00334543" w:rsidP="002E4A52">
            <w:pPr>
              <w:pStyle w:val="Sansinterligne"/>
              <w:contextualSpacing w:val="0"/>
              <w:jc w:val="both"/>
              <w:rPr>
                <w:rFonts w:asciiTheme="minorHAnsi" w:hAnsiTheme="minorHAnsi"/>
                <w:iCs/>
              </w:rPr>
            </w:pPr>
            <w:r>
              <w:t>The project activity is implemented by a project developer and can include additional project participants listed in Appendix 2 of the PDD template. The individual households and institutions may be represented collectively by community organizations, etc., but do not individually act as project participants.</w:t>
            </w:r>
          </w:p>
        </w:tc>
        <w:tc>
          <w:tcPr>
            <w:tcW w:w="3659" w:type="dxa"/>
          </w:tcPr>
          <w:p w14:paraId="5F307BDC" w14:textId="77777777" w:rsidR="00334543" w:rsidRDefault="00334543" w:rsidP="00334543">
            <w:pPr>
              <w:pStyle w:val="Sansinterligne"/>
              <w:jc w:val="both"/>
              <w:rPr>
                <w:rFonts w:asciiTheme="minorHAnsi" w:hAnsiTheme="minorHAnsi" w:cs="Calibri"/>
                <w:szCs w:val="22"/>
              </w:rPr>
            </w:pPr>
            <w:r>
              <w:rPr>
                <w:rFonts w:asciiTheme="minorHAnsi" w:hAnsiTheme="minorHAnsi" w:cs="Calibri"/>
                <w:szCs w:val="22"/>
              </w:rPr>
              <w:t xml:space="preserve">Th project developer will be EcoAct </w:t>
            </w:r>
            <w:proofErr w:type="gramStart"/>
            <w:r>
              <w:rPr>
                <w:rFonts w:asciiTheme="minorHAnsi" w:hAnsiTheme="minorHAnsi" w:cs="Calibri"/>
                <w:szCs w:val="22"/>
              </w:rPr>
              <w:t>SAS</w:t>
            </w:r>
            <w:proofErr w:type="gramEnd"/>
            <w:r>
              <w:rPr>
                <w:rFonts w:asciiTheme="minorHAnsi" w:hAnsiTheme="minorHAnsi" w:cs="Calibri"/>
                <w:szCs w:val="22"/>
              </w:rPr>
              <w:t xml:space="preserve"> and project participants include the VPA implementer Action Africa Help International (AAHI).</w:t>
            </w:r>
          </w:p>
          <w:p w14:paraId="620C9211" w14:textId="77777777" w:rsidR="00334543" w:rsidRDefault="00334543" w:rsidP="00334543">
            <w:pPr>
              <w:pStyle w:val="Sansinterligne"/>
              <w:jc w:val="both"/>
              <w:rPr>
                <w:rFonts w:asciiTheme="minorHAnsi" w:hAnsiTheme="minorHAnsi" w:cs="Calibri"/>
                <w:szCs w:val="22"/>
              </w:rPr>
            </w:pPr>
          </w:p>
          <w:p w14:paraId="2A243911" w14:textId="174C8CA4" w:rsidR="00334543" w:rsidRPr="00944B26" w:rsidDel="00334543" w:rsidRDefault="00334543" w:rsidP="00334543">
            <w:pPr>
              <w:pStyle w:val="Sansinterligne"/>
              <w:jc w:val="both"/>
              <w:rPr>
                <w:rFonts w:asciiTheme="minorHAnsi" w:hAnsiTheme="minorHAnsi"/>
                <w:iCs/>
              </w:rPr>
            </w:pPr>
            <w:r>
              <w:rPr>
                <w:rFonts w:asciiTheme="minorHAnsi" w:hAnsiTheme="minorHAnsi" w:cs="Calibri"/>
                <w:szCs w:val="22"/>
              </w:rPr>
              <w:t xml:space="preserve">Households and local institutions do not act as project participants in this project. </w:t>
            </w:r>
          </w:p>
        </w:tc>
        <w:tc>
          <w:tcPr>
            <w:tcW w:w="2256" w:type="dxa"/>
          </w:tcPr>
          <w:p w14:paraId="6EBC29B8" w14:textId="77777777" w:rsidR="00334543" w:rsidRDefault="00334543" w:rsidP="00334543">
            <w:pPr>
              <w:pStyle w:val="Sansinterligne"/>
              <w:rPr>
                <w:rFonts w:asciiTheme="minorHAnsi" w:hAnsiTheme="minorHAnsi" w:cs="Calibri"/>
                <w:szCs w:val="22"/>
              </w:rPr>
            </w:pPr>
            <w:r>
              <w:rPr>
                <w:rFonts w:asciiTheme="minorHAnsi" w:hAnsiTheme="minorHAnsi" w:cs="Calibri"/>
                <w:szCs w:val="22"/>
              </w:rPr>
              <w:t>Cover letter signed by both Parties:</w:t>
            </w:r>
          </w:p>
          <w:p w14:paraId="4399763F" w14:textId="77777777" w:rsidR="00334543" w:rsidRDefault="00334543" w:rsidP="00334543">
            <w:pPr>
              <w:pStyle w:val="Sansinterligne"/>
              <w:rPr>
                <w:rFonts w:asciiTheme="minorHAnsi" w:hAnsiTheme="minorHAnsi" w:cs="Calibri"/>
                <w:szCs w:val="22"/>
              </w:rPr>
            </w:pPr>
            <w:r>
              <w:rPr>
                <w:rFonts w:asciiTheme="minorHAnsi" w:hAnsiTheme="minorHAnsi" w:cs="Calibri"/>
                <w:szCs w:val="22"/>
              </w:rPr>
              <w:t>1/ project developer: EcoAct SAS</w:t>
            </w:r>
          </w:p>
          <w:p w14:paraId="4AAE110D" w14:textId="715A3935" w:rsidR="00334543" w:rsidRPr="00441C04" w:rsidDel="00334543" w:rsidRDefault="00334543" w:rsidP="00334543">
            <w:pPr>
              <w:pStyle w:val="Sansinterligne"/>
              <w:jc w:val="both"/>
              <w:rPr>
                <w:rFonts w:asciiTheme="minorHAnsi" w:hAnsiTheme="minorHAnsi" w:cs="Calibri"/>
                <w:szCs w:val="22"/>
              </w:rPr>
            </w:pPr>
            <w:r>
              <w:rPr>
                <w:rFonts w:asciiTheme="minorHAnsi" w:hAnsiTheme="minorHAnsi" w:cs="Calibri"/>
                <w:szCs w:val="22"/>
              </w:rPr>
              <w:t>2/ Project participant: AAHI</w:t>
            </w:r>
          </w:p>
        </w:tc>
      </w:tr>
      <w:tr w:rsidR="00334543" w:rsidRPr="00F965C1" w:rsidDel="00334543" w14:paraId="5287EE8E" w14:textId="77777777" w:rsidTr="00EE63F0">
        <w:trPr>
          <w:jc w:val="center"/>
        </w:trPr>
        <w:tc>
          <w:tcPr>
            <w:tcW w:w="3707" w:type="dxa"/>
          </w:tcPr>
          <w:p w14:paraId="662FD33F" w14:textId="3827B30A" w:rsidR="00334543" w:rsidDel="00334543" w:rsidRDefault="00334543" w:rsidP="002E4A52">
            <w:pPr>
              <w:pStyle w:val="Sansinterligne"/>
              <w:contextualSpacing w:val="0"/>
              <w:jc w:val="both"/>
              <w:rPr>
                <w:rFonts w:asciiTheme="minorHAnsi" w:hAnsiTheme="minorHAnsi"/>
                <w:iCs/>
              </w:rPr>
            </w:pPr>
            <w:r>
              <w:t xml:space="preserve">The project developer must design incentive mechanism(s), which should be effective as </w:t>
            </w:r>
            <w:r>
              <w:lastRenderedPageBreak/>
              <w:t>fast as possible, for the elimination of inefficient baseline stoves that are replaced by the project cooking devices and describe the incentive mechanism(s) in the PDD/VPA-DD at the time of validation.</w:t>
            </w:r>
          </w:p>
        </w:tc>
        <w:tc>
          <w:tcPr>
            <w:tcW w:w="3659" w:type="dxa"/>
          </w:tcPr>
          <w:p w14:paraId="660C60C5" w14:textId="77777777" w:rsidR="00334543" w:rsidRPr="00441C04" w:rsidRDefault="00334543" w:rsidP="00334543">
            <w:pPr>
              <w:pStyle w:val="Sansinterligne"/>
              <w:jc w:val="both"/>
              <w:rPr>
                <w:rFonts w:asciiTheme="minorHAnsi" w:hAnsiTheme="minorHAnsi" w:cs="Calibri"/>
                <w:szCs w:val="22"/>
              </w:rPr>
            </w:pPr>
            <w:r w:rsidRPr="00441C04">
              <w:rPr>
                <w:rFonts w:asciiTheme="minorHAnsi" w:hAnsiTheme="minorHAnsi" w:cs="Calibri"/>
                <w:szCs w:val="22"/>
              </w:rPr>
              <w:lastRenderedPageBreak/>
              <w:t xml:space="preserve">The removal and continued non-use of three stone fires and other easily constructed </w:t>
            </w:r>
            <w:r w:rsidRPr="00441C04">
              <w:rPr>
                <w:rFonts w:asciiTheme="minorHAnsi" w:hAnsiTheme="minorHAnsi" w:cs="Calibri"/>
                <w:szCs w:val="22"/>
              </w:rPr>
              <w:lastRenderedPageBreak/>
              <w:t xml:space="preserve">traditional devices (the baseline technology replaced by this project activity) is in many cases unlikely and impractical to monitor.  </w:t>
            </w:r>
          </w:p>
          <w:p w14:paraId="03E9531E" w14:textId="77777777" w:rsidR="00334543" w:rsidRPr="00441C04" w:rsidRDefault="00334543" w:rsidP="00334543">
            <w:pPr>
              <w:pStyle w:val="Sansinterligne"/>
              <w:jc w:val="both"/>
              <w:rPr>
                <w:rFonts w:asciiTheme="minorHAnsi" w:hAnsiTheme="minorHAnsi" w:cs="Calibri"/>
                <w:szCs w:val="22"/>
              </w:rPr>
            </w:pPr>
            <w:r w:rsidRPr="00441C04">
              <w:rPr>
                <w:rFonts w:asciiTheme="minorHAnsi" w:hAnsiTheme="minorHAnsi" w:cs="Calibri"/>
                <w:szCs w:val="22"/>
              </w:rPr>
              <w:t xml:space="preserve"> </w:t>
            </w:r>
          </w:p>
          <w:p w14:paraId="29264871" w14:textId="77777777" w:rsidR="00334543" w:rsidRDefault="00334543" w:rsidP="00334543">
            <w:pPr>
              <w:pStyle w:val="Sansinterligne"/>
              <w:jc w:val="both"/>
              <w:rPr>
                <w:rFonts w:asciiTheme="minorHAnsi" w:hAnsiTheme="minorHAnsi" w:cs="Calibri"/>
                <w:szCs w:val="22"/>
              </w:rPr>
            </w:pPr>
            <w:r w:rsidRPr="00441C04">
              <w:rPr>
                <w:rFonts w:asciiTheme="minorHAnsi" w:hAnsiTheme="minorHAnsi" w:cs="Calibri"/>
                <w:szCs w:val="22"/>
              </w:rPr>
              <w:t>However, education of local people on the extensive health and environmental benefits of abandoning inefficient baseline technology entirely is the mechanisms to progressively change the practices habits.</w:t>
            </w:r>
          </w:p>
          <w:p w14:paraId="3CB5E6C6" w14:textId="77777777" w:rsidR="00334543" w:rsidRDefault="00334543" w:rsidP="00334543">
            <w:pPr>
              <w:pStyle w:val="Sansinterligne"/>
              <w:jc w:val="both"/>
              <w:rPr>
                <w:rFonts w:asciiTheme="minorHAnsi" w:hAnsiTheme="minorHAnsi" w:cs="Calibri"/>
                <w:szCs w:val="22"/>
              </w:rPr>
            </w:pPr>
          </w:p>
          <w:p w14:paraId="53C7F565" w14:textId="29631DF6" w:rsidR="00334543" w:rsidRPr="00944B26" w:rsidDel="00334543" w:rsidRDefault="00334543" w:rsidP="00334543">
            <w:pPr>
              <w:pStyle w:val="Sansinterligne"/>
              <w:jc w:val="both"/>
              <w:rPr>
                <w:rFonts w:asciiTheme="minorHAnsi" w:hAnsiTheme="minorHAnsi"/>
                <w:iCs/>
              </w:rPr>
            </w:pPr>
            <w:r w:rsidRPr="00441C04">
              <w:rPr>
                <w:rFonts w:asciiTheme="minorHAnsi" w:hAnsiTheme="minorHAnsi" w:cs="Calibri"/>
                <w:szCs w:val="22"/>
              </w:rPr>
              <w:t xml:space="preserve">Any parallel baseline technology use (three stone fires or traditional equivalent for cooking) will be revealed during </w:t>
            </w:r>
            <w:r>
              <w:rPr>
                <w:rFonts w:asciiTheme="minorHAnsi" w:hAnsiTheme="minorHAnsi" w:cs="Calibri"/>
                <w:szCs w:val="22"/>
              </w:rPr>
              <w:t xml:space="preserve">KPT </w:t>
            </w:r>
            <w:r w:rsidRPr="00441C04">
              <w:rPr>
                <w:rFonts w:asciiTheme="minorHAnsi" w:hAnsiTheme="minorHAnsi" w:cs="Calibri"/>
                <w:szCs w:val="22"/>
              </w:rPr>
              <w:t>and its effect on emissions reductions will be captured</w:t>
            </w:r>
            <w:r>
              <w:rPr>
                <w:rFonts w:asciiTheme="minorHAnsi" w:hAnsiTheme="minorHAnsi" w:cs="Calibri"/>
                <w:szCs w:val="22"/>
              </w:rPr>
              <w:t>.</w:t>
            </w:r>
          </w:p>
        </w:tc>
        <w:tc>
          <w:tcPr>
            <w:tcW w:w="2256" w:type="dxa"/>
          </w:tcPr>
          <w:p w14:paraId="5A812CA6" w14:textId="77777777" w:rsidR="00334543" w:rsidRPr="00441C04" w:rsidRDefault="00334543" w:rsidP="00334543">
            <w:pPr>
              <w:spacing w:line="240" w:lineRule="auto"/>
              <w:jc w:val="both"/>
              <w:rPr>
                <w:rFonts w:asciiTheme="minorHAnsi" w:hAnsiTheme="minorHAnsi" w:cs="Calibri"/>
                <w:szCs w:val="22"/>
              </w:rPr>
            </w:pPr>
            <w:r w:rsidRPr="00441C04">
              <w:rPr>
                <w:rFonts w:asciiTheme="minorHAnsi" w:hAnsiTheme="minorHAnsi" w:cs="Calibri"/>
                <w:szCs w:val="22"/>
              </w:rPr>
              <w:lastRenderedPageBreak/>
              <w:t xml:space="preserve">Usage rate survey and monitoring surveys will </w:t>
            </w:r>
            <w:r w:rsidRPr="00441C04">
              <w:rPr>
                <w:rFonts w:asciiTheme="minorHAnsi" w:hAnsiTheme="minorHAnsi" w:cs="Calibri"/>
                <w:szCs w:val="22"/>
              </w:rPr>
              <w:lastRenderedPageBreak/>
              <w:t>assess the removal of old technology or the continued used of them.</w:t>
            </w:r>
          </w:p>
          <w:p w14:paraId="391E17E8" w14:textId="77777777" w:rsidR="00334543" w:rsidRPr="00441C04" w:rsidDel="00334543" w:rsidRDefault="00334543" w:rsidP="00334543">
            <w:pPr>
              <w:pStyle w:val="Sansinterligne"/>
              <w:jc w:val="both"/>
              <w:rPr>
                <w:rFonts w:asciiTheme="minorHAnsi" w:hAnsiTheme="minorHAnsi" w:cs="Calibri"/>
                <w:szCs w:val="22"/>
              </w:rPr>
            </w:pPr>
          </w:p>
        </w:tc>
      </w:tr>
      <w:tr w:rsidR="00334543" w:rsidRPr="00F965C1" w:rsidDel="00334543" w14:paraId="0019FBFF" w14:textId="77777777" w:rsidTr="00EE63F0">
        <w:trPr>
          <w:jc w:val="center"/>
        </w:trPr>
        <w:tc>
          <w:tcPr>
            <w:tcW w:w="3707" w:type="dxa"/>
          </w:tcPr>
          <w:p w14:paraId="2EE06478" w14:textId="77777777" w:rsidR="00334543" w:rsidRDefault="00334543" w:rsidP="00334543">
            <w:pPr>
              <w:pStyle w:val="Sansinterligne"/>
              <w:jc w:val="both"/>
            </w:pPr>
            <w:r>
              <w:lastRenderedPageBreak/>
              <w:t xml:space="preserve">To avoid double counting or double claiming, the project developer must: </w:t>
            </w:r>
          </w:p>
          <w:p w14:paraId="717B08FC" w14:textId="77777777" w:rsidR="00334543" w:rsidRDefault="00334543" w:rsidP="00334543">
            <w:pPr>
              <w:pStyle w:val="Sansinterligne"/>
              <w:jc w:val="both"/>
            </w:pPr>
            <w:proofErr w:type="spellStart"/>
            <w:r>
              <w:t>i</w:t>
            </w:r>
            <w:proofErr w:type="spellEnd"/>
            <w:r>
              <w:t xml:space="preserve">. clearly </w:t>
            </w:r>
            <w:proofErr w:type="gramStart"/>
            <w:r>
              <w:t>communicate</w:t>
            </w:r>
            <w:proofErr w:type="gramEnd"/>
            <w:r>
              <w:t xml:space="preserve"> its ownership rights and intention of claiming the emission reductions resulting from the project activity to the following parties by contract or clear written assertions in the transaction paperwork: all other project participants; project technology manufacturers; and retailers of the project technology or the renewable fuel in use; and </w:t>
            </w:r>
          </w:p>
          <w:p w14:paraId="1814B0FF" w14:textId="77777777" w:rsidR="00334543" w:rsidRDefault="00334543" w:rsidP="00334543">
            <w:pPr>
              <w:pStyle w:val="Sansinterligne"/>
              <w:jc w:val="both"/>
            </w:pPr>
            <w:r>
              <w:t xml:space="preserve">ii. inform and notify the end users that they cannot claim emission reductions from the project, and </w:t>
            </w:r>
          </w:p>
          <w:p w14:paraId="5F8A4CC4" w14:textId="6CD6ED71" w:rsidR="00334543" w:rsidDel="00334543" w:rsidRDefault="00334543" w:rsidP="002E4A52">
            <w:pPr>
              <w:pStyle w:val="Sansinterligne"/>
              <w:contextualSpacing w:val="0"/>
              <w:jc w:val="both"/>
              <w:rPr>
                <w:rFonts w:asciiTheme="minorHAnsi" w:hAnsiTheme="minorHAnsi"/>
                <w:iCs/>
              </w:rPr>
            </w:pPr>
            <w:r>
              <w:t>iii. exclude from the project activity, cooking devices included in any other voluntary market or CDM project activity/</w:t>
            </w:r>
            <w:proofErr w:type="spellStart"/>
            <w:proofErr w:type="gramStart"/>
            <w:r>
              <w:t>PoA</w:t>
            </w:r>
            <w:proofErr w:type="spellEnd"/>
            <w:r>
              <w:t>, and</w:t>
            </w:r>
            <w:proofErr w:type="gramEnd"/>
            <w:r>
              <w:t xml:space="preserve"> strive not to displace the cooking devices of another CDM or voluntary project/</w:t>
            </w:r>
            <w:proofErr w:type="spellStart"/>
            <w:r>
              <w:t>PoA</w:t>
            </w:r>
            <w:proofErr w:type="spellEnd"/>
            <w:r>
              <w:t xml:space="preserve">. See data and parameters not monitored, Avoidance of double counting or double claiming with other </w:t>
            </w:r>
            <w:r>
              <w:lastRenderedPageBreak/>
              <w:t>mitigation actions, for details on this demonstration.</w:t>
            </w:r>
          </w:p>
        </w:tc>
        <w:tc>
          <w:tcPr>
            <w:tcW w:w="3659" w:type="dxa"/>
          </w:tcPr>
          <w:p w14:paraId="0C5FFAD8" w14:textId="77777777" w:rsidR="00334543" w:rsidRDefault="00334543" w:rsidP="00334543">
            <w:pPr>
              <w:pStyle w:val="Sansinterligne"/>
              <w:jc w:val="both"/>
              <w:rPr>
                <w:rFonts w:asciiTheme="minorHAnsi" w:hAnsiTheme="minorHAnsi" w:cs="Calibri"/>
                <w:szCs w:val="22"/>
              </w:rPr>
            </w:pPr>
            <w:r w:rsidRPr="00441C04">
              <w:rPr>
                <w:rFonts w:asciiTheme="minorHAnsi" w:hAnsiTheme="minorHAnsi" w:cs="Calibri"/>
                <w:szCs w:val="22"/>
              </w:rPr>
              <w:lastRenderedPageBreak/>
              <w:t xml:space="preserve">The project </w:t>
            </w:r>
            <w:r>
              <w:rPr>
                <w:rFonts w:asciiTheme="minorHAnsi" w:hAnsiTheme="minorHAnsi" w:cs="Calibri"/>
                <w:szCs w:val="22"/>
              </w:rPr>
              <w:t xml:space="preserve">involves measures to avoid double counting: </w:t>
            </w:r>
          </w:p>
          <w:p w14:paraId="5926EE6F" w14:textId="77777777" w:rsidR="00334543" w:rsidRDefault="00334543" w:rsidP="00334543">
            <w:pPr>
              <w:pStyle w:val="Sansinterligne"/>
              <w:jc w:val="both"/>
              <w:rPr>
                <w:rFonts w:asciiTheme="minorHAnsi" w:hAnsiTheme="minorHAnsi" w:cs="Calibri"/>
                <w:szCs w:val="22"/>
              </w:rPr>
            </w:pPr>
            <w:proofErr w:type="spellStart"/>
            <w:r w:rsidRPr="00654768">
              <w:rPr>
                <w:rFonts w:asciiTheme="minorHAnsi" w:hAnsiTheme="minorHAnsi" w:cs="Calibri"/>
                <w:szCs w:val="22"/>
              </w:rPr>
              <w:t>i</w:t>
            </w:r>
            <w:proofErr w:type="spellEnd"/>
            <w:r w:rsidRPr="00654768">
              <w:rPr>
                <w:rFonts w:asciiTheme="minorHAnsi" w:hAnsiTheme="minorHAnsi" w:cs="Calibri"/>
                <w:szCs w:val="22"/>
              </w:rPr>
              <w:t>.</w:t>
            </w:r>
            <w:r>
              <w:rPr>
                <w:rFonts w:asciiTheme="minorHAnsi" w:hAnsiTheme="minorHAnsi" w:cs="Calibri"/>
                <w:szCs w:val="22"/>
              </w:rPr>
              <w:t xml:space="preserve"> A partnership agreement has been signed between the project developer (EcoAct SAS) and the project participant (AAHI) that details the ownership of the credits a generated by the project. In this project, AAHI will receive 10% of the credits and EcoAct will receive 90% of the credits. Contracts signed with manufacturers and retailers clearly mention that there is no transfer of ownership to them on carbon credits generated by the project.</w:t>
            </w:r>
          </w:p>
          <w:p w14:paraId="4595FA7B" w14:textId="77777777" w:rsidR="00334543" w:rsidRDefault="00334543" w:rsidP="00334543">
            <w:pPr>
              <w:pStyle w:val="Sansinterligne"/>
              <w:jc w:val="both"/>
              <w:rPr>
                <w:rFonts w:asciiTheme="minorHAnsi" w:hAnsiTheme="minorHAnsi" w:cs="Calibri"/>
                <w:szCs w:val="22"/>
              </w:rPr>
            </w:pPr>
            <w:r>
              <w:rPr>
                <w:rFonts w:asciiTheme="minorHAnsi" w:hAnsiTheme="minorHAnsi" w:cs="Calibri"/>
                <w:szCs w:val="22"/>
              </w:rPr>
              <w:t xml:space="preserve">ii. </w:t>
            </w:r>
            <w:r w:rsidRPr="00441C04">
              <w:rPr>
                <w:rFonts w:asciiTheme="minorHAnsi" w:hAnsiTheme="minorHAnsi" w:cs="Calibri"/>
                <w:szCs w:val="22"/>
              </w:rPr>
              <w:t xml:space="preserve">At the point of technology dissemination, a complete explanation will be given to all </w:t>
            </w:r>
            <w:r>
              <w:rPr>
                <w:rFonts w:asciiTheme="minorHAnsi" w:hAnsiTheme="minorHAnsi" w:cs="Calibri"/>
                <w:szCs w:val="22"/>
              </w:rPr>
              <w:t>ICS beneficiaries</w:t>
            </w:r>
            <w:r w:rsidRPr="00441C04">
              <w:rPr>
                <w:rFonts w:asciiTheme="minorHAnsi" w:hAnsiTheme="minorHAnsi" w:cs="Calibri"/>
                <w:szCs w:val="22"/>
              </w:rPr>
              <w:t xml:space="preserve"> that the</w:t>
            </w:r>
            <w:r>
              <w:rPr>
                <w:rFonts w:asciiTheme="minorHAnsi" w:hAnsiTheme="minorHAnsi" w:cs="Calibri"/>
                <w:szCs w:val="22"/>
              </w:rPr>
              <w:t xml:space="preserve">y will not have ownership on the carbon credits generated by the project and that there will not be any transfer of ownership. </w:t>
            </w:r>
            <w:r w:rsidRPr="00441C04">
              <w:rPr>
                <w:rFonts w:asciiTheme="minorHAnsi" w:hAnsiTheme="minorHAnsi" w:cs="Calibri"/>
                <w:szCs w:val="22"/>
              </w:rPr>
              <w:t xml:space="preserve">Beneficiary agreements will be signed </w:t>
            </w:r>
            <w:r>
              <w:rPr>
                <w:rFonts w:asciiTheme="minorHAnsi" w:hAnsiTheme="minorHAnsi" w:cs="Calibri"/>
                <w:szCs w:val="22"/>
              </w:rPr>
              <w:t xml:space="preserve">in this regard </w:t>
            </w:r>
            <w:r w:rsidRPr="00441C04">
              <w:rPr>
                <w:rFonts w:asciiTheme="minorHAnsi" w:hAnsiTheme="minorHAnsi" w:cs="Calibri"/>
                <w:szCs w:val="22"/>
              </w:rPr>
              <w:t>by each household receiving a</w:t>
            </w:r>
            <w:r>
              <w:rPr>
                <w:rFonts w:asciiTheme="minorHAnsi" w:hAnsiTheme="minorHAnsi" w:cs="Calibri"/>
                <w:szCs w:val="22"/>
              </w:rPr>
              <w:t>n ICS</w:t>
            </w:r>
            <w:r>
              <w:rPr>
                <w:rFonts w:asciiTheme="majorHAnsi" w:hAnsiTheme="majorHAnsi"/>
                <w:lang w:eastAsia="de-DE"/>
              </w:rPr>
              <w:t>.</w:t>
            </w:r>
          </w:p>
          <w:p w14:paraId="25B71894" w14:textId="77777777" w:rsidR="00334543" w:rsidRDefault="00334543" w:rsidP="00334543">
            <w:pPr>
              <w:pStyle w:val="Sansinterligne"/>
              <w:jc w:val="both"/>
              <w:rPr>
                <w:rFonts w:asciiTheme="minorHAnsi" w:hAnsiTheme="minorHAnsi" w:cs="Calibri"/>
                <w:szCs w:val="22"/>
              </w:rPr>
            </w:pPr>
            <w:r>
              <w:rPr>
                <w:rFonts w:asciiTheme="minorHAnsi" w:hAnsiTheme="minorHAnsi" w:cs="Calibri"/>
                <w:szCs w:val="22"/>
              </w:rPr>
              <w:lastRenderedPageBreak/>
              <w:t xml:space="preserve">iii. Cooking devices used in this project are exclusive to the project and will not be used in any other CDM or voluntary carbon project. Each household will receive an improved cookstove that has </w:t>
            </w:r>
            <w:r w:rsidRPr="00441C04">
              <w:rPr>
                <w:rFonts w:asciiTheme="minorHAnsi" w:hAnsiTheme="minorHAnsi" w:cs="Calibri"/>
                <w:szCs w:val="22"/>
              </w:rPr>
              <w:t>a unique identification number</w:t>
            </w:r>
            <w:r>
              <w:rPr>
                <w:rFonts w:asciiTheme="minorHAnsi" w:hAnsiTheme="minorHAnsi" w:cs="Calibri"/>
                <w:szCs w:val="22"/>
              </w:rPr>
              <w:t>. The serial number is specific to the project. The serial number is sealed at the factory, recorded at time of delivery, and then allocated to each household at the time of distribution. Data is collected on hard copy through beneficiary agreements and on an online database.</w:t>
            </w:r>
            <w:r w:rsidRPr="00441C04">
              <w:rPr>
                <w:rFonts w:asciiTheme="minorHAnsi" w:hAnsiTheme="minorHAnsi" w:cs="Calibri"/>
                <w:szCs w:val="22"/>
              </w:rPr>
              <w:t xml:space="preserve"> This ensures that </w:t>
            </w:r>
            <w:r>
              <w:rPr>
                <w:rFonts w:asciiTheme="minorHAnsi" w:hAnsiTheme="minorHAnsi" w:cs="Calibri"/>
                <w:szCs w:val="22"/>
              </w:rPr>
              <w:t>there is no double counting of ICS</w:t>
            </w:r>
            <w:r w:rsidRPr="00441C04">
              <w:rPr>
                <w:rFonts w:asciiTheme="minorHAnsi" w:hAnsiTheme="minorHAnsi" w:cs="Calibri"/>
                <w:szCs w:val="22"/>
              </w:rPr>
              <w:t xml:space="preserve">. </w:t>
            </w:r>
          </w:p>
          <w:p w14:paraId="57AFD1F8" w14:textId="7C369BB6" w:rsidR="00334543" w:rsidRPr="00944B26" w:rsidDel="00334543" w:rsidRDefault="00334543" w:rsidP="00334543">
            <w:pPr>
              <w:pStyle w:val="Sansinterligne"/>
              <w:jc w:val="both"/>
              <w:rPr>
                <w:rFonts w:asciiTheme="minorHAnsi" w:hAnsiTheme="minorHAnsi"/>
                <w:iCs/>
              </w:rPr>
            </w:pPr>
            <w:r>
              <w:rPr>
                <w:rFonts w:asciiTheme="minorHAnsi" w:hAnsiTheme="minorHAnsi" w:cs="Calibri"/>
                <w:szCs w:val="22"/>
              </w:rPr>
              <w:t xml:space="preserve">In addition, the </w:t>
            </w:r>
            <w:r w:rsidRPr="00441C04">
              <w:rPr>
                <w:rFonts w:asciiTheme="minorHAnsi" w:hAnsiTheme="minorHAnsi" w:cs="Calibri"/>
                <w:szCs w:val="22"/>
              </w:rPr>
              <w:t>project boundary</w:t>
            </w:r>
            <w:r>
              <w:rPr>
                <w:rFonts w:asciiTheme="minorHAnsi" w:hAnsiTheme="minorHAnsi" w:cs="Calibri"/>
                <w:szCs w:val="22"/>
              </w:rPr>
              <w:t xml:space="preserve"> is clearly defined at the beginning of the project and does not comprise any other area than the ones defined in this VPA-DD (see Section A.2. of VPA-DD - Location of the project). The project area is Narok County and only households from Narok County will receive </w:t>
            </w:r>
            <w:proofErr w:type="gramStart"/>
            <w:r>
              <w:rPr>
                <w:rFonts w:asciiTheme="minorHAnsi" w:hAnsiTheme="minorHAnsi" w:cs="Calibri"/>
                <w:szCs w:val="22"/>
              </w:rPr>
              <w:t>an</w:t>
            </w:r>
            <w:proofErr w:type="gramEnd"/>
            <w:r>
              <w:rPr>
                <w:rFonts w:asciiTheme="minorHAnsi" w:hAnsiTheme="minorHAnsi" w:cs="Calibri"/>
                <w:szCs w:val="22"/>
              </w:rPr>
              <w:t xml:space="preserve"> cookstove from this project. </w:t>
            </w:r>
          </w:p>
        </w:tc>
        <w:tc>
          <w:tcPr>
            <w:tcW w:w="2256" w:type="dxa"/>
          </w:tcPr>
          <w:p w14:paraId="56008CED" w14:textId="77777777" w:rsidR="00334543" w:rsidRDefault="00334543" w:rsidP="00334543">
            <w:pPr>
              <w:spacing w:line="240" w:lineRule="auto"/>
              <w:jc w:val="both"/>
              <w:rPr>
                <w:rFonts w:asciiTheme="minorHAnsi" w:hAnsiTheme="minorHAnsi" w:cs="Calibri"/>
                <w:szCs w:val="22"/>
              </w:rPr>
            </w:pPr>
            <w:proofErr w:type="spellStart"/>
            <w:r>
              <w:rPr>
                <w:rFonts w:asciiTheme="minorHAnsi" w:hAnsiTheme="minorHAnsi" w:cs="Calibri"/>
                <w:szCs w:val="22"/>
              </w:rPr>
              <w:lastRenderedPageBreak/>
              <w:t>i</w:t>
            </w:r>
            <w:proofErr w:type="spellEnd"/>
            <w:r>
              <w:rPr>
                <w:rFonts w:asciiTheme="minorHAnsi" w:hAnsiTheme="minorHAnsi" w:cs="Calibri"/>
                <w:szCs w:val="22"/>
              </w:rPr>
              <w:t>.</w:t>
            </w:r>
          </w:p>
          <w:p w14:paraId="6E2B4B05" w14:textId="77777777" w:rsidR="00334543" w:rsidRDefault="00334543" w:rsidP="00334543">
            <w:pPr>
              <w:spacing w:line="240" w:lineRule="auto"/>
              <w:jc w:val="both"/>
              <w:rPr>
                <w:rFonts w:asciiTheme="minorHAnsi" w:hAnsiTheme="minorHAnsi" w:cs="Calibri"/>
                <w:szCs w:val="22"/>
              </w:rPr>
            </w:pPr>
          </w:p>
          <w:p w14:paraId="0DE9E060" w14:textId="77777777" w:rsidR="00334543" w:rsidRDefault="00334543" w:rsidP="00334543">
            <w:pPr>
              <w:spacing w:line="240" w:lineRule="auto"/>
              <w:jc w:val="both"/>
              <w:rPr>
                <w:rFonts w:asciiTheme="minorHAnsi" w:hAnsiTheme="minorHAnsi" w:cs="Calibri"/>
                <w:szCs w:val="22"/>
              </w:rPr>
            </w:pPr>
            <w:r w:rsidRPr="00441C04">
              <w:rPr>
                <w:rFonts w:asciiTheme="minorHAnsi" w:hAnsiTheme="minorHAnsi" w:cs="Calibri"/>
                <w:szCs w:val="22"/>
              </w:rPr>
              <w:t>Partnership Agreement between EcoAct</w:t>
            </w:r>
            <w:r>
              <w:rPr>
                <w:rFonts w:asciiTheme="minorHAnsi" w:hAnsiTheme="minorHAnsi" w:cs="Calibri"/>
                <w:szCs w:val="22"/>
              </w:rPr>
              <w:t xml:space="preserve"> SAS</w:t>
            </w:r>
            <w:r w:rsidRPr="00441C04">
              <w:rPr>
                <w:rFonts w:asciiTheme="minorHAnsi" w:hAnsiTheme="minorHAnsi" w:cs="Calibri"/>
                <w:szCs w:val="22"/>
              </w:rPr>
              <w:t xml:space="preserve"> and AAHI</w:t>
            </w:r>
            <w:r>
              <w:rPr>
                <w:rFonts w:asciiTheme="minorHAnsi" w:hAnsiTheme="minorHAnsi" w:cs="Calibri"/>
                <w:szCs w:val="22"/>
              </w:rPr>
              <w:t>.</w:t>
            </w:r>
          </w:p>
          <w:p w14:paraId="60518988" w14:textId="77777777" w:rsidR="00334543" w:rsidRDefault="00334543" w:rsidP="00334543">
            <w:pPr>
              <w:spacing w:line="240" w:lineRule="auto"/>
              <w:jc w:val="both"/>
              <w:rPr>
                <w:rFonts w:asciiTheme="minorHAnsi" w:hAnsiTheme="minorHAnsi" w:cs="Calibri"/>
                <w:szCs w:val="22"/>
              </w:rPr>
            </w:pPr>
            <w:r>
              <w:rPr>
                <w:rFonts w:asciiTheme="minorHAnsi" w:hAnsiTheme="minorHAnsi" w:cs="Calibri"/>
                <w:szCs w:val="22"/>
              </w:rPr>
              <w:t>Contracts signed with manufacturers and retailers.</w:t>
            </w:r>
          </w:p>
          <w:p w14:paraId="33160B43" w14:textId="77777777" w:rsidR="00334543" w:rsidRDefault="00334543" w:rsidP="00334543">
            <w:pPr>
              <w:spacing w:line="240" w:lineRule="auto"/>
              <w:jc w:val="both"/>
              <w:rPr>
                <w:rFonts w:asciiTheme="minorHAnsi" w:hAnsiTheme="minorHAnsi" w:cs="Calibri"/>
                <w:szCs w:val="22"/>
              </w:rPr>
            </w:pPr>
          </w:p>
          <w:p w14:paraId="6FBACF8C" w14:textId="77777777" w:rsidR="00334543" w:rsidRDefault="00334543" w:rsidP="00334543">
            <w:pPr>
              <w:spacing w:line="240" w:lineRule="auto"/>
              <w:jc w:val="both"/>
              <w:rPr>
                <w:rFonts w:asciiTheme="minorHAnsi" w:hAnsiTheme="minorHAnsi" w:cs="Calibri"/>
                <w:szCs w:val="22"/>
              </w:rPr>
            </w:pPr>
            <w:r>
              <w:rPr>
                <w:rFonts w:asciiTheme="minorHAnsi" w:hAnsiTheme="minorHAnsi" w:cs="Calibri"/>
                <w:szCs w:val="22"/>
              </w:rPr>
              <w:t xml:space="preserve">ii. </w:t>
            </w:r>
          </w:p>
          <w:p w14:paraId="6CB90F44" w14:textId="77777777" w:rsidR="00334543" w:rsidRDefault="00334543" w:rsidP="00334543">
            <w:pPr>
              <w:spacing w:line="240" w:lineRule="auto"/>
              <w:jc w:val="both"/>
              <w:rPr>
                <w:rFonts w:asciiTheme="minorHAnsi" w:hAnsiTheme="minorHAnsi" w:cs="Calibri"/>
                <w:szCs w:val="22"/>
              </w:rPr>
            </w:pPr>
          </w:p>
          <w:p w14:paraId="128B82A4" w14:textId="77777777" w:rsidR="00334543" w:rsidRDefault="00334543" w:rsidP="00334543">
            <w:pPr>
              <w:spacing w:line="240" w:lineRule="auto"/>
              <w:jc w:val="both"/>
              <w:rPr>
                <w:rFonts w:asciiTheme="minorHAnsi" w:hAnsiTheme="minorHAnsi" w:cs="Calibri"/>
                <w:szCs w:val="22"/>
              </w:rPr>
            </w:pPr>
            <w:r>
              <w:rPr>
                <w:rFonts w:asciiTheme="minorHAnsi" w:hAnsiTheme="minorHAnsi" w:cs="Calibri"/>
                <w:szCs w:val="22"/>
              </w:rPr>
              <w:t xml:space="preserve">Beneficiary agreements signed by the households receiving an ICS mentioning no rights from the household to claim ownership on carbon credits generated </w:t>
            </w:r>
            <w:proofErr w:type="gramStart"/>
            <w:r>
              <w:rPr>
                <w:rFonts w:asciiTheme="minorHAnsi" w:hAnsiTheme="minorHAnsi" w:cs="Calibri"/>
                <w:szCs w:val="22"/>
              </w:rPr>
              <w:t>by the use of</w:t>
            </w:r>
            <w:proofErr w:type="gramEnd"/>
            <w:r>
              <w:rPr>
                <w:rFonts w:asciiTheme="minorHAnsi" w:hAnsiTheme="minorHAnsi" w:cs="Calibri"/>
                <w:szCs w:val="22"/>
              </w:rPr>
              <w:t xml:space="preserve"> the ICS.</w:t>
            </w:r>
          </w:p>
          <w:p w14:paraId="0D1F8674" w14:textId="77777777" w:rsidR="00334543" w:rsidRDefault="00334543" w:rsidP="00334543">
            <w:pPr>
              <w:spacing w:line="240" w:lineRule="auto"/>
              <w:jc w:val="both"/>
              <w:rPr>
                <w:rFonts w:asciiTheme="minorHAnsi" w:hAnsiTheme="minorHAnsi" w:cs="Calibri"/>
                <w:szCs w:val="22"/>
              </w:rPr>
            </w:pPr>
          </w:p>
          <w:p w14:paraId="42C9644B" w14:textId="77777777" w:rsidR="00334543" w:rsidRDefault="00334543" w:rsidP="00334543">
            <w:pPr>
              <w:spacing w:line="240" w:lineRule="auto"/>
              <w:jc w:val="both"/>
              <w:rPr>
                <w:rFonts w:asciiTheme="minorHAnsi" w:hAnsiTheme="minorHAnsi" w:cs="Calibri"/>
                <w:szCs w:val="22"/>
              </w:rPr>
            </w:pPr>
          </w:p>
          <w:p w14:paraId="0C47091F" w14:textId="77777777" w:rsidR="00334543" w:rsidRDefault="00334543" w:rsidP="00334543">
            <w:pPr>
              <w:spacing w:line="240" w:lineRule="auto"/>
              <w:jc w:val="both"/>
              <w:rPr>
                <w:rFonts w:asciiTheme="minorHAnsi" w:hAnsiTheme="minorHAnsi" w:cs="Calibri"/>
                <w:szCs w:val="22"/>
              </w:rPr>
            </w:pPr>
          </w:p>
          <w:p w14:paraId="0D75BE73" w14:textId="0EC73B9F" w:rsidR="00334543" w:rsidRDefault="00334543" w:rsidP="00334543">
            <w:pPr>
              <w:spacing w:line="240" w:lineRule="auto"/>
              <w:jc w:val="both"/>
              <w:rPr>
                <w:rFonts w:asciiTheme="minorHAnsi" w:hAnsiTheme="minorHAnsi" w:cs="Calibri"/>
                <w:szCs w:val="22"/>
              </w:rPr>
            </w:pPr>
            <w:r>
              <w:rPr>
                <w:rFonts w:asciiTheme="minorHAnsi" w:hAnsiTheme="minorHAnsi" w:cs="Calibri"/>
                <w:szCs w:val="22"/>
              </w:rPr>
              <w:t xml:space="preserve">iii. </w:t>
            </w:r>
          </w:p>
          <w:p w14:paraId="7917FEFE" w14:textId="77777777" w:rsidR="00334543" w:rsidRDefault="00334543" w:rsidP="00334543">
            <w:pPr>
              <w:spacing w:line="240" w:lineRule="auto"/>
              <w:jc w:val="both"/>
              <w:rPr>
                <w:rFonts w:asciiTheme="minorHAnsi" w:hAnsiTheme="minorHAnsi" w:cs="Calibri"/>
                <w:szCs w:val="22"/>
              </w:rPr>
            </w:pPr>
          </w:p>
          <w:p w14:paraId="289E3F79" w14:textId="77777777" w:rsidR="00334543" w:rsidRDefault="00334543" w:rsidP="00334543">
            <w:pPr>
              <w:pStyle w:val="Sansinterligne"/>
              <w:jc w:val="both"/>
              <w:rPr>
                <w:rFonts w:asciiTheme="minorHAnsi" w:hAnsiTheme="minorHAnsi" w:cs="Calibri"/>
                <w:szCs w:val="22"/>
              </w:rPr>
            </w:pPr>
            <w:r>
              <w:rPr>
                <w:rFonts w:asciiTheme="minorHAnsi" w:hAnsiTheme="minorHAnsi" w:cs="Calibri"/>
                <w:szCs w:val="22"/>
              </w:rPr>
              <w:lastRenderedPageBreak/>
              <w:t>Unique ID number sealed on the cookstove.</w:t>
            </w:r>
          </w:p>
          <w:p w14:paraId="59F5DFB2" w14:textId="77777777" w:rsidR="00334543" w:rsidRDefault="00334543" w:rsidP="00334543">
            <w:pPr>
              <w:pStyle w:val="Sansinterligne"/>
              <w:jc w:val="both"/>
              <w:rPr>
                <w:rFonts w:asciiTheme="minorHAnsi" w:hAnsiTheme="minorHAnsi" w:cs="Calibri"/>
                <w:szCs w:val="22"/>
              </w:rPr>
            </w:pPr>
            <w:r>
              <w:rPr>
                <w:rFonts w:asciiTheme="minorHAnsi" w:hAnsiTheme="minorHAnsi" w:cs="Calibri"/>
                <w:szCs w:val="22"/>
              </w:rPr>
              <w:t>ICS distribution database having unique ID, HH name, contact details and address.</w:t>
            </w:r>
          </w:p>
          <w:p w14:paraId="4893883B" w14:textId="77777777" w:rsidR="00334543" w:rsidRDefault="00334543" w:rsidP="00334543">
            <w:pPr>
              <w:spacing w:line="240" w:lineRule="auto"/>
              <w:jc w:val="both"/>
              <w:rPr>
                <w:rFonts w:asciiTheme="minorHAnsi" w:hAnsiTheme="minorHAnsi" w:cs="Calibri"/>
                <w:szCs w:val="22"/>
              </w:rPr>
            </w:pPr>
          </w:p>
          <w:p w14:paraId="5EDE0DBB" w14:textId="77777777" w:rsidR="00334543" w:rsidRDefault="00334543" w:rsidP="00334543">
            <w:pPr>
              <w:spacing w:line="240" w:lineRule="auto"/>
              <w:jc w:val="both"/>
              <w:rPr>
                <w:rFonts w:asciiTheme="minorHAnsi" w:hAnsiTheme="minorHAnsi" w:cs="Calibri"/>
                <w:szCs w:val="22"/>
              </w:rPr>
            </w:pPr>
          </w:p>
          <w:p w14:paraId="07C1B805" w14:textId="77777777" w:rsidR="00334543" w:rsidRDefault="00334543" w:rsidP="00334543">
            <w:pPr>
              <w:spacing w:line="240" w:lineRule="auto"/>
              <w:jc w:val="both"/>
              <w:rPr>
                <w:rFonts w:asciiTheme="minorHAnsi" w:hAnsiTheme="minorHAnsi" w:cs="Calibri"/>
                <w:szCs w:val="22"/>
              </w:rPr>
            </w:pPr>
            <w:r>
              <w:rPr>
                <w:rFonts w:asciiTheme="minorHAnsi" w:hAnsiTheme="minorHAnsi" w:cs="Calibri"/>
                <w:szCs w:val="22"/>
              </w:rPr>
              <w:t>Project location defined in the project VPA-DD, Section A.2</w:t>
            </w:r>
          </w:p>
          <w:p w14:paraId="0F16FDF9" w14:textId="77777777" w:rsidR="00334543" w:rsidRPr="00441C04" w:rsidDel="00334543" w:rsidRDefault="00334543" w:rsidP="00334543">
            <w:pPr>
              <w:pStyle w:val="Sansinterligne"/>
              <w:jc w:val="both"/>
              <w:rPr>
                <w:rFonts w:asciiTheme="minorHAnsi" w:hAnsiTheme="minorHAnsi" w:cs="Calibri"/>
                <w:szCs w:val="22"/>
              </w:rPr>
            </w:pPr>
          </w:p>
        </w:tc>
      </w:tr>
      <w:tr w:rsidR="00334543" w:rsidRPr="00F965C1" w:rsidDel="00334543" w14:paraId="46EAA058" w14:textId="77777777" w:rsidTr="00EE63F0">
        <w:trPr>
          <w:jc w:val="center"/>
        </w:trPr>
        <w:tc>
          <w:tcPr>
            <w:tcW w:w="3707" w:type="dxa"/>
          </w:tcPr>
          <w:p w14:paraId="0A20CFA6" w14:textId="3A25C04F" w:rsidR="00334543" w:rsidDel="00334543" w:rsidRDefault="00334543" w:rsidP="002E4A52">
            <w:pPr>
              <w:pStyle w:val="Sansinterligne"/>
              <w:contextualSpacing w:val="0"/>
              <w:jc w:val="both"/>
              <w:rPr>
                <w:rFonts w:asciiTheme="minorHAnsi" w:hAnsiTheme="minorHAnsi"/>
                <w:iCs/>
              </w:rPr>
            </w:pPr>
            <w:r>
              <w:lastRenderedPageBreak/>
              <w:t>Project activities making use of solid fossil fuel in the project scenario or other improved fossil fuel cookstoves meeting certain conditions described in the footnote to Table 1 (</w:t>
            </w:r>
            <w:proofErr w:type="gramStart"/>
            <w:r>
              <w:t>e.g.</w:t>
            </w:r>
            <w:proofErr w:type="gramEnd"/>
            <w:r>
              <w:t xml:space="preserve"> switch from three-stone fire biomass stoves to LPG stoves) may only claim emission reductions for energy efficiency improvement aspect and shall assume the same baseline and project fuel for emission reduction calculations.</w:t>
            </w:r>
          </w:p>
        </w:tc>
        <w:tc>
          <w:tcPr>
            <w:tcW w:w="3659" w:type="dxa"/>
          </w:tcPr>
          <w:p w14:paraId="27CAC67C" w14:textId="554F7C3A" w:rsidR="00334543" w:rsidRPr="00944B26" w:rsidDel="00334543" w:rsidRDefault="00334543" w:rsidP="00334543">
            <w:pPr>
              <w:pStyle w:val="Sansinterligne"/>
              <w:jc w:val="both"/>
              <w:rPr>
                <w:rFonts w:asciiTheme="minorHAnsi" w:hAnsiTheme="minorHAnsi"/>
                <w:iCs/>
              </w:rPr>
            </w:pPr>
            <w:r>
              <w:rPr>
                <w:rFonts w:asciiTheme="minorHAnsi" w:hAnsiTheme="minorHAnsi" w:cs="Calibri"/>
                <w:szCs w:val="22"/>
              </w:rPr>
              <w:t xml:space="preserve">The project distributes woodstoves. No fossil fuel cookstoves are distributed in the project. </w:t>
            </w:r>
          </w:p>
        </w:tc>
        <w:tc>
          <w:tcPr>
            <w:tcW w:w="2256" w:type="dxa"/>
          </w:tcPr>
          <w:p w14:paraId="292D38D9" w14:textId="655D9BA1" w:rsidR="00334543" w:rsidRPr="00441C04" w:rsidDel="00334543" w:rsidRDefault="00334543" w:rsidP="00334543">
            <w:pPr>
              <w:pStyle w:val="Sansinterligne"/>
              <w:jc w:val="both"/>
              <w:rPr>
                <w:rFonts w:asciiTheme="minorHAnsi" w:hAnsiTheme="minorHAnsi" w:cs="Calibri"/>
                <w:szCs w:val="22"/>
              </w:rPr>
            </w:pPr>
            <w:r>
              <w:rPr>
                <w:rFonts w:asciiTheme="minorHAnsi" w:hAnsiTheme="minorHAnsi" w:cs="Calibri"/>
                <w:szCs w:val="22"/>
              </w:rPr>
              <w:t>N/A</w:t>
            </w:r>
          </w:p>
        </w:tc>
      </w:tr>
      <w:tr w:rsidR="00D645EF" w:rsidRPr="00F965C1" w:rsidDel="00334543" w14:paraId="1D1DB019" w14:textId="77777777" w:rsidTr="00EE63F0">
        <w:trPr>
          <w:jc w:val="center"/>
        </w:trPr>
        <w:tc>
          <w:tcPr>
            <w:tcW w:w="3707" w:type="dxa"/>
          </w:tcPr>
          <w:p w14:paraId="2571689B" w14:textId="5965B5CB" w:rsidR="00D645EF" w:rsidDel="00334543" w:rsidRDefault="00D645EF" w:rsidP="002E4A52">
            <w:pPr>
              <w:pStyle w:val="Sansinterligne"/>
              <w:contextualSpacing w:val="0"/>
              <w:jc w:val="both"/>
              <w:rPr>
                <w:rFonts w:asciiTheme="minorHAnsi" w:hAnsiTheme="minorHAnsi"/>
                <w:iCs/>
              </w:rPr>
            </w:pPr>
            <w:r>
              <w:t>Project activities making use of a new solid biomass feedstock in the project situation (</w:t>
            </w:r>
            <w:proofErr w:type="gramStart"/>
            <w:r>
              <w:t>e.g.</w:t>
            </w:r>
            <w:proofErr w:type="gramEnd"/>
            <w:r>
              <w:t xml:space="preserve"> switch to green charcoal or renewable biomass briquettes) must comply with relevant specific requirements for </w:t>
            </w:r>
            <w:r>
              <w:lastRenderedPageBreak/>
              <w:t>biomass related project activities, as defined in the latest version of the Community Services Activity Requirements. The specific requirements apply to both plantations established for the project activity and/or existing plantations that will supply biomass feedstock.</w:t>
            </w:r>
          </w:p>
        </w:tc>
        <w:tc>
          <w:tcPr>
            <w:tcW w:w="3659" w:type="dxa"/>
          </w:tcPr>
          <w:p w14:paraId="2DFC24A2" w14:textId="77777777" w:rsidR="00D645EF" w:rsidRDefault="00D645EF" w:rsidP="00D645EF">
            <w:pPr>
              <w:pStyle w:val="Sansinterligne"/>
              <w:jc w:val="both"/>
              <w:rPr>
                <w:rFonts w:asciiTheme="minorHAnsi" w:hAnsiTheme="minorHAnsi" w:cs="Calibri"/>
                <w:szCs w:val="22"/>
              </w:rPr>
            </w:pPr>
            <w:r>
              <w:rPr>
                <w:rFonts w:asciiTheme="minorHAnsi" w:hAnsiTheme="minorHAnsi" w:cs="Calibri"/>
                <w:szCs w:val="22"/>
              </w:rPr>
              <w:lastRenderedPageBreak/>
              <w:t>The project fuel is wood. No other new types of biomass solid feedstock can be used in the project cookstoves.</w:t>
            </w:r>
          </w:p>
          <w:p w14:paraId="3D16264E" w14:textId="77777777" w:rsidR="00D645EF" w:rsidRPr="00441C04" w:rsidRDefault="00D645EF" w:rsidP="00D645EF">
            <w:pPr>
              <w:pStyle w:val="Sansinterligne"/>
              <w:jc w:val="both"/>
              <w:rPr>
                <w:rFonts w:asciiTheme="minorHAnsi" w:hAnsiTheme="minorHAnsi" w:cs="Calibri"/>
                <w:szCs w:val="22"/>
              </w:rPr>
            </w:pPr>
            <w:r w:rsidRPr="00441C04">
              <w:rPr>
                <w:rFonts w:asciiTheme="minorHAnsi" w:hAnsiTheme="minorHAnsi" w:cs="Calibri"/>
                <w:szCs w:val="22"/>
              </w:rPr>
              <w:t xml:space="preserve">The emission reductions from this project, for improved biomass stove, will result from </w:t>
            </w:r>
            <w:r w:rsidRPr="00441C04">
              <w:rPr>
                <w:rFonts w:asciiTheme="minorHAnsi" w:hAnsiTheme="minorHAnsi" w:cs="Calibri"/>
                <w:szCs w:val="22"/>
              </w:rPr>
              <w:lastRenderedPageBreak/>
              <w:t xml:space="preserve">a change in quantity of fuel consumed, rather than change of fuel type, therefore this condition is not applicable. </w:t>
            </w:r>
          </w:p>
          <w:p w14:paraId="0AC6D03D" w14:textId="77777777" w:rsidR="00D645EF" w:rsidRPr="00944B26" w:rsidDel="00334543" w:rsidRDefault="00D645EF" w:rsidP="00D645EF">
            <w:pPr>
              <w:pStyle w:val="Sansinterligne"/>
              <w:jc w:val="both"/>
              <w:rPr>
                <w:rFonts w:asciiTheme="minorHAnsi" w:hAnsiTheme="minorHAnsi"/>
                <w:iCs/>
              </w:rPr>
            </w:pPr>
          </w:p>
        </w:tc>
        <w:tc>
          <w:tcPr>
            <w:tcW w:w="2256" w:type="dxa"/>
          </w:tcPr>
          <w:p w14:paraId="082F640B" w14:textId="15C854CE" w:rsidR="00D645EF" w:rsidRPr="00441C04" w:rsidDel="00334543" w:rsidRDefault="00D645EF" w:rsidP="00D645EF">
            <w:pPr>
              <w:pStyle w:val="Sansinterligne"/>
              <w:jc w:val="both"/>
              <w:rPr>
                <w:rFonts w:asciiTheme="minorHAnsi" w:hAnsiTheme="minorHAnsi" w:cs="Calibri"/>
                <w:szCs w:val="22"/>
              </w:rPr>
            </w:pPr>
            <w:r>
              <w:rPr>
                <w:rFonts w:asciiTheme="minorHAnsi" w:hAnsiTheme="minorHAnsi" w:cs="Calibri"/>
                <w:szCs w:val="22"/>
              </w:rPr>
              <w:lastRenderedPageBreak/>
              <w:t>N/A</w:t>
            </w:r>
          </w:p>
        </w:tc>
      </w:tr>
      <w:tr w:rsidR="00D645EF" w:rsidRPr="00F965C1" w:rsidDel="00334543" w14:paraId="65EAE939" w14:textId="77777777" w:rsidTr="00EE63F0">
        <w:trPr>
          <w:jc w:val="center"/>
        </w:trPr>
        <w:tc>
          <w:tcPr>
            <w:tcW w:w="3707" w:type="dxa"/>
          </w:tcPr>
          <w:p w14:paraId="779795C2" w14:textId="6A2C53BC" w:rsidR="00D645EF" w:rsidDel="00334543" w:rsidRDefault="00D645EF" w:rsidP="002E4A52">
            <w:pPr>
              <w:pStyle w:val="Sansinterligne"/>
              <w:contextualSpacing w:val="0"/>
              <w:jc w:val="both"/>
              <w:rPr>
                <w:rFonts w:asciiTheme="minorHAnsi" w:hAnsiTheme="minorHAnsi"/>
                <w:iCs/>
              </w:rPr>
            </w:pPr>
            <w:r>
              <w:t>Adequate evidence is supplied to demonstrate that indoor air pollution (IAP) levels are not worsened compared to the baseline, and greenhouse gases emitted by the project fuel/stove combination are estimated with METHODOLOGY-SDG IQ Reduced emissions from cooking and heating 7 adequate precision. Furthermore, for projects where cooking will move from outdoor to indoor or where the project technology reduces ventilation (for example, changing from a stove with chimney to improved stove with no chimney), indoor air pollution (IAP) levels shall not worsen in the project compared to the baseline, including PM 2.5 and carbon monoxide (CO) emissions. This may be demonstrated before project Design Certification or during project operation using the certification resulting from of a manufacturer’s test, report of field testing of the technology’s PM 2.5 and carbon monoxide (CO) emissions, report of lab testing of the technology, or results of modelling of the technology’s operation under field conditions. If none of these are available, reference from published literature or report by independent agencies may be used as evidence, provided it is not more than 5 years old.</w:t>
            </w:r>
          </w:p>
        </w:tc>
        <w:tc>
          <w:tcPr>
            <w:tcW w:w="3659" w:type="dxa"/>
          </w:tcPr>
          <w:p w14:paraId="41955081" w14:textId="77777777" w:rsidR="00D645EF" w:rsidRDefault="00D645EF" w:rsidP="00D645EF">
            <w:pPr>
              <w:pStyle w:val="Sansinterligne"/>
              <w:jc w:val="both"/>
              <w:rPr>
                <w:rFonts w:asciiTheme="minorHAnsi" w:hAnsiTheme="minorHAnsi" w:cs="Calibri"/>
                <w:szCs w:val="22"/>
              </w:rPr>
            </w:pPr>
            <w:r w:rsidRPr="00441C04">
              <w:rPr>
                <w:rFonts w:asciiTheme="minorHAnsi" w:hAnsiTheme="minorHAnsi" w:cs="Calibri"/>
                <w:szCs w:val="22"/>
              </w:rPr>
              <w:t xml:space="preserve">The </w:t>
            </w:r>
            <w:r>
              <w:rPr>
                <w:rFonts w:asciiTheme="minorHAnsi" w:hAnsiTheme="minorHAnsi" w:cs="Calibri"/>
                <w:szCs w:val="22"/>
              </w:rPr>
              <w:t xml:space="preserve">only </w:t>
            </w:r>
            <w:r w:rsidRPr="00441C04">
              <w:rPr>
                <w:rFonts w:asciiTheme="minorHAnsi" w:hAnsiTheme="minorHAnsi" w:cs="Calibri"/>
                <w:szCs w:val="22"/>
              </w:rPr>
              <w:t>fuel used in project and baseline scenario</w:t>
            </w:r>
            <w:r>
              <w:rPr>
                <w:rFonts w:asciiTheme="minorHAnsi" w:hAnsiTheme="minorHAnsi" w:cs="Calibri"/>
                <w:szCs w:val="22"/>
              </w:rPr>
              <w:t>s</w:t>
            </w:r>
            <w:r w:rsidRPr="00441C04">
              <w:rPr>
                <w:rFonts w:asciiTheme="minorHAnsi" w:hAnsiTheme="minorHAnsi" w:cs="Calibri"/>
                <w:szCs w:val="22"/>
              </w:rPr>
              <w:t xml:space="preserve"> is </w:t>
            </w:r>
            <w:r>
              <w:rPr>
                <w:rFonts w:asciiTheme="minorHAnsi" w:hAnsiTheme="minorHAnsi" w:cs="Calibri"/>
                <w:szCs w:val="22"/>
              </w:rPr>
              <w:t>wood.</w:t>
            </w:r>
            <w:r w:rsidRPr="00441C04">
              <w:rPr>
                <w:rFonts w:asciiTheme="minorHAnsi" w:hAnsiTheme="minorHAnsi" w:cs="Calibri"/>
                <w:szCs w:val="22"/>
              </w:rPr>
              <w:t xml:space="preserve"> </w:t>
            </w:r>
            <w:r>
              <w:rPr>
                <w:rFonts w:asciiTheme="minorHAnsi" w:hAnsiTheme="minorHAnsi" w:cs="Calibri"/>
                <w:szCs w:val="22"/>
              </w:rPr>
              <w:t>A</w:t>
            </w:r>
            <w:r w:rsidRPr="00441C04">
              <w:rPr>
                <w:rFonts w:asciiTheme="minorHAnsi" w:hAnsiTheme="minorHAnsi" w:cs="Calibri"/>
                <w:szCs w:val="22"/>
              </w:rPr>
              <w:t>s such</w:t>
            </w:r>
            <w:r>
              <w:rPr>
                <w:rFonts w:asciiTheme="minorHAnsi" w:hAnsiTheme="minorHAnsi" w:cs="Calibri"/>
                <w:szCs w:val="22"/>
              </w:rPr>
              <w:t>,</w:t>
            </w:r>
            <w:r w:rsidRPr="00441C04">
              <w:rPr>
                <w:rFonts w:asciiTheme="minorHAnsi" w:hAnsiTheme="minorHAnsi" w:cs="Calibri"/>
                <w:szCs w:val="22"/>
              </w:rPr>
              <w:t xml:space="preserve"> there are no additional harmful gases released in the project scenario</w:t>
            </w:r>
            <w:r>
              <w:rPr>
                <w:rFonts w:asciiTheme="minorHAnsi" w:hAnsiTheme="minorHAnsi" w:cs="Calibri"/>
                <w:szCs w:val="22"/>
              </w:rPr>
              <w:t xml:space="preserve"> by another type of fuel</w:t>
            </w:r>
            <w:r w:rsidRPr="00441C04">
              <w:rPr>
                <w:rFonts w:asciiTheme="minorHAnsi" w:hAnsiTheme="minorHAnsi" w:cs="Calibri"/>
                <w:szCs w:val="22"/>
              </w:rPr>
              <w:t xml:space="preserve">. </w:t>
            </w:r>
          </w:p>
          <w:p w14:paraId="183E2C59" w14:textId="77777777" w:rsidR="00D645EF" w:rsidRDefault="00D645EF" w:rsidP="00D645EF">
            <w:pPr>
              <w:pStyle w:val="Sansinterligne"/>
              <w:jc w:val="both"/>
              <w:rPr>
                <w:rFonts w:asciiTheme="minorHAnsi" w:hAnsiTheme="minorHAnsi" w:cs="Calibri"/>
                <w:szCs w:val="22"/>
              </w:rPr>
            </w:pPr>
          </w:p>
          <w:p w14:paraId="243810C0" w14:textId="77777777" w:rsidR="00D645EF" w:rsidRDefault="00D645EF" w:rsidP="00D645EF">
            <w:pPr>
              <w:pStyle w:val="Sansinterligne"/>
              <w:jc w:val="both"/>
              <w:rPr>
                <w:rFonts w:asciiTheme="minorHAnsi" w:hAnsiTheme="minorHAnsi" w:cs="Calibri"/>
                <w:szCs w:val="22"/>
              </w:rPr>
            </w:pPr>
            <w:r>
              <w:rPr>
                <w:rFonts w:asciiTheme="minorHAnsi" w:hAnsiTheme="minorHAnsi" w:cs="Calibri"/>
                <w:szCs w:val="22"/>
              </w:rPr>
              <w:t>The consumption of wood will be reduced with the use of the ICS. The ICS has been specifically designed to decrease smoke while cooking. Hence</w:t>
            </w:r>
            <w:r w:rsidRPr="00441C04">
              <w:rPr>
                <w:rFonts w:asciiTheme="minorHAnsi" w:hAnsiTheme="minorHAnsi" w:cs="Calibri"/>
                <w:szCs w:val="22"/>
              </w:rPr>
              <w:t>, both the volume of greenhouse gases and volume of harmful gases are reduced in the project scenario.</w:t>
            </w:r>
          </w:p>
          <w:p w14:paraId="15E754FE" w14:textId="77777777" w:rsidR="00D645EF" w:rsidRDefault="00D645EF" w:rsidP="00D645EF">
            <w:pPr>
              <w:pStyle w:val="Sansinterligne"/>
              <w:jc w:val="both"/>
              <w:rPr>
                <w:rFonts w:asciiTheme="minorHAnsi" w:hAnsiTheme="minorHAnsi" w:cs="Calibri"/>
                <w:szCs w:val="22"/>
              </w:rPr>
            </w:pPr>
          </w:p>
          <w:p w14:paraId="0D592E40" w14:textId="66B45370" w:rsidR="00D645EF" w:rsidRPr="00944B26" w:rsidDel="00334543" w:rsidRDefault="00D645EF" w:rsidP="00D645EF">
            <w:pPr>
              <w:pStyle w:val="Sansinterligne"/>
              <w:jc w:val="both"/>
              <w:rPr>
                <w:rFonts w:asciiTheme="minorHAnsi" w:hAnsiTheme="minorHAnsi"/>
                <w:iCs/>
              </w:rPr>
            </w:pPr>
            <w:r>
              <w:rPr>
                <w:rFonts w:asciiTheme="minorHAnsi" w:hAnsiTheme="minorHAnsi" w:cs="Calibri"/>
                <w:szCs w:val="22"/>
              </w:rPr>
              <w:t xml:space="preserve">The cookstove is portable and users can choose to cook either outside or inside. </w:t>
            </w:r>
          </w:p>
        </w:tc>
        <w:tc>
          <w:tcPr>
            <w:tcW w:w="2256" w:type="dxa"/>
          </w:tcPr>
          <w:p w14:paraId="2EF1CE40" w14:textId="77777777" w:rsidR="00D645EF" w:rsidRDefault="00D645EF" w:rsidP="00D645EF">
            <w:pPr>
              <w:spacing w:line="240" w:lineRule="auto"/>
              <w:jc w:val="both"/>
              <w:rPr>
                <w:rFonts w:asciiTheme="minorHAnsi" w:hAnsiTheme="minorHAnsi" w:cs="Calibri"/>
                <w:szCs w:val="22"/>
              </w:rPr>
            </w:pPr>
            <w:r>
              <w:rPr>
                <w:rFonts w:asciiTheme="minorHAnsi" w:hAnsiTheme="minorHAnsi" w:cs="Calibri"/>
                <w:szCs w:val="22"/>
              </w:rPr>
              <w:t>Indoor air pollution (IAP) levels have been calculated prior to Design certification for each cookstove through certified laboratory testing. The tests’ results are available.</w:t>
            </w:r>
          </w:p>
          <w:p w14:paraId="0D822992" w14:textId="77777777" w:rsidR="00D645EF" w:rsidRDefault="00D645EF" w:rsidP="00D645EF">
            <w:pPr>
              <w:spacing w:line="240" w:lineRule="auto"/>
              <w:jc w:val="both"/>
              <w:rPr>
                <w:rFonts w:asciiTheme="minorHAnsi" w:hAnsiTheme="minorHAnsi" w:cs="Calibri"/>
                <w:szCs w:val="22"/>
              </w:rPr>
            </w:pPr>
          </w:p>
          <w:p w14:paraId="558181FB" w14:textId="77777777" w:rsidR="00D645EF" w:rsidRDefault="00D645EF" w:rsidP="00D645EF">
            <w:pPr>
              <w:spacing w:line="240" w:lineRule="auto"/>
              <w:jc w:val="both"/>
              <w:rPr>
                <w:rFonts w:asciiTheme="minorHAnsi" w:hAnsiTheme="minorHAnsi" w:cs="Calibri"/>
                <w:szCs w:val="22"/>
              </w:rPr>
            </w:pPr>
            <w:r>
              <w:rPr>
                <w:rFonts w:asciiTheme="minorHAnsi" w:hAnsiTheme="minorHAnsi" w:cs="Calibri"/>
                <w:szCs w:val="22"/>
              </w:rPr>
              <w:t>In addition, i</w:t>
            </w:r>
            <w:r w:rsidRPr="00441C04">
              <w:rPr>
                <w:rFonts w:asciiTheme="minorHAnsi" w:hAnsiTheme="minorHAnsi" w:cs="Calibri"/>
                <w:szCs w:val="22"/>
              </w:rPr>
              <w:t>ndoor air qualit</w:t>
            </w:r>
            <w:r>
              <w:rPr>
                <w:rFonts w:asciiTheme="minorHAnsi" w:hAnsiTheme="minorHAnsi" w:cs="Calibri"/>
                <w:szCs w:val="22"/>
              </w:rPr>
              <w:t>y change will be assessed during regular usage surveys.  Users’ feedback on smoke generation from cooking will be collected.</w:t>
            </w:r>
          </w:p>
          <w:p w14:paraId="64646002" w14:textId="77777777" w:rsidR="00D645EF" w:rsidRDefault="00D645EF" w:rsidP="00D645EF">
            <w:pPr>
              <w:spacing w:line="240" w:lineRule="auto"/>
              <w:jc w:val="both"/>
              <w:rPr>
                <w:rFonts w:asciiTheme="minorHAnsi" w:hAnsiTheme="minorHAnsi" w:cs="Calibri"/>
                <w:szCs w:val="22"/>
              </w:rPr>
            </w:pPr>
          </w:p>
          <w:p w14:paraId="79C42728" w14:textId="77777777" w:rsidR="00D645EF" w:rsidRDefault="00D645EF" w:rsidP="00D645EF">
            <w:pPr>
              <w:spacing w:line="240" w:lineRule="auto"/>
              <w:jc w:val="both"/>
              <w:rPr>
                <w:rFonts w:asciiTheme="minorHAnsi" w:hAnsiTheme="minorHAnsi" w:cs="Calibri"/>
                <w:szCs w:val="22"/>
              </w:rPr>
            </w:pPr>
            <w:r>
              <w:rPr>
                <w:rFonts w:asciiTheme="minorHAnsi" w:hAnsiTheme="minorHAnsi" w:cs="Calibri"/>
                <w:szCs w:val="22"/>
              </w:rPr>
              <w:t xml:space="preserve"> </w:t>
            </w:r>
          </w:p>
          <w:p w14:paraId="3150055F" w14:textId="751F2217" w:rsidR="00D645EF" w:rsidRPr="00441C04" w:rsidDel="00334543" w:rsidRDefault="00D645EF" w:rsidP="00D645EF">
            <w:pPr>
              <w:pStyle w:val="Sansinterligne"/>
              <w:jc w:val="both"/>
              <w:rPr>
                <w:rFonts w:asciiTheme="minorHAnsi" w:hAnsiTheme="minorHAnsi" w:cs="Calibri"/>
                <w:szCs w:val="22"/>
              </w:rPr>
            </w:pPr>
            <w:r w:rsidRPr="00441C04">
              <w:rPr>
                <w:rFonts w:asciiTheme="minorHAnsi" w:hAnsiTheme="minorHAnsi" w:cs="Calibri"/>
                <w:szCs w:val="22"/>
              </w:rPr>
              <w:t xml:space="preserve"> </w:t>
            </w:r>
          </w:p>
        </w:tc>
      </w:tr>
    </w:tbl>
    <w:p w14:paraId="39D62347" w14:textId="77777777" w:rsidR="005C5216" w:rsidRPr="007C1D64" w:rsidRDefault="005C5216" w:rsidP="004E361A"/>
    <w:p w14:paraId="281BB2CC" w14:textId="22F3EBFF" w:rsidR="004E361A" w:rsidRDefault="00175F0A" w:rsidP="004E361A">
      <w:pPr>
        <w:pStyle w:val="SectionList"/>
      </w:pPr>
      <w:r>
        <w:lastRenderedPageBreak/>
        <w:t>VPA</w:t>
      </w:r>
      <w:r w:rsidRPr="007C1D64">
        <w:t xml:space="preserve"> </w:t>
      </w:r>
      <w:r w:rsidR="004E361A" w:rsidRPr="007C1D64">
        <w:t>boundary</w:t>
      </w:r>
    </w:p>
    <w:p w14:paraId="4A675717" w14:textId="07C9A9B8" w:rsidR="004E361A" w:rsidRDefault="004E361A" w:rsidP="004E361A">
      <w:r w:rsidRPr="009E261A">
        <w:t>&gt;&gt;</w:t>
      </w:r>
    </w:p>
    <w:p w14:paraId="1BE8BB50" w14:textId="77777777" w:rsidR="00F63B62" w:rsidRDefault="00F63B62" w:rsidP="00F63B62">
      <w:pPr>
        <w:jc w:val="both"/>
      </w:pPr>
      <w:r>
        <w:t xml:space="preserve">The sources listed below are included in the project boundary. The VPA is taking place in Narok County, Kenya, only as illustrated in Section A.2, therefore within the geographical boundary of the registered </w:t>
      </w:r>
      <w:proofErr w:type="spellStart"/>
      <w:r>
        <w:t>PoA</w:t>
      </w:r>
      <w:proofErr w:type="spellEnd"/>
      <w:r>
        <w:t xml:space="preserve">. </w:t>
      </w:r>
    </w:p>
    <w:p w14:paraId="4A66B6D7" w14:textId="77777777" w:rsidR="00F63B62" w:rsidRDefault="00F63B62" w:rsidP="00F63B62">
      <w:pPr>
        <w:jc w:val="both"/>
      </w:pPr>
    </w:p>
    <w:p w14:paraId="675AA7EA" w14:textId="15F9F7B4" w:rsidR="00F63B62" w:rsidRDefault="00F63B62" w:rsidP="00F63B62">
      <w:r>
        <w:t>Within this area, Improved cookstoves will be distributed amongst the community to replace three stone fires. This will reduce the GHG emissions (CO</w:t>
      </w:r>
      <w:r w:rsidRPr="007C43DC">
        <w:rPr>
          <w:vertAlign w:val="subscript"/>
        </w:rPr>
        <w:t>2</w:t>
      </w:r>
      <w:r>
        <w:t>, CH</w:t>
      </w:r>
      <w:r w:rsidRPr="007C43DC">
        <w:rPr>
          <w:vertAlign w:val="subscript"/>
        </w:rPr>
        <w:t>4</w:t>
      </w:r>
      <w:r>
        <w:t>, N</w:t>
      </w:r>
      <w:r w:rsidRPr="007C43DC">
        <w:rPr>
          <w:vertAlign w:val="subscript"/>
        </w:rPr>
        <w:t>2</w:t>
      </w:r>
      <w:r>
        <w:t>) released into the atmosphere by reducing the need for combustion of biomass.</w:t>
      </w:r>
    </w:p>
    <w:p w14:paraId="31A06A0A" w14:textId="15FD8241" w:rsidR="00D645EF" w:rsidRDefault="00D645EF" w:rsidP="00F63B62"/>
    <w:p w14:paraId="08A86D02" w14:textId="77777777" w:rsidR="00D645EF" w:rsidRDefault="00D645EF" w:rsidP="002E4A52">
      <w:pPr>
        <w:jc w:val="both"/>
      </w:pPr>
      <w:r>
        <w:t xml:space="preserve">Emissions generated by production and transport of fuel / biomass will not be accounted for as there is no production nor transport of fuel / biomass in our project. The source of fuel is </w:t>
      </w:r>
      <w:proofErr w:type="gramStart"/>
      <w:r>
        <w:t>wood</w:t>
      </w:r>
      <w:proofErr w:type="gramEnd"/>
      <w:r>
        <w:t xml:space="preserve"> and households collect it directly to use the improved cookstove. </w:t>
      </w:r>
    </w:p>
    <w:p w14:paraId="397AB189" w14:textId="77777777" w:rsidR="00D645EF" w:rsidRDefault="00D645EF" w:rsidP="00F63B62"/>
    <w:tbl>
      <w:tblPr>
        <w:tblStyle w:val="GSTableBoldline-heightcondensed2"/>
        <w:tblpPr w:leftFromText="180" w:rightFromText="180" w:vertAnchor="text"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bottom w:w="57" w:type="dxa"/>
          <w:right w:w="57" w:type="dxa"/>
        </w:tblCellMar>
        <w:tblLook w:val="00E0" w:firstRow="1" w:lastRow="1" w:firstColumn="1" w:lastColumn="0" w:noHBand="0" w:noVBand="0"/>
      </w:tblPr>
      <w:tblGrid>
        <w:gridCol w:w="704"/>
        <w:gridCol w:w="2379"/>
        <w:gridCol w:w="489"/>
        <w:gridCol w:w="827"/>
        <w:gridCol w:w="5223"/>
      </w:tblGrid>
      <w:tr w:rsidR="00BD7D39" w:rsidRPr="00BD7D39" w14:paraId="224CCD5D" w14:textId="77777777" w:rsidTr="00D645EF">
        <w:trPr>
          <w:cnfStyle w:val="100000000000" w:firstRow="1" w:lastRow="0" w:firstColumn="0" w:lastColumn="0" w:oddVBand="0" w:evenVBand="0" w:oddHBand="0" w:evenHBand="0" w:firstRowFirstColumn="0" w:firstRowLastColumn="0" w:lastRowFirstColumn="0" w:lastRowLastColumn="0"/>
          <w:trHeight w:val="73"/>
        </w:trPr>
        <w:tc>
          <w:tcPr>
            <w:tcW w:w="1602" w:type="pct"/>
            <w:gridSpan w:val="2"/>
          </w:tcPr>
          <w:p w14:paraId="3CDBA1FF" w14:textId="77777777" w:rsidR="00BD7D39" w:rsidRPr="00BD7D39" w:rsidRDefault="00BD7D39" w:rsidP="00BD7D39">
            <w:pPr>
              <w:spacing w:line="276" w:lineRule="auto"/>
              <w:jc w:val="both"/>
              <w:rPr>
                <w:rFonts w:asciiTheme="minorHAnsi" w:hAnsiTheme="minorHAnsi"/>
                <w:bCs/>
                <w:color w:val="FFFFFF" w:themeColor="background1"/>
                <w:szCs w:val="22"/>
                <w:lang w:val="en-GB"/>
              </w:rPr>
            </w:pPr>
            <w:r w:rsidRPr="00BD7D39">
              <w:rPr>
                <w:rFonts w:asciiTheme="minorHAnsi" w:hAnsiTheme="minorHAnsi"/>
                <w:bCs/>
                <w:color w:val="FFFFFF" w:themeColor="background1"/>
                <w:szCs w:val="22"/>
                <w:lang w:val="en-GB"/>
              </w:rPr>
              <w:t>Source</w:t>
            </w:r>
          </w:p>
        </w:tc>
        <w:tc>
          <w:tcPr>
            <w:tcW w:w="254" w:type="pct"/>
          </w:tcPr>
          <w:p w14:paraId="50E28CE0" w14:textId="77777777" w:rsidR="00BD7D39" w:rsidRPr="00BD7D39" w:rsidRDefault="00BD7D39" w:rsidP="00BD7D39">
            <w:pPr>
              <w:spacing w:line="276" w:lineRule="auto"/>
              <w:jc w:val="both"/>
              <w:rPr>
                <w:rFonts w:asciiTheme="minorHAnsi" w:hAnsiTheme="minorHAnsi"/>
                <w:bCs/>
                <w:color w:val="FFFFFF" w:themeColor="background1"/>
                <w:szCs w:val="22"/>
                <w:lang w:val="en-GB"/>
              </w:rPr>
            </w:pPr>
            <w:r w:rsidRPr="00BD7D39">
              <w:rPr>
                <w:rFonts w:asciiTheme="minorHAnsi" w:hAnsiTheme="minorHAnsi"/>
                <w:bCs/>
                <w:color w:val="FFFFFF" w:themeColor="background1"/>
                <w:szCs w:val="22"/>
                <w:lang w:val="en-GB"/>
              </w:rPr>
              <w:t>GHGs</w:t>
            </w:r>
          </w:p>
        </w:tc>
        <w:tc>
          <w:tcPr>
            <w:tcW w:w="430" w:type="pct"/>
          </w:tcPr>
          <w:p w14:paraId="1E435407" w14:textId="77777777" w:rsidR="00BD7D39" w:rsidRPr="00BD7D39" w:rsidRDefault="00BD7D39" w:rsidP="00BD7D39">
            <w:pPr>
              <w:spacing w:line="276" w:lineRule="auto"/>
              <w:jc w:val="both"/>
              <w:rPr>
                <w:rFonts w:asciiTheme="minorHAnsi" w:hAnsiTheme="minorHAnsi"/>
                <w:bCs/>
                <w:color w:val="FFFFFF" w:themeColor="background1"/>
                <w:szCs w:val="22"/>
                <w:lang w:val="en-GB"/>
              </w:rPr>
            </w:pPr>
            <w:r w:rsidRPr="00BD7D39">
              <w:rPr>
                <w:rFonts w:asciiTheme="minorHAnsi" w:hAnsiTheme="minorHAnsi"/>
                <w:bCs/>
                <w:color w:val="FFFFFF" w:themeColor="background1"/>
                <w:szCs w:val="22"/>
                <w:lang w:val="en-GB"/>
              </w:rPr>
              <w:t>Included?</w:t>
            </w:r>
          </w:p>
        </w:tc>
        <w:tc>
          <w:tcPr>
            <w:tcW w:w="2714" w:type="pct"/>
          </w:tcPr>
          <w:p w14:paraId="17FB648A" w14:textId="77777777" w:rsidR="00BD7D39" w:rsidRPr="00BD7D39" w:rsidRDefault="00BD7D39" w:rsidP="00BD7D39">
            <w:pPr>
              <w:spacing w:line="276" w:lineRule="auto"/>
              <w:jc w:val="both"/>
              <w:rPr>
                <w:rFonts w:asciiTheme="minorHAnsi" w:hAnsiTheme="minorHAnsi"/>
                <w:bCs/>
                <w:color w:val="FFFFFF" w:themeColor="background1"/>
                <w:szCs w:val="22"/>
                <w:lang w:val="en-GB"/>
              </w:rPr>
            </w:pPr>
            <w:r w:rsidRPr="00BD7D39">
              <w:rPr>
                <w:rFonts w:asciiTheme="minorHAnsi" w:hAnsiTheme="minorHAnsi"/>
                <w:bCs/>
                <w:color w:val="FFFFFF" w:themeColor="background1"/>
                <w:szCs w:val="22"/>
                <w:lang w:val="en-GB"/>
              </w:rPr>
              <w:t>Justification/Explanation</w:t>
            </w:r>
          </w:p>
        </w:tc>
      </w:tr>
      <w:tr w:rsidR="00D645EF" w:rsidRPr="00BD7D39" w14:paraId="233D56C6" w14:textId="77777777" w:rsidTr="00D645EF">
        <w:trPr>
          <w:trHeight w:val="223"/>
        </w:trPr>
        <w:tc>
          <w:tcPr>
            <w:tcW w:w="366" w:type="pct"/>
            <w:vMerge w:val="restart"/>
            <w:shd w:val="clear" w:color="auto" w:fill="00BABE"/>
            <w:textDirection w:val="btLr"/>
          </w:tcPr>
          <w:p w14:paraId="776F2A58" w14:textId="77777777" w:rsidR="00D645EF" w:rsidRPr="00BD7D39" w:rsidRDefault="00D645EF" w:rsidP="00BD7D39">
            <w:pPr>
              <w:spacing w:line="276" w:lineRule="auto"/>
              <w:jc w:val="both"/>
              <w:rPr>
                <w:rFonts w:asciiTheme="minorHAnsi" w:hAnsiTheme="minorHAnsi"/>
                <w:b/>
                <w:bCs/>
                <w:color w:val="FFFFFF" w:themeColor="background1"/>
                <w:szCs w:val="22"/>
                <w:lang w:val="en-GB"/>
              </w:rPr>
            </w:pPr>
            <w:r w:rsidRPr="00BD7D39">
              <w:rPr>
                <w:rFonts w:asciiTheme="minorHAnsi" w:hAnsiTheme="minorHAnsi"/>
                <w:b/>
                <w:bCs/>
                <w:color w:val="FFFFFF" w:themeColor="background1"/>
                <w:szCs w:val="22"/>
                <w:lang w:val="en-GB"/>
              </w:rPr>
              <w:t>Baseline scenario</w:t>
            </w:r>
          </w:p>
        </w:tc>
        <w:tc>
          <w:tcPr>
            <w:tcW w:w="1236" w:type="pct"/>
            <w:vMerge w:val="restart"/>
            <w:vAlign w:val="top"/>
          </w:tcPr>
          <w:p w14:paraId="04A1F814" w14:textId="6EC306B1" w:rsidR="00D645EF" w:rsidRPr="00BD7D39" w:rsidRDefault="00D645EF" w:rsidP="00D645EF">
            <w:pPr>
              <w:spacing w:line="276" w:lineRule="auto"/>
              <w:jc w:val="both"/>
              <w:rPr>
                <w:rFonts w:asciiTheme="minorHAnsi" w:hAnsiTheme="minorHAnsi"/>
                <w:color w:val="515151" w:themeColor="text1"/>
                <w:szCs w:val="22"/>
                <w:lang w:val="en-GB"/>
              </w:rPr>
            </w:pPr>
            <w:r>
              <w:t>Delivery of thermal energy</w:t>
            </w:r>
          </w:p>
        </w:tc>
        <w:tc>
          <w:tcPr>
            <w:tcW w:w="254" w:type="pct"/>
          </w:tcPr>
          <w:p w14:paraId="54B6C6D8" w14:textId="77777777" w:rsidR="00D645EF" w:rsidRPr="00BD7D39" w:rsidRDefault="00D645EF" w:rsidP="00BD7D39">
            <w:pPr>
              <w:spacing w:line="276" w:lineRule="auto"/>
              <w:jc w:val="both"/>
              <w:rPr>
                <w:rFonts w:asciiTheme="minorHAnsi" w:hAnsiTheme="minorHAnsi"/>
                <w:color w:val="515151" w:themeColor="text1"/>
                <w:sz w:val="20"/>
                <w:szCs w:val="20"/>
                <w:lang w:val="en-GB"/>
              </w:rPr>
            </w:pPr>
            <w:r w:rsidRPr="00BD7D39">
              <w:rPr>
                <w:rFonts w:asciiTheme="minorHAnsi" w:hAnsiTheme="minorHAnsi"/>
                <w:color w:val="515151" w:themeColor="text1"/>
                <w:sz w:val="20"/>
                <w:szCs w:val="20"/>
                <w:lang w:val="en-GB"/>
              </w:rPr>
              <w:t>CO</w:t>
            </w:r>
            <w:r w:rsidRPr="00BD7D39">
              <w:rPr>
                <w:rFonts w:asciiTheme="minorHAnsi" w:hAnsiTheme="minorHAnsi"/>
                <w:color w:val="515151" w:themeColor="text1"/>
                <w:sz w:val="20"/>
                <w:szCs w:val="20"/>
                <w:vertAlign w:val="subscript"/>
                <w:lang w:val="en-GB"/>
              </w:rPr>
              <w:t>2</w:t>
            </w:r>
          </w:p>
        </w:tc>
        <w:tc>
          <w:tcPr>
            <w:tcW w:w="430" w:type="pct"/>
          </w:tcPr>
          <w:p w14:paraId="02F7336D" w14:textId="77777777" w:rsidR="00D645EF" w:rsidRPr="00BD7D39" w:rsidRDefault="00D645EF" w:rsidP="00BD7D39">
            <w:pPr>
              <w:spacing w:line="276" w:lineRule="auto"/>
              <w:jc w:val="both"/>
              <w:rPr>
                <w:rFonts w:asciiTheme="minorHAnsi" w:hAnsiTheme="minorHAnsi"/>
                <w:color w:val="515151" w:themeColor="text1"/>
                <w:sz w:val="20"/>
                <w:szCs w:val="20"/>
                <w:lang w:val="en-GB"/>
              </w:rPr>
            </w:pPr>
            <w:r w:rsidRPr="00BD7D39">
              <w:rPr>
                <w:rFonts w:asciiTheme="minorHAnsi" w:hAnsiTheme="minorHAnsi"/>
                <w:color w:val="515151" w:themeColor="text1"/>
                <w:sz w:val="20"/>
                <w:szCs w:val="20"/>
                <w:lang w:val="en-GB"/>
              </w:rPr>
              <w:t>Yes</w:t>
            </w:r>
          </w:p>
        </w:tc>
        <w:tc>
          <w:tcPr>
            <w:tcW w:w="2714" w:type="pct"/>
          </w:tcPr>
          <w:p w14:paraId="607C7FBD" w14:textId="77777777" w:rsidR="00D645EF" w:rsidRPr="00BD7D39" w:rsidRDefault="00D645EF" w:rsidP="00BD7D39">
            <w:pPr>
              <w:spacing w:line="276" w:lineRule="auto"/>
              <w:jc w:val="both"/>
              <w:rPr>
                <w:rFonts w:asciiTheme="minorHAnsi" w:hAnsiTheme="minorHAnsi"/>
                <w:color w:val="515151" w:themeColor="text1"/>
                <w:sz w:val="20"/>
                <w:szCs w:val="20"/>
                <w:lang w:val="en-GB"/>
              </w:rPr>
            </w:pPr>
            <w:r w:rsidRPr="00BD7D39">
              <w:rPr>
                <w:rFonts w:asciiTheme="minorHAnsi" w:hAnsiTheme="minorHAnsi"/>
                <w:color w:val="515151" w:themeColor="text1"/>
                <w:sz w:val="20"/>
                <w:szCs w:val="20"/>
                <w:lang w:val="en-GB"/>
              </w:rPr>
              <w:t>Important source of emissions</w:t>
            </w:r>
          </w:p>
        </w:tc>
      </w:tr>
      <w:tr w:rsidR="00D645EF" w:rsidRPr="00BD7D39" w14:paraId="6EDD932D" w14:textId="77777777" w:rsidTr="00D645EF">
        <w:trPr>
          <w:trHeight w:val="183"/>
        </w:trPr>
        <w:tc>
          <w:tcPr>
            <w:tcW w:w="366" w:type="pct"/>
            <w:vMerge/>
            <w:shd w:val="clear" w:color="auto" w:fill="00BABE"/>
            <w:textDirection w:val="btLr"/>
          </w:tcPr>
          <w:p w14:paraId="03369DA2" w14:textId="77777777" w:rsidR="00D645EF" w:rsidRPr="00BD7D39" w:rsidRDefault="00D645EF" w:rsidP="00BD7D39">
            <w:pPr>
              <w:spacing w:line="276" w:lineRule="auto"/>
              <w:jc w:val="both"/>
              <w:rPr>
                <w:rFonts w:asciiTheme="minorHAnsi" w:hAnsiTheme="minorHAnsi"/>
                <w:b/>
                <w:bCs/>
                <w:color w:val="FFFFFF" w:themeColor="background1"/>
                <w:szCs w:val="22"/>
                <w:lang w:val="en-GB"/>
              </w:rPr>
            </w:pPr>
          </w:p>
        </w:tc>
        <w:tc>
          <w:tcPr>
            <w:tcW w:w="1236" w:type="pct"/>
            <w:vMerge/>
            <w:vAlign w:val="top"/>
          </w:tcPr>
          <w:p w14:paraId="614A1010" w14:textId="77777777" w:rsidR="00D645EF" w:rsidRPr="00BD7D39" w:rsidRDefault="00D645EF" w:rsidP="00BD7D39">
            <w:pPr>
              <w:spacing w:line="276" w:lineRule="auto"/>
              <w:jc w:val="both"/>
              <w:rPr>
                <w:rFonts w:asciiTheme="minorHAnsi" w:hAnsiTheme="minorHAnsi"/>
                <w:color w:val="515151" w:themeColor="text1"/>
                <w:szCs w:val="22"/>
                <w:lang w:val="en-GB"/>
              </w:rPr>
            </w:pPr>
          </w:p>
        </w:tc>
        <w:tc>
          <w:tcPr>
            <w:tcW w:w="254" w:type="pct"/>
          </w:tcPr>
          <w:p w14:paraId="71572934" w14:textId="77777777" w:rsidR="00D645EF" w:rsidRPr="00BD7D39" w:rsidRDefault="00D645EF" w:rsidP="00BD7D39">
            <w:pPr>
              <w:spacing w:line="276" w:lineRule="auto"/>
              <w:jc w:val="both"/>
              <w:rPr>
                <w:rFonts w:asciiTheme="minorHAnsi" w:hAnsiTheme="minorHAnsi"/>
                <w:color w:val="515151" w:themeColor="text1"/>
                <w:sz w:val="20"/>
                <w:szCs w:val="20"/>
                <w:lang w:val="en-GB"/>
              </w:rPr>
            </w:pPr>
            <w:r w:rsidRPr="00BD7D39">
              <w:rPr>
                <w:rFonts w:asciiTheme="minorHAnsi" w:hAnsiTheme="minorHAnsi"/>
                <w:color w:val="515151" w:themeColor="text1"/>
                <w:sz w:val="20"/>
                <w:szCs w:val="20"/>
                <w:lang w:val="en-GB"/>
              </w:rPr>
              <w:t>CH</w:t>
            </w:r>
            <w:r w:rsidRPr="00BD7D39">
              <w:rPr>
                <w:rFonts w:asciiTheme="minorHAnsi" w:hAnsiTheme="minorHAnsi"/>
                <w:color w:val="515151" w:themeColor="text1"/>
                <w:sz w:val="20"/>
                <w:szCs w:val="20"/>
                <w:vertAlign w:val="subscript"/>
                <w:lang w:val="en-GB"/>
              </w:rPr>
              <w:t>4</w:t>
            </w:r>
          </w:p>
        </w:tc>
        <w:tc>
          <w:tcPr>
            <w:tcW w:w="430" w:type="pct"/>
          </w:tcPr>
          <w:p w14:paraId="37D4963E" w14:textId="77777777" w:rsidR="00D645EF" w:rsidRPr="00BD7D39" w:rsidRDefault="00D645EF" w:rsidP="00BD7D39">
            <w:pPr>
              <w:spacing w:line="276" w:lineRule="auto"/>
              <w:jc w:val="both"/>
              <w:rPr>
                <w:rFonts w:asciiTheme="minorHAnsi" w:hAnsiTheme="minorHAnsi"/>
                <w:b/>
                <w:bCs/>
                <w:color w:val="515151" w:themeColor="text1"/>
                <w:sz w:val="20"/>
                <w:szCs w:val="20"/>
                <w:lang w:val="en-GB"/>
              </w:rPr>
            </w:pPr>
            <w:r w:rsidRPr="00BD7D39">
              <w:rPr>
                <w:rFonts w:asciiTheme="minorHAnsi" w:hAnsiTheme="minorHAnsi"/>
                <w:color w:val="515151" w:themeColor="text1"/>
                <w:sz w:val="20"/>
                <w:szCs w:val="20"/>
                <w:lang w:val="en-GB"/>
              </w:rPr>
              <w:t>Yes</w:t>
            </w:r>
          </w:p>
        </w:tc>
        <w:tc>
          <w:tcPr>
            <w:tcW w:w="2714" w:type="pct"/>
          </w:tcPr>
          <w:p w14:paraId="7194A728" w14:textId="77777777" w:rsidR="00D645EF" w:rsidRPr="00BD7D39" w:rsidRDefault="00D645EF" w:rsidP="00BD7D39">
            <w:pPr>
              <w:spacing w:line="276" w:lineRule="auto"/>
              <w:jc w:val="both"/>
              <w:rPr>
                <w:rFonts w:asciiTheme="minorHAnsi" w:hAnsiTheme="minorHAnsi"/>
                <w:b/>
                <w:bCs/>
                <w:color w:val="515151" w:themeColor="text1"/>
                <w:sz w:val="20"/>
                <w:szCs w:val="20"/>
                <w:lang w:val="en-GB"/>
              </w:rPr>
            </w:pPr>
            <w:r w:rsidRPr="00BD7D39">
              <w:rPr>
                <w:rFonts w:asciiTheme="minorHAnsi" w:hAnsiTheme="minorHAnsi"/>
                <w:color w:val="515151" w:themeColor="text1"/>
                <w:sz w:val="20"/>
                <w:szCs w:val="20"/>
                <w:lang w:val="en-GB"/>
              </w:rPr>
              <w:t>Important source of emissions</w:t>
            </w:r>
          </w:p>
        </w:tc>
      </w:tr>
      <w:tr w:rsidR="00D645EF" w:rsidRPr="00BD7D39" w14:paraId="7814CA4B" w14:textId="77777777" w:rsidTr="00D645EF">
        <w:trPr>
          <w:trHeight w:val="167"/>
        </w:trPr>
        <w:tc>
          <w:tcPr>
            <w:tcW w:w="366" w:type="pct"/>
            <w:vMerge/>
            <w:shd w:val="clear" w:color="auto" w:fill="00BABE"/>
            <w:textDirection w:val="btLr"/>
          </w:tcPr>
          <w:p w14:paraId="45642A0C" w14:textId="77777777" w:rsidR="00D645EF" w:rsidRPr="00BD7D39" w:rsidRDefault="00D645EF" w:rsidP="00BD7D39">
            <w:pPr>
              <w:spacing w:line="276" w:lineRule="auto"/>
              <w:jc w:val="both"/>
              <w:rPr>
                <w:rFonts w:asciiTheme="minorHAnsi" w:hAnsiTheme="minorHAnsi"/>
                <w:b/>
                <w:bCs/>
                <w:color w:val="FFFFFF" w:themeColor="background1"/>
                <w:szCs w:val="22"/>
                <w:lang w:val="en-GB"/>
              </w:rPr>
            </w:pPr>
          </w:p>
        </w:tc>
        <w:tc>
          <w:tcPr>
            <w:tcW w:w="1236" w:type="pct"/>
            <w:vMerge/>
            <w:vAlign w:val="top"/>
          </w:tcPr>
          <w:p w14:paraId="2EADDC36" w14:textId="77777777" w:rsidR="00D645EF" w:rsidRPr="00BD7D39" w:rsidRDefault="00D645EF" w:rsidP="00BD7D39">
            <w:pPr>
              <w:spacing w:line="276" w:lineRule="auto"/>
              <w:jc w:val="both"/>
              <w:rPr>
                <w:rFonts w:asciiTheme="minorHAnsi" w:hAnsiTheme="minorHAnsi"/>
                <w:color w:val="515151" w:themeColor="text1"/>
                <w:szCs w:val="22"/>
                <w:lang w:val="en-GB"/>
              </w:rPr>
            </w:pPr>
          </w:p>
        </w:tc>
        <w:tc>
          <w:tcPr>
            <w:tcW w:w="254" w:type="pct"/>
          </w:tcPr>
          <w:p w14:paraId="5EE5D2E4" w14:textId="77777777" w:rsidR="00D645EF" w:rsidRPr="00BD7D39" w:rsidRDefault="00D645EF" w:rsidP="00BD7D39">
            <w:pPr>
              <w:spacing w:line="276" w:lineRule="auto"/>
              <w:jc w:val="both"/>
              <w:rPr>
                <w:rFonts w:asciiTheme="minorHAnsi" w:hAnsiTheme="minorHAnsi"/>
                <w:color w:val="515151" w:themeColor="text1"/>
                <w:sz w:val="20"/>
                <w:szCs w:val="20"/>
                <w:lang w:val="en-GB"/>
              </w:rPr>
            </w:pPr>
            <w:r w:rsidRPr="00BD7D39">
              <w:rPr>
                <w:rFonts w:asciiTheme="minorHAnsi" w:hAnsiTheme="minorHAnsi"/>
                <w:color w:val="515151" w:themeColor="text1"/>
                <w:sz w:val="20"/>
                <w:szCs w:val="20"/>
                <w:lang w:val="en-GB"/>
              </w:rPr>
              <w:t>N</w:t>
            </w:r>
            <w:r w:rsidRPr="00BD7D39">
              <w:rPr>
                <w:rFonts w:asciiTheme="minorHAnsi" w:hAnsiTheme="minorHAnsi"/>
                <w:color w:val="515151" w:themeColor="text1"/>
                <w:sz w:val="20"/>
                <w:szCs w:val="20"/>
                <w:vertAlign w:val="subscript"/>
                <w:lang w:val="en-GB"/>
              </w:rPr>
              <w:t>2</w:t>
            </w:r>
            <w:r w:rsidRPr="00BD7D39">
              <w:rPr>
                <w:rFonts w:asciiTheme="minorHAnsi" w:hAnsiTheme="minorHAnsi"/>
                <w:color w:val="515151" w:themeColor="text1"/>
                <w:sz w:val="20"/>
                <w:szCs w:val="20"/>
                <w:lang w:val="en-GB"/>
              </w:rPr>
              <w:t>O</w:t>
            </w:r>
          </w:p>
        </w:tc>
        <w:tc>
          <w:tcPr>
            <w:tcW w:w="430" w:type="pct"/>
          </w:tcPr>
          <w:p w14:paraId="31D85569" w14:textId="77777777" w:rsidR="00D645EF" w:rsidRPr="00BD7D39" w:rsidRDefault="00D645EF" w:rsidP="00BD7D39">
            <w:pPr>
              <w:spacing w:line="276" w:lineRule="auto"/>
              <w:jc w:val="both"/>
              <w:rPr>
                <w:rFonts w:asciiTheme="minorHAnsi" w:hAnsiTheme="minorHAnsi"/>
                <w:b/>
                <w:bCs/>
                <w:color w:val="515151" w:themeColor="text1"/>
                <w:sz w:val="20"/>
                <w:szCs w:val="20"/>
                <w:lang w:val="en-GB"/>
              </w:rPr>
            </w:pPr>
            <w:r w:rsidRPr="00BD7D39">
              <w:rPr>
                <w:rFonts w:asciiTheme="minorHAnsi" w:hAnsiTheme="minorHAnsi"/>
                <w:color w:val="515151" w:themeColor="text1"/>
                <w:sz w:val="20"/>
                <w:szCs w:val="20"/>
                <w:lang w:val="en-GB"/>
              </w:rPr>
              <w:t>Yes</w:t>
            </w:r>
          </w:p>
        </w:tc>
        <w:tc>
          <w:tcPr>
            <w:tcW w:w="2714" w:type="pct"/>
          </w:tcPr>
          <w:p w14:paraId="53517C27" w14:textId="77777777" w:rsidR="00D645EF" w:rsidRPr="00BD7D39" w:rsidRDefault="00D645EF" w:rsidP="00BD7D39">
            <w:pPr>
              <w:spacing w:line="276" w:lineRule="auto"/>
              <w:jc w:val="both"/>
              <w:rPr>
                <w:rFonts w:asciiTheme="minorHAnsi" w:hAnsiTheme="minorHAnsi"/>
                <w:b/>
                <w:bCs/>
                <w:color w:val="515151" w:themeColor="text1"/>
                <w:sz w:val="20"/>
                <w:szCs w:val="20"/>
                <w:lang w:val="en-GB"/>
              </w:rPr>
            </w:pPr>
            <w:r w:rsidRPr="00BD7D39">
              <w:rPr>
                <w:rFonts w:asciiTheme="minorHAnsi" w:hAnsiTheme="minorHAnsi"/>
                <w:color w:val="515151" w:themeColor="text1"/>
                <w:sz w:val="20"/>
                <w:szCs w:val="20"/>
                <w:lang w:val="en-GB"/>
              </w:rPr>
              <w:t>N</w:t>
            </w:r>
            <w:r w:rsidRPr="00BD7D39">
              <w:rPr>
                <w:rFonts w:asciiTheme="minorHAnsi" w:hAnsiTheme="minorHAnsi"/>
                <w:color w:val="515151" w:themeColor="text1"/>
                <w:sz w:val="20"/>
                <w:szCs w:val="20"/>
                <w:vertAlign w:val="subscript"/>
                <w:lang w:val="en-GB"/>
              </w:rPr>
              <w:t>2</w:t>
            </w:r>
            <w:r w:rsidRPr="00BD7D39">
              <w:rPr>
                <w:rFonts w:asciiTheme="minorHAnsi" w:hAnsiTheme="minorHAnsi"/>
                <w:color w:val="515151" w:themeColor="text1"/>
                <w:sz w:val="20"/>
                <w:szCs w:val="20"/>
                <w:lang w:val="en-GB"/>
              </w:rPr>
              <w:t xml:space="preserve">O included in the calculations. Emissions Factors for fuel in stationary combustion </w:t>
            </w:r>
          </w:p>
        </w:tc>
      </w:tr>
      <w:tr w:rsidR="00D645EF" w:rsidRPr="00BD7D39" w14:paraId="0256C1D7" w14:textId="77777777" w:rsidTr="00D645EF">
        <w:trPr>
          <w:trHeight w:val="167"/>
        </w:trPr>
        <w:tc>
          <w:tcPr>
            <w:tcW w:w="366" w:type="pct"/>
            <w:vMerge/>
            <w:shd w:val="clear" w:color="auto" w:fill="00BABE"/>
            <w:textDirection w:val="btLr"/>
          </w:tcPr>
          <w:p w14:paraId="685DCEAB" w14:textId="77777777" w:rsidR="00D645EF" w:rsidRPr="00BD7D39" w:rsidRDefault="00D645EF" w:rsidP="00D645EF">
            <w:pPr>
              <w:spacing w:line="276" w:lineRule="auto"/>
              <w:jc w:val="both"/>
              <w:rPr>
                <w:rFonts w:asciiTheme="minorHAnsi" w:hAnsiTheme="minorHAnsi"/>
                <w:b/>
                <w:bCs/>
                <w:color w:val="FFFFFF" w:themeColor="background1"/>
                <w:szCs w:val="22"/>
                <w:lang w:val="en-GB"/>
              </w:rPr>
            </w:pPr>
          </w:p>
        </w:tc>
        <w:tc>
          <w:tcPr>
            <w:tcW w:w="1236" w:type="pct"/>
            <w:vMerge w:val="restart"/>
            <w:vAlign w:val="top"/>
          </w:tcPr>
          <w:p w14:paraId="71CE55BA" w14:textId="793C8AC4" w:rsidR="00D645EF" w:rsidRPr="00BD7D39" w:rsidRDefault="00D645EF" w:rsidP="00D645EF">
            <w:pPr>
              <w:spacing w:line="276" w:lineRule="auto"/>
              <w:jc w:val="both"/>
              <w:rPr>
                <w:rFonts w:asciiTheme="minorHAnsi" w:hAnsiTheme="minorHAnsi"/>
                <w:color w:val="515151" w:themeColor="text1"/>
                <w:szCs w:val="22"/>
                <w:lang w:val="en-GB"/>
              </w:rPr>
            </w:pPr>
            <w:r>
              <w:t>Production of fuel, transport of fuel</w:t>
            </w:r>
          </w:p>
        </w:tc>
        <w:tc>
          <w:tcPr>
            <w:tcW w:w="254" w:type="pct"/>
          </w:tcPr>
          <w:p w14:paraId="13BBB815" w14:textId="208DF337" w:rsidR="00D645EF" w:rsidRPr="00BD7D39" w:rsidRDefault="00D645EF" w:rsidP="00D645EF">
            <w:pPr>
              <w:spacing w:line="276" w:lineRule="auto"/>
              <w:jc w:val="both"/>
              <w:rPr>
                <w:rFonts w:asciiTheme="minorHAnsi" w:hAnsiTheme="minorHAnsi"/>
                <w:color w:val="515151" w:themeColor="text1"/>
                <w:sz w:val="20"/>
                <w:szCs w:val="20"/>
                <w:lang w:val="en-GB"/>
              </w:rPr>
            </w:pPr>
            <w:r w:rsidRPr="00BD7D39">
              <w:rPr>
                <w:rFonts w:asciiTheme="minorHAnsi" w:hAnsiTheme="minorHAnsi"/>
                <w:color w:val="515151" w:themeColor="text1"/>
                <w:sz w:val="20"/>
                <w:szCs w:val="20"/>
                <w:lang w:val="en-GB"/>
              </w:rPr>
              <w:t>CO</w:t>
            </w:r>
            <w:r w:rsidRPr="00BD7D39">
              <w:rPr>
                <w:rFonts w:asciiTheme="minorHAnsi" w:hAnsiTheme="minorHAnsi"/>
                <w:color w:val="515151" w:themeColor="text1"/>
                <w:sz w:val="20"/>
                <w:szCs w:val="20"/>
                <w:vertAlign w:val="subscript"/>
                <w:lang w:val="en-GB"/>
              </w:rPr>
              <w:t>2</w:t>
            </w:r>
          </w:p>
        </w:tc>
        <w:tc>
          <w:tcPr>
            <w:tcW w:w="430" w:type="pct"/>
          </w:tcPr>
          <w:p w14:paraId="2391CCAE" w14:textId="00B84C8B" w:rsidR="00D645EF" w:rsidRPr="00BD7D39" w:rsidRDefault="00D645EF" w:rsidP="00D645EF">
            <w:pPr>
              <w:spacing w:line="276" w:lineRule="auto"/>
              <w:jc w:val="both"/>
              <w:rPr>
                <w:rFonts w:asciiTheme="minorHAnsi" w:hAnsiTheme="minorHAnsi"/>
                <w:color w:val="515151" w:themeColor="text1"/>
                <w:sz w:val="20"/>
                <w:szCs w:val="20"/>
                <w:lang w:val="en-GB"/>
              </w:rPr>
            </w:pPr>
            <w:r w:rsidRPr="00BD7D39">
              <w:rPr>
                <w:rFonts w:asciiTheme="minorHAnsi" w:hAnsiTheme="minorHAnsi"/>
                <w:color w:val="515151" w:themeColor="text1"/>
                <w:sz w:val="20"/>
                <w:szCs w:val="20"/>
                <w:lang w:val="en-GB"/>
              </w:rPr>
              <w:t>Yes</w:t>
            </w:r>
          </w:p>
        </w:tc>
        <w:tc>
          <w:tcPr>
            <w:tcW w:w="2714" w:type="pct"/>
          </w:tcPr>
          <w:p w14:paraId="2B65FAE4" w14:textId="395D0F84" w:rsidR="00D645EF" w:rsidRPr="00BD7D39" w:rsidRDefault="00D645EF" w:rsidP="00D645EF">
            <w:pPr>
              <w:spacing w:line="276" w:lineRule="auto"/>
              <w:jc w:val="both"/>
              <w:rPr>
                <w:rFonts w:asciiTheme="minorHAnsi" w:hAnsiTheme="minorHAnsi"/>
                <w:color w:val="515151" w:themeColor="text1"/>
                <w:sz w:val="20"/>
                <w:szCs w:val="20"/>
                <w:lang w:val="en-GB"/>
              </w:rPr>
            </w:pPr>
            <w:r w:rsidRPr="00BD7D39">
              <w:rPr>
                <w:rFonts w:asciiTheme="minorHAnsi" w:hAnsiTheme="minorHAnsi"/>
                <w:color w:val="515151" w:themeColor="text1"/>
                <w:sz w:val="20"/>
                <w:szCs w:val="20"/>
                <w:lang w:val="en-GB"/>
              </w:rPr>
              <w:t>Important source of emissions</w:t>
            </w:r>
          </w:p>
        </w:tc>
      </w:tr>
      <w:tr w:rsidR="00D645EF" w:rsidRPr="00BD7D39" w14:paraId="3971DEE4" w14:textId="77777777" w:rsidTr="00D645EF">
        <w:trPr>
          <w:trHeight w:val="167"/>
        </w:trPr>
        <w:tc>
          <w:tcPr>
            <w:tcW w:w="366" w:type="pct"/>
            <w:vMerge/>
            <w:shd w:val="clear" w:color="auto" w:fill="00BABE"/>
            <w:textDirection w:val="btLr"/>
          </w:tcPr>
          <w:p w14:paraId="10991E6E" w14:textId="77777777" w:rsidR="00D645EF" w:rsidRPr="00BD7D39" w:rsidRDefault="00D645EF" w:rsidP="00D645EF">
            <w:pPr>
              <w:spacing w:line="276" w:lineRule="auto"/>
              <w:jc w:val="both"/>
              <w:rPr>
                <w:rFonts w:asciiTheme="minorHAnsi" w:hAnsiTheme="minorHAnsi"/>
                <w:b/>
                <w:bCs/>
                <w:color w:val="FFFFFF" w:themeColor="background1"/>
                <w:szCs w:val="22"/>
                <w:lang w:val="en-GB"/>
              </w:rPr>
            </w:pPr>
          </w:p>
        </w:tc>
        <w:tc>
          <w:tcPr>
            <w:tcW w:w="1236" w:type="pct"/>
            <w:vMerge/>
            <w:vAlign w:val="top"/>
          </w:tcPr>
          <w:p w14:paraId="5D3110B7" w14:textId="77777777" w:rsidR="00D645EF" w:rsidRPr="00BD7D39" w:rsidRDefault="00D645EF" w:rsidP="00D645EF">
            <w:pPr>
              <w:spacing w:line="276" w:lineRule="auto"/>
              <w:jc w:val="both"/>
              <w:rPr>
                <w:rFonts w:asciiTheme="minorHAnsi" w:hAnsiTheme="minorHAnsi"/>
                <w:color w:val="515151" w:themeColor="text1"/>
                <w:szCs w:val="22"/>
                <w:lang w:val="en-GB"/>
              </w:rPr>
            </w:pPr>
          </w:p>
        </w:tc>
        <w:tc>
          <w:tcPr>
            <w:tcW w:w="254" w:type="pct"/>
          </w:tcPr>
          <w:p w14:paraId="3E5B2382" w14:textId="42291C70" w:rsidR="00D645EF" w:rsidRPr="00BD7D39" w:rsidRDefault="00D645EF" w:rsidP="00D645EF">
            <w:pPr>
              <w:spacing w:line="276" w:lineRule="auto"/>
              <w:jc w:val="both"/>
              <w:rPr>
                <w:rFonts w:asciiTheme="minorHAnsi" w:hAnsiTheme="minorHAnsi"/>
                <w:color w:val="515151" w:themeColor="text1"/>
                <w:sz w:val="20"/>
                <w:szCs w:val="20"/>
                <w:lang w:val="en-GB"/>
              </w:rPr>
            </w:pPr>
            <w:r w:rsidRPr="00BD7D39">
              <w:rPr>
                <w:rFonts w:asciiTheme="minorHAnsi" w:hAnsiTheme="minorHAnsi"/>
                <w:color w:val="515151" w:themeColor="text1"/>
                <w:sz w:val="20"/>
                <w:szCs w:val="20"/>
                <w:lang w:val="en-GB"/>
              </w:rPr>
              <w:t>CH</w:t>
            </w:r>
            <w:r w:rsidRPr="00BD7D39">
              <w:rPr>
                <w:rFonts w:asciiTheme="minorHAnsi" w:hAnsiTheme="minorHAnsi"/>
                <w:color w:val="515151" w:themeColor="text1"/>
                <w:sz w:val="20"/>
                <w:szCs w:val="20"/>
                <w:vertAlign w:val="subscript"/>
                <w:lang w:val="en-GB"/>
              </w:rPr>
              <w:t>4</w:t>
            </w:r>
          </w:p>
        </w:tc>
        <w:tc>
          <w:tcPr>
            <w:tcW w:w="430" w:type="pct"/>
          </w:tcPr>
          <w:p w14:paraId="496E02B3" w14:textId="3E34BFB1" w:rsidR="00D645EF" w:rsidRPr="00BD7D39" w:rsidRDefault="00D645EF" w:rsidP="00D645EF">
            <w:pPr>
              <w:spacing w:line="276" w:lineRule="auto"/>
              <w:jc w:val="both"/>
              <w:rPr>
                <w:rFonts w:asciiTheme="minorHAnsi" w:hAnsiTheme="minorHAnsi"/>
                <w:color w:val="515151" w:themeColor="text1"/>
                <w:sz w:val="20"/>
                <w:szCs w:val="20"/>
                <w:lang w:val="en-GB"/>
              </w:rPr>
            </w:pPr>
            <w:r w:rsidRPr="00BD7D39">
              <w:rPr>
                <w:rFonts w:asciiTheme="minorHAnsi" w:hAnsiTheme="minorHAnsi"/>
                <w:color w:val="515151" w:themeColor="text1"/>
                <w:sz w:val="20"/>
                <w:szCs w:val="20"/>
                <w:lang w:val="en-GB"/>
              </w:rPr>
              <w:t>Yes</w:t>
            </w:r>
          </w:p>
        </w:tc>
        <w:tc>
          <w:tcPr>
            <w:tcW w:w="2714" w:type="pct"/>
          </w:tcPr>
          <w:p w14:paraId="1C6A6A04" w14:textId="08AABC53" w:rsidR="00D645EF" w:rsidRPr="00BD7D39" w:rsidRDefault="00D645EF" w:rsidP="00D645EF">
            <w:pPr>
              <w:spacing w:line="276" w:lineRule="auto"/>
              <w:jc w:val="both"/>
              <w:rPr>
                <w:rFonts w:asciiTheme="minorHAnsi" w:hAnsiTheme="minorHAnsi"/>
                <w:color w:val="515151" w:themeColor="text1"/>
                <w:sz w:val="20"/>
                <w:szCs w:val="20"/>
                <w:lang w:val="en-GB"/>
              </w:rPr>
            </w:pPr>
            <w:r w:rsidRPr="00BD7D39">
              <w:rPr>
                <w:rFonts w:asciiTheme="minorHAnsi" w:hAnsiTheme="minorHAnsi"/>
                <w:color w:val="515151" w:themeColor="text1"/>
                <w:sz w:val="20"/>
                <w:szCs w:val="20"/>
                <w:lang w:val="en-GB"/>
              </w:rPr>
              <w:t>Important source of emissions</w:t>
            </w:r>
          </w:p>
        </w:tc>
      </w:tr>
      <w:tr w:rsidR="00D645EF" w:rsidRPr="00BD7D39" w14:paraId="24FC6DDB" w14:textId="77777777" w:rsidTr="00D645EF">
        <w:trPr>
          <w:trHeight w:val="167"/>
        </w:trPr>
        <w:tc>
          <w:tcPr>
            <w:tcW w:w="366" w:type="pct"/>
            <w:vMerge/>
            <w:shd w:val="clear" w:color="auto" w:fill="00BABE"/>
            <w:textDirection w:val="btLr"/>
          </w:tcPr>
          <w:p w14:paraId="3DEF81DF" w14:textId="77777777" w:rsidR="00D645EF" w:rsidRPr="00BD7D39" w:rsidRDefault="00D645EF" w:rsidP="00D645EF">
            <w:pPr>
              <w:spacing w:line="276" w:lineRule="auto"/>
              <w:jc w:val="both"/>
              <w:rPr>
                <w:rFonts w:asciiTheme="minorHAnsi" w:hAnsiTheme="minorHAnsi"/>
                <w:b/>
                <w:bCs/>
                <w:color w:val="FFFFFF" w:themeColor="background1"/>
                <w:szCs w:val="22"/>
                <w:lang w:val="en-GB"/>
              </w:rPr>
            </w:pPr>
          </w:p>
        </w:tc>
        <w:tc>
          <w:tcPr>
            <w:tcW w:w="1236" w:type="pct"/>
            <w:vMerge/>
            <w:vAlign w:val="top"/>
          </w:tcPr>
          <w:p w14:paraId="28561005" w14:textId="77777777" w:rsidR="00D645EF" w:rsidRPr="00BD7D39" w:rsidRDefault="00D645EF" w:rsidP="00D645EF">
            <w:pPr>
              <w:spacing w:line="276" w:lineRule="auto"/>
              <w:jc w:val="both"/>
              <w:rPr>
                <w:rFonts w:asciiTheme="minorHAnsi" w:hAnsiTheme="minorHAnsi"/>
                <w:color w:val="515151" w:themeColor="text1"/>
                <w:szCs w:val="22"/>
                <w:lang w:val="en-GB"/>
              </w:rPr>
            </w:pPr>
          </w:p>
        </w:tc>
        <w:tc>
          <w:tcPr>
            <w:tcW w:w="254" w:type="pct"/>
          </w:tcPr>
          <w:p w14:paraId="08B158A7" w14:textId="19077985" w:rsidR="00D645EF" w:rsidRPr="00BD7D39" w:rsidRDefault="00D645EF" w:rsidP="00D645EF">
            <w:pPr>
              <w:spacing w:line="276" w:lineRule="auto"/>
              <w:jc w:val="both"/>
              <w:rPr>
                <w:rFonts w:asciiTheme="minorHAnsi" w:hAnsiTheme="minorHAnsi"/>
                <w:color w:val="515151" w:themeColor="text1"/>
                <w:sz w:val="20"/>
                <w:szCs w:val="20"/>
                <w:lang w:val="en-GB"/>
              </w:rPr>
            </w:pPr>
            <w:r w:rsidRPr="00BD7D39">
              <w:rPr>
                <w:rFonts w:asciiTheme="minorHAnsi" w:hAnsiTheme="minorHAnsi"/>
                <w:color w:val="515151" w:themeColor="text1"/>
                <w:sz w:val="20"/>
                <w:szCs w:val="20"/>
                <w:lang w:val="en-GB"/>
              </w:rPr>
              <w:t>N</w:t>
            </w:r>
            <w:r w:rsidRPr="00BD7D39">
              <w:rPr>
                <w:rFonts w:asciiTheme="minorHAnsi" w:hAnsiTheme="minorHAnsi"/>
                <w:color w:val="515151" w:themeColor="text1"/>
                <w:sz w:val="20"/>
                <w:szCs w:val="20"/>
                <w:vertAlign w:val="subscript"/>
                <w:lang w:val="en-GB"/>
              </w:rPr>
              <w:t>2</w:t>
            </w:r>
            <w:r w:rsidRPr="00BD7D39">
              <w:rPr>
                <w:rFonts w:asciiTheme="minorHAnsi" w:hAnsiTheme="minorHAnsi"/>
                <w:color w:val="515151" w:themeColor="text1"/>
                <w:sz w:val="20"/>
                <w:szCs w:val="20"/>
                <w:lang w:val="en-GB"/>
              </w:rPr>
              <w:t>O</w:t>
            </w:r>
          </w:p>
        </w:tc>
        <w:tc>
          <w:tcPr>
            <w:tcW w:w="430" w:type="pct"/>
          </w:tcPr>
          <w:p w14:paraId="16A2A110" w14:textId="4ECDB417" w:rsidR="00D645EF" w:rsidRPr="00BD7D39" w:rsidRDefault="00D645EF" w:rsidP="00D645EF">
            <w:pPr>
              <w:spacing w:line="276" w:lineRule="auto"/>
              <w:jc w:val="both"/>
              <w:rPr>
                <w:rFonts w:asciiTheme="minorHAnsi" w:hAnsiTheme="minorHAnsi"/>
                <w:color w:val="515151" w:themeColor="text1"/>
                <w:sz w:val="20"/>
                <w:szCs w:val="20"/>
                <w:lang w:val="en-GB"/>
              </w:rPr>
            </w:pPr>
            <w:r w:rsidRPr="00BD7D39">
              <w:rPr>
                <w:rFonts w:asciiTheme="minorHAnsi" w:hAnsiTheme="minorHAnsi"/>
                <w:color w:val="515151" w:themeColor="text1"/>
                <w:sz w:val="20"/>
                <w:szCs w:val="20"/>
                <w:lang w:val="en-GB"/>
              </w:rPr>
              <w:t>Yes</w:t>
            </w:r>
          </w:p>
        </w:tc>
        <w:tc>
          <w:tcPr>
            <w:tcW w:w="2714" w:type="pct"/>
          </w:tcPr>
          <w:p w14:paraId="7809A499" w14:textId="4482A8DA" w:rsidR="00D645EF" w:rsidRPr="00BD7D39" w:rsidRDefault="00D645EF" w:rsidP="00D645EF">
            <w:pPr>
              <w:spacing w:line="276" w:lineRule="auto"/>
              <w:jc w:val="both"/>
              <w:rPr>
                <w:rFonts w:asciiTheme="minorHAnsi" w:hAnsiTheme="minorHAnsi"/>
                <w:color w:val="515151" w:themeColor="text1"/>
                <w:sz w:val="20"/>
                <w:szCs w:val="20"/>
                <w:lang w:val="en-GB"/>
              </w:rPr>
            </w:pPr>
            <w:r w:rsidRPr="00BD7D39">
              <w:rPr>
                <w:rFonts w:asciiTheme="minorHAnsi" w:hAnsiTheme="minorHAnsi"/>
                <w:color w:val="515151" w:themeColor="text1"/>
                <w:sz w:val="20"/>
                <w:szCs w:val="20"/>
                <w:lang w:val="en-GB"/>
              </w:rPr>
              <w:t>Important source of emissions</w:t>
            </w:r>
          </w:p>
        </w:tc>
      </w:tr>
      <w:tr w:rsidR="00D645EF" w:rsidRPr="00BD7D39" w14:paraId="75D1FE82" w14:textId="77777777" w:rsidTr="00D645EF">
        <w:trPr>
          <w:trHeight w:val="103"/>
        </w:trPr>
        <w:tc>
          <w:tcPr>
            <w:tcW w:w="366" w:type="pct"/>
            <w:vMerge w:val="restart"/>
            <w:shd w:val="clear" w:color="auto" w:fill="00BABE"/>
            <w:textDirection w:val="btLr"/>
          </w:tcPr>
          <w:p w14:paraId="50A18F30" w14:textId="77777777" w:rsidR="00D645EF" w:rsidRPr="00BD7D39" w:rsidRDefault="00D645EF" w:rsidP="00D645EF">
            <w:pPr>
              <w:spacing w:line="276" w:lineRule="auto"/>
              <w:jc w:val="both"/>
              <w:rPr>
                <w:rFonts w:asciiTheme="minorHAnsi" w:hAnsiTheme="minorHAnsi"/>
                <w:b/>
                <w:bCs/>
                <w:color w:val="FFFFFF" w:themeColor="background1"/>
                <w:szCs w:val="22"/>
                <w:lang w:val="en-GB"/>
              </w:rPr>
            </w:pPr>
            <w:r w:rsidRPr="00BD7D39">
              <w:rPr>
                <w:rFonts w:asciiTheme="minorHAnsi" w:hAnsiTheme="minorHAnsi"/>
                <w:b/>
                <w:bCs/>
                <w:color w:val="FFFFFF" w:themeColor="background1"/>
                <w:szCs w:val="22"/>
                <w:lang w:val="en-GB"/>
              </w:rPr>
              <w:t>Project scenario</w:t>
            </w:r>
          </w:p>
        </w:tc>
        <w:tc>
          <w:tcPr>
            <w:tcW w:w="1236" w:type="pct"/>
            <w:vMerge w:val="restart"/>
            <w:vAlign w:val="top"/>
          </w:tcPr>
          <w:p w14:paraId="6F589590" w14:textId="0B3F11B4" w:rsidR="00D645EF" w:rsidRDefault="00D645EF" w:rsidP="00D645EF">
            <w:pPr>
              <w:spacing w:line="276" w:lineRule="auto"/>
              <w:jc w:val="both"/>
              <w:rPr>
                <w:lang w:val="en-GB"/>
              </w:rPr>
            </w:pPr>
          </w:p>
          <w:p w14:paraId="60FF0CA9" w14:textId="01E7392C" w:rsidR="00D645EF" w:rsidRPr="00BD7D39" w:rsidRDefault="00D645EF" w:rsidP="00D645EF">
            <w:pPr>
              <w:spacing w:line="276" w:lineRule="auto"/>
              <w:jc w:val="both"/>
              <w:rPr>
                <w:rFonts w:asciiTheme="minorHAnsi" w:hAnsiTheme="minorHAnsi"/>
                <w:color w:val="515151" w:themeColor="text1"/>
                <w:szCs w:val="22"/>
                <w:lang w:val="en-GB"/>
              </w:rPr>
            </w:pPr>
            <w:r>
              <w:t>Delivery of thermal energy</w:t>
            </w:r>
          </w:p>
        </w:tc>
        <w:tc>
          <w:tcPr>
            <w:tcW w:w="254" w:type="pct"/>
          </w:tcPr>
          <w:p w14:paraId="3395A2A3" w14:textId="77777777" w:rsidR="00D645EF" w:rsidRPr="00BD7D39" w:rsidRDefault="00D645EF" w:rsidP="00D645EF">
            <w:pPr>
              <w:spacing w:line="276" w:lineRule="auto"/>
              <w:jc w:val="both"/>
              <w:rPr>
                <w:rFonts w:asciiTheme="minorHAnsi" w:hAnsiTheme="minorHAnsi"/>
                <w:color w:val="515151" w:themeColor="text1"/>
                <w:sz w:val="20"/>
                <w:szCs w:val="20"/>
                <w:lang w:val="en-GB"/>
              </w:rPr>
            </w:pPr>
            <w:r w:rsidRPr="00BD7D39">
              <w:rPr>
                <w:rFonts w:asciiTheme="minorHAnsi" w:hAnsiTheme="minorHAnsi"/>
                <w:color w:val="515151" w:themeColor="text1"/>
                <w:sz w:val="20"/>
                <w:szCs w:val="20"/>
                <w:lang w:val="en-GB"/>
              </w:rPr>
              <w:t>CO</w:t>
            </w:r>
            <w:r w:rsidRPr="00BD7D39">
              <w:rPr>
                <w:rFonts w:asciiTheme="minorHAnsi" w:hAnsiTheme="minorHAnsi"/>
                <w:color w:val="515151" w:themeColor="text1"/>
                <w:sz w:val="20"/>
                <w:szCs w:val="20"/>
                <w:vertAlign w:val="subscript"/>
                <w:lang w:val="en-GB"/>
              </w:rPr>
              <w:t>2</w:t>
            </w:r>
          </w:p>
        </w:tc>
        <w:tc>
          <w:tcPr>
            <w:tcW w:w="430" w:type="pct"/>
          </w:tcPr>
          <w:p w14:paraId="0E8D08A1" w14:textId="77777777" w:rsidR="00D645EF" w:rsidRPr="00BD7D39" w:rsidRDefault="00D645EF" w:rsidP="00D645EF">
            <w:pPr>
              <w:spacing w:line="276" w:lineRule="auto"/>
              <w:jc w:val="both"/>
              <w:rPr>
                <w:rFonts w:asciiTheme="minorHAnsi" w:hAnsiTheme="minorHAnsi"/>
                <w:b/>
                <w:bCs/>
                <w:color w:val="515151" w:themeColor="text1"/>
                <w:sz w:val="20"/>
                <w:szCs w:val="20"/>
                <w:lang w:val="en-GB"/>
              </w:rPr>
            </w:pPr>
            <w:r w:rsidRPr="00BD7D39">
              <w:rPr>
                <w:rFonts w:asciiTheme="minorHAnsi" w:hAnsiTheme="minorHAnsi"/>
                <w:color w:val="515151" w:themeColor="text1"/>
                <w:sz w:val="20"/>
                <w:szCs w:val="20"/>
                <w:lang w:val="en-GB"/>
              </w:rPr>
              <w:t>Yes</w:t>
            </w:r>
          </w:p>
        </w:tc>
        <w:tc>
          <w:tcPr>
            <w:tcW w:w="2714" w:type="pct"/>
          </w:tcPr>
          <w:p w14:paraId="5390D1EB" w14:textId="77777777" w:rsidR="00D645EF" w:rsidRPr="00BD7D39" w:rsidRDefault="00D645EF" w:rsidP="00D645EF">
            <w:pPr>
              <w:spacing w:line="276" w:lineRule="auto"/>
              <w:jc w:val="both"/>
              <w:rPr>
                <w:rFonts w:asciiTheme="minorHAnsi" w:hAnsiTheme="minorHAnsi"/>
                <w:b/>
                <w:bCs/>
                <w:color w:val="515151" w:themeColor="text1"/>
                <w:sz w:val="20"/>
                <w:szCs w:val="20"/>
                <w:lang w:val="en-GB"/>
              </w:rPr>
            </w:pPr>
            <w:r w:rsidRPr="00BD7D39">
              <w:rPr>
                <w:rFonts w:asciiTheme="minorHAnsi" w:hAnsiTheme="minorHAnsi"/>
                <w:color w:val="515151" w:themeColor="text1"/>
                <w:sz w:val="20"/>
                <w:szCs w:val="20"/>
                <w:lang w:val="en-GB"/>
              </w:rPr>
              <w:t>Important source of emissions</w:t>
            </w:r>
          </w:p>
        </w:tc>
      </w:tr>
      <w:tr w:rsidR="00D645EF" w:rsidRPr="00BD7D39" w14:paraId="5F836AE0" w14:textId="77777777" w:rsidTr="00D645EF">
        <w:trPr>
          <w:trHeight w:val="203"/>
        </w:trPr>
        <w:tc>
          <w:tcPr>
            <w:tcW w:w="366" w:type="pct"/>
            <w:vMerge/>
            <w:shd w:val="clear" w:color="auto" w:fill="00BABE"/>
            <w:textDirection w:val="btLr"/>
          </w:tcPr>
          <w:p w14:paraId="141DAEC6" w14:textId="77777777" w:rsidR="00D645EF" w:rsidRPr="00BD7D39" w:rsidRDefault="00D645EF" w:rsidP="00D645EF">
            <w:pPr>
              <w:spacing w:line="276" w:lineRule="auto"/>
              <w:jc w:val="both"/>
              <w:rPr>
                <w:rFonts w:asciiTheme="minorHAnsi" w:hAnsiTheme="minorHAnsi"/>
                <w:b/>
                <w:bCs/>
                <w:color w:val="515151" w:themeColor="text1"/>
                <w:szCs w:val="22"/>
                <w:lang w:val="en-GB"/>
              </w:rPr>
            </w:pPr>
          </w:p>
        </w:tc>
        <w:tc>
          <w:tcPr>
            <w:tcW w:w="1236" w:type="pct"/>
            <w:vMerge/>
          </w:tcPr>
          <w:p w14:paraId="51C6AAFC" w14:textId="77777777" w:rsidR="00D645EF" w:rsidRPr="00BD7D39" w:rsidRDefault="00D645EF" w:rsidP="00D645EF">
            <w:pPr>
              <w:spacing w:line="276" w:lineRule="auto"/>
              <w:jc w:val="both"/>
              <w:rPr>
                <w:rFonts w:asciiTheme="minorHAnsi" w:hAnsiTheme="minorHAnsi"/>
                <w:color w:val="515151" w:themeColor="text1"/>
                <w:szCs w:val="22"/>
                <w:lang w:val="en-GB"/>
              </w:rPr>
            </w:pPr>
          </w:p>
        </w:tc>
        <w:tc>
          <w:tcPr>
            <w:tcW w:w="254" w:type="pct"/>
          </w:tcPr>
          <w:p w14:paraId="4D9A6335" w14:textId="77777777" w:rsidR="00D645EF" w:rsidRPr="00BD7D39" w:rsidRDefault="00D645EF" w:rsidP="00D645EF">
            <w:pPr>
              <w:spacing w:line="276" w:lineRule="auto"/>
              <w:jc w:val="both"/>
              <w:rPr>
                <w:rFonts w:asciiTheme="minorHAnsi" w:hAnsiTheme="minorHAnsi"/>
                <w:color w:val="515151" w:themeColor="text1"/>
                <w:sz w:val="20"/>
                <w:szCs w:val="20"/>
                <w:lang w:val="en-GB"/>
              </w:rPr>
            </w:pPr>
            <w:r w:rsidRPr="00BD7D39">
              <w:rPr>
                <w:rFonts w:asciiTheme="minorHAnsi" w:hAnsiTheme="minorHAnsi"/>
                <w:color w:val="515151" w:themeColor="text1"/>
                <w:sz w:val="20"/>
                <w:szCs w:val="20"/>
                <w:lang w:val="en-GB"/>
              </w:rPr>
              <w:t>CH</w:t>
            </w:r>
            <w:r w:rsidRPr="00BD7D39">
              <w:rPr>
                <w:rFonts w:asciiTheme="minorHAnsi" w:hAnsiTheme="minorHAnsi"/>
                <w:color w:val="515151" w:themeColor="text1"/>
                <w:sz w:val="20"/>
                <w:szCs w:val="20"/>
                <w:vertAlign w:val="subscript"/>
                <w:lang w:val="en-GB"/>
              </w:rPr>
              <w:t>4</w:t>
            </w:r>
          </w:p>
        </w:tc>
        <w:tc>
          <w:tcPr>
            <w:tcW w:w="430" w:type="pct"/>
          </w:tcPr>
          <w:p w14:paraId="36DCC40B" w14:textId="77777777" w:rsidR="00D645EF" w:rsidRPr="00BD7D39" w:rsidRDefault="00D645EF" w:rsidP="00D645EF">
            <w:pPr>
              <w:spacing w:line="276" w:lineRule="auto"/>
              <w:jc w:val="both"/>
              <w:rPr>
                <w:rFonts w:asciiTheme="minorHAnsi" w:hAnsiTheme="minorHAnsi"/>
                <w:b/>
                <w:bCs/>
                <w:color w:val="515151" w:themeColor="text1"/>
                <w:sz w:val="20"/>
                <w:szCs w:val="20"/>
                <w:lang w:val="en-GB"/>
              </w:rPr>
            </w:pPr>
            <w:r w:rsidRPr="00BD7D39">
              <w:rPr>
                <w:rFonts w:asciiTheme="minorHAnsi" w:hAnsiTheme="minorHAnsi"/>
                <w:color w:val="515151" w:themeColor="text1"/>
                <w:sz w:val="20"/>
                <w:szCs w:val="20"/>
                <w:lang w:val="en-GB"/>
              </w:rPr>
              <w:t>Yes</w:t>
            </w:r>
          </w:p>
        </w:tc>
        <w:tc>
          <w:tcPr>
            <w:tcW w:w="2714" w:type="pct"/>
          </w:tcPr>
          <w:p w14:paraId="4E59A107" w14:textId="77777777" w:rsidR="00D645EF" w:rsidRPr="00BD7D39" w:rsidRDefault="00D645EF" w:rsidP="00D645EF">
            <w:pPr>
              <w:spacing w:line="276" w:lineRule="auto"/>
              <w:jc w:val="both"/>
              <w:rPr>
                <w:rFonts w:asciiTheme="minorHAnsi" w:hAnsiTheme="minorHAnsi"/>
                <w:b/>
                <w:bCs/>
                <w:color w:val="515151" w:themeColor="text1"/>
                <w:sz w:val="20"/>
                <w:szCs w:val="20"/>
                <w:lang w:val="en-GB"/>
              </w:rPr>
            </w:pPr>
            <w:r w:rsidRPr="00BD7D39">
              <w:rPr>
                <w:rFonts w:asciiTheme="minorHAnsi" w:hAnsiTheme="minorHAnsi"/>
                <w:color w:val="515151" w:themeColor="text1"/>
                <w:sz w:val="20"/>
                <w:szCs w:val="20"/>
                <w:lang w:val="en-GB"/>
              </w:rPr>
              <w:t>Important source of emissions</w:t>
            </w:r>
          </w:p>
        </w:tc>
      </w:tr>
      <w:tr w:rsidR="00D645EF" w:rsidRPr="00BD7D39" w14:paraId="0E6C6C44" w14:textId="77777777" w:rsidTr="00D645EF">
        <w:trPr>
          <w:trHeight w:val="65"/>
        </w:trPr>
        <w:tc>
          <w:tcPr>
            <w:tcW w:w="366" w:type="pct"/>
            <w:vMerge/>
            <w:shd w:val="clear" w:color="auto" w:fill="00BABE"/>
          </w:tcPr>
          <w:p w14:paraId="4FA7EB57" w14:textId="77777777" w:rsidR="00D645EF" w:rsidRPr="00BD7D39" w:rsidRDefault="00D645EF" w:rsidP="00D645EF">
            <w:pPr>
              <w:spacing w:line="276" w:lineRule="auto"/>
              <w:jc w:val="both"/>
              <w:rPr>
                <w:rFonts w:asciiTheme="minorHAnsi" w:hAnsiTheme="minorHAnsi"/>
                <w:b/>
                <w:bCs/>
                <w:color w:val="515151" w:themeColor="text1"/>
                <w:szCs w:val="22"/>
                <w:lang w:val="en-GB"/>
              </w:rPr>
            </w:pPr>
          </w:p>
        </w:tc>
        <w:tc>
          <w:tcPr>
            <w:tcW w:w="1236" w:type="pct"/>
            <w:vMerge/>
          </w:tcPr>
          <w:p w14:paraId="77FC4BE2" w14:textId="77777777" w:rsidR="00D645EF" w:rsidRPr="00BD7D39" w:rsidRDefault="00D645EF" w:rsidP="00D645EF">
            <w:pPr>
              <w:spacing w:line="276" w:lineRule="auto"/>
              <w:jc w:val="both"/>
              <w:rPr>
                <w:rFonts w:asciiTheme="minorHAnsi" w:hAnsiTheme="minorHAnsi"/>
                <w:color w:val="515151" w:themeColor="text1"/>
                <w:szCs w:val="22"/>
                <w:lang w:val="en-GB"/>
              </w:rPr>
            </w:pPr>
          </w:p>
        </w:tc>
        <w:tc>
          <w:tcPr>
            <w:tcW w:w="254" w:type="pct"/>
          </w:tcPr>
          <w:p w14:paraId="24F810CB" w14:textId="77777777" w:rsidR="00D645EF" w:rsidRPr="00BD7D39" w:rsidRDefault="00D645EF" w:rsidP="00D645EF">
            <w:pPr>
              <w:spacing w:line="276" w:lineRule="auto"/>
              <w:jc w:val="both"/>
              <w:rPr>
                <w:rFonts w:asciiTheme="minorHAnsi" w:hAnsiTheme="minorHAnsi"/>
                <w:color w:val="515151" w:themeColor="text1"/>
                <w:sz w:val="20"/>
                <w:szCs w:val="20"/>
                <w:lang w:val="en-GB"/>
              </w:rPr>
            </w:pPr>
            <w:r w:rsidRPr="00BD7D39">
              <w:rPr>
                <w:rFonts w:asciiTheme="minorHAnsi" w:hAnsiTheme="minorHAnsi"/>
                <w:color w:val="515151" w:themeColor="text1"/>
                <w:sz w:val="20"/>
                <w:szCs w:val="20"/>
                <w:lang w:val="en-GB"/>
              </w:rPr>
              <w:t>N</w:t>
            </w:r>
            <w:r w:rsidRPr="00BD7D39">
              <w:rPr>
                <w:rFonts w:asciiTheme="minorHAnsi" w:hAnsiTheme="minorHAnsi"/>
                <w:color w:val="515151" w:themeColor="text1"/>
                <w:sz w:val="20"/>
                <w:szCs w:val="20"/>
                <w:vertAlign w:val="subscript"/>
                <w:lang w:val="en-GB"/>
              </w:rPr>
              <w:t>2</w:t>
            </w:r>
            <w:r w:rsidRPr="00BD7D39">
              <w:rPr>
                <w:rFonts w:asciiTheme="minorHAnsi" w:hAnsiTheme="minorHAnsi"/>
                <w:color w:val="515151" w:themeColor="text1"/>
                <w:sz w:val="20"/>
                <w:szCs w:val="20"/>
                <w:lang w:val="en-GB"/>
              </w:rPr>
              <w:t>O</w:t>
            </w:r>
          </w:p>
        </w:tc>
        <w:tc>
          <w:tcPr>
            <w:tcW w:w="430" w:type="pct"/>
          </w:tcPr>
          <w:p w14:paraId="5BA9009B" w14:textId="77777777" w:rsidR="00D645EF" w:rsidRPr="00BD7D39" w:rsidRDefault="00D645EF" w:rsidP="00D645EF">
            <w:pPr>
              <w:spacing w:line="276" w:lineRule="auto"/>
              <w:jc w:val="both"/>
              <w:rPr>
                <w:rFonts w:asciiTheme="minorHAnsi" w:hAnsiTheme="minorHAnsi"/>
                <w:b/>
                <w:bCs/>
                <w:color w:val="515151" w:themeColor="text1"/>
                <w:sz w:val="20"/>
                <w:szCs w:val="20"/>
                <w:lang w:val="en-GB"/>
              </w:rPr>
            </w:pPr>
            <w:r w:rsidRPr="00BD7D39">
              <w:rPr>
                <w:rFonts w:asciiTheme="minorHAnsi" w:hAnsiTheme="minorHAnsi"/>
                <w:color w:val="515151" w:themeColor="text1"/>
                <w:sz w:val="20"/>
                <w:szCs w:val="20"/>
                <w:lang w:val="en-GB"/>
              </w:rPr>
              <w:t>Yes</w:t>
            </w:r>
          </w:p>
        </w:tc>
        <w:tc>
          <w:tcPr>
            <w:tcW w:w="2714" w:type="pct"/>
          </w:tcPr>
          <w:p w14:paraId="7D89115F" w14:textId="77777777" w:rsidR="00D645EF" w:rsidRPr="00BD7D39" w:rsidRDefault="00D645EF" w:rsidP="00D645EF">
            <w:pPr>
              <w:spacing w:line="276" w:lineRule="auto"/>
              <w:jc w:val="both"/>
              <w:rPr>
                <w:rFonts w:asciiTheme="minorHAnsi" w:hAnsiTheme="minorHAnsi"/>
                <w:b/>
                <w:bCs/>
                <w:color w:val="515151" w:themeColor="text1"/>
                <w:sz w:val="20"/>
                <w:szCs w:val="20"/>
                <w:lang w:val="en-GB"/>
              </w:rPr>
            </w:pPr>
            <w:r w:rsidRPr="00BD7D39">
              <w:rPr>
                <w:rFonts w:asciiTheme="minorHAnsi" w:hAnsiTheme="minorHAnsi"/>
                <w:color w:val="515151" w:themeColor="text1"/>
                <w:sz w:val="20"/>
                <w:szCs w:val="20"/>
                <w:lang w:val="en-GB"/>
              </w:rPr>
              <w:t>Important source of emissions</w:t>
            </w:r>
          </w:p>
        </w:tc>
      </w:tr>
      <w:tr w:rsidR="00D645EF" w:rsidRPr="00BD7D39" w14:paraId="0DE2EA26" w14:textId="77777777" w:rsidTr="00D645EF">
        <w:trPr>
          <w:trHeight w:val="65"/>
        </w:trPr>
        <w:tc>
          <w:tcPr>
            <w:tcW w:w="366" w:type="pct"/>
            <w:vMerge/>
            <w:shd w:val="clear" w:color="auto" w:fill="00BABE"/>
          </w:tcPr>
          <w:p w14:paraId="5EA920AE" w14:textId="77777777" w:rsidR="00D645EF" w:rsidRPr="00BD7D39" w:rsidRDefault="00D645EF" w:rsidP="00D645EF">
            <w:pPr>
              <w:spacing w:line="276" w:lineRule="auto"/>
              <w:jc w:val="both"/>
              <w:rPr>
                <w:rFonts w:asciiTheme="minorHAnsi" w:hAnsiTheme="minorHAnsi"/>
                <w:b/>
                <w:bCs/>
                <w:color w:val="515151" w:themeColor="text1"/>
                <w:szCs w:val="22"/>
                <w:lang w:val="en-GB"/>
              </w:rPr>
            </w:pPr>
          </w:p>
        </w:tc>
        <w:tc>
          <w:tcPr>
            <w:tcW w:w="1236" w:type="pct"/>
            <w:vMerge w:val="restart"/>
          </w:tcPr>
          <w:p w14:paraId="19578C01" w14:textId="12C70100" w:rsidR="00D645EF" w:rsidRPr="00BD7D39" w:rsidRDefault="00D645EF" w:rsidP="00D645EF">
            <w:pPr>
              <w:spacing w:line="276" w:lineRule="auto"/>
              <w:jc w:val="both"/>
              <w:rPr>
                <w:rFonts w:asciiTheme="minorHAnsi" w:hAnsiTheme="minorHAnsi"/>
                <w:color w:val="515151" w:themeColor="text1"/>
                <w:szCs w:val="22"/>
                <w:lang w:val="en-GB"/>
              </w:rPr>
            </w:pPr>
            <w:r>
              <w:t>Production of fuel, transport of fuel</w:t>
            </w:r>
          </w:p>
        </w:tc>
        <w:tc>
          <w:tcPr>
            <w:tcW w:w="254" w:type="pct"/>
          </w:tcPr>
          <w:p w14:paraId="4EA2BF34" w14:textId="17762988" w:rsidR="00D645EF" w:rsidRPr="00BD7D39" w:rsidRDefault="00D645EF" w:rsidP="00D645EF">
            <w:pPr>
              <w:spacing w:line="276" w:lineRule="auto"/>
              <w:jc w:val="both"/>
              <w:rPr>
                <w:rFonts w:asciiTheme="minorHAnsi" w:hAnsiTheme="minorHAnsi"/>
                <w:color w:val="515151" w:themeColor="text1"/>
                <w:sz w:val="20"/>
                <w:szCs w:val="20"/>
                <w:lang w:val="en-GB"/>
              </w:rPr>
            </w:pPr>
            <w:r w:rsidRPr="00BD7D39">
              <w:rPr>
                <w:rFonts w:asciiTheme="minorHAnsi" w:hAnsiTheme="minorHAnsi"/>
                <w:color w:val="515151" w:themeColor="text1"/>
                <w:sz w:val="20"/>
                <w:szCs w:val="20"/>
                <w:lang w:val="en-GB"/>
              </w:rPr>
              <w:t>CO</w:t>
            </w:r>
            <w:r w:rsidRPr="00BD7D39">
              <w:rPr>
                <w:rFonts w:asciiTheme="minorHAnsi" w:hAnsiTheme="minorHAnsi"/>
                <w:color w:val="515151" w:themeColor="text1"/>
                <w:sz w:val="20"/>
                <w:szCs w:val="20"/>
                <w:vertAlign w:val="subscript"/>
                <w:lang w:val="en-GB"/>
              </w:rPr>
              <w:t>2</w:t>
            </w:r>
          </w:p>
        </w:tc>
        <w:tc>
          <w:tcPr>
            <w:tcW w:w="430" w:type="pct"/>
          </w:tcPr>
          <w:p w14:paraId="548E1A9C" w14:textId="2B240679" w:rsidR="00D645EF" w:rsidRPr="00BD7D39" w:rsidRDefault="00D645EF" w:rsidP="00D645EF">
            <w:pPr>
              <w:spacing w:line="276" w:lineRule="auto"/>
              <w:jc w:val="both"/>
              <w:rPr>
                <w:rFonts w:asciiTheme="minorHAnsi" w:hAnsiTheme="minorHAnsi"/>
                <w:color w:val="515151" w:themeColor="text1"/>
                <w:sz w:val="20"/>
                <w:szCs w:val="20"/>
                <w:lang w:val="en-GB"/>
              </w:rPr>
            </w:pPr>
            <w:r w:rsidRPr="00BD7D39">
              <w:rPr>
                <w:rFonts w:asciiTheme="minorHAnsi" w:hAnsiTheme="minorHAnsi"/>
                <w:color w:val="515151" w:themeColor="text1"/>
                <w:sz w:val="20"/>
                <w:szCs w:val="20"/>
                <w:lang w:val="en-GB"/>
              </w:rPr>
              <w:t>Yes</w:t>
            </w:r>
          </w:p>
        </w:tc>
        <w:tc>
          <w:tcPr>
            <w:tcW w:w="2714" w:type="pct"/>
          </w:tcPr>
          <w:p w14:paraId="6A9FC203" w14:textId="20190F0D" w:rsidR="00D645EF" w:rsidRPr="00BD7D39" w:rsidRDefault="00D645EF" w:rsidP="00D645EF">
            <w:pPr>
              <w:spacing w:line="276" w:lineRule="auto"/>
              <w:jc w:val="both"/>
              <w:rPr>
                <w:rFonts w:asciiTheme="minorHAnsi" w:hAnsiTheme="minorHAnsi"/>
                <w:color w:val="515151" w:themeColor="text1"/>
                <w:sz w:val="20"/>
                <w:szCs w:val="20"/>
                <w:lang w:val="en-GB"/>
              </w:rPr>
            </w:pPr>
            <w:r w:rsidRPr="00BD7D39">
              <w:rPr>
                <w:rFonts w:asciiTheme="minorHAnsi" w:hAnsiTheme="minorHAnsi"/>
                <w:color w:val="515151" w:themeColor="text1"/>
                <w:sz w:val="20"/>
                <w:szCs w:val="20"/>
                <w:lang w:val="en-GB"/>
              </w:rPr>
              <w:t>Important source of emissions</w:t>
            </w:r>
          </w:p>
        </w:tc>
      </w:tr>
      <w:tr w:rsidR="00D645EF" w:rsidRPr="00BD7D39" w14:paraId="450014AD" w14:textId="77777777" w:rsidTr="00D645EF">
        <w:trPr>
          <w:trHeight w:val="65"/>
        </w:trPr>
        <w:tc>
          <w:tcPr>
            <w:tcW w:w="366" w:type="pct"/>
            <w:vMerge/>
            <w:shd w:val="clear" w:color="auto" w:fill="00BABE"/>
          </w:tcPr>
          <w:p w14:paraId="56E3D351" w14:textId="77777777" w:rsidR="00D645EF" w:rsidRPr="00BD7D39" w:rsidRDefault="00D645EF" w:rsidP="00D645EF">
            <w:pPr>
              <w:spacing w:line="276" w:lineRule="auto"/>
              <w:jc w:val="both"/>
              <w:rPr>
                <w:rFonts w:asciiTheme="minorHAnsi" w:hAnsiTheme="minorHAnsi"/>
                <w:b/>
                <w:bCs/>
                <w:color w:val="515151" w:themeColor="text1"/>
                <w:szCs w:val="22"/>
                <w:lang w:val="en-GB"/>
              </w:rPr>
            </w:pPr>
          </w:p>
        </w:tc>
        <w:tc>
          <w:tcPr>
            <w:tcW w:w="1236" w:type="pct"/>
            <w:vMerge/>
          </w:tcPr>
          <w:p w14:paraId="7D2EB7AB" w14:textId="77777777" w:rsidR="00D645EF" w:rsidRPr="00BD7D39" w:rsidRDefault="00D645EF" w:rsidP="00D645EF">
            <w:pPr>
              <w:spacing w:line="276" w:lineRule="auto"/>
              <w:jc w:val="both"/>
              <w:rPr>
                <w:rFonts w:asciiTheme="minorHAnsi" w:hAnsiTheme="minorHAnsi"/>
                <w:color w:val="515151" w:themeColor="text1"/>
                <w:szCs w:val="22"/>
                <w:lang w:val="en-GB"/>
              </w:rPr>
            </w:pPr>
          </w:p>
        </w:tc>
        <w:tc>
          <w:tcPr>
            <w:tcW w:w="254" w:type="pct"/>
          </w:tcPr>
          <w:p w14:paraId="044914E2" w14:textId="7C6316F2" w:rsidR="00D645EF" w:rsidRPr="00BD7D39" w:rsidRDefault="00D645EF" w:rsidP="00D645EF">
            <w:pPr>
              <w:spacing w:line="276" w:lineRule="auto"/>
              <w:jc w:val="both"/>
              <w:rPr>
                <w:rFonts w:asciiTheme="minorHAnsi" w:hAnsiTheme="minorHAnsi"/>
                <w:color w:val="515151" w:themeColor="text1"/>
                <w:sz w:val="20"/>
                <w:szCs w:val="20"/>
                <w:lang w:val="en-GB"/>
              </w:rPr>
            </w:pPr>
            <w:r w:rsidRPr="00BD7D39">
              <w:rPr>
                <w:rFonts w:asciiTheme="minorHAnsi" w:hAnsiTheme="minorHAnsi"/>
                <w:color w:val="515151" w:themeColor="text1"/>
                <w:sz w:val="20"/>
                <w:szCs w:val="20"/>
                <w:lang w:val="en-GB"/>
              </w:rPr>
              <w:t>CH</w:t>
            </w:r>
            <w:r w:rsidRPr="00BD7D39">
              <w:rPr>
                <w:rFonts w:asciiTheme="minorHAnsi" w:hAnsiTheme="minorHAnsi"/>
                <w:color w:val="515151" w:themeColor="text1"/>
                <w:sz w:val="20"/>
                <w:szCs w:val="20"/>
                <w:vertAlign w:val="subscript"/>
                <w:lang w:val="en-GB"/>
              </w:rPr>
              <w:t>4</w:t>
            </w:r>
          </w:p>
        </w:tc>
        <w:tc>
          <w:tcPr>
            <w:tcW w:w="430" w:type="pct"/>
          </w:tcPr>
          <w:p w14:paraId="02B2DC06" w14:textId="00744F15" w:rsidR="00D645EF" w:rsidRPr="00BD7D39" w:rsidRDefault="00D645EF" w:rsidP="00D645EF">
            <w:pPr>
              <w:spacing w:line="276" w:lineRule="auto"/>
              <w:jc w:val="both"/>
              <w:rPr>
                <w:rFonts w:asciiTheme="minorHAnsi" w:hAnsiTheme="minorHAnsi"/>
                <w:color w:val="515151" w:themeColor="text1"/>
                <w:sz w:val="20"/>
                <w:szCs w:val="20"/>
                <w:lang w:val="en-GB"/>
              </w:rPr>
            </w:pPr>
            <w:r w:rsidRPr="00BD7D39">
              <w:rPr>
                <w:rFonts w:asciiTheme="minorHAnsi" w:hAnsiTheme="minorHAnsi"/>
                <w:color w:val="515151" w:themeColor="text1"/>
                <w:sz w:val="20"/>
                <w:szCs w:val="20"/>
                <w:lang w:val="en-GB"/>
              </w:rPr>
              <w:t>Yes</w:t>
            </w:r>
          </w:p>
        </w:tc>
        <w:tc>
          <w:tcPr>
            <w:tcW w:w="2714" w:type="pct"/>
          </w:tcPr>
          <w:p w14:paraId="22AF9551" w14:textId="090A9433" w:rsidR="00D645EF" w:rsidRPr="00BD7D39" w:rsidRDefault="00D645EF" w:rsidP="00D645EF">
            <w:pPr>
              <w:spacing w:line="276" w:lineRule="auto"/>
              <w:jc w:val="both"/>
              <w:rPr>
                <w:rFonts w:asciiTheme="minorHAnsi" w:hAnsiTheme="minorHAnsi"/>
                <w:color w:val="515151" w:themeColor="text1"/>
                <w:sz w:val="20"/>
                <w:szCs w:val="20"/>
                <w:lang w:val="en-GB"/>
              </w:rPr>
            </w:pPr>
            <w:r w:rsidRPr="00BD7D39">
              <w:rPr>
                <w:rFonts w:asciiTheme="minorHAnsi" w:hAnsiTheme="minorHAnsi"/>
                <w:color w:val="515151" w:themeColor="text1"/>
                <w:sz w:val="20"/>
                <w:szCs w:val="20"/>
                <w:lang w:val="en-GB"/>
              </w:rPr>
              <w:t>Important source of emissions</w:t>
            </w:r>
          </w:p>
        </w:tc>
      </w:tr>
      <w:tr w:rsidR="00D645EF" w:rsidRPr="00BD7D39" w14:paraId="267B1B8B" w14:textId="77777777" w:rsidTr="00D645EF">
        <w:trPr>
          <w:trHeight w:val="65"/>
        </w:trPr>
        <w:tc>
          <w:tcPr>
            <w:tcW w:w="366" w:type="pct"/>
            <w:vMerge/>
            <w:shd w:val="clear" w:color="auto" w:fill="00BABE"/>
          </w:tcPr>
          <w:p w14:paraId="5D9A83FE" w14:textId="77777777" w:rsidR="00D645EF" w:rsidRPr="00BD7D39" w:rsidRDefault="00D645EF" w:rsidP="00D645EF">
            <w:pPr>
              <w:spacing w:line="276" w:lineRule="auto"/>
              <w:jc w:val="both"/>
              <w:rPr>
                <w:rFonts w:asciiTheme="minorHAnsi" w:hAnsiTheme="minorHAnsi"/>
                <w:b/>
                <w:bCs/>
                <w:color w:val="515151" w:themeColor="text1"/>
                <w:szCs w:val="22"/>
                <w:lang w:val="en-GB"/>
              </w:rPr>
            </w:pPr>
          </w:p>
        </w:tc>
        <w:tc>
          <w:tcPr>
            <w:tcW w:w="1236" w:type="pct"/>
            <w:vMerge/>
          </w:tcPr>
          <w:p w14:paraId="0BC690AA" w14:textId="77777777" w:rsidR="00D645EF" w:rsidRPr="00BD7D39" w:rsidRDefault="00D645EF" w:rsidP="00D645EF">
            <w:pPr>
              <w:spacing w:line="276" w:lineRule="auto"/>
              <w:jc w:val="both"/>
              <w:rPr>
                <w:rFonts w:asciiTheme="minorHAnsi" w:hAnsiTheme="minorHAnsi"/>
                <w:color w:val="515151" w:themeColor="text1"/>
                <w:szCs w:val="22"/>
                <w:lang w:val="en-GB"/>
              </w:rPr>
            </w:pPr>
          </w:p>
        </w:tc>
        <w:tc>
          <w:tcPr>
            <w:tcW w:w="254" w:type="pct"/>
          </w:tcPr>
          <w:p w14:paraId="5BA87C68" w14:textId="75E42B83" w:rsidR="00D645EF" w:rsidRPr="00BD7D39" w:rsidRDefault="00D645EF" w:rsidP="00D645EF">
            <w:pPr>
              <w:spacing w:line="276" w:lineRule="auto"/>
              <w:jc w:val="both"/>
              <w:rPr>
                <w:rFonts w:asciiTheme="minorHAnsi" w:hAnsiTheme="minorHAnsi"/>
                <w:color w:val="515151" w:themeColor="text1"/>
                <w:sz w:val="20"/>
                <w:szCs w:val="20"/>
                <w:lang w:val="en-GB"/>
              </w:rPr>
            </w:pPr>
            <w:r w:rsidRPr="00BD7D39">
              <w:rPr>
                <w:rFonts w:asciiTheme="minorHAnsi" w:hAnsiTheme="minorHAnsi"/>
                <w:color w:val="515151" w:themeColor="text1"/>
                <w:sz w:val="20"/>
                <w:szCs w:val="20"/>
                <w:lang w:val="en-GB"/>
              </w:rPr>
              <w:t>N</w:t>
            </w:r>
            <w:r w:rsidRPr="00BD7D39">
              <w:rPr>
                <w:rFonts w:asciiTheme="minorHAnsi" w:hAnsiTheme="minorHAnsi"/>
                <w:color w:val="515151" w:themeColor="text1"/>
                <w:sz w:val="20"/>
                <w:szCs w:val="20"/>
                <w:vertAlign w:val="subscript"/>
                <w:lang w:val="en-GB"/>
              </w:rPr>
              <w:t>2</w:t>
            </w:r>
            <w:r w:rsidRPr="00BD7D39">
              <w:rPr>
                <w:rFonts w:asciiTheme="minorHAnsi" w:hAnsiTheme="minorHAnsi"/>
                <w:color w:val="515151" w:themeColor="text1"/>
                <w:sz w:val="20"/>
                <w:szCs w:val="20"/>
                <w:lang w:val="en-GB"/>
              </w:rPr>
              <w:t>O</w:t>
            </w:r>
          </w:p>
        </w:tc>
        <w:tc>
          <w:tcPr>
            <w:tcW w:w="430" w:type="pct"/>
          </w:tcPr>
          <w:p w14:paraId="69B999E4" w14:textId="4D6634C4" w:rsidR="00D645EF" w:rsidRPr="00BD7D39" w:rsidRDefault="00D645EF" w:rsidP="00D645EF">
            <w:pPr>
              <w:spacing w:line="276" w:lineRule="auto"/>
              <w:jc w:val="both"/>
              <w:rPr>
                <w:rFonts w:asciiTheme="minorHAnsi" w:hAnsiTheme="minorHAnsi"/>
                <w:color w:val="515151" w:themeColor="text1"/>
                <w:sz w:val="20"/>
                <w:szCs w:val="20"/>
                <w:lang w:val="en-GB"/>
              </w:rPr>
            </w:pPr>
            <w:r w:rsidRPr="00BD7D39">
              <w:rPr>
                <w:rFonts w:asciiTheme="minorHAnsi" w:hAnsiTheme="minorHAnsi"/>
                <w:color w:val="515151" w:themeColor="text1"/>
                <w:sz w:val="20"/>
                <w:szCs w:val="20"/>
                <w:lang w:val="en-GB"/>
              </w:rPr>
              <w:t>Yes</w:t>
            </w:r>
          </w:p>
        </w:tc>
        <w:tc>
          <w:tcPr>
            <w:tcW w:w="2714" w:type="pct"/>
          </w:tcPr>
          <w:p w14:paraId="1051A030" w14:textId="65032249" w:rsidR="00D645EF" w:rsidRPr="00BD7D39" w:rsidRDefault="00D645EF" w:rsidP="00D645EF">
            <w:pPr>
              <w:spacing w:line="276" w:lineRule="auto"/>
              <w:jc w:val="both"/>
              <w:rPr>
                <w:rFonts w:asciiTheme="minorHAnsi" w:hAnsiTheme="minorHAnsi"/>
                <w:color w:val="515151" w:themeColor="text1"/>
                <w:sz w:val="20"/>
                <w:szCs w:val="20"/>
                <w:lang w:val="en-GB"/>
              </w:rPr>
            </w:pPr>
            <w:r w:rsidRPr="00BD7D39">
              <w:rPr>
                <w:rFonts w:asciiTheme="minorHAnsi" w:hAnsiTheme="minorHAnsi"/>
                <w:color w:val="515151" w:themeColor="text1"/>
                <w:sz w:val="20"/>
                <w:szCs w:val="20"/>
                <w:lang w:val="en-GB"/>
              </w:rPr>
              <w:t>Important source of emissions</w:t>
            </w:r>
          </w:p>
        </w:tc>
      </w:tr>
    </w:tbl>
    <w:p w14:paraId="4BC34E59" w14:textId="1EA188F2" w:rsidR="004E361A" w:rsidRDefault="004E361A" w:rsidP="00885D25">
      <w:pPr>
        <w:spacing w:line="276" w:lineRule="auto"/>
        <w:contextualSpacing w:val="0"/>
      </w:pPr>
    </w:p>
    <w:p w14:paraId="3AD93973" w14:textId="77777777" w:rsidR="004E361A" w:rsidRPr="004E361A" w:rsidRDefault="004E361A" w:rsidP="004E361A">
      <w:pPr>
        <w:pStyle w:val="SectionList"/>
      </w:pPr>
      <w:r w:rsidRPr="004E361A">
        <w:t>Establishment and description of baseline scenario</w:t>
      </w:r>
    </w:p>
    <w:p w14:paraId="746F2A6D" w14:textId="77777777" w:rsidR="00A952A5" w:rsidRDefault="004E361A" w:rsidP="003276B3">
      <w:pPr>
        <w:pStyle w:val="Sansinterligne"/>
        <w:jc w:val="both"/>
        <w:rPr>
          <w:rFonts w:asciiTheme="minorHAnsi" w:hAnsiTheme="minorHAnsi"/>
          <w:color w:val="4D4D4C"/>
          <w:szCs w:val="22"/>
          <w:lang w:val="en-GB"/>
        </w:rPr>
      </w:pPr>
      <w:r w:rsidRPr="004E361A">
        <w:rPr>
          <w:bCs/>
          <w:lang w:val="en-GB"/>
        </w:rPr>
        <w:t>&gt;&gt;</w:t>
      </w:r>
      <w:r w:rsidR="003276B3" w:rsidRPr="003276B3">
        <w:rPr>
          <w:rFonts w:asciiTheme="minorHAnsi" w:hAnsiTheme="minorHAnsi"/>
          <w:color w:val="4D4D4C"/>
          <w:szCs w:val="22"/>
          <w:lang w:val="en-GB"/>
        </w:rPr>
        <w:t xml:space="preserve"> </w:t>
      </w:r>
    </w:p>
    <w:p w14:paraId="313BBEA2" w14:textId="0D96E2DC" w:rsidR="003276B3" w:rsidRPr="003276B3" w:rsidRDefault="003276B3" w:rsidP="003276B3">
      <w:pPr>
        <w:pStyle w:val="Sansinterligne"/>
        <w:jc w:val="both"/>
        <w:rPr>
          <w:rFonts w:asciiTheme="minorHAnsi" w:hAnsiTheme="minorHAnsi"/>
          <w:color w:val="4D4D4C"/>
          <w:szCs w:val="22"/>
          <w:lang w:val="en-GB"/>
        </w:rPr>
      </w:pPr>
      <w:r w:rsidRPr="003276B3">
        <w:rPr>
          <w:rFonts w:asciiTheme="minorHAnsi" w:hAnsiTheme="minorHAnsi"/>
          <w:color w:val="4D4D4C"/>
          <w:szCs w:val="22"/>
          <w:lang w:val="en-GB"/>
        </w:rPr>
        <w:lastRenderedPageBreak/>
        <w:t xml:space="preserve">The selected baseline methodology for improved cookstove is from the </w:t>
      </w:r>
      <w:r w:rsidR="00D645EF">
        <w:rPr>
          <w:rFonts w:asciiTheme="minorHAnsi" w:eastAsia="MS Mincho" w:hAnsiTheme="minorHAnsi" w:cs="Calibri"/>
          <w:szCs w:val="22"/>
          <w:lang w:val="en-GB" w:eastAsia="ja-JP"/>
        </w:rPr>
        <w:t xml:space="preserve">GS methodology </w:t>
      </w:r>
      <w:r w:rsidR="00D645EF" w:rsidRPr="00782B59">
        <w:rPr>
          <w:rFonts w:asciiTheme="minorHAnsi" w:eastAsia="MS Mincho" w:hAnsiTheme="minorHAnsi" w:cs="Calibri"/>
          <w:szCs w:val="22"/>
          <w:lang w:val="en-GB" w:eastAsia="ja-JP"/>
        </w:rPr>
        <w:t>“</w:t>
      </w:r>
      <w:r w:rsidR="009418D2">
        <w:rPr>
          <w:rFonts w:asciiTheme="minorHAnsi" w:eastAsia="MS Mincho" w:hAnsiTheme="minorHAnsi" w:cs="Calibri"/>
          <w:szCs w:val="22"/>
          <w:lang w:val="en-GB" w:eastAsia="ja-JP"/>
        </w:rPr>
        <w:t xml:space="preserve">TPDDTEC: </w:t>
      </w:r>
      <w:r w:rsidR="00D645EF" w:rsidRPr="00782B59">
        <w:rPr>
          <w:rFonts w:asciiTheme="minorHAnsi" w:eastAsia="MS Mincho" w:hAnsiTheme="minorHAnsi" w:cs="Calibri"/>
          <w:szCs w:val="22"/>
          <w:lang w:val="en-GB" w:eastAsia="ja-JP"/>
        </w:rPr>
        <w:t>Reduced emissions from cooking and heating V4.0”</w:t>
      </w:r>
      <w:r w:rsidRPr="003276B3">
        <w:rPr>
          <w:rFonts w:asciiTheme="minorHAnsi" w:hAnsiTheme="minorHAnsi"/>
          <w:color w:val="4D4D4C"/>
          <w:szCs w:val="22"/>
          <w:lang w:val="en-GB"/>
        </w:rPr>
        <w:t xml:space="preserve">. The methodology </w:t>
      </w:r>
      <w:r w:rsidR="00F722C5" w:rsidRPr="003276B3">
        <w:rPr>
          <w:rFonts w:asciiTheme="minorHAnsi" w:hAnsiTheme="minorHAnsi"/>
          <w:color w:val="4D4D4C"/>
          <w:szCs w:val="22"/>
          <w:lang w:val="en-GB"/>
        </w:rPr>
        <w:t>is</w:t>
      </w:r>
      <w:r w:rsidRPr="003276B3">
        <w:rPr>
          <w:rFonts w:asciiTheme="minorHAnsi" w:hAnsiTheme="minorHAnsi"/>
          <w:color w:val="4D4D4C"/>
          <w:szCs w:val="22"/>
          <w:lang w:val="en-GB"/>
        </w:rPr>
        <w:t xml:space="preserve"> eligible under the GS4GG.</w:t>
      </w:r>
    </w:p>
    <w:p w14:paraId="5C0D1FB9" w14:textId="77777777" w:rsidR="003276B3" w:rsidRPr="003276B3" w:rsidRDefault="003276B3" w:rsidP="003276B3">
      <w:pPr>
        <w:spacing w:after="0" w:line="240" w:lineRule="auto"/>
        <w:jc w:val="both"/>
        <w:rPr>
          <w:rFonts w:ascii="Avenir Book" w:hAnsi="Avenir Book" w:cs="Calibri"/>
          <w:color w:val="323232" w:themeColor="text2"/>
          <w:szCs w:val="22"/>
        </w:rPr>
      </w:pPr>
    </w:p>
    <w:p w14:paraId="7E86D1FF" w14:textId="77777777" w:rsidR="003276B3" w:rsidRPr="003276B3" w:rsidRDefault="003276B3" w:rsidP="003276B3">
      <w:pPr>
        <w:spacing w:line="276" w:lineRule="auto"/>
        <w:contextualSpacing w:val="0"/>
        <w:jc w:val="both"/>
        <w:rPr>
          <w:rFonts w:asciiTheme="minorHAnsi" w:hAnsiTheme="minorHAnsi"/>
          <w:szCs w:val="22"/>
          <w:lang w:val="en-GB"/>
        </w:rPr>
      </w:pPr>
      <w:r w:rsidRPr="003276B3">
        <w:rPr>
          <w:rFonts w:asciiTheme="minorHAnsi" w:hAnsiTheme="minorHAnsi"/>
          <w:szCs w:val="22"/>
          <w:lang w:val="en-GB"/>
        </w:rPr>
        <w:t xml:space="preserve">The project baseline and project scenario have been defined and the impacts contribute positively to 3 or more SGDs, including the mandatory SDG 13 (see section B6). </w:t>
      </w:r>
    </w:p>
    <w:p w14:paraId="15332305" w14:textId="77777777" w:rsidR="003276B3" w:rsidRPr="003276B3" w:rsidRDefault="003276B3" w:rsidP="003276B3">
      <w:pPr>
        <w:spacing w:line="276" w:lineRule="auto"/>
        <w:contextualSpacing w:val="0"/>
        <w:jc w:val="both"/>
        <w:rPr>
          <w:rFonts w:asciiTheme="minorHAnsi" w:hAnsiTheme="minorHAnsi"/>
          <w:szCs w:val="22"/>
          <w:lang w:val="en-GB"/>
        </w:rPr>
      </w:pPr>
      <w:r w:rsidRPr="003276B3">
        <w:rPr>
          <w:rFonts w:asciiTheme="minorHAnsi" w:hAnsiTheme="minorHAnsi"/>
          <w:szCs w:val="22"/>
          <w:lang w:val="en-GB"/>
        </w:rPr>
        <w:t xml:space="preserve">The projects compatibility with GS4GG and contribution to the SDGs is included in project Documentation and the Monitoring and Reporting plan. </w:t>
      </w:r>
    </w:p>
    <w:p w14:paraId="65D32233" w14:textId="7C3B4AEF" w:rsidR="003276B3" w:rsidRPr="003276B3" w:rsidDel="00597E60" w:rsidRDefault="003276B3" w:rsidP="003276B3">
      <w:pPr>
        <w:spacing w:line="276" w:lineRule="auto"/>
        <w:contextualSpacing w:val="0"/>
        <w:jc w:val="both"/>
        <w:rPr>
          <w:del w:id="8" w:author="EVA LEIBOVICI" w:date="2024-04-29T17:30:00Z"/>
          <w:rFonts w:asciiTheme="minorHAnsi" w:hAnsiTheme="minorHAnsi"/>
          <w:b/>
          <w:szCs w:val="22"/>
          <w:lang w:val="en-GB"/>
        </w:rPr>
      </w:pPr>
      <w:del w:id="9" w:author="EVA LEIBOVICI" w:date="2024-04-29T17:30:00Z">
        <w:r w:rsidRPr="003276B3" w:rsidDel="00597E60">
          <w:rPr>
            <w:rFonts w:asciiTheme="minorHAnsi" w:hAnsiTheme="minorHAnsi"/>
            <w:b/>
            <w:szCs w:val="22"/>
            <w:lang w:val="en-GB"/>
          </w:rPr>
          <w:delText xml:space="preserve">Baseline scenario for Improved Cookstoves </w:delText>
        </w:r>
      </w:del>
    </w:p>
    <w:p w14:paraId="3FBB381D" w14:textId="63113902" w:rsidR="00BD73E3" w:rsidRPr="003276B3" w:rsidDel="00BD73E3" w:rsidRDefault="003276B3" w:rsidP="00BD73E3">
      <w:pPr>
        <w:spacing w:line="276" w:lineRule="auto"/>
        <w:contextualSpacing w:val="0"/>
        <w:jc w:val="both"/>
        <w:rPr>
          <w:del w:id="10" w:author="EVA LEIBOVICI" w:date="2024-04-29T17:29:00Z"/>
          <w:rFonts w:asciiTheme="minorHAnsi" w:hAnsiTheme="minorHAnsi"/>
          <w:bCs/>
          <w:szCs w:val="22"/>
          <w:lang w:val="en-GB"/>
        </w:rPr>
      </w:pPr>
      <w:del w:id="11" w:author="EVA LEIBOVICI" w:date="2024-04-29T17:32:00Z">
        <w:r w:rsidRPr="003276B3" w:rsidDel="003D254B">
          <w:rPr>
            <w:rFonts w:asciiTheme="minorHAnsi" w:hAnsiTheme="minorHAnsi"/>
            <w:bCs/>
            <w:szCs w:val="22"/>
            <w:lang w:val="en-GB"/>
          </w:rPr>
          <w:delText>The following steps have been conducted to understand the baseline scenario:</w:delText>
        </w:r>
        <w:r w:rsidR="00BD73E3" w:rsidRPr="003276B3" w:rsidDel="003D254B">
          <w:rPr>
            <w:rFonts w:asciiTheme="minorHAnsi" w:hAnsiTheme="minorHAnsi"/>
            <w:bCs/>
            <w:szCs w:val="22"/>
            <w:lang w:val="en-GB"/>
          </w:rPr>
          <w:delText>A thorough literature analysis has been carried out from credible data sources (academic literature and institutional literature) in regard to proportion of woody biomass (firewood + charcoal) used in rural areas for cooking and LPG use in rural areas in Kenya as well as the proportion of improved cookstoves (ICS) using woody biomass in rural areas. The literature review focused on rural areas in Kenya as the PoA will be focused on distributing improved and clean cooking solutions in rural and peri-urban areas.</w:delText>
        </w:r>
      </w:del>
      <w:del w:id="12" w:author="EVA LEIBOVICI" w:date="2024-04-29T17:29:00Z">
        <w:r w:rsidR="00BD73E3" w:rsidRPr="003276B3" w:rsidDel="00BD73E3">
          <w:rPr>
            <w:rFonts w:asciiTheme="minorHAnsi" w:hAnsiTheme="minorHAnsi"/>
            <w:bCs/>
            <w:szCs w:val="22"/>
            <w:lang w:val="en-GB"/>
          </w:rPr>
          <w:delText xml:space="preserve"> </w:delText>
        </w:r>
      </w:del>
    </w:p>
    <w:p w14:paraId="5C6331AA" w14:textId="275ECAB8" w:rsidR="004A6782" w:rsidRPr="003276B3" w:rsidDel="003D254B" w:rsidRDefault="003276B3" w:rsidP="003276B3">
      <w:pPr>
        <w:spacing w:line="276" w:lineRule="auto"/>
        <w:contextualSpacing w:val="0"/>
        <w:jc w:val="both"/>
        <w:rPr>
          <w:del w:id="13" w:author="EVA LEIBOVICI" w:date="2024-04-29T17:32:00Z"/>
          <w:rFonts w:asciiTheme="minorHAnsi" w:hAnsiTheme="minorHAnsi"/>
          <w:bCs/>
          <w:szCs w:val="22"/>
          <w:lang w:val="en-GB"/>
        </w:rPr>
      </w:pPr>
      <w:del w:id="14" w:author="EVA LEIBOVICI" w:date="2024-04-29T17:32:00Z">
        <w:r w:rsidRPr="003276B3" w:rsidDel="003D254B">
          <w:rPr>
            <w:rFonts w:asciiTheme="minorHAnsi" w:hAnsiTheme="minorHAnsi"/>
            <w:bCs/>
            <w:szCs w:val="22"/>
            <w:lang w:val="en-GB"/>
          </w:rPr>
          <w:delText xml:space="preserve">  </w:delText>
        </w:r>
      </w:del>
    </w:p>
    <w:p w14:paraId="47F6D13E" w14:textId="6546F370" w:rsidR="003276B3" w:rsidRPr="003276B3" w:rsidRDefault="003276B3" w:rsidP="003276B3">
      <w:pPr>
        <w:spacing w:line="276" w:lineRule="auto"/>
        <w:contextualSpacing w:val="0"/>
        <w:jc w:val="both"/>
        <w:rPr>
          <w:rFonts w:asciiTheme="minorHAnsi" w:hAnsiTheme="minorHAnsi"/>
          <w:bCs/>
          <w:szCs w:val="22"/>
          <w:lang w:val="en-GB"/>
        </w:rPr>
      </w:pPr>
      <w:r w:rsidRPr="003276B3">
        <w:rPr>
          <w:rFonts w:asciiTheme="minorHAnsi" w:hAnsiTheme="minorHAnsi"/>
          <w:bCs/>
          <w:szCs w:val="22"/>
          <w:lang w:val="en-GB"/>
        </w:rPr>
        <w:t xml:space="preserve">1) Field surveys </w:t>
      </w:r>
      <w:proofErr w:type="gramStart"/>
      <w:r w:rsidRPr="003276B3">
        <w:rPr>
          <w:rFonts w:asciiTheme="minorHAnsi" w:hAnsiTheme="minorHAnsi"/>
          <w:bCs/>
          <w:szCs w:val="22"/>
          <w:lang w:val="en-GB"/>
        </w:rPr>
        <w:t>in regard to</w:t>
      </w:r>
      <w:proofErr w:type="gramEnd"/>
      <w:r w:rsidRPr="003276B3">
        <w:rPr>
          <w:rFonts w:asciiTheme="minorHAnsi" w:hAnsiTheme="minorHAnsi"/>
          <w:bCs/>
          <w:szCs w:val="22"/>
          <w:lang w:val="en-GB"/>
        </w:rPr>
        <w:t xml:space="preserve"> values for the proportion of charcoal and firewood used for rural cooking. </w:t>
      </w:r>
    </w:p>
    <w:p w14:paraId="62C606F2" w14:textId="77777777" w:rsidR="003276B3" w:rsidRPr="003276B3" w:rsidRDefault="003276B3" w:rsidP="003276B3">
      <w:pPr>
        <w:spacing w:line="276" w:lineRule="auto"/>
        <w:contextualSpacing w:val="0"/>
        <w:jc w:val="both"/>
        <w:rPr>
          <w:rFonts w:asciiTheme="minorHAnsi" w:hAnsiTheme="minorHAnsi"/>
          <w:bCs/>
          <w:szCs w:val="22"/>
          <w:lang w:val="en-GB"/>
        </w:rPr>
      </w:pPr>
      <w:r w:rsidRPr="003276B3">
        <w:rPr>
          <w:rFonts w:asciiTheme="minorHAnsi" w:hAnsiTheme="minorHAnsi"/>
          <w:bCs/>
          <w:szCs w:val="22"/>
          <w:lang w:val="en-GB"/>
        </w:rPr>
        <w:t xml:space="preserve">2) Calculating the woody biomass used for cooking as the sum of proportions of charcoal and firewood.   </w:t>
      </w:r>
    </w:p>
    <w:p w14:paraId="6205606E" w14:textId="77777777" w:rsidR="003276B3" w:rsidRPr="003276B3" w:rsidRDefault="003276B3" w:rsidP="003276B3">
      <w:pPr>
        <w:spacing w:line="276" w:lineRule="auto"/>
        <w:contextualSpacing w:val="0"/>
        <w:jc w:val="both"/>
        <w:rPr>
          <w:rFonts w:asciiTheme="minorHAnsi" w:hAnsiTheme="minorHAnsi"/>
          <w:bCs/>
          <w:szCs w:val="22"/>
          <w:lang w:val="en-GB"/>
        </w:rPr>
      </w:pPr>
      <w:r w:rsidRPr="003276B3">
        <w:rPr>
          <w:rFonts w:asciiTheme="minorHAnsi" w:hAnsiTheme="minorHAnsi"/>
          <w:bCs/>
          <w:szCs w:val="22"/>
          <w:lang w:val="en-GB"/>
        </w:rPr>
        <w:t xml:space="preserve">3) Literature research </w:t>
      </w:r>
      <w:proofErr w:type="gramStart"/>
      <w:r w:rsidRPr="003276B3">
        <w:rPr>
          <w:rFonts w:asciiTheme="minorHAnsi" w:hAnsiTheme="minorHAnsi"/>
          <w:bCs/>
          <w:szCs w:val="22"/>
          <w:lang w:val="en-GB"/>
        </w:rPr>
        <w:t>in regard to</w:t>
      </w:r>
      <w:proofErr w:type="gramEnd"/>
      <w:r w:rsidRPr="003276B3">
        <w:rPr>
          <w:rFonts w:asciiTheme="minorHAnsi" w:hAnsiTheme="minorHAnsi"/>
          <w:bCs/>
          <w:szCs w:val="22"/>
          <w:lang w:val="en-GB"/>
        </w:rPr>
        <w:t xml:space="preserve"> values for the proportion of improved cookstoves (ICS) using woody biomass used for cooking.  </w:t>
      </w:r>
    </w:p>
    <w:p w14:paraId="03515918" w14:textId="77777777" w:rsidR="003276B3" w:rsidRPr="003276B3" w:rsidRDefault="003276B3" w:rsidP="003276B3">
      <w:pPr>
        <w:spacing w:line="276" w:lineRule="auto"/>
        <w:contextualSpacing w:val="0"/>
        <w:jc w:val="both"/>
        <w:rPr>
          <w:rFonts w:asciiTheme="minorHAnsi" w:hAnsiTheme="minorHAnsi"/>
          <w:bCs/>
          <w:szCs w:val="22"/>
          <w:lang w:val="en-GB"/>
        </w:rPr>
      </w:pPr>
      <w:r w:rsidRPr="003276B3">
        <w:rPr>
          <w:rFonts w:asciiTheme="minorHAnsi" w:hAnsiTheme="minorHAnsi"/>
          <w:bCs/>
          <w:szCs w:val="22"/>
          <w:lang w:val="en-GB"/>
        </w:rPr>
        <w:t xml:space="preserve">4) Calculating the product of proportion of woody biomass (item 2) and proportion of ICS (item 3).  </w:t>
      </w:r>
    </w:p>
    <w:p w14:paraId="62D3AE3B" w14:textId="77777777" w:rsidR="003276B3" w:rsidRPr="003276B3" w:rsidRDefault="003276B3" w:rsidP="003276B3">
      <w:pPr>
        <w:spacing w:line="276" w:lineRule="auto"/>
        <w:contextualSpacing w:val="0"/>
        <w:jc w:val="both"/>
        <w:rPr>
          <w:rFonts w:asciiTheme="minorHAnsi" w:hAnsiTheme="minorHAnsi"/>
          <w:bCs/>
          <w:szCs w:val="22"/>
          <w:lang w:val="en-GB"/>
        </w:rPr>
      </w:pPr>
      <w:r w:rsidRPr="003276B3">
        <w:rPr>
          <w:rFonts w:asciiTheme="minorHAnsi" w:hAnsiTheme="minorHAnsi"/>
          <w:bCs/>
          <w:szCs w:val="22"/>
          <w:lang w:val="en-GB"/>
        </w:rPr>
        <w:t xml:space="preserve">5) Literature research on the usage of gaseous fuels in rural areas </w:t>
      </w:r>
    </w:p>
    <w:p w14:paraId="0FC56D4F" w14:textId="1A157A4A" w:rsidR="003276B3" w:rsidRPr="003276B3" w:rsidRDefault="003276B3" w:rsidP="001B56E6">
      <w:pPr>
        <w:spacing w:line="276" w:lineRule="auto"/>
        <w:contextualSpacing w:val="0"/>
        <w:jc w:val="both"/>
        <w:rPr>
          <w:rFonts w:asciiTheme="minorHAnsi" w:hAnsiTheme="minorHAnsi" w:cs="Arial"/>
          <w:szCs w:val="22"/>
          <w:lang w:val="en-GB"/>
        </w:rPr>
      </w:pPr>
      <w:r w:rsidRPr="003276B3">
        <w:rPr>
          <w:rFonts w:asciiTheme="minorHAnsi" w:hAnsiTheme="minorHAnsi"/>
          <w:bCs/>
          <w:szCs w:val="22"/>
          <w:lang w:val="en-GB"/>
        </w:rPr>
        <w:t>6) Adding Item 5 and Item 4 to have a proportion of woody biomass of ICS using woody biomass and gaseous fuel used for cooking in rural areas</w:t>
      </w:r>
      <w:r w:rsidR="00271B0C">
        <w:rPr>
          <w:rFonts w:asciiTheme="minorHAnsi" w:hAnsiTheme="minorHAnsi" w:cs="Arial"/>
          <w:szCs w:val="22"/>
          <w:lang w:val="en-GB"/>
        </w:rPr>
        <w:t>.</w:t>
      </w:r>
    </w:p>
    <w:p w14:paraId="23FF24E6" w14:textId="3ABD1BEA" w:rsidR="003276B3" w:rsidRPr="003276B3" w:rsidRDefault="003276B3" w:rsidP="003276B3">
      <w:pPr>
        <w:jc w:val="both"/>
        <w:rPr>
          <w:rFonts w:asciiTheme="minorHAnsi" w:eastAsia="MS Mincho" w:hAnsiTheme="minorHAnsi" w:cs="Arial"/>
          <w:color w:val="auto"/>
          <w:szCs w:val="22"/>
          <w:lang w:val="en-GB"/>
          <w14:cntxtAlts w14:val="0"/>
        </w:rPr>
      </w:pPr>
      <w:r w:rsidRPr="003276B3">
        <w:rPr>
          <w:rFonts w:asciiTheme="minorHAnsi" w:eastAsia="MS Mincho" w:hAnsiTheme="minorHAnsi" w:cs="Arial"/>
          <w:szCs w:val="22"/>
          <w:lang w:val="en-GB"/>
        </w:rPr>
        <w:t>According to the methodology, when the baseline fuel and the project fuel are the same and the baseline emission factor and project emission are considered the same, the overall GHG reductions achieved by the project activity in year y are calculated as follows</w:t>
      </w:r>
      <w:ins w:id="15" w:author="EVA LEIBOVICI" w:date="2024-04-29T17:19:00Z">
        <w:r w:rsidR="002F74E5">
          <w:rPr>
            <w:rFonts w:asciiTheme="minorHAnsi" w:eastAsia="MS Mincho" w:hAnsiTheme="minorHAnsi" w:cs="Arial"/>
            <w:szCs w:val="22"/>
            <w:lang w:val="en-GB"/>
          </w:rPr>
          <w:t>:</w:t>
        </w:r>
      </w:ins>
    </w:p>
    <w:p w14:paraId="0E37640C" w14:textId="77777777" w:rsidR="003276B3" w:rsidRPr="003276B3" w:rsidRDefault="003276B3" w:rsidP="003276B3">
      <w:pPr>
        <w:jc w:val="both"/>
        <w:rPr>
          <w:rFonts w:asciiTheme="minorHAnsi" w:eastAsia="MS Mincho" w:hAnsiTheme="minorHAnsi" w:cs="Arial"/>
          <w:szCs w:val="22"/>
          <w:u w:val="single"/>
          <w:lang w:val="en-GB"/>
        </w:rPr>
      </w:pPr>
    </w:p>
    <w:p w14:paraId="7E05E7B0" w14:textId="23187E26" w:rsidR="003276B3" w:rsidRPr="00964B60" w:rsidRDefault="003276B3" w:rsidP="003276B3">
      <w:pPr>
        <w:jc w:val="both"/>
        <w:rPr>
          <w:rFonts w:asciiTheme="minorHAnsi" w:eastAsia="MS Mincho" w:hAnsiTheme="minorHAnsi" w:cs="Arial"/>
          <w:szCs w:val="22"/>
          <w:lang w:val="fr-FR"/>
        </w:rPr>
      </w:pPr>
      <w:proofErr w:type="spellStart"/>
      <w:r w:rsidRPr="003276B3">
        <w:rPr>
          <w:rFonts w:asciiTheme="minorHAnsi" w:eastAsia="MS Mincho" w:hAnsiTheme="minorHAnsi" w:cs="Arial"/>
          <w:szCs w:val="22"/>
          <w:lang w:val="fr-FR"/>
        </w:rPr>
        <w:t>ER</w:t>
      </w:r>
      <w:r w:rsidRPr="003276B3">
        <w:rPr>
          <w:rFonts w:asciiTheme="minorHAnsi" w:eastAsia="MS Mincho" w:hAnsiTheme="minorHAnsi" w:cs="Arial"/>
          <w:szCs w:val="22"/>
          <w:vertAlign w:val="subscript"/>
          <w:lang w:val="fr-FR"/>
        </w:rPr>
        <w:t>y</w:t>
      </w:r>
      <w:proofErr w:type="spellEnd"/>
      <w:r w:rsidRPr="003276B3">
        <w:rPr>
          <w:rFonts w:asciiTheme="minorHAnsi" w:eastAsia="MS Mincho" w:hAnsiTheme="minorHAnsi" w:cs="Arial"/>
          <w:szCs w:val="22"/>
          <w:lang w:val="fr-FR"/>
        </w:rPr>
        <w:t xml:space="preserve"> = ∑</w:t>
      </w:r>
      <w:proofErr w:type="spellStart"/>
      <w:proofErr w:type="gramStart"/>
      <w:r w:rsidRPr="003276B3">
        <w:rPr>
          <w:rFonts w:asciiTheme="minorHAnsi" w:eastAsia="MS Mincho" w:hAnsiTheme="minorHAnsi" w:cs="Arial"/>
          <w:szCs w:val="22"/>
          <w:vertAlign w:val="subscript"/>
          <w:lang w:val="fr-FR"/>
        </w:rPr>
        <w:t>b,p</w:t>
      </w:r>
      <w:proofErr w:type="spellEnd"/>
      <w:proofErr w:type="gramEnd"/>
      <w:r w:rsidRPr="003276B3">
        <w:rPr>
          <w:rFonts w:asciiTheme="minorHAnsi" w:eastAsia="MS Mincho" w:hAnsiTheme="minorHAnsi" w:cs="Arial"/>
          <w:szCs w:val="22"/>
          <w:lang w:val="fr-FR"/>
        </w:rPr>
        <w:t xml:space="preserve"> (</w:t>
      </w:r>
      <w:proofErr w:type="spellStart"/>
      <w:r w:rsidRPr="003276B3">
        <w:rPr>
          <w:rFonts w:asciiTheme="minorHAnsi" w:eastAsia="MS Mincho" w:hAnsiTheme="minorHAnsi" w:cs="Arial"/>
          <w:szCs w:val="22"/>
          <w:lang w:val="fr-FR"/>
        </w:rPr>
        <w:t>N</w:t>
      </w:r>
      <w:r w:rsidRPr="003276B3">
        <w:rPr>
          <w:rFonts w:asciiTheme="minorHAnsi" w:eastAsia="MS Mincho" w:hAnsiTheme="minorHAnsi" w:cs="Arial"/>
          <w:szCs w:val="22"/>
          <w:vertAlign w:val="subscript"/>
          <w:lang w:val="fr-FR"/>
        </w:rPr>
        <w:t>p,y</w:t>
      </w:r>
      <w:proofErr w:type="spellEnd"/>
      <w:r w:rsidRPr="003276B3">
        <w:rPr>
          <w:rFonts w:asciiTheme="minorHAnsi" w:eastAsia="MS Mincho" w:hAnsiTheme="minorHAnsi" w:cs="Arial"/>
          <w:szCs w:val="22"/>
          <w:lang w:val="fr-FR"/>
        </w:rPr>
        <w:t xml:space="preserve">* </w:t>
      </w:r>
      <w:proofErr w:type="spellStart"/>
      <w:r w:rsidRPr="003276B3">
        <w:rPr>
          <w:rFonts w:asciiTheme="minorHAnsi" w:eastAsia="MS Mincho" w:hAnsiTheme="minorHAnsi" w:cs="Arial"/>
          <w:szCs w:val="22"/>
          <w:lang w:val="fr-FR"/>
        </w:rPr>
        <w:t>U</w:t>
      </w:r>
      <w:r w:rsidRPr="003276B3">
        <w:rPr>
          <w:rFonts w:asciiTheme="minorHAnsi" w:eastAsia="MS Mincho" w:hAnsiTheme="minorHAnsi" w:cs="Arial"/>
          <w:szCs w:val="22"/>
          <w:vertAlign w:val="subscript"/>
          <w:lang w:val="fr-FR"/>
        </w:rPr>
        <w:t>p,y</w:t>
      </w:r>
      <w:proofErr w:type="spellEnd"/>
      <w:r w:rsidRPr="003276B3">
        <w:rPr>
          <w:rFonts w:asciiTheme="minorHAnsi" w:eastAsia="MS Mincho" w:hAnsiTheme="minorHAnsi" w:cs="Arial"/>
          <w:szCs w:val="22"/>
          <w:lang w:val="fr-FR"/>
        </w:rPr>
        <w:t xml:space="preserve">* </w:t>
      </w:r>
      <w:proofErr w:type="spellStart"/>
      <w:r w:rsidRPr="003276B3">
        <w:rPr>
          <w:rFonts w:asciiTheme="minorHAnsi" w:eastAsia="MS Mincho" w:hAnsiTheme="minorHAnsi" w:cs="Arial"/>
          <w:szCs w:val="22"/>
          <w:lang w:val="fr-FR"/>
        </w:rPr>
        <w:t>P</w:t>
      </w:r>
      <w:r w:rsidRPr="003276B3">
        <w:rPr>
          <w:rFonts w:asciiTheme="minorHAnsi" w:eastAsia="MS Mincho" w:hAnsiTheme="minorHAnsi" w:cs="Arial"/>
          <w:szCs w:val="22"/>
          <w:vertAlign w:val="subscript"/>
          <w:lang w:val="fr-FR"/>
        </w:rPr>
        <w:t>p,b,y</w:t>
      </w:r>
      <w:proofErr w:type="spellEnd"/>
      <w:r w:rsidRPr="003276B3">
        <w:rPr>
          <w:rFonts w:asciiTheme="minorHAnsi" w:eastAsia="MS Mincho" w:hAnsiTheme="minorHAnsi" w:cs="Arial"/>
          <w:szCs w:val="22"/>
          <w:lang w:val="fr-FR"/>
        </w:rPr>
        <w:t xml:space="preserve">* </w:t>
      </w:r>
      <w:proofErr w:type="spellStart"/>
      <w:r w:rsidRPr="003276B3">
        <w:rPr>
          <w:rFonts w:asciiTheme="minorHAnsi" w:eastAsia="MS Mincho" w:hAnsiTheme="minorHAnsi" w:cs="Arial"/>
          <w:szCs w:val="22"/>
          <w:lang w:val="fr-FR"/>
        </w:rPr>
        <w:t>NCV</w:t>
      </w:r>
      <w:r w:rsidRPr="003276B3">
        <w:rPr>
          <w:rFonts w:asciiTheme="minorHAnsi" w:eastAsia="MS Mincho" w:hAnsiTheme="minorHAnsi" w:cs="Arial"/>
          <w:szCs w:val="22"/>
          <w:vertAlign w:val="subscript"/>
          <w:lang w:val="fr-FR"/>
        </w:rPr>
        <w:t>b,fuel</w:t>
      </w:r>
      <w:proofErr w:type="spellEnd"/>
      <w:r w:rsidRPr="003276B3">
        <w:rPr>
          <w:rFonts w:asciiTheme="minorHAnsi" w:eastAsia="MS Mincho" w:hAnsiTheme="minorHAnsi" w:cs="Arial"/>
          <w:szCs w:val="22"/>
          <w:lang w:val="fr-FR"/>
        </w:rPr>
        <w:t>* (</w:t>
      </w:r>
      <w:proofErr w:type="spellStart"/>
      <w:r w:rsidRPr="003276B3">
        <w:rPr>
          <w:rFonts w:asciiTheme="minorHAnsi" w:eastAsia="MS Mincho" w:hAnsiTheme="minorHAnsi" w:cs="Arial"/>
          <w:szCs w:val="22"/>
          <w:lang w:val="fr-FR"/>
        </w:rPr>
        <w:t>f</w:t>
      </w:r>
      <w:r w:rsidRPr="00964B60">
        <w:rPr>
          <w:rFonts w:asciiTheme="minorHAnsi" w:eastAsia="MS Mincho" w:hAnsiTheme="minorHAnsi" w:cs="Arial"/>
          <w:szCs w:val="22"/>
          <w:lang w:val="fr-FR"/>
        </w:rPr>
        <w:t>NRB</w:t>
      </w:r>
      <w:r w:rsidRPr="003276B3">
        <w:rPr>
          <w:rFonts w:asciiTheme="minorHAnsi" w:eastAsia="MS Mincho" w:hAnsiTheme="minorHAnsi" w:cs="Arial"/>
          <w:szCs w:val="22"/>
          <w:vertAlign w:val="subscript"/>
          <w:lang w:val="fr-FR"/>
        </w:rPr>
        <w:t>,b,y</w:t>
      </w:r>
      <w:proofErr w:type="spellEnd"/>
      <w:r w:rsidRPr="003276B3">
        <w:rPr>
          <w:rFonts w:asciiTheme="minorHAnsi" w:eastAsia="MS Mincho" w:hAnsiTheme="minorHAnsi" w:cs="Arial"/>
          <w:szCs w:val="22"/>
          <w:lang w:val="fr-FR"/>
        </w:rPr>
        <w:t>* EF</w:t>
      </w:r>
      <w:r w:rsidRPr="003276B3">
        <w:rPr>
          <w:rFonts w:asciiTheme="minorHAnsi" w:eastAsia="MS Mincho" w:hAnsiTheme="minorHAnsi" w:cs="Arial"/>
          <w:szCs w:val="22"/>
          <w:vertAlign w:val="subscript"/>
          <w:lang w:val="fr-FR"/>
        </w:rPr>
        <w:t xml:space="preserve">fuel,CO2 </w:t>
      </w:r>
      <w:r w:rsidRPr="003276B3">
        <w:rPr>
          <w:rFonts w:asciiTheme="minorHAnsi" w:eastAsia="MS Mincho" w:hAnsiTheme="minorHAnsi" w:cs="Arial"/>
          <w:szCs w:val="22"/>
          <w:lang w:val="fr-FR"/>
        </w:rPr>
        <w:t>+ EF</w:t>
      </w:r>
      <w:r w:rsidRPr="003276B3">
        <w:rPr>
          <w:rFonts w:asciiTheme="minorHAnsi" w:eastAsia="MS Mincho" w:hAnsiTheme="minorHAnsi" w:cs="Arial"/>
          <w:szCs w:val="22"/>
          <w:vertAlign w:val="subscript"/>
          <w:lang w:val="fr-FR"/>
        </w:rPr>
        <w:t>fuel,nonCO2</w:t>
      </w:r>
      <w:r w:rsidRPr="003276B3">
        <w:rPr>
          <w:rFonts w:asciiTheme="minorHAnsi" w:eastAsia="MS Mincho" w:hAnsiTheme="minorHAnsi" w:cs="Arial"/>
          <w:szCs w:val="22"/>
          <w:lang w:val="fr-FR"/>
        </w:rPr>
        <w:t>)) - ∑</w:t>
      </w:r>
      <w:proofErr w:type="spellStart"/>
      <w:r w:rsidRPr="003276B3">
        <w:rPr>
          <w:rFonts w:asciiTheme="minorHAnsi" w:eastAsia="MS Mincho" w:hAnsiTheme="minorHAnsi" w:cs="Arial"/>
          <w:szCs w:val="22"/>
          <w:lang w:val="fr-FR"/>
        </w:rPr>
        <w:t>LE</w:t>
      </w:r>
      <w:r w:rsidRPr="003276B3">
        <w:rPr>
          <w:rFonts w:asciiTheme="minorHAnsi" w:eastAsia="MS Mincho" w:hAnsiTheme="minorHAnsi" w:cs="Arial"/>
          <w:szCs w:val="22"/>
          <w:vertAlign w:val="subscript"/>
          <w:lang w:val="fr-FR"/>
        </w:rPr>
        <w:t>p,y</w:t>
      </w:r>
      <w:proofErr w:type="spellEnd"/>
      <w:r w:rsidR="00EE11C3">
        <w:rPr>
          <w:rFonts w:asciiTheme="minorHAnsi" w:eastAsia="MS Mincho" w:hAnsiTheme="minorHAnsi" w:cs="Arial"/>
          <w:szCs w:val="22"/>
          <w:vertAlign w:val="subscript"/>
          <w:lang w:val="fr-FR"/>
        </w:rPr>
        <w:t xml:space="preserve"> </w:t>
      </w:r>
      <w:r w:rsidR="00EE11C3">
        <w:rPr>
          <w:rFonts w:asciiTheme="minorHAnsi" w:eastAsia="MS Mincho" w:hAnsiTheme="minorHAnsi" w:cs="Arial"/>
          <w:szCs w:val="22"/>
          <w:lang w:val="fr-FR"/>
        </w:rPr>
        <w:t>(Eq.1)</w:t>
      </w:r>
    </w:p>
    <w:p w14:paraId="7690117E" w14:textId="77777777" w:rsidR="00D01C66" w:rsidRPr="001B56E6" w:rsidRDefault="00D01C66" w:rsidP="003276B3">
      <w:pPr>
        <w:jc w:val="both"/>
        <w:rPr>
          <w:lang w:val="fr-FR"/>
        </w:rPr>
      </w:pPr>
    </w:p>
    <w:p w14:paraId="0B81A867" w14:textId="77777777" w:rsidR="00D51C59" w:rsidRDefault="00D51C59" w:rsidP="003276B3">
      <w:pPr>
        <w:jc w:val="both"/>
      </w:pPr>
      <w:r>
        <w:lastRenderedPageBreak/>
        <w:t xml:space="preserve">Where: </w:t>
      </w:r>
    </w:p>
    <w:p w14:paraId="72888513" w14:textId="0D153D84" w:rsidR="005271ED" w:rsidRDefault="00D51C59" w:rsidP="003276B3">
      <w:pPr>
        <w:jc w:val="both"/>
      </w:pPr>
      <w:r>
        <w:t>∑</w:t>
      </w:r>
      <w:proofErr w:type="spellStart"/>
      <w:proofErr w:type="gramStart"/>
      <w:r>
        <w:t>b,p</w:t>
      </w:r>
      <w:proofErr w:type="spellEnd"/>
      <w:proofErr w:type="gramEnd"/>
      <w:r>
        <w:t xml:space="preserve"> </w:t>
      </w:r>
      <w:ins w:id="16" w:author="EVA LEIBOVICI" w:date="2024-04-29T17:19:00Z">
        <w:r w:rsidR="002F74E5">
          <w:t xml:space="preserve">= </w:t>
        </w:r>
      </w:ins>
      <w:r>
        <w:t xml:space="preserve">Sum over all relevant (baseline b/project p) couples </w:t>
      </w:r>
    </w:p>
    <w:p w14:paraId="3CBA9BEF" w14:textId="02382AB9" w:rsidR="005271ED" w:rsidRDefault="00D51C59" w:rsidP="003276B3">
      <w:pPr>
        <w:jc w:val="both"/>
      </w:pPr>
      <w:proofErr w:type="spellStart"/>
      <w:proofErr w:type="gramStart"/>
      <w:r>
        <w:t>Np,y</w:t>
      </w:r>
      <w:proofErr w:type="spellEnd"/>
      <w:proofErr w:type="gramEnd"/>
      <w:r>
        <w:t xml:space="preserve"> </w:t>
      </w:r>
      <w:ins w:id="17" w:author="EVA LEIBOVICI" w:date="2024-04-29T17:19:00Z">
        <w:r w:rsidR="002F74E5">
          <w:t xml:space="preserve">= </w:t>
        </w:r>
      </w:ins>
      <w:r>
        <w:t xml:space="preserve">Cumulative number of project technology-days included in the project database for project scenario p against baseline scenario b in year y </w:t>
      </w:r>
    </w:p>
    <w:p w14:paraId="4DF43591" w14:textId="0FFD153D" w:rsidR="005271ED" w:rsidRDefault="00D51C59" w:rsidP="003276B3">
      <w:pPr>
        <w:jc w:val="both"/>
      </w:pPr>
      <w:proofErr w:type="spellStart"/>
      <w:proofErr w:type="gramStart"/>
      <w:r>
        <w:t>Up,y</w:t>
      </w:r>
      <w:proofErr w:type="spellEnd"/>
      <w:proofErr w:type="gramEnd"/>
      <w:r>
        <w:t xml:space="preserve"> </w:t>
      </w:r>
      <w:ins w:id="18" w:author="EVA LEIBOVICI" w:date="2024-04-29T17:19:00Z">
        <w:r w:rsidR="002F74E5">
          <w:t xml:space="preserve">= </w:t>
        </w:r>
      </w:ins>
      <w:r>
        <w:t xml:space="preserve">Cumulative usage rate for technologies in project scenario </w:t>
      </w:r>
      <w:proofErr w:type="spellStart"/>
      <w:r>
        <w:t>p in</w:t>
      </w:r>
      <w:proofErr w:type="spellEnd"/>
      <w:r>
        <w:t xml:space="preserve"> year y, based on cumulative adoption rate and drop off rate revealed by usage surveys (fraction) </w:t>
      </w:r>
    </w:p>
    <w:p w14:paraId="3CA0CACA" w14:textId="6A4C4160" w:rsidR="00B82BE3" w:rsidRDefault="00D51C59" w:rsidP="003276B3">
      <w:pPr>
        <w:jc w:val="both"/>
      </w:pPr>
      <w:proofErr w:type="spellStart"/>
      <w:proofErr w:type="gramStart"/>
      <w:r>
        <w:t>Pp,b</w:t>
      </w:r>
      <w:proofErr w:type="gramEnd"/>
      <w:r>
        <w:t>,y</w:t>
      </w:r>
      <w:proofErr w:type="spellEnd"/>
      <w:r>
        <w:t xml:space="preserve"> </w:t>
      </w:r>
      <w:ins w:id="19" w:author="EVA LEIBOVICI" w:date="2024-04-29T17:19:00Z">
        <w:r w:rsidR="002F74E5">
          <w:t xml:space="preserve">= </w:t>
        </w:r>
      </w:ins>
      <w:r>
        <w:t xml:space="preserve">Specific fuel savings for an individual technology of project p against an individual technology of baseline b in year y, in tons/day, as derived from the statistical analysis of the data collected from the field tests </w:t>
      </w:r>
    </w:p>
    <w:p w14:paraId="50E0DBE4" w14:textId="7481DE41" w:rsidR="005271ED" w:rsidRDefault="00D51C59" w:rsidP="003276B3">
      <w:pPr>
        <w:jc w:val="both"/>
      </w:pPr>
      <w:proofErr w:type="spellStart"/>
      <w:proofErr w:type="gramStart"/>
      <w:r>
        <w:t>fNRB,b</w:t>
      </w:r>
      <w:proofErr w:type="gramEnd"/>
      <w:r>
        <w:t>,y</w:t>
      </w:r>
      <w:proofErr w:type="spellEnd"/>
      <w:r>
        <w:t xml:space="preserve"> </w:t>
      </w:r>
      <w:ins w:id="20" w:author="EVA LEIBOVICI" w:date="2024-04-29T17:20:00Z">
        <w:r w:rsidR="002F74E5">
          <w:t xml:space="preserve">= </w:t>
        </w:r>
      </w:ins>
      <w:r>
        <w:t xml:space="preserve">Fraction of biomass used in year y for baseline scenario b that can be established as non-renewable biomass (drop this term from the equation when using a fossil fuel baseline scenario) </w:t>
      </w:r>
    </w:p>
    <w:p w14:paraId="2F7C4F80" w14:textId="353FC286" w:rsidR="00B806CB" w:rsidRDefault="00D51C59" w:rsidP="003276B3">
      <w:pPr>
        <w:jc w:val="both"/>
      </w:pPr>
      <w:proofErr w:type="gramStart"/>
      <w:r>
        <w:t>EF</w:t>
      </w:r>
      <w:r w:rsidRPr="00964B60">
        <w:rPr>
          <w:vertAlign w:val="subscript"/>
        </w:rPr>
        <w:t>b,fuel</w:t>
      </w:r>
      <w:proofErr w:type="gramEnd"/>
      <w:r w:rsidRPr="00964B60">
        <w:rPr>
          <w:vertAlign w:val="subscript"/>
        </w:rPr>
        <w:t xml:space="preserve">,CO2 </w:t>
      </w:r>
      <w:del w:id="21" w:author="EVA LEIBOVICI" w:date="2024-04-29T17:20:00Z">
        <w:r w:rsidDel="003079DF">
          <w:delText>C</w:delText>
        </w:r>
      </w:del>
      <w:ins w:id="22" w:author="EVA LEIBOVICI" w:date="2024-04-29T17:20:00Z">
        <w:r w:rsidR="003079DF">
          <w:t>= C</w:t>
        </w:r>
      </w:ins>
      <w:r>
        <w:t>O</w:t>
      </w:r>
      <w:r w:rsidRPr="00964B60">
        <w:rPr>
          <w:vertAlign w:val="subscript"/>
        </w:rPr>
        <w:t>2</w:t>
      </w:r>
      <w:r>
        <w:t xml:space="preserve"> emission factor of the fuel that is substituted or reduced. 112 tCO2/TJ for Wood/Wood Waste, or the IPCC default value of other relevant fuel </w:t>
      </w:r>
    </w:p>
    <w:p w14:paraId="663A7A92" w14:textId="5956EC24" w:rsidR="0077340A" w:rsidRDefault="00D51C59" w:rsidP="003276B3">
      <w:pPr>
        <w:jc w:val="both"/>
      </w:pPr>
      <w:proofErr w:type="gramStart"/>
      <w:r>
        <w:t>EF</w:t>
      </w:r>
      <w:r w:rsidRPr="00964B60">
        <w:rPr>
          <w:vertAlign w:val="subscript"/>
        </w:rPr>
        <w:t>b,fuel</w:t>
      </w:r>
      <w:proofErr w:type="gramEnd"/>
      <w:r w:rsidRPr="00964B60">
        <w:rPr>
          <w:vertAlign w:val="subscript"/>
        </w:rPr>
        <w:t xml:space="preserve">,nonCO2 </w:t>
      </w:r>
      <w:del w:id="23" w:author="EVA LEIBOVICI" w:date="2024-04-29T17:20:00Z">
        <w:r w:rsidDel="003079DF">
          <w:delText>N</w:delText>
        </w:r>
      </w:del>
      <w:ins w:id="24" w:author="EVA LEIBOVICI" w:date="2024-04-29T17:20:00Z">
        <w:r w:rsidR="003079DF">
          <w:t>= N</w:t>
        </w:r>
      </w:ins>
      <w:r>
        <w:t>on-CO</w:t>
      </w:r>
      <w:r w:rsidRPr="00964B60">
        <w:rPr>
          <w:vertAlign w:val="subscript"/>
        </w:rPr>
        <w:t>2</w:t>
      </w:r>
      <w:r>
        <w:t xml:space="preserve"> emission factor of the fuel that is reduced </w:t>
      </w:r>
    </w:p>
    <w:p w14:paraId="51ABBC46" w14:textId="0E5CEAEF" w:rsidR="005B5FC2" w:rsidRPr="001B56E6" w:rsidRDefault="00D51C59" w:rsidP="003276B3">
      <w:pPr>
        <w:jc w:val="both"/>
        <w:rPr>
          <w:rFonts w:asciiTheme="minorHAnsi" w:eastAsia="MS Mincho" w:hAnsiTheme="minorHAnsi" w:cs="Arial"/>
          <w:szCs w:val="22"/>
          <w:u w:val="single"/>
          <w:lang w:val="en-GB"/>
        </w:rPr>
      </w:pPr>
      <w:proofErr w:type="spellStart"/>
      <w:proofErr w:type="gramStart"/>
      <w:r>
        <w:t>LEp,y</w:t>
      </w:r>
      <w:proofErr w:type="spellEnd"/>
      <w:proofErr w:type="gramEnd"/>
      <w:r>
        <w:t xml:space="preserve"> </w:t>
      </w:r>
      <w:ins w:id="25" w:author="EVA LEIBOVICI" w:date="2024-04-29T17:20:00Z">
        <w:r w:rsidR="003079DF">
          <w:t xml:space="preserve">= </w:t>
        </w:r>
      </w:ins>
      <w:r>
        <w:t xml:space="preserve">Leakage for project scenario </w:t>
      </w:r>
      <w:proofErr w:type="spellStart"/>
      <w:r>
        <w:t>p in</w:t>
      </w:r>
      <w:proofErr w:type="spellEnd"/>
      <w:r>
        <w:t xml:space="preserve"> year y (tCO</w:t>
      </w:r>
      <w:r w:rsidRPr="00964B60">
        <w:rPr>
          <w:vertAlign w:val="subscript"/>
        </w:rPr>
        <w:t>2</w:t>
      </w:r>
      <w:r>
        <w:t>e/</w:t>
      </w:r>
      <w:proofErr w:type="spellStart"/>
      <w:r>
        <w:t>yr</w:t>
      </w:r>
      <w:proofErr w:type="spellEnd"/>
      <w:r w:rsidR="00B060EF">
        <w:t>)</w:t>
      </w:r>
    </w:p>
    <w:p w14:paraId="43964825" w14:textId="77777777" w:rsidR="003276B3" w:rsidRPr="001B56E6" w:rsidRDefault="003276B3" w:rsidP="003276B3">
      <w:pPr>
        <w:jc w:val="both"/>
        <w:rPr>
          <w:rFonts w:ascii="Arial" w:hAnsi="Arial" w:cs="Arial"/>
          <w:szCs w:val="22"/>
          <w:lang w:val="en-GB"/>
        </w:rPr>
      </w:pPr>
    </w:p>
    <w:tbl>
      <w:tblPr>
        <w:tblW w:w="5000" w:type="pct"/>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762"/>
        <w:gridCol w:w="4543"/>
        <w:gridCol w:w="1765"/>
        <w:gridCol w:w="1542"/>
      </w:tblGrid>
      <w:tr w:rsidR="003276B3" w:rsidRPr="003276B3" w14:paraId="18592C3A" w14:textId="77777777" w:rsidTr="001B56E6">
        <w:trPr>
          <w:trHeight w:val="20"/>
        </w:trPr>
        <w:tc>
          <w:tcPr>
            <w:tcW w:w="917"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75A7AFF" w14:textId="77777777" w:rsidR="003276B3" w:rsidRPr="003276B3" w:rsidRDefault="003276B3" w:rsidP="003276B3">
            <w:pPr>
              <w:spacing w:after="0"/>
              <w:jc w:val="both"/>
              <w:rPr>
                <w:rFonts w:asciiTheme="minorHAnsi" w:hAnsiTheme="minorHAnsi" w:cs="Arial"/>
                <w:b/>
                <w:szCs w:val="22"/>
                <w:lang w:val="en-GB"/>
              </w:rPr>
            </w:pPr>
            <w:r w:rsidRPr="003276B3">
              <w:rPr>
                <w:rFonts w:asciiTheme="minorHAnsi" w:hAnsiTheme="minorHAnsi" w:cs="Arial"/>
                <w:b/>
                <w:szCs w:val="22"/>
                <w:lang w:val="en-GB"/>
              </w:rPr>
              <w:t>Variable</w:t>
            </w:r>
          </w:p>
        </w:tc>
        <w:tc>
          <w:tcPr>
            <w:tcW w:w="2363"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52D7462" w14:textId="77777777" w:rsidR="003276B3" w:rsidRPr="003276B3" w:rsidRDefault="003276B3" w:rsidP="003276B3">
            <w:pPr>
              <w:spacing w:after="0"/>
              <w:jc w:val="both"/>
              <w:rPr>
                <w:rFonts w:asciiTheme="minorHAnsi" w:hAnsiTheme="minorHAnsi" w:cs="Arial"/>
                <w:b/>
                <w:szCs w:val="22"/>
                <w:lang w:val="en-GB"/>
              </w:rPr>
            </w:pPr>
            <w:r w:rsidRPr="003276B3">
              <w:rPr>
                <w:rFonts w:asciiTheme="minorHAnsi" w:hAnsiTheme="minorHAnsi" w:cs="Arial"/>
                <w:b/>
                <w:szCs w:val="22"/>
                <w:lang w:val="en-GB"/>
              </w:rPr>
              <w:t>Description</w:t>
            </w:r>
          </w:p>
        </w:tc>
        <w:tc>
          <w:tcPr>
            <w:tcW w:w="918"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BD6B53C" w14:textId="77777777" w:rsidR="003276B3" w:rsidRPr="003276B3" w:rsidRDefault="003276B3" w:rsidP="003276B3">
            <w:pPr>
              <w:spacing w:after="0"/>
              <w:jc w:val="both"/>
              <w:rPr>
                <w:rFonts w:asciiTheme="minorHAnsi" w:hAnsiTheme="minorHAnsi" w:cs="Arial"/>
                <w:b/>
                <w:szCs w:val="22"/>
                <w:lang w:val="en-GB"/>
              </w:rPr>
            </w:pPr>
            <w:r w:rsidRPr="003276B3">
              <w:rPr>
                <w:rFonts w:asciiTheme="minorHAnsi" w:hAnsiTheme="minorHAnsi" w:cs="Arial"/>
                <w:b/>
                <w:szCs w:val="22"/>
                <w:lang w:val="en-GB"/>
              </w:rPr>
              <w:t>Value</w:t>
            </w:r>
          </w:p>
        </w:tc>
        <w:tc>
          <w:tcPr>
            <w:tcW w:w="802" w:type="pct"/>
            <w:tcBorders>
              <w:top w:val="single" w:sz="8" w:space="0" w:color="A3A3A3"/>
              <w:left w:val="single" w:sz="8" w:space="0" w:color="A3A3A3"/>
              <w:bottom w:val="single" w:sz="8" w:space="0" w:color="A3A3A3"/>
              <w:right w:val="single" w:sz="8" w:space="0" w:color="A3A3A3"/>
            </w:tcBorders>
          </w:tcPr>
          <w:p w14:paraId="16F38C47" w14:textId="77777777" w:rsidR="003276B3" w:rsidRPr="003276B3" w:rsidRDefault="003276B3" w:rsidP="003276B3">
            <w:pPr>
              <w:spacing w:after="0"/>
              <w:jc w:val="both"/>
              <w:rPr>
                <w:rFonts w:asciiTheme="minorHAnsi" w:hAnsiTheme="minorHAnsi" w:cs="Arial"/>
                <w:b/>
                <w:szCs w:val="22"/>
                <w:lang w:val="en-GB"/>
              </w:rPr>
            </w:pPr>
            <w:r w:rsidRPr="003276B3">
              <w:rPr>
                <w:rFonts w:asciiTheme="minorHAnsi" w:hAnsiTheme="minorHAnsi" w:cs="Arial"/>
                <w:b/>
                <w:szCs w:val="22"/>
                <w:lang w:val="en-GB"/>
              </w:rPr>
              <w:t xml:space="preserve">Unit </w:t>
            </w:r>
          </w:p>
        </w:tc>
      </w:tr>
      <w:tr w:rsidR="003276B3" w:rsidRPr="003276B3" w14:paraId="31F086AE" w14:textId="77777777" w:rsidTr="001B56E6">
        <w:trPr>
          <w:trHeight w:val="20"/>
        </w:trPr>
        <w:tc>
          <w:tcPr>
            <w:tcW w:w="917"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0027BE5" w14:textId="77777777" w:rsidR="003276B3" w:rsidRPr="003276B3" w:rsidRDefault="003276B3" w:rsidP="003276B3">
            <w:pPr>
              <w:spacing w:after="0"/>
              <w:jc w:val="both"/>
              <w:rPr>
                <w:rFonts w:asciiTheme="minorHAnsi" w:hAnsiTheme="minorHAnsi" w:cs="Arial"/>
                <w:szCs w:val="22"/>
                <w:lang w:val="en-GB"/>
              </w:rPr>
            </w:pPr>
            <w:proofErr w:type="spellStart"/>
            <w:proofErr w:type="gramStart"/>
            <w:r w:rsidRPr="003276B3">
              <w:rPr>
                <w:rFonts w:asciiTheme="minorHAnsi" w:hAnsiTheme="minorHAnsi" w:cs="Arial"/>
                <w:szCs w:val="22"/>
                <w:lang w:val="en-GB"/>
              </w:rPr>
              <w:t>N</w:t>
            </w:r>
            <w:r w:rsidRPr="003276B3">
              <w:rPr>
                <w:rFonts w:asciiTheme="minorHAnsi" w:hAnsiTheme="minorHAnsi" w:cs="Arial"/>
                <w:szCs w:val="22"/>
                <w:vertAlign w:val="subscript"/>
                <w:lang w:val="en-GB"/>
              </w:rPr>
              <w:t>p,y</w:t>
            </w:r>
            <w:proofErr w:type="spellEnd"/>
            <w:proofErr w:type="gramEnd"/>
          </w:p>
        </w:tc>
        <w:tc>
          <w:tcPr>
            <w:tcW w:w="2363"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A57DD53" w14:textId="1BD72ADC" w:rsidR="003276B3" w:rsidRPr="003276B3" w:rsidRDefault="00C749C7" w:rsidP="003276B3">
            <w:pPr>
              <w:spacing w:after="0"/>
              <w:jc w:val="both"/>
              <w:rPr>
                <w:rFonts w:asciiTheme="minorHAnsi" w:hAnsiTheme="minorHAnsi" w:cs="Arial"/>
                <w:szCs w:val="22"/>
                <w:lang w:val="en-GB"/>
              </w:rPr>
            </w:pPr>
            <w:r>
              <w:rPr>
                <w:rFonts w:asciiTheme="minorHAnsi" w:hAnsiTheme="minorHAnsi" w:cs="Arial"/>
                <w:szCs w:val="22"/>
                <w:lang w:val="en-GB"/>
              </w:rPr>
              <w:t>Cum</w:t>
            </w:r>
            <w:r w:rsidR="002D6B2C">
              <w:rPr>
                <w:rFonts w:asciiTheme="minorHAnsi" w:hAnsiTheme="minorHAnsi" w:cs="Arial"/>
                <w:szCs w:val="22"/>
                <w:lang w:val="en-GB"/>
              </w:rPr>
              <w:t>ulative number of p</w:t>
            </w:r>
            <w:r w:rsidR="003276B3" w:rsidRPr="003276B3">
              <w:rPr>
                <w:rFonts w:asciiTheme="minorHAnsi" w:hAnsiTheme="minorHAnsi" w:cs="Arial"/>
                <w:szCs w:val="22"/>
                <w:lang w:val="en-GB"/>
              </w:rPr>
              <w:t>roject technology-days in the project database for project scenario p through year y</w:t>
            </w:r>
          </w:p>
        </w:tc>
        <w:tc>
          <w:tcPr>
            <w:tcW w:w="918"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7D2B0E3" w14:textId="77777777" w:rsidR="003276B3" w:rsidRPr="003276B3" w:rsidRDefault="003276B3" w:rsidP="003276B3">
            <w:pPr>
              <w:spacing w:after="0"/>
              <w:jc w:val="both"/>
              <w:rPr>
                <w:rFonts w:asciiTheme="minorHAnsi" w:hAnsiTheme="minorHAnsi" w:cs="Arial"/>
                <w:szCs w:val="22"/>
                <w:lang w:val="en-GB"/>
              </w:rPr>
            </w:pPr>
            <w:r w:rsidRPr="003276B3">
              <w:rPr>
                <w:rFonts w:asciiTheme="minorHAnsi" w:hAnsiTheme="minorHAnsi" w:cs="Arial"/>
                <w:szCs w:val="22"/>
                <w:lang w:val="en-GB"/>
              </w:rPr>
              <w:t>365</w:t>
            </w:r>
          </w:p>
        </w:tc>
        <w:tc>
          <w:tcPr>
            <w:tcW w:w="802" w:type="pct"/>
            <w:tcBorders>
              <w:top w:val="single" w:sz="8" w:space="0" w:color="A3A3A3"/>
              <w:left w:val="single" w:sz="8" w:space="0" w:color="A3A3A3"/>
              <w:bottom w:val="single" w:sz="8" w:space="0" w:color="A3A3A3"/>
              <w:right w:val="single" w:sz="8" w:space="0" w:color="A3A3A3"/>
            </w:tcBorders>
          </w:tcPr>
          <w:p w14:paraId="78D8D857" w14:textId="77777777" w:rsidR="003276B3" w:rsidRPr="003276B3" w:rsidRDefault="003276B3" w:rsidP="003276B3">
            <w:pPr>
              <w:spacing w:after="0"/>
              <w:jc w:val="both"/>
              <w:rPr>
                <w:rFonts w:asciiTheme="minorHAnsi" w:hAnsiTheme="minorHAnsi" w:cs="Arial"/>
                <w:szCs w:val="22"/>
                <w:lang w:val="en-GB"/>
              </w:rPr>
            </w:pPr>
            <w:r w:rsidRPr="003276B3">
              <w:rPr>
                <w:rFonts w:asciiTheme="minorHAnsi" w:hAnsiTheme="minorHAnsi" w:cs="Arial"/>
                <w:szCs w:val="22"/>
                <w:lang w:val="en-GB"/>
              </w:rPr>
              <w:t xml:space="preserve"> days</w:t>
            </w:r>
          </w:p>
        </w:tc>
      </w:tr>
      <w:tr w:rsidR="003276B3" w:rsidRPr="003276B3" w14:paraId="4090D636" w14:textId="77777777" w:rsidTr="001B56E6">
        <w:trPr>
          <w:trHeight w:val="20"/>
        </w:trPr>
        <w:tc>
          <w:tcPr>
            <w:tcW w:w="917"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36B8B76" w14:textId="77777777" w:rsidR="003276B3" w:rsidRPr="003276B3" w:rsidRDefault="003276B3" w:rsidP="003276B3">
            <w:pPr>
              <w:spacing w:after="0"/>
              <w:jc w:val="both"/>
              <w:rPr>
                <w:rFonts w:asciiTheme="minorHAnsi" w:hAnsiTheme="minorHAnsi" w:cs="Arial"/>
                <w:szCs w:val="22"/>
                <w:lang w:val="en-GB"/>
              </w:rPr>
            </w:pPr>
            <w:proofErr w:type="spellStart"/>
            <w:proofErr w:type="gramStart"/>
            <w:r w:rsidRPr="003276B3">
              <w:rPr>
                <w:rFonts w:asciiTheme="minorHAnsi" w:hAnsiTheme="minorHAnsi" w:cs="Arial"/>
                <w:szCs w:val="22"/>
                <w:lang w:val="en-GB"/>
              </w:rPr>
              <w:t>U</w:t>
            </w:r>
            <w:r w:rsidRPr="003276B3">
              <w:rPr>
                <w:rFonts w:asciiTheme="minorHAnsi" w:hAnsiTheme="minorHAnsi" w:cs="Arial"/>
                <w:szCs w:val="22"/>
                <w:vertAlign w:val="subscript"/>
                <w:lang w:val="en-GB"/>
              </w:rPr>
              <w:t>p,y</w:t>
            </w:r>
            <w:proofErr w:type="spellEnd"/>
            <w:proofErr w:type="gramEnd"/>
          </w:p>
        </w:tc>
        <w:tc>
          <w:tcPr>
            <w:tcW w:w="2363"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FD22E4A" w14:textId="7089DBCC" w:rsidR="003276B3" w:rsidRPr="003276B3" w:rsidRDefault="003276B3" w:rsidP="003276B3">
            <w:pPr>
              <w:spacing w:after="0"/>
              <w:jc w:val="both"/>
              <w:rPr>
                <w:rFonts w:asciiTheme="minorHAnsi" w:hAnsiTheme="minorHAnsi" w:cs="Arial"/>
                <w:szCs w:val="22"/>
                <w:lang w:val="en-GB"/>
              </w:rPr>
            </w:pPr>
            <w:r w:rsidRPr="003276B3">
              <w:rPr>
                <w:rFonts w:asciiTheme="minorHAnsi" w:hAnsiTheme="minorHAnsi" w:cs="Arial"/>
                <w:szCs w:val="22"/>
                <w:lang w:val="en-GB"/>
              </w:rPr>
              <w:t xml:space="preserve">Cumulative usage rate for technologies in project scenario j during year y, based on cumulative distribution rate and drop-off rate. </w:t>
            </w:r>
            <w:r w:rsidR="005569A9">
              <w:rPr>
                <w:rFonts w:asciiTheme="minorHAnsi" w:hAnsiTheme="minorHAnsi" w:cs="Arial"/>
                <w:szCs w:val="22"/>
                <w:lang w:val="en-GB"/>
              </w:rPr>
              <w:t xml:space="preserve"> The usage rate differs depending on the cookstove. For the </w:t>
            </w:r>
            <w:r w:rsidR="00F117E1">
              <w:rPr>
                <w:rFonts w:asciiTheme="minorHAnsi" w:hAnsiTheme="minorHAnsi" w:cs="Arial"/>
                <w:szCs w:val="22"/>
                <w:lang w:val="en-GB"/>
              </w:rPr>
              <w:t xml:space="preserve">first stove, we did a usage survey and found an average of </w:t>
            </w:r>
            <w:r w:rsidR="003933B5">
              <w:rPr>
                <w:rFonts w:asciiTheme="minorHAnsi" w:hAnsiTheme="minorHAnsi" w:cs="Arial"/>
                <w:szCs w:val="22"/>
                <w:lang w:val="en-GB"/>
              </w:rPr>
              <w:t>4</w:t>
            </w:r>
            <w:r w:rsidR="00F117E1">
              <w:rPr>
                <w:rFonts w:asciiTheme="minorHAnsi" w:hAnsiTheme="minorHAnsi" w:cs="Arial"/>
                <w:szCs w:val="22"/>
                <w:lang w:val="en-GB"/>
              </w:rPr>
              <w:t xml:space="preserve">5%. For the second cookstove, the usage rate will be confirmed </w:t>
            </w:r>
            <w:r w:rsidR="00DE07A0">
              <w:rPr>
                <w:rFonts w:asciiTheme="minorHAnsi" w:hAnsiTheme="minorHAnsi" w:cs="Arial"/>
                <w:szCs w:val="22"/>
                <w:lang w:val="en-GB"/>
              </w:rPr>
              <w:t xml:space="preserve">later. However, we are very confident that there will be full </w:t>
            </w:r>
            <w:r w:rsidR="00DE07A0">
              <w:rPr>
                <w:rFonts w:asciiTheme="minorHAnsi" w:hAnsiTheme="minorHAnsi" w:cs="Arial"/>
                <w:szCs w:val="22"/>
                <w:lang w:val="en-GB"/>
              </w:rPr>
              <w:lastRenderedPageBreak/>
              <w:t>stove usage. We put 95% as it will be proven by C</w:t>
            </w:r>
            <w:r w:rsidR="00377352">
              <w:rPr>
                <w:rFonts w:asciiTheme="minorHAnsi" w:hAnsiTheme="minorHAnsi" w:cs="Arial"/>
                <w:szCs w:val="22"/>
                <w:lang w:val="en-GB"/>
              </w:rPr>
              <w:t xml:space="preserve">SM sensors. </w:t>
            </w:r>
          </w:p>
        </w:tc>
        <w:tc>
          <w:tcPr>
            <w:tcW w:w="918"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668DACD" w14:textId="73C2250E" w:rsidR="000B1A18" w:rsidRDefault="005569A9" w:rsidP="003276B3">
            <w:pPr>
              <w:spacing w:after="0"/>
              <w:jc w:val="both"/>
              <w:rPr>
                <w:rFonts w:asciiTheme="minorHAnsi" w:hAnsiTheme="minorHAnsi" w:cs="Arial"/>
                <w:szCs w:val="22"/>
                <w:lang w:val="en-GB"/>
              </w:rPr>
            </w:pPr>
            <w:r>
              <w:rPr>
                <w:rFonts w:asciiTheme="minorHAnsi" w:hAnsiTheme="minorHAnsi" w:cs="Arial"/>
                <w:szCs w:val="22"/>
                <w:lang w:val="en-GB"/>
              </w:rPr>
              <w:lastRenderedPageBreak/>
              <w:t xml:space="preserve">Stove 1: </w:t>
            </w:r>
            <w:r w:rsidR="00D645EF">
              <w:rPr>
                <w:rFonts w:asciiTheme="minorHAnsi" w:hAnsiTheme="minorHAnsi" w:cs="Arial"/>
                <w:szCs w:val="22"/>
                <w:lang w:val="en-GB"/>
              </w:rPr>
              <w:t>4</w:t>
            </w:r>
            <w:r w:rsidR="000B1A18">
              <w:rPr>
                <w:rFonts w:asciiTheme="minorHAnsi" w:hAnsiTheme="minorHAnsi" w:cs="Arial"/>
                <w:szCs w:val="22"/>
                <w:lang w:val="en-GB"/>
              </w:rPr>
              <w:t>5%</w:t>
            </w:r>
          </w:p>
          <w:p w14:paraId="3D46D9F9" w14:textId="24A535B1" w:rsidR="003276B3" w:rsidRPr="003276B3" w:rsidRDefault="005569A9" w:rsidP="003276B3">
            <w:pPr>
              <w:spacing w:after="0"/>
              <w:jc w:val="both"/>
              <w:rPr>
                <w:rFonts w:asciiTheme="minorHAnsi" w:hAnsiTheme="minorHAnsi" w:cs="Arial"/>
                <w:szCs w:val="22"/>
                <w:lang w:val="en-GB"/>
              </w:rPr>
            </w:pPr>
            <w:r>
              <w:rPr>
                <w:rFonts w:asciiTheme="minorHAnsi" w:hAnsiTheme="minorHAnsi" w:cs="Arial"/>
                <w:szCs w:val="22"/>
                <w:lang w:val="en-GB"/>
              </w:rPr>
              <w:t xml:space="preserve">Stove 2: </w:t>
            </w:r>
            <w:r w:rsidR="000B1A18">
              <w:rPr>
                <w:rFonts w:asciiTheme="minorHAnsi" w:hAnsiTheme="minorHAnsi" w:cs="Arial"/>
                <w:szCs w:val="22"/>
                <w:lang w:val="en-GB"/>
              </w:rPr>
              <w:t>95%</w:t>
            </w:r>
          </w:p>
        </w:tc>
        <w:tc>
          <w:tcPr>
            <w:tcW w:w="802" w:type="pct"/>
            <w:tcBorders>
              <w:top w:val="single" w:sz="8" w:space="0" w:color="A3A3A3"/>
              <w:left w:val="single" w:sz="8" w:space="0" w:color="A3A3A3"/>
              <w:bottom w:val="single" w:sz="8" w:space="0" w:color="A3A3A3"/>
              <w:right w:val="single" w:sz="8" w:space="0" w:color="A3A3A3"/>
            </w:tcBorders>
          </w:tcPr>
          <w:p w14:paraId="6225007E" w14:textId="77777777" w:rsidR="003276B3" w:rsidRPr="003276B3" w:rsidRDefault="003276B3" w:rsidP="003276B3">
            <w:pPr>
              <w:spacing w:after="0"/>
              <w:jc w:val="both"/>
              <w:rPr>
                <w:rFonts w:asciiTheme="minorHAnsi" w:hAnsiTheme="minorHAnsi" w:cs="Arial"/>
                <w:szCs w:val="22"/>
                <w:lang w:val="en-GB"/>
              </w:rPr>
            </w:pPr>
            <w:r w:rsidRPr="003276B3">
              <w:rPr>
                <w:rFonts w:asciiTheme="minorHAnsi" w:hAnsiTheme="minorHAnsi" w:cs="Arial"/>
                <w:szCs w:val="22"/>
                <w:lang w:val="en-GB"/>
              </w:rPr>
              <w:t xml:space="preserve"> %</w:t>
            </w:r>
          </w:p>
        </w:tc>
      </w:tr>
      <w:tr w:rsidR="003276B3" w:rsidRPr="003276B3" w14:paraId="34A5B924" w14:textId="77777777" w:rsidTr="001B56E6">
        <w:trPr>
          <w:trHeight w:val="20"/>
        </w:trPr>
        <w:tc>
          <w:tcPr>
            <w:tcW w:w="917"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F76B9CD" w14:textId="7329723E" w:rsidR="003276B3" w:rsidRPr="003276B3" w:rsidRDefault="003276B3" w:rsidP="003276B3">
            <w:pPr>
              <w:spacing w:after="0"/>
              <w:jc w:val="both"/>
              <w:rPr>
                <w:rFonts w:asciiTheme="minorHAnsi" w:hAnsiTheme="minorHAnsi" w:cs="Arial"/>
                <w:szCs w:val="22"/>
                <w:lang w:val="en-GB"/>
              </w:rPr>
            </w:pPr>
            <w:proofErr w:type="spellStart"/>
            <w:proofErr w:type="gramStart"/>
            <w:r w:rsidRPr="003276B3">
              <w:rPr>
                <w:rFonts w:asciiTheme="minorHAnsi" w:hAnsiTheme="minorHAnsi" w:cs="Arial"/>
                <w:szCs w:val="22"/>
                <w:lang w:val="en-GB"/>
              </w:rPr>
              <w:t>P</w:t>
            </w:r>
            <w:r w:rsidRPr="003276B3">
              <w:rPr>
                <w:rFonts w:asciiTheme="minorHAnsi" w:hAnsiTheme="minorHAnsi" w:cs="Arial"/>
                <w:szCs w:val="22"/>
                <w:vertAlign w:val="subscript"/>
                <w:lang w:val="en-GB"/>
              </w:rPr>
              <w:t>p,b</w:t>
            </w:r>
            <w:proofErr w:type="gramEnd"/>
            <w:r w:rsidRPr="003276B3">
              <w:rPr>
                <w:rFonts w:asciiTheme="minorHAnsi" w:hAnsiTheme="minorHAnsi" w:cs="Arial"/>
                <w:szCs w:val="22"/>
                <w:vertAlign w:val="subscript"/>
                <w:lang w:val="en-GB"/>
              </w:rPr>
              <w:t>,</w:t>
            </w:r>
            <w:r w:rsidR="009C3268">
              <w:rPr>
                <w:rFonts w:asciiTheme="minorHAnsi" w:hAnsiTheme="minorHAnsi" w:cs="Arial"/>
                <w:szCs w:val="22"/>
                <w:vertAlign w:val="subscript"/>
                <w:lang w:val="en-GB"/>
              </w:rPr>
              <w:t>y</w:t>
            </w:r>
            <w:proofErr w:type="spellEnd"/>
          </w:p>
        </w:tc>
        <w:tc>
          <w:tcPr>
            <w:tcW w:w="2363"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8C29B54" w14:textId="77777777" w:rsidR="003276B3" w:rsidRPr="003276B3" w:rsidRDefault="003276B3" w:rsidP="003276B3">
            <w:pPr>
              <w:spacing w:after="0"/>
              <w:jc w:val="both"/>
              <w:rPr>
                <w:rFonts w:asciiTheme="minorHAnsi" w:hAnsiTheme="minorHAnsi" w:cs="Arial"/>
                <w:szCs w:val="22"/>
                <w:lang w:val="en-GB"/>
              </w:rPr>
            </w:pPr>
            <w:r w:rsidRPr="003276B3">
              <w:rPr>
                <w:rFonts w:asciiTheme="minorHAnsi" w:hAnsiTheme="minorHAnsi" w:cs="Arial"/>
                <w:szCs w:val="22"/>
                <w:lang w:val="en-GB"/>
              </w:rPr>
              <w:t xml:space="preserve">Fuel savings due to project technology </w:t>
            </w:r>
          </w:p>
        </w:tc>
        <w:tc>
          <w:tcPr>
            <w:tcW w:w="918"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43F3ECE" w14:textId="38E3866E" w:rsidR="003276B3" w:rsidRDefault="003276B3" w:rsidP="003276B3">
            <w:pPr>
              <w:spacing w:after="0"/>
              <w:rPr>
                <w:rFonts w:asciiTheme="minorHAnsi" w:hAnsiTheme="minorHAnsi" w:cs="Arial"/>
                <w:szCs w:val="22"/>
                <w:lang w:val="en-GB"/>
              </w:rPr>
            </w:pPr>
          </w:p>
          <w:p w14:paraId="38240E00" w14:textId="02818ACC" w:rsidR="000B1A18" w:rsidRDefault="000B1A18" w:rsidP="003276B3">
            <w:pPr>
              <w:spacing w:after="0"/>
              <w:rPr>
                <w:rFonts w:asciiTheme="minorHAnsi" w:hAnsiTheme="minorHAnsi" w:cs="Arial"/>
                <w:szCs w:val="22"/>
                <w:lang w:val="en-GB"/>
              </w:rPr>
            </w:pPr>
            <w:r>
              <w:rPr>
                <w:rFonts w:asciiTheme="minorHAnsi" w:hAnsiTheme="minorHAnsi" w:cs="Arial"/>
                <w:szCs w:val="22"/>
                <w:lang w:val="en-GB"/>
              </w:rPr>
              <w:t xml:space="preserve">Stove 1: </w:t>
            </w:r>
            <w:r w:rsidR="00D06A09">
              <w:rPr>
                <w:rFonts w:asciiTheme="minorHAnsi" w:hAnsiTheme="minorHAnsi" w:cs="Arial"/>
                <w:szCs w:val="22"/>
                <w:lang w:val="en-GB"/>
              </w:rPr>
              <w:t>0.0064</w:t>
            </w:r>
          </w:p>
          <w:p w14:paraId="3CCDC5A6" w14:textId="48DA31AD" w:rsidR="00D06A09" w:rsidRPr="003276B3" w:rsidRDefault="00D06A09" w:rsidP="003276B3">
            <w:pPr>
              <w:spacing w:after="0"/>
              <w:rPr>
                <w:rFonts w:asciiTheme="minorHAnsi" w:hAnsiTheme="minorHAnsi" w:cs="Arial"/>
                <w:szCs w:val="22"/>
                <w:lang w:val="en-GB"/>
              </w:rPr>
            </w:pPr>
            <w:r>
              <w:rPr>
                <w:rFonts w:asciiTheme="minorHAnsi" w:hAnsiTheme="minorHAnsi" w:cs="Arial"/>
                <w:szCs w:val="22"/>
                <w:lang w:val="en-GB"/>
              </w:rPr>
              <w:t>Stove 2: 0.0074</w:t>
            </w:r>
          </w:p>
        </w:tc>
        <w:tc>
          <w:tcPr>
            <w:tcW w:w="802" w:type="pct"/>
            <w:tcBorders>
              <w:top w:val="single" w:sz="8" w:space="0" w:color="A3A3A3"/>
              <w:left w:val="single" w:sz="8" w:space="0" w:color="A3A3A3"/>
              <w:bottom w:val="single" w:sz="8" w:space="0" w:color="A3A3A3"/>
              <w:right w:val="single" w:sz="8" w:space="0" w:color="A3A3A3"/>
            </w:tcBorders>
          </w:tcPr>
          <w:p w14:paraId="3D244CDE" w14:textId="0E7D30F6" w:rsidR="003276B3" w:rsidRPr="003276B3" w:rsidRDefault="00FF0FEF" w:rsidP="003276B3">
            <w:pPr>
              <w:spacing w:after="0"/>
              <w:jc w:val="both"/>
              <w:rPr>
                <w:rFonts w:asciiTheme="minorHAnsi" w:hAnsiTheme="minorHAnsi" w:cs="Arial"/>
                <w:szCs w:val="22"/>
                <w:lang w:val="en-GB"/>
              </w:rPr>
            </w:pPr>
            <w:r>
              <w:rPr>
                <w:rFonts w:asciiTheme="minorHAnsi" w:hAnsiTheme="minorHAnsi" w:cs="Arial"/>
                <w:szCs w:val="22"/>
                <w:lang w:val="en-GB"/>
              </w:rPr>
              <w:t>tons</w:t>
            </w:r>
            <w:r w:rsidR="003276B3" w:rsidRPr="003276B3">
              <w:rPr>
                <w:rFonts w:asciiTheme="minorHAnsi" w:hAnsiTheme="minorHAnsi" w:cs="Arial"/>
                <w:szCs w:val="22"/>
                <w:lang w:val="en-GB"/>
              </w:rPr>
              <w:t>/</w:t>
            </w:r>
            <w:proofErr w:type="spellStart"/>
            <w:r w:rsidR="003276B3" w:rsidRPr="003276B3">
              <w:rPr>
                <w:rFonts w:asciiTheme="minorHAnsi" w:hAnsiTheme="minorHAnsi" w:cs="Arial"/>
                <w:szCs w:val="22"/>
                <w:lang w:val="en-GB"/>
              </w:rPr>
              <w:t>hh</w:t>
            </w:r>
            <w:proofErr w:type="spellEnd"/>
            <w:r>
              <w:rPr>
                <w:rFonts w:asciiTheme="minorHAnsi" w:hAnsiTheme="minorHAnsi" w:cs="Arial"/>
                <w:szCs w:val="22"/>
                <w:lang w:val="en-GB"/>
              </w:rPr>
              <w:t>/year</w:t>
            </w:r>
          </w:p>
        </w:tc>
      </w:tr>
      <w:tr w:rsidR="003276B3" w:rsidRPr="003276B3" w14:paraId="3682B26A" w14:textId="77777777" w:rsidTr="001B56E6">
        <w:trPr>
          <w:trHeight w:val="20"/>
        </w:trPr>
        <w:tc>
          <w:tcPr>
            <w:tcW w:w="917"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4BC6169" w14:textId="77777777" w:rsidR="003276B3" w:rsidRPr="003276B3" w:rsidRDefault="003276B3" w:rsidP="003276B3">
            <w:pPr>
              <w:spacing w:after="0"/>
              <w:jc w:val="both"/>
              <w:rPr>
                <w:rFonts w:asciiTheme="minorHAnsi" w:hAnsiTheme="minorHAnsi" w:cs="Arial"/>
                <w:szCs w:val="22"/>
                <w:lang w:val="en-GB"/>
              </w:rPr>
            </w:pPr>
            <w:proofErr w:type="spellStart"/>
            <w:proofErr w:type="gramStart"/>
            <w:r w:rsidRPr="003276B3">
              <w:rPr>
                <w:rFonts w:asciiTheme="minorHAnsi" w:hAnsiTheme="minorHAnsi" w:cs="Arial"/>
                <w:szCs w:val="22"/>
                <w:lang w:val="en-GB"/>
              </w:rPr>
              <w:t>NCV</w:t>
            </w:r>
            <w:r w:rsidRPr="00964B60">
              <w:rPr>
                <w:rFonts w:asciiTheme="minorHAnsi" w:hAnsiTheme="minorHAnsi" w:cs="Arial"/>
                <w:szCs w:val="22"/>
                <w:vertAlign w:val="subscript"/>
                <w:lang w:val="en-GB"/>
              </w:rPr>
              <w:t>b,fuel</w:t>
            </w:r>
            <w:proofErr w:type="spellEnd"/>
            <w:proofErr w:type="gramEnd"/>
          </w:p>
        </w:tc>
        <w:tc>
          <w:tcPr>
            <w:tcW w:w="2363"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9F1CFFC" w14:textId="1D880E4D" w:rsidR="003276B3" w:rsidRPr="003276B3" w:rsidRDefault="003276B3" w:rsidP="003276B3">
            <w:pPr>
              <w:spacing w:after="0"/>
              <w:jc w:val="both"/>
              <w:rPr>
                <w:rFonts w:asciiTheme="minorHAnsi" w:hAnsiTheme="minorHAnsi" w:cs="Arial"/>
                <w:szCs w:val="22"/>
                <w:lang w:val="en-GB"/>
              </w:rPr>
            </w:pPr>
            <w:r w:rsidRPr="003276B3">
              <w:rPr>
                <w:rFonts w:asciiTheme="minorHAnsi" w:hAnsiTheme="minorHAnsi" w:cs="Arial"/>
                <w:szCs w:val="22"/>
                <w:lang w:val="en-GB"/>
              </w:rPr>
              <w:t>Net calorific value of the fuel that is substituted or reduced (IPCC default for wood fuel, 0.015</w:t>
            </w:r>
            <w:r w:rsidR="00B13A44">
              <w:rPr>
                <w:rFonts w:asciiTheme="minorHAnsi" w:hAnsiTheme="minorHAnsi" w:cs="Arial"/>
                <w:szCs w:val="22"/>
                <w:lang w:val="en-GB"/>
              </w:rPr>
              <w:t>6</w:t>
            </w:r>
            <w:r w:rsidRPr="003276B3">
              <w:rPr>
                <w:rFonts w:asciiTheme="minorHAnsi" w:hAnsiTheme="minorHAnsi" w:cs="Arial"/>
                <w:szCs w:val="22"/>
                <w:lang w:val="en-GB"/>
              </w:rPr>
              <w:t xml:space="preserve"> TJ/ton)</w:t>
            </w:r>
          </w:p>
        </w:tc>
        <w:tc>
          <w:tcPr>
            <w:tcW w:w="918"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CC4E465" w14:textId="77777777" w:rsidR="003276B3" w:rsidRPr="003276B3" w:rsidRDefault="003276B3" w:rsidP="003276B3">
            <w:pPr>
              <w:spacing w:after="0"/>
              <w:jc w:val="both"/>
              <w:rPr>
                <w:rFonts w:asciiTheme="minorHAnsi" w:hAnsiTheme="minorHAnsi" w:cs="Arial"/>
                <w:szCs w:val="22"/>
                <w:lang w:val="en-GB"/>
              </w:rPr>
            </w:pPr>
            <w:r w:rsidRPr="003276B3">
              <w:rPr>
                <w:rFonts w:asciiTheme="minorHAnsi" w:hAnsiTheme="minorHAnsi" w:cs="Arial"/>
                <w:szCs w:val="22"/>
                <w:lang w:val="en-GB"/>
              </w:rPr>
              <w:t>0.0156</w:t>
            </w:r>
          </w:p>
        </w:tc>
        <w:tc>
          <w:tcPr>
            <w:tcW w:w="802" w:type="pct"/>
            <w:tcBorders>
              <w:top w:val="single" w:sz="8" w:space="0" w:color="A3A3A3"/>
              <w:left w:val="single" w:sz="8" w:space="0" w:color="A3A3A3"/>
              <w:bottom w:val="single" w:sz="8" w:space="0" w:color="A3A3A3"/>
              <w:right w:val="single" w:sz="8" w:space="0" w:color="A3A3A3"/>
            </w:tcBorders>
          </w:tcPr>
          <w:p w14:paraId="187AB51C" w14:textId="77777777" w:rsidR="003276B3" w:rsidRPr="003276B3" w:rsidRDefault="003276B3" w:rsidP="003276B3">
            <w:pPr>
              <w:spacing w:after="0"/>
              <w:jc w:val="both"/>
              <w:rPr>
                <w:rFonts w:asciiTheme="minorHAnsi" w:hAnsiTheme="minorHAnsi" w:cs="Arial"/>
                <w:szCs w:val="22"/>
                <w:lang w:val="en-GB"/>
              </w:rPr>
            </w:pPr>
            <w:r w:rsidRPr="003276B3">
              <w:rPr>
                <w:rFonts w:asciiTheme="minorHAnsi" w:hAnsiTheme="minorHAnsi" w:cs="Arial"/>
                <w:szCs w:val="22"/>
                <w:lang w:val="en-GB"/>
              </w:rPr>
              <w:t>TJ/ton</w:t>
            </w:r>
          </w:p>
        </w:tc>
      </w:tr>
      <w:tr w:rsidR="003276B3" w:rsidRPr="003276B3" w14:paraId="183D2D00" w14:textId="77777777" w:rsidTr="001B56E6">
        <w:trPr>
          <w:trHeight w:val="20"/>
        </w:trPr>
        <w:tc>
          <w:tcPr>
            <w:tcW w:w="917"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F034BAC" w14:textId="77777777" w:rsidR="003276B3" w:rsidRPr="003276B3" w:rsidRDefault="003276B3" w:rsidP="003276B3">
            <w:pPr>
              <w:spacing w:after="0"/>
              <w:jc w:val="both"/>
              <w:rPr>
                <w:rFonts w:asciiTheme="minorHAnsi" w:hAnsiTheme="minorHAnsi" w:cs="Arial"/>
                <w:szCs w:val="22"/>
                <w:lang w:val="en-GB"/>
              </w:rPr>
            </w:pPr>
            <w:proofErr w:type="spellStart"/>
            <w:proofErr w:type="gramStart"/>
            <w:r w:rsidRPr="003276B3">
              <w:rPr>
                <w:rFonts w:asciiTheme="minorHAnsi" w:hAnsiTheme="minorHAnsi" w:cs="Arial"/>
                <w:szCs w:val="22"/>
                <w:lang w:val="en-GB"/>
              </w:rPr>
              <w:t>f</w:t>
            </w:r>
            <w:r w:rsidRPr="003276B3">
              <w:rPr>
                <w:rFonts w:asciiTheme="minorHAnsi" w:hAnsiTheme="minorHAnsi" w:cs="Arial"/>
                <w:szCs w:val="22"/>
                <w:vertAlign w:val="subscript"/>
                <w:lang w:val="en-GB"/>
              </w:rPr>
              <w:t>NRB,b</w:t>
            </w:r>
            <w:proofErr w:type="gramEnd"/>
            <w:r w:rsidRPr="003276B3">
              <w:rPr>
                <w:rFonts w:asciiTheme="minorHAnsi" w:hAnsiTheme="minorHAnsi" w:cs="Arial"/>
                <w:szCs w:val="22"/>
                <w:vertAlign w:val="subscript"/>
                <w:lang w:val="en-GB"/>
              </w:rPr>
              <w:t>,y</w:t>
            </w:r>
            <w:proofErr w:type="spellEnd"/>
          </w:p>
        </w:tc>
        <w:tc>
          <w:tcPr>
            <w:tcW w:w="2363"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C7AE40B" w14:textId="77777777" w:rsidR="003276B3" w:rsidRPr="003276B3" w:rsidRDefault="003276B3" w:rsidP="003276B3">
            <w:pPr>
              <w:spacing w:after="0"/>
              <w:jc w:val="both"/>
              <w:rPr>
                <w:rFonts w:asciiTheme="minorHAnsi" w:hAnsiTheme="minorHAnsi" w:cs="Arial"/>
                <w:szCs w:val="22"/>
                <w:lang w:val="en-GB"/>
              </w:rPr>
            </w:pPr>
            <w:r w:rsidRPr="003276B3">
              <w:rPr>
                <w:rFonts w:asciiTheme="minorHAnsi" w:hAnsiTheme="minorHAnsi" w:cs="Arial"/>
                <w:szCs w:val="22"/>
                <w:lang w:val="en-GB"/>
              </w:rPr>
              <w:t>Fraction of biomass used during year y for the considered scenario that can be established as non-renewable biomass (drop this term from the equation when using a fossil fuel baseline scenario)</w:t>
            </w:r>
          </w:p>
        </w:tc>
        <w:tc>
          <w:tcPr>
            <w:tcW w:w="918"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A6F4797" w14:textId="6BC1F5D5" w:rsidR="000B1A18" w:rsidRDefault="00EA3807" w:rsidP="003276B3">
            <w:pPr>
              <w:spacing w:after="0"/>
              <w:jc w:val="both"/>
              <w:rPr>
                <w:rFonts w:asciiTheme="minorHAnsi" w:hAnsiTheme="minorHAnsi" w:cs="Arial"/>
                <w:szCs w:val="22"/>
                <w:lang w:val="en-GB"/>
              </w:rPr>
            </w:pPr>
            <w:r>
              <w:rPr>
                <w:rFonts w:asciiTheme="minorHAnsi" w:hAnsiTheme="minorHAnsi" w:cs="Arial"/>
                <w:szCs w:val="22"/>
                <w:lang w:val="en-GB"/>
              </w:rPr>
              <w:t>8</w:t>
            </w:r>
            <w:r w:rsidR="00C24D8E">
              <w:rPr>
                <w:rFonts w:asciiTheme="minorHAnsi" w:hAnsiTheme="minorHAnsi" w:cs="Arial"/>
                <w:szCs w:val="22"/>
                <w:lang w:val="en-GB"/>
              </w:rPr>
              <w:t>2.49</w:t>
            </w:r>
            <w:r w:rsidR="000B1A18">
              <w:rPr>
                <w:rFonts w:asciiTheme="minorHAnsi" w:hAnsiTheme="minorHAnsi" w:cs="Arial"/>
                <w:szCs w:val="22"/>
                <w:lang w:val="en-GB"/>
              </w:rPr>
              <w:t>%</w:t>
            </w:r>
          </w:p>
          <w:p w14:paraId="218B5CAE" w14:textId="652C08FE" w:rsidR="003276B3" w:rsidRPr="003276B3" w:rsidRDefault="003276B3" w:rsidP="003276B3">
            <w:pPr>
              <w:spacing w:after="0"/>
              <w:jc w:val="both"/>
              <w:rPr>
                <w:rFonts w:asciiTheme="minorHAnsi" w:hAnsiTheme="minorHAnsi" w:cs="Arial"/>
                <w:szCs w:val="22"/>
                <w:lang w:val="en-GB"/>
              </w:rPr>
            </w:pPr>
          </w:p>
        </w:tc>
        <w:tc>
          <w:tcPr>
            <w:tcW w:w="802" w:type="pct"/>
            <w:tcBorders>
              <w:top w:val="single" w:sz="8" w:space="0" w:color="A3A3A3"/>
              <w:left w:val="single" w:sz="8" w:space="0" w:color="A3A3A3"/>
              <w:bottom w:val="single" w:sz="8" w:space="0" w:color="A3A3A3"/>
              <w:right w:val="single" w:sz="8" w:space="0" w:color="A3A3A3"/>
            </w:tcBorders>
          </w:tcPr>
          <w:p w14:paraId="7A6F3B26" w14:textId="77777777" w:rsidR="003276B3" w:rsidRPr="003276B3" w:rsidRDefault="003276B3" w:rsidP="003276B3">
            <w:pPr>
              <w:spacing w:after="0"/>
              <w:jc w:val="both"/>
              <w:rPr>
                <w:rFonts w:asciiTheme="minorHAnsi" w:hAnsiTheme="minorHAnsi" w:cs="Arial"/>
                <w:szCs w:val="22"/>
                <w:lang w:val="en-GB"/>
              </w:rPr>
            </w:pPr>
            <w:r w:rsidRPr="003276B3">
              <w:rPr>
                <w:rFonts w:asciiTheme="minorHAnsi" w:hAnsiTheme="minorHAnsi" w:cs="Arial"/>
                <w:szCs w:val="22"/>
                <w:lang w:val="en-GB"/>
              </w:rPr>
              <w:t>%</w:t>
            </w:r>
          </w:p>
        </w:tc>
      </w:tr>
      <w:tr w:rsidR="003276B3" w:rsidRPr="003276B3" w14:paraId="46A47809" w14:textId="77777777" w:rsidTr="001B56E6">
        <w:trPr>
          <w:trHeight w:val="20"/>
        </w:trPr>
        <w:tc>
          <w:tcPr>
            <w:tcW w:w="917"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DF406C7" w14:textId="77777777" w:rsidR="003276B3" w:rsidRPr="003276B3" w:rsidRDefault="003276B3" w:rsidP="003276B3">
            <w:pPr>
              <w:spacing w:after="0"/>
              <w:jc w:val="both"/>
              <w:rPr>
                <w:rFonts w:asciiTheme="minorHAnsi" w:hAnsiTheme="minorHAnsi" w:cs="Arial"/>
                <w:szCs w:val="22"/>
                <w:lang w:val="en-GB"/>
              </w:rPr>
            </w:pPr>
            <w:proofErr w:type="gramStart"/>
            <w:r w:rsidRPr="003276B3">
              <w:rPr>
                <w:rFonts w:asciiTheme="minorHAnsi" w:hAnsiTheme="minorHAnsi" w:cs="Arial"/>
                <w:szCs w:val="22"/>
                <w:lang w:val="en-GB"/>
              </w:rPr>
              <w:t>EF</w:t>
            </w:r>
            <w:r w:rsidRPr="00964B60">
              <w:rPr>
                <w:rFonts w:asciiTheme="minorHAnsi" w:hAnsiTheme="minorHAnsi" w:cs="Arial"/>
                <w:szCs w:val="22"/>
                <w:vertAlign w:val="subscript"/>
                <w:lang w:val="en-GB"/>
              </w:rPr>
              <w:t>b,fuel</w:t>
            </w:r>
            <w:proofErr w:type="gramEnd"/>
            <w:r w:rsidRPr="00964B60">
              <w:rPr>
                <w:rFonts w:asciiTheme="minorHAnsi" w:hAnsiTheme="minorHAnsi" w:cs="Arial"/>
                <w:szCs w:val="22"/>
                <w:vertAlign w:val="subscript"/>
                <w:lang w:val="en-GB"/>
              </w:rPr>
              <w:t>,CO</w:t>
            </w:r>
            <w:r w:rsidRPr="00AB0052">
              <w:rPr>
                <w:rFonts w:asciiTheme="minorHAnsi" w:hAnsiTheme="minorHAnsi" w:cs="Arial"/>
                <w:szCs w:val="22"/>
                <w:vertAlign w:val="subscript"/>
                <w:lang w:val="en-GB"/>
              </w:rPr>
              <w:t>2</w:t>
            </w:r>
          </w:p>
        </w:tc>
        <w:tc>
          <w:tcPr>
            <w:tcW w:w="2363"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5B4FFD3" w14:textId="77777777" w:rsidR="003276B3" w:rsidRPr="003276B3" w:rsidRDefault="003276B3" w:rsidP="003276B3">
            <w:pPr>
              <w:spacing w:after="0"/>
              <w:jc w:val="both"/>
              <w:rPr>
                <w:rFonts w:asciiTheme="minorHAnsi" w:hAnsiTheme="minorHAnsi" w:cs="Arial"/>
                <w:szCs w:val="22"/>
                <w:lang w:val="en-GB"/>
              </w:rPr>
            </w:pPr>
            <w:r w:rsidRPr="003276B3">
              <w:rPr>
                <w:rFonts w:asciiTheme="minorHAnsi" w:hAnsiTheme="minorHAnsi" w:cs="Arial"/>
                <w:szCs w:val="22"/>
                <w:lang w:val="en-GB"/>
              </w:rPr>
              <w:t>CO</w:t>
            </w:r>
            <w:r w:rsidRPr="003276B3">
              <w:rPr>
                <w:rFonts w:asciiTheme="minorHAnsi" w:hAnsiTheme="minorHAnsi" w:cs="Arial"/>
                <w:szCs w:val="22"/>
                <w:vertAlign w:val="subscript"/>
                <w:lang w:val="en-GB"/>
              </w:rPr>
              <w:t>2</w:t>
            </w:r>
            <w:r w:rsidRPr="003276B3">
              <w:rPr>
                <w:rFonts w:asciiTheme="minorHAnsi" w:hAnsiTheme="minorHAnsi" w:cs="Arial"/>
                <w:szCs w:val="22"/>
                <w:lang w:val="en-GB"/>
              </w:rPr>
              <w:t xml:space="preserve"> emission factor of the fuel that is substituted or reduced. 112 tCO</w:t>
            </w:r>
            <w:r w:rsidRPr="003276B3">
              <w:rPr>
                <w:rFonts w:asciiTheme="minorHAnsi" w:hAnsiTheme="minorHAnsi" w:cs="Arial"/>
                <w:szCs w:val="22"/>
                <w:vertAlign w:val="subscript"/>
                <w:lang w:val="en-GB"/>
              </w:rPr>
              <w:t>2</w:t>
            </w:r>
            <w:r w:rsidRPr="003276B3">
              <w:rPr>
                <w:rFonts w:asciiTheme="minorHAnsi" w:hAnsiTheme="minorHAnsi" w:cs="Arial"/>
                <w:szCs w:val="22"/>
                <w:lang w:val="en-GB"/>
              </w:rPr>
              <w:t>/TJ for Wood/Wood Waste, or the IPCC default value of other relevant fuel</w:t>
            </w:r>
          </w:p>
        </w:tc>
        <w:tc>
          <w:tcPr>
            <w:tcW w:w="918"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BC6FB1F" w14:textId="77777777" w:rsidR="003276B3" w:rsidRPr="003276B3" w:rsidRDefault="003276B3" w:rsidP="003276B3">
            <w:pPr>
              <w:spacing w:after="0"/>
              <w:jc w:val="both"/>
              <w:rPr>
                <w:rFonts w:asciiTheme="minorHAnsi" w:hAnsiTheme="minorHAnsi" w:cs="Arial"/>
                <w:szCs w:val="22"/>
                <w:lang w:val="en-GB"/>
              </w:rPr>
            </w:pPr>
            <w:r w:rsidRPr="003276B3">
              <w:rPr>
                <w:rFonts w:asciiTheme="minorHAnsi" w:hAnsiTheme="minorHAnsi" w:cs="Arial"/>
                <w:szCs w:val="22"/>
                <w:lang w:val="en-GB"/>
              </w:rPr>
              <w:t>112</w:t>
            </w:r>
          </w:p>
        </w:tc>
        <w:tc>
          <w:tcPr>
            <w:tcW w:w="802" w:type="pct"/>
            <w:tcBorders>
              <w:top w:val="single" w:sz="8" w:space="0" w:color="A3A3A3"/>
              <w:left w:val="single" w:sz="8" w:space="0" w:color="A3A3A3"/>
              <w:bottom w:val="single" w:sz="8" w:space="0" w:color="A3A3A3"/>
              <w:right w:val="single" w:sz="8" w:space="0" w:color="A3A3A3"/>
            </w:tcBorders>
          </w:tcPr>
          <w:p w14:paraId="7B9CBA50" w14:textId="77777777" w:rsidR="003276B3" w:rsidRPr="003276B3" w:rsidRDefault="003276B3" w:rsidP="003276B3">
            <w:pPr>
              <w:spacing w:after="0"/>
              <w:jc w:val="both"/>
              <w:rPr>
                <w:rFonts w:asciiTheme="minorHAnsi" w:hAnsiTheme="minorHAnsi" w:cs="Arial"/>
                <w:szCs w:val="22"/>
                <w:lang w:val="en-GB"/>
              </w:rPr>
            </w:pPr>
            <w:r w:rsidRPr="003276B3">
              <w:rPr>
                <w:rFonts w:asciiTheme="minorHAnsi" w:hAnsiTheme="minorHAnsi" w:cs="Arial"/>
                <w:szCs w:val="22"/>
                <w:lang w:val="en-GB"/>
              </w:rPr>
              <w:t>tCO</w:t>
            </w:r>
            <w:r w:rsidRPr="003276B3">
              <w:rPr>
                <w:rFonts w:asciiTheme="minorHAnsi" w:hAnsiTheme="minorHAnsi" w:cs="Arial"/>
                <w:szCs w:val="22"/>
                <w:vertAlign w:val="subscript"/>
                <w:lang w:val="en-GB"/>
              </w:rPr>
              <w:t>2</w:t>
            </w:r>
            <w:r w:rsidRPr="003276B3">
              <w:rPr>
                <w:rFonts w:asciiTheme="minorHAnsi" w:hAnsiTheme="minorHAnsi" w:cs="Arial"/>
                <w:szCs w:val="22"/>
                <w:lang w:val="en-GB"/>
              </w:rPr>
              <w:t>/TJ</w:t>
            </w:r>
          </w:p>
        </w:tc>
      </w:tr>
      <w:tr w:rsidR="003276B3" w:rsidRPr="003276B3" w14:paraId="1BF13947" w14:textId="77777777" w:rsidTr="001B56E6">
        <w:trPr>
          <w:trHeight w:val="20"/>
        </w:trPr>
        <w:tc>
          <w:tcPr>
            <w:tcW w:w="917"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E9DDD8B" w14:textId="77777777" w:rsidR="003276B3" w:rsidRPr="003276B3" w:rsidRDefault="003276B3" w:rsidP="003276B3">
            <w:pPr>
              <w:spacing w:after="0"/>
              <w:jc w:val="both"/>
              <w:rPr>
                <w:rFonts w:asciiTheme="minorHAnsi" w:hAnsiTheme="minorHAnsi" w:cs="Arial"/>
                <w:szCs w:val="22"/>
                <w:lang w:val="en-GB"/>
              </w:rPr>
            </w:pPr>
            <w:proofErr w:type="gramStart"/>
            <w:r w:rsidRPr="003276B3">
              <w:rPr>
                <w:rFonts w:asciiTheme="minorHAnsi" w:hAnsiTheme="minorHAnsi" w:cs="Arial"/>
                <w:szCs w:val="22"/>
                <w:lang w:val="en-GB"/>
              </w:rPr>
              <w:t>EF</w:t>
            </w:r>
            <w:r w:rsidRPr="00964B60">
              <w:rPr>
                <w:rFonts w:asciiTheme="minorHAnsi" w:hAnsiTheme="minorHAnsi" w:cs="Arial"/>
                <w:szCs w:val="22"/>
                <w:vertAlign w:val="subscript"/>
                <w:lang w:val="en-GB"/>
              </w:rPr>
              <w:t>b,fuel</w:t>
            </w:r>
            <w:proofErr w:type="gramEnd"/>
            <w:r w:rsidRPr="00964B60">
              <w:rPr>
                <w:rFonts w:asciiTheme="minorHAnsi" w:hAnsiTheme="minorHAnsi" w:cs="Arial"/>
                <w:szCs w:val="22"/>
                <w:vertAlign w:val="subscript"/>
                <w:lang w:val="en-GB"/>
              </w:rPr>
              <w:t>,nonCO</w:t>
            </w:r>
            <w:r w:rsidRPr="00AB0052">
              <w:rPr>
                <w:rFonts w:asciiTheme="minorHAnsi" w:hAnsiTheme="minorHAnsi" w:cs="Arial"/>
                <w:szCs w:val="22"/>
                <w:vertAlign w:val="subscript"/>
                <w:lang w:val="en-GB"/>
              </w:rPr>
              <w:t>2</w:t>
            </w:r>
          </w:p>
        </w:tc>
        <w:tc>
          <w:tcPr>
            <w:tcW w:w="2363"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948E307" w14:textId="77777777" w:rsidR="003276B3" w:rsidRPr="003276B3" w:rsidRDefault="003276B3" w:rsidP="003276B3">
            <w:pPr>
              <w:spacing w:after="0"/>
              <w:jc w:val="both"/>
              <w:rPr>
                <w:rFonts w:asciiTheme="minorHAnsi" w:hAnsiTheme="minorHAnsi" w:cs="Arial"/>
                <w:szCs w:val="22"/>
                <w:lang w:val="en-GB"/>
              </w:rPr>
            </w:pPr>
            <w:r w:rsidRPr="003276B3">
              <w:rPr>
                <w:rFonts w:asciiTheme="minorHAnsi" w:hAnsiTheme="minorHAnsi" w:cs="Arial"/>
                <w:szCs w:val="22"/>
                <w:lang w:val="en-GB"/>
              </w:rPr>
              <w:t>Non-CO</w:t>
            </w:r>
            <w:r w:rsidRPr="003276B3">
              <w:rPr>
                <w:rFonts w:asciiTheme="minorHAnsi" w:hAnsiTheme="minorHAnsi" w:cs="Arial"/>
                <w:szCs w:val="22"/>
                <w:vertAlign w:val="subscript"/>
                <w:lang w:val="en-GB"/>
              </w:rPr>
              <w:t>2</w:t>
            </w:r>
            <w:r w:rsidRPr="003276B3">
              <w:rPr>
                <w:rFonts w:asciiTheme="minorHAnsi" w:hAnsiTheme="minorHAnsi" w:cs="Arial"/>
                <w:szCs w:val="22"/>
                <w:lang w:val="en-GB"/>
              </w:rPr>
              <w:t xml:space="preserve"> emission factor of the fuel that is substituted or reduced</w:t>
            </w:r>
          </w:p>
        </w:tc>
        <w:tc>
          <w:tcPr>
            <w:tcW w:w="918"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C3A72F5" w14:textId="30410916" w:rsidR="003276B3" w:rsidRPr="003276B3" w:rsidRDefault="003276B3" w:rsidP="003276B3">
            <w:pPr>
              <w:spacing w:after="0"/>
              <w:jc w:val="both"/>
              <w:rPr>
                <w:rFonts w:asciiTheme="minorHAnsi" w:hAnsiTheme="minorHAnsi" w:cs="Arial"/>
                <w:szCs w:val="22"/>
                <w:lang w:val="en-GB"/>
              </w:rPr>
            </w:pPr>
            <w:r w:rsidRPr="003276B3">
              <w:rPr>
                <w:rFonts w:asciiTheme="minorHAnsi" w:hAnsiTheme="minorHAnsi" w:cs="Arial"/>
                <w:szCs w:val="22"/>
                <w:lang w:val="en-GB"/>
              </w:rPr>
              <w:t>9.4</w:t>
            </w:r>
            <w:r w:rsidR="003D041A">
              <w:rPr>
                <w:rFonts w:asciiTheme="minorHAnsi" w:hAnsiTheme="minorHAnsi" w:cs="Arial"/>
                <w:szCs w:val="22"/>
                <w:lang w:val="en-GB"/>
              </w:rPr>
              <w:t>6</w:t>
            </w:r>
          </w:p>
        </w:tc>
        <w:tc>
          <w:tcPr>
            <w:tcW w:w="802" w:type="pct"/>
            <w:tcBorders>
              <w:top w:val="single" w:sz="8" w:space="0" w:color="A3A3A3"/>
              <w:left w:val="single" w:sz="8" w:space="0" w:color="A3A3A3"/>
              <w:bottom w:val="single" w:sz="8" w:space="0" w:color="A3A3A3"/>
              <w:right w:val="single" w:sz="8" w:space="0" w:color="A3A3A3"/>
            </w:tcBorders>
          </w:tcPr>
          <w:p w14:paraId="6959251A" w14:textId="77777777" w:rsidR="003276B3" w:rsidRPr="003276B3" w:rsidRDefault="003276B3" w:rsidP="003276B3">
            <w:pPr>
              <w:spacing w:after="0"/>
              <w:jc w:val="both"/>
              <w:rPr>
                <w:rFonts w:asciiTheme="minorHAnsi" w:hAnsiTheme="minorHAnsi" w:cs="Arial"/>
                <w:szCs w:val="22"/>
                <w:lang w:val="en-GB"/>
              </w:rPr>
            </w:pPr>
            <w:r w:rsidRPr="003276B3">
              <w:rPr>
                <w:rFonts w:asciiTheme="minorHAnsi" w:hAnsiTheme="minorHAnsi" w:cs="Arial"/>
                <w:szCs w:val="22"/>
                <w:lang w:val="en-GB"/>
              </w:rPr>
              <w:t>tCO</w:t>
            </w:r>
            <w:r w:rsidRPr="003276B3">
              <w:rPr>
                <w:rFonts w:asciiTheme="minorHAnsi" w:hAnsiTheme="minorHAnsi" w:cs="Arial"/>
                <w:szCs w:val="22"/>
                <w:vertAlign w:val="subscript"/>
                <w:lang w:val="en-GB"/>
              </w:rPr>
              <w:t>2</w:t>
            </w:r>
            <w:r w:rsidRPr="003276B3">
              <w:rPr>
                <w:rFonts w:asciiTheme="minorHAnsi" w:hAnsiTheme="minorHAnsi" w:cs="Arial"/>
                <w:szCs w:val="22"/>
                <w:lang w:val="en-GB"/>
              </w:rPr>
              <w:t>/TJ</w:t>
            </w:r>
          </w:p>
        </w:tc>
      </w:tr>
      <w:tr w:rsidR="003276B3" w:rsidRPr="003276B3" w14:paraId="25A8A15D" w14:textId="77777777" w:rsidTr="001B56E6">
        <w:trPr>
          <w:trHeight w:val="20"/>
        </w:trPr>
        <w:tc>
          <w:tcPr>
            <w:tcW w:w="917"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02F22AD" w14:textId="77777777" w:rsidR="003276B3" w:rsidRPr="003276B3" w:rsidRDefault="003276B3" w:rsidP="003276B3">
            <w:pPr>
              <w:spacing w:after="0"/>
              <w:jc w:val="both"/>
              <w:rPr>
                <w:rFonts w:asciiTheme="minorHAnsi" w:hAnsiTheme="minorHAnsi" w:cs="Arial"/>
                <w:szCs w:val="22"/>
                <w:lang w:val="en-GB"/>
              </w:rPr>
            </w:pPr>
            <w:r w:rsidRPr="003276B3">
              <w:rPr>
                <w:rFonts w:asciiTheme="minorHAnsi" w:hAnsiTheme="minorHAnsi" w:cs="Arial"/>
                <w:szCs w:val="22"/>
                <w:lang w:val="en-GB"/>
              </w:rPr>
              <w:t>∑</w:t>
            </w:r>
            <w:proofErr w:type="spellStart"/>
            <w:proofErr w:type="gramStart"/>
            <w:r w:rsidRPr="003276B3">
              <w:rPr>
                <w:rFonts w:asciiTheme="minorHAnsi" w:hAnsiTheme="minorHAnsi" w:cs="Arial"/>
                <w:szCs w:val="22"/>
                <w:lang w:val="en-GB"/>
              </w:rPr>
              <w:t>LE</w:t>
            </w:r>
            <w:r w:rsidRPr="003276B3">
              <w:rPr>
                <w:rFonts w:asciiTheme="minorHAnsi" w:hAnsiTheme="minorHAnsi" w:cs="Arial"/>
                <w:szCs w:val="22"/>
                <w:vertAlign w:val="subscript"/>
                <w:lang w:val="en-GB"/>
              </w:rPr>
              <w:t>p,y</w:t>
            </w:r>
            <w:proofErr w:type="spellEnd"/>
            <w:proofErr w:type="gramEnd"/>
            <w:r w:rsidRPr="003276B3">
              <w:rPr>
                <w:rFonts w:asciiTheme="minorHAnsi" w:hAnsiTheme="minorHAnsi" w:cs="Arial"/>
                <w:szCs w:val="22"/>
                <w:lang w:val="en-GB"/>
              </w:rPr>
              <w:t xml:space="preserve">  </w:t>
            </w:r>
          </w:p>
        </w:tc>
        <w:tc>
          <w:tcPr>
            <w:tcW w:w="2363"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B51FE11" w14:textId="77777777" w:rsidR="003276B3" w:rsidRPr="003276B3" w:rsidRDefault="003276B3" w:rsidP="003276B3">
            <w:pPr>
              <w:spacing w:after="0"/>
              <w:jc w:val="both"/>
              <w:rPr>
                <w:rFonts w:asciiTheme="minorHAnsi" w:hAnsiTheme="minorHAnsi" w:cs="Arial"/>
                <w:szCs w:val="22"/>
                <w:lang w:val="en-GB"/>
              </w:rPr>
            </w:pPr>
            <w:r w:rsidRPr="003276B3">
              <w:rPr>
                <w:rFonts w:asciiTheme="minorHAnsi" w:hAnsiTheme="minorHAnsi" w:cs="Arial"/>
                <w:szCs w:val="22"/>
                <w:lang w:val="en-GB"/>
              </w:rPr>
              <w:t>Leakage in project scenario p during year y</w:t>
            </w:r>
          </w:p>
        </w:tc>
        <w:tc>
          <w:tcPr>
            <w:tcW w:w="918"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38CCD5C" w14:textId="1583F6B3" w:rsidR="003276B3" w:rsidRPr="003276B3" w:rsidRDefault="000B1A18" w:rsidP="003276B3">
            <w:pPr>
              <w:spacing w:after="0"/>
              <w:jc w:val="both"/>
              <w:rPr>
                <w:rFonts w:asciiTheme="minorHAnsi" w:hAnsiTheme="minorHAnsi" w:cs="Arial"/>
                <w:szCs w:val="22"/>
                <w:lang w:val="en-GB"/>
              </w:rPr>
            </w:pPr>
            <w:r>
              <w:rPr>
                <w:rFonts w:asciiTheme="minorHAnsi" w:hAnsiTheme="minorHAnsi" w:cs="Arial"/>
                <w:szCs w:val="22"/>
                <w:lang w:val="en-GB"/>
              </w:rPr>
              <w:t>5</w:t>
            </w:r>
            <w:r w:rsidR="003276B3" w:rsidRPr="003276B3">
              <w:rPr>
                <w:rFonts w:asciiTheme="minorHAnsi" w:hAnsiTheme="minorHAnsi" w:cs="Arial"/>
                <w:szCs w:val="22"/>
                <w:lang w:val="en-GB"/>
              </w:rPr>
              <w:t>% of total ER</w:t>
            </w:r>
          </w:p>
        </w:tc>
        <w:tc>
          <w:tcPr>
            <w:tcW w:w="802" w:type="pct"/>
            <w:tcBorders>
              <w:top w:val="single" w:sz="8" w:space="0" w:color="A3A3A3"/>
              <w:left w:val="single" w:sz="8" w:space="0" w:color="A3A3A3"/>
              <w:bottom w:val="single" w:sz="8" w:space="0" w:color="A3A3A3"/>
              <w:right w:val="single" w:sz="8" w:space="0" w:color="A3A3A3"/>
            </w:tcBorders>
          </w:tcPr>
          <w:p w14:paraId="1BAF0D94" w14:textId="77777777" w:rsidR="003276B3" w:rsidRPr="003276B3" w:rsidRDefault="003276B3" w:rsidP="003276B3">
            <w:pPr>
              <w:spacing w:after="0"/>
              <w:jc w:val="both"/>
              <w:rPr>
                <w:rFonts w:asciiTheme="minorHAnsi" w:hAnsiTheme="minorHAnsi" w:cs="Arial"/>
                <w:szCs w:val="22"/>
                <w:lang w:val="en-GB"/>
              </w:rPr>
            </w:pPr>
            <w:r w:rsidRPr="003276B3">
              <w:rPr>
                <w:rFonts w:asciiTheme="minorHAnsi" w:hAnsiTheme="minorHAnsi" w:cs="Arial"/>
                <w:szCs w:val="22"/>
                <w:lang w:val="en-GB"/>
              </w:rPr>
              <w:t>%</w:t>
            </w:r>
          </w:p>
        </w:tc>
      </w:tr>
    </w:tbl>
    <w:p w14:paraId="06D00134" w14:textId="1778B92B" w:rsidR="004E361A" w:rsidRDefault="004E361A" w:rsidP="004E361A">
      <w:pPr>
        <w:spacing w:line="276" w:lineRule="auto"/>
        <w:contextualSpacing w:val="0"/>
        <w:rPr>
          <w:ins w:id="26" w:author="EVA LEIBOVICI" w:date="2024-04-29T17:32:00Z"/>
          <w:bCs/>
          <w:lang w:val="en-GB"/>
        </w:rPr>
      </w:pPr>
    </w:p>
    <w:p w14:paraId="69EE2F84" w14:textId="77777777" w:rsidR="003D254B" w:rsidRDefault="003D254B" w:rsidP="003D254B">
      <w:pPr>
        <w:spacing w:line="276" w:lineRule="auto"/>
        <w:contextualSpacing w:val="0"/>
        <w:jc w:val="both"/>
        <w:rPr>
          <w:ins w:id="27" w:author="EVA LEIBOVICI" w:date="2024-04-29T17:32:00Z"/>
          <w:rFonts w:asciiTheme="minorHAnsi" w:hAnsiTheme="minorHAnsi"/>
          <w:bCs/>
          <w:szCs w:val="22"/>
          <w:lang w:val="en-GB"/>
        </w:rPr>
      </w:pPr>
      <w:ins w:id="28" w:author="EVA LEIBOVICI" w:date="2024-04-29T17:32:00Z">
        <w:r w:rsidRPr="003276B3">
          <w:rPr>
            <w:rFonts w:asciiTheme="minorHAnsi" w:hAnsiTheme="minorHAnsi"/>
            <w:bCs/>
            <w:szCs w:val="22"/>
            <w:lang w:val="en-GB"/>
          </w:rPr>
          <w:t>The following steps have been conducted to understand the baseline scenario:</w:t>
        </w:r>
      </w:ins>
    </w:p>
    <w:p w14:paraId="71A1BFF4" w14:textId="77777777" w:rsidR="003D254B" w:rsidRDefault="003D254B" w:rsidP="003D254B">
      <w:pPr>
        <w:pStyle w:val="Paragraphedeliste"/>
        <w:numPr>
          <w:ilvl w:val="0"/>
          <w:numId w:val="64"/>
        </w:numPr>
        <w:spacing w:line="276" w:lineRule="auto"/>
        <w:contextualSpacing w:val="0"/>
        <w:jc w:val="both"/>
        <w:rPr>
          <w:ins w:id="29" w:author="EVA LEIBOVICI" w:date="2024-04-29T17:32:00Z"/>
          <w:rFonts w:asciiTheme="minorHAnsi" w:hAnsiTheme="minorHAnsi"/>
          <w:bCs/>
          <w:szCs w:val="22"/>
          <w:lang w:val="en-GB"/>
        </w:rPr>
      </w:pPr>
      <w:ins w:id="30" w:author="EVA LEIBOVICI" w:date="2024-04-29T17:32:00Z">
        <w:r>
          <w:rPr>
            <w:rFonts w:asciiTheme="minorHAnsi" w:hAnsiTheme="minorHAnsi"/>
            <w:bCs/>
            <w:szCs w:val="22"/>
            <w:lang w:val="en-GB"/>
          </w:rPr>
          <w:t>Literature research</w:t>
        </w:r>
      </w:ins>
    </w:p>
    <w:p w14:paraId="654DEE25" w14:textId="77777777" w:rsidR="003D254B" w:rsidRDefault="003D254B" w:rsidP="003D254B">
      <w:pPr>
        <w:pStyle w:val="Paragraphedeliste"/>
        <w:numPr>
          <w:ilvl w:val="0"/>
          <w:numId w:val="64"/>
        </w:numPr>
        <w:spacing w:line="276" w:lineRule="auto"/>
        <w:contextualSpacing w:val="0"/>
        <w:jc w:val="both"/>
        <w:rPr>
          <w:ins w:id="31" w:author="EVA LEIBOVICI" w:date="2024-04-29T17:32:00Z"/>
          <w:rFonts w:asciiTheme="minorHAnsi" w:hAnsiTheme="minorHAnsi"/>
          <w:bCs/>
          <w:szCs w:val="22"/>
          <w:lang w:val="en-GB"/>
        </w:rPr>
      </w:pPr>
      <w:ins w:id="32" w:author="EVA LEIBOVICI" w:date="2024-04-29T17:32:00Z">
        <w:r>
          <w:rPr>
            <w:rFonts w:asciiTheme="minorHAnsi" w:hAnsiTheme="minorHAnsi"/>
            <w:bCs/>
            <w:szCs w:val="22"/>
            <w:lang w:val="en-GB"/>
          </w:rPr>
          <w:t>Baseline survey scenario questionnaire</w:t>
        </w:r>
      </w:ins>
    </w:p>
    <w:p w14:paraId="79B6010B" w14:textId="77777777" w:rsidR="003D254B" w:rsidRPr="00AF4895" w:rsidRDefault="003D254B" w:rsidP="003D254B">
      <w:pPr>
        <w:pStyle w:val="Paragraphedeliste"/>
        <w:numPr>
          <w:ilvl w:val="0"/>
          <w:numId w:val="64"/>
        </w:numPr>
        <w:spacing w:line="276" w:lineRule="auto"/>
        <w:contextualSpacing w:val="0"/>
        <w:jc w:val="both"/>
        <w:rPr>
          <w:ins w:id="33" w:author="EVA LEIBOVICI" w:date="2024-04-29T17:32:00Z"/>
          <w:rFonts w:asciiTheme="minorHAnsi" w:hAnsiTheme="minorHAnsi"/>
          <w:bCs/>
          <w:szCs w:val="22"/>
          <w:lang w:val="en-GB"/>
        </w:rPr>
      </w:pPr>
      <w:ins w:id="34" w:author="EVA LEIBOVICI" w:date="2024-04-29T17:32:00Z">
        <w:r>
          <w:rPr>
            <w:rFonts w:asciiTheme="minorHAnsi" w:hAnsiTheme="minorHAnsi"/>
            <w:bCs/>
            <w:szCs w:val="22"/>
            <w:lang w:val="en-GB"/>
          </w:rPr>
          <w:t>Baseline Kitchen Performance test</w:t>
        </w:r>
      </w:ins>
    </w:p>
    <w:p w14:paraId="5652E9A6" w14:textId="77777777" w:rsidR="003D254B" w:rsidRDefault="003D254B" w:rsidP="003D254B">
      <w:pPr>
        <w:spacing w:line="276" w:lineRule="auto"/>
        <w:contextualSpacing w:val="0"/>
        <w:jc w:val="both"/>
        <w:rPr>
          <w:ins w:id="35" w:author="EVA LEIBOVICI" w:date="2024-04-29T17:32:00Z"/>
          <w:rFonts w:asciiTheme="minorHAnsi" w:hAnsiTheme="minorHAnsi"/>
          <w:bCs/>
          <w:szCs w:val="22"/>
          <w:lang w:val="en-GB"/>
        </w:rPr>
      </w:pPr>
    </w:p>
    <w:p w14:paraId="45DA5973" w14:textId="77777777" w:rsidR="003D254B" w:rsidRPr="00AF4895" w:rsidRDefault="003D254B" w:rsidP="003D254B">
      <w:pPr>
        <w:spacing w:line="276" w:lineRule="auto"/>
        <w:contextualSpacing w:val="0"/>
        <w:jc w:val="both"/>
        <w:rPr>
          <w:ins w:id="36" w:author="EVA LEIBOVICI" w:date="2024-04-29T17:32:00Z"/>
          <w:rFonts w:asciiTheme="minorHAnsi" w:hAnsiTheme="minorHAnsi"/>
          <w:b/>
          <w:szCs w:val="22"/>
          <w:lang w:val="en-GB"/>
        </w:rPr>
      </w:pPr>
      <w:ins w:id="37" w:author="EVA LEIBOVICI" w:date="2024-04-29T17:32:00Z">
        <w:r w:rsidRPr="00AF4895">
          <w:rPr>
            <w:rFonts w:asciiTheme="minorHAnsi" w:hAnsiTheme="minorHAnsi"/>
            <w:b/>
            <w:szCs w:val="22"/>
            <w:lang w:val="en-GB"/>
          </w:rPr>
          <w:t>1/ Literature research</w:t>
        </w:r>
      </w:ins>
    </w:p>
    <w:p w14:paraId="25CBA7F8" w14:textId="13A41A6D" w:rsidR="003D254B" w:rsidRDefault="005B305F">
      <w:pPr>
        <w:contextualSpacing w:val="0"/>
        <w:jc w:val="both"/>
        <w:rPr>
          <w:ins w:id="38" w:author="EVA LEIBOVICI" w:date="2024-04-29T17:33:00Z"/>
          <w:rFonts w:asciiTheme="minorHAnsi" w:hAnsiTheme="minorHAnsi"/>
          <w:bCs/>
          <w:szCs w:val="22"/>
          <w:lang w:val="en-GB"/>
        </w:rPr>
        <w:pPrChange w:id="39" w:author="EVA LEIBOVICI" w:date="2024-04-30T10:39:00Z">
          <w:pPr>
            <w:spacing w:line="276" w:lineRule="auto"/>
            <w:contextualSpacing w:val="0"/>
            <w:jc w:val="both"/>
          </w:pPr>
        </w:pPrChange>
      </w:pPr>
      <w:ins w:id="40" w:author="EVA LEIBOVICI" w:date="2024-04-30T11:44:00Z">
        <w:r>
          <w:rPr>
            <w:rFonts w:asciiTheme="minorHAnsi" w:hAnsiTheme="minorHAnsi"/>
            <w:bCs/>
            <w:szCs w:val="22"/>
            <w:lang w:val="en-GB"/>
          </w:rPr>
          <w:lastRenderedPageBreak/>
          <w:t>Prior to field surveys, a</w:t>
        </w:r>
      </w:ins>
      <w:ins w:id="41" w:author="EVA LEIBOVICI" w:date="2024-04-29T17:32:00Z">
        <w:r w:rsidR="003D254B" w:rsidRPr="003276B3">
          <w:rPr>
            <w:rFonts w:asciiTheme="minorHAnsi" w:hAnsiTheme="minorHAnsi"/>
            <w:bCs/>
            <w:szCs w:val="22"/>
            <w:lang w:val="en-GB"/>
          </w:rPr>
          <w:t xml:space="preserve"> thorough literature analysis has been carried out from credible data sources (academic literature and institutional literature) </w:t>
        </w:r>
        <w:proofErr w:type="gramStart"/>
        <w:r w:rsidR="003D254B" w:rsidRPr="003276B3">
          <w:rPr>
            <w:rFonts w:asciiTheme="minorHAnsi" w:hAnsiTheme="minorHAnsi"/>
            <w:bCs/>
            <w:szCs w:val="22"/>
            <w:lang w:val="en-GB"/>
          </w:rPr>
          <w:t>in regard to</w:t>
        </w:r>
        <w:proofErr w:type="gramEnd"/>
        <w:r w:rsidR="003D254B" w:rsidRPr="003276B3">
          <w:rPr>
            <w:rFonts w:asciiTheme="minorHAnsi" w:hAnsiTheme="minorHAnsi"/>
            <w:bCs/>
            <w:szCs w:val="22"/>
            <w:lang w:val="en-GB"/>
          </w:rPr>
          <w:t xml:space="preserve"> proportion of woody biomass (firewood + charcoal) used in rural areas for cooking and LPG use in rural areas in Kenya as well as the proportion of improved cookstoves (ICS) using woody biomass in rural areas. The literature review focused on rural areas in Kenya as the </w:t>
        </w:r>
        <w:proofErr w:type="spellStart"/>
        <w:r w:rsidR="003D254B" w:rsidRPr="003276B3">
          <w:rPr>
            <w:rFonts w:asciiTheme="minorHAnsi" w:hAnsiTheme="minorHAnsi"/>
            <w:bCs/>
            <w:szCs w:val="22"/>
            <w:lang w:val="en-GB"/>
          </w:rPr>
          <w:t>PoA</w:t>
        </w:r>
        <w:proofErr w:type="spellEnd"/>
        <w:r w:rsidR="003D254B" w:rsidRPr="003276B3">
          <w:rPr>
            <w:rFonts w:asciiTheme="minorHAnsi" w:hAnsiTheme="minorHAnsi"/>
            <w:bCs/>
            <w:szCs w:val="22"/>
            <w:lang w:val="en-GB"/>
          </w:rPr>
          <w:t xml:space="preserve"> </w:t>
        </w:r>
      </w:ins>
      <w:ins w:id="42" w:author="EVA LEIBOVICI" w:date="2024-04-30T11:44:00Z">
        <w:r>
          <w:rPr>
            <w:rFonts w:asciiTheme="minorHAnsi" w:hAnsiTheme="minorHAnsi"/>
            <w:bCs/>
            <w:szCs w:val="22"/>
            <w:lang w:val="en-GB"/>
          </w:rPr>
          <w:t>is</w:t>
        </w:r>
      </w:ins>
      <w:ins w:id="43" w:author="EVA LEIBOVICI" w:date="2024-04-29T17:32:00Z">
        <w:r w:rsidR="003D254B" w:rsidRPr="003276B3">
          <w:rPr>
            <w:rFonts w:asciiTheme="minorHAnsi" w:hAnsiTheme="minorHAnsi"/>
            <w:bCs/>
            <w:szCs w:val="22"/>
            <w:lang w:val="en-GB"/>
          </w:rPr>
          <w:t xml:space="preserve"> focused on distributing improved and clean cooking solutions in rural and peri-urban areas.</w:t>
        </w:r>
      </w:ins>
    </w:p>
    <w:p w14:paraId="52A00D4C" w14:textId="77777777" w:rsidR="003D254B" w:rsidRDefault="003D254B" w:rsidP="003D254B">
      <w:pPr>
        <w:spacing w:line="276" w:lineRule="auto"/>
        <w:contextualSpacing w:val="0"/>
        <w:jc w:val="both"/>
        <w:rPr>
          <w:ins w:id="44" w:author="EVA LEIBOVICI" w:date="2024-04-29T17:33:00Z"/>
          <w:rFonts w:asciiTheme="minorHAnsi" w:hAnsiTheme="minorHAnsi"/>
          <w:bCs/>
          <w:szCs w:val="22"/>
          <w:lang w:val="en-GB"/>
        </w:rPr>
      </w:pPr>
    </w:p>
    <w:p w14:paraId="64A669F1" w14:textId="7EFBE82E" w:rsidR="003D254B" w:rsidRPr="00E7070F" w:rsidRDefault="00E7070F" w:rsidP="003D254B">
      <w:pPr>
        <w:spacing w:line="276" w:lineRule="auto"/>
        <w:contextualSpacing w:val="0"/>
        <w:jc w:val="both"/>
        <w:rPr>
          <w:ins w:id="45" w:author="EVA LEIBOVICI" w:date="2024-04-29T17:32:00Z"/>
          <w:rFonts w:asciiTheme="minorHAnsi" w:hAnsiTheme="minorHAnsi"/>
          <w:b/>
          <w:szCs w:val="22"/>
          <w:lang w:val="en-GB"/>
          <w:rPrChange w:id="46" w:author="EVA LEIBOVICI" w:date="2024-04-30T10:09:00Z">
            <w:rPr>
              <w:ins w:id="47" w:author="EVA LEIBOVICI" w:date="2024-04-29T17:32:00Z"/>
              <w:rFonts w:asciiTheme="minorHAnsi" w:hAnsiTheme="minorHAnsi"/>
              <w:bCs/>
              <w:szCs w:val="22"/>
              <w:lang w:val="en-GB"/>
            </w:rPr>
          </w:rPrChange>
        </w:rPr>
      </w:pPr>
      <w:ins w:id="48" w:author="EVA LEIBOVICI" w:date="2024-04-30T10:09:00Z">
        <w:r>
          <w:rPr>
            <w:rFonts w:asciiTheme="minorHAnsi" w:hAnsiTheme="minorHAnsi"/>
            <w:b/>
            <w:szCs w:val="22"/>
            <w:lang w:val="en-GB"/>
          </w:rPr>
          <w:t>2</w:t>
        </w:r>
      </w:ins>
      <w:ins w:id="49" w:author="EVA LEIBOVICI" w:date="2024-04-29T17:32:00Z">
        <w:r w:rsidR="003D254B" w:rsidRPr="00E7070F">
          <w:rPr>
            <w:rFonts w:asciiTheme="minorHAnsi" w:hAnsiTheme="minorHAnsi"/>
            <w:b/>
            <w:szCs w:val="22"/>
            <w:lang w:val="en-GB"/>
            <w:rPrChange w:id="50" w:author="EVA LEIBOVICI" w:date="2024-04-30T10:09:00Z">
              <w:rPr>
                <w:rFonts w:asciiTheme="minorHAnsi" w:hAnsiTheme="minorHAnsi"/>
                <w:bCs/>
                <w:szCs w:val="22"/>
                <w:lang w:val="en-GB"/>
              </w:rPr>
            </w:rPrChange>
          </w:rPr>
          <w:t>/ Baseline survey scenario questionnaire</w:t>
        </w:r>
      </w:ins>
    </w:p>
    <w:p w14:paraId="79818F2B" w14:textId="77777777" w:rsidR="00546853" w:rsidRDefault="001958A0" w:rsidP="00901A97">
      <w:pPr>
        <w:jc w:val="both"/>
        <w:rPr>
          <w:ins w:id="51" w:author="EVA LEIBOVICI" w:date="2024-04-30T10:58:00Z"/>
        </w:rPr>
      </w:pPr>
      <w:ins w:id="52" w:author="EVA LEIBOVICI" w:date="2024-04-30T10:57:00Z">
        <w:r>
          <w:t xml:space="preserve">A baseline survey was conducted from </w:t>
        </w:r>
      </w:ins>
      <w:ins w:id="53" w:author="EVA LEIBOVICI" w:date="2024-04-30T10:58:00Z">
        <w:r w:rsidR="00546853">
          <w:t xml:space="preserve">December 2021 to February 2022 on a sample of 331 households across the project area. </w:t>
        </w:r>
      </w:ins>
    </w:p>
    <w:p w14:paraId="270E4798" w14:textId="77777777" w:rsidR="00546853" w:rsidRDefault="00546853" w:rsidP="00901A97">
      <w:pPr>
        <w:jc w:val="both"/>
        <w:rPr>
          <w:ins w:id="54" w:author="EVA LEIBOVICI" w:date="2024-04-30T10:58:00Z"/>
        </w:rPr>
      </w:pPr>
    </w:p>
    <w:p w14:paraId="5AD0AD78" w14:textId="28748FA8" w:rsidR="00901A97" w:rsidRDefault="00901A97" w:rsidP="00901A97">
      <w:pPr>
        <w:jc w:val="both"/>
        <w:rPr>
          <w:ins w:id="55" w:author="EVA LEIBOVICI" w:date="2024-04-29T17:40:00Z"/>
        </w:rPr>
      </w:pPr>
      <w:ins w:id="56" w:author="EVA LEIBOVICI" w:date="2024-04-29T17:39:00Z">
        <w:r>
          <w:t xml:space="preserve">The aim of this survey </w:t>
        </w:r>
      </w:ins>
      <w:ins w:id="57" w:author="EVA LEIBOVICI" w:date="2024-04-30T10:58:00Z">
        <w:r w:rsidR="00546853">
          <w:t>was</w:t>
        </w:r>
      </w:ins>
      <w:ins w:id="58" w:author="EVA LEIBOVICI" w:date="2024-04-29T17:39:00Z">
        <w:r>
          <w:t xml:space="preserve"> to </w:t>
        </w:r>
        <w:r w:rsidRPr="0008276F">
          <w:t>provide evidence on target population characteristics, baseline technology</w:t>
        </w:r>
        <w:r>
          <w:t xml:space="preserve">, </w:t>
        </w:r>
        <w:r w:rsidRPr="0008276F">
          <w:t xml:space="preserve">type of fuel use, </w:t>
        </w:r>
        <w:r>
          <w:t xml:space="preserve">fuel </w:t>
        </w:r>
        <w:r w:rsidRPr="0008276F">
          <w:t>consumption, eventual leakages</w:t>
        </w:r>
      </w:ins>
      <w:ins w:id="59" w:author="EVA LEIBOVICI" w:date="2024-04-30T10:40:00Z">
        <w:r w:rsidR="002F3BD3">
          <w:t>,</w:t>
        </w:r>
      </w:ins>
      <w:ins w:id="60" w:author="EVA LEIBOVICI" w:date="2024-04-29T17:39:00Z">
        <w:r w:rsidRPr="0008276F">
          <w:t xml:space="preserve"> and SDG indicators. </w:t>
        </w:r>
      </w:ins>
    </w:p>
    <w:p w14:paraId="710FB824" w14:textId="77777777" w:rsidR="00501F5B" w:rsidRDefault="00501F5B" w:rsidP="00901A97">
      <w:pPr>
        <w:jc w:val="both"/>
        <w:rPr>
          <w:ins w:id="61" w:author="EVA LEIBOVICI" w:date="2024-04-29T17:40:00Z"/>
        </w:rPr>
      </w:pPr>
    </w:p>
    <w:p w14:paraId="6EB9CA0F" w14:textId="084C456A" w:rsidR="00501F5B" w:rsidRPr="00501F5B" w:rsidRDefault="00501F5B" w:rsidP="00901A97">
      <w:pPr>
        <w:jc w:val="both"/>
        <w:rPr>
          <w:ins w:id="62" w:author="EVA LEIBOVICI" w:date="2024-04-29T17:39:00Z"/>
          <w:i/>
          <w:iCs/>
          <w:rPrChange w:id="63" w:author="EVA LEIBOVICI" w:date="2024-04-29T17:40:00Z">
            <w:rPr>
              <w:ins w:id="64" w:author="EVA LEIBOVICI" w:date="2024-04-29T17:39:00Z"/>
            </w:rPr>
          </w:rPrChange>
        </w:rPr>
      </w:pPr>
      <w:ins w:id="65" w:author="EVA LEIBOVICI" w:date="2024-04-29T17:40:00Z">
        <w:r w:rsidRPr="00501F5B">
          <w:rPr>
            <w:i/>
            <w:iCs/>
            <w:rPrChange w:id="66" w:author="EVA LEIBOVICI" w:date="2024-04-29T17:40:00Z">
              <w:rPr/>
            </w:rPrChange>
          </w:rPr>
          <w:t>Team guidelines/ training</w:t>
        </w:r>
      </w:ins>
    </w:p>
    <w:p w14:paraId="79DB4C7F" w14:textId="137FF89D" w:rsidR="00501F5B" w:rsidRPr="00E26FCF" w:rsidRDefault="00501F5B">
      <w:pPr>
        <w:jc w:val="both"/>
        <w:rPr>
          <w:ins w:id="67" w:author="EVA LEIBOVICI" w:date="2024-04-29T17:40:00Z"/>
        </w:rPr>
        <w:pPrChange w:id="68" w:author="EVA LEIBOVICI" w:date="2024-04-29T17:40:00Z">
          <w:pPr>
            <w:pStyle w:val="Paragraphedeliste"/>
            <w:jc w:val="both"/>
          </w:pPr>
        </w:pPrChange>
      </w:pPr>
      <w:ins w:id="69" w:author="EVA LEIBOVICI" w:date="2024-04-29T17:40:00Z">
        <w:r w:rsidRPr="00727B89">
          <w:t xml:space="preserve">The role of surveyors </w:t>
        </w:r>
      </w:ins>
      <w:ins w:id="70" w:author="EVA LEIBOVICI" w:date="2024-04-30T10:40:00Z">
        <w:r w:rsidR="002F3BD3">
          <w:t>wa</w:t>
        </w:r>
      </w:ins>
      <w:ins w:id="71" w:author="EVA LEIBOVICI" w:date="2024-04-29T17:40:00Z">
        <w:r w:rsidRPr="00727B89">
          <w:t xml:space="preserve">s to undertake the survey going to each household identified in order to establish the baseline scenario. </w:t>
        </w:r>
        <w:r w:rsidRPr="00E26FCF">
          <w:t xml:space="preserve">The identified team </w:t>
        </w:r>
      </w:ins>
      <w:ins w:id="72" w:author="EVA LEIBOVICI" w:date="2024-04-30T10:40:00Z">
        <w:r w:rsidR="002F3BD3">
          <w:t>a</w:t>
        </w:r>
      </w:ins>
      <w:ins w:id="73" w:author="EVA LEIBOVICI" w:date="2024-04-29T17:40:00Z">
        <w:r w:rsidRPr="00E26FCF">
          <w:t>ttend</w:t>
        </w:r>
      </w:ins>
      <w:ins w:id="74" w:author="EVA LEIBOVICI" w:date="2024-04-30T10:40:00Z">
        <w:r w:rsidR="002F3BD3">
          <w:t>ed</w:t>
        </w:r>
      </w:ins>
      <w:ins w:id="75" w:author="EVA LEIBOVICI" w:date="2024-04-29T17:40:00Z">
        <w:r w:rsidRPr="00E26FCF">
          <w:t xml:space="preserve"> a one-day training session at the </w:t>
        </w:r>
        <w:r>
          <w:t>several</w:t>
        </w:r>
        <w:r w:rsidRPr="00E26FCF">
          <w:t xml:space="preserve"> identified venues</w:t>
        </w:r>
        <w:r>
          <w:t xml:space="preserve">. </w:t>
        </w:r>
        <w:r w:rsidRPr="00E26FCF">
          <w:t xml:space="preserve">The </w:t>
        </w:r>
        <w:r>
          <w:t>field surveyors</w:t>
        </w:r>
        <w:r w:rsidRPr="00E26FCF">
          <w:t xml:space="preserve"> randomly visit</w:t>
        </w:r>
      </w:ins>
      <w:ins w:id="76" w:author="EVA LEIBOVICI" w:date="2024-04-30T10:40:00Z">
        <w:r w:rsidR="002F3BD3">
          <w:t>ed</w:t>
        </w:r>
      </w:ins>
      <w:ins w:id="77" w:author="EVA LEIBOVICI" w:date="2024-04-29T17:40:00Z">
        <w:r w:rsidRPr="00E26FCF">
          <w:t xml:space="preserve"> the households and s</w:t>
        </w:r>
      </w:ins>
      <w:ins w:id="78" w:author="EVA LEIBOVICI" w:date="2024-04-30T11:45:00Z">
        <w:r w:rsidR="00C4067A">
          <w:t>ought</w:t>
        </w:r>
      </w:ins>
      <w:ins w:id="79" w:author="EVA LEIBOVICI" w:date="2024-04-29T17:40:00Z">
        <w:r w:rsidRPr="00E26FCF">
          <w:t xml:space="preserve"> permission from the beneficiary to participate in the survey. They</w:t>
        </w:r>
      </w:ins>
      <w:ins w:id="80" w:author="EVA LEIBOVICI" w:date="2024-04-30T10:40:00Z">
        <w:r w:rsidR="002F3BD3">
          <w:t xml:space="preserve"> had to</w:t>
        </w:r>
      </w:ins>
      <w:ins w:id="81" w:author="EVA LEIBOVICI" w:date="2024-04-29T17:40:00Z">
        <w:r w:rsidRPr="00E26FCF">
          <w:t xml:space="preserve"> </w:t>
        </w:r>
      </w:ins>
      <w:ins w:id="82" w:author="EVA LEIBOVICI" w:date="2024-04-30T11:45:00Z">
        <w:r w:rsidR="00C4067A" w:rsidRPr="00E26FCF">
          <w:t>carefully read</w:t>
        </w:r>
      </w:ins>
      <w:ins w:id="83" w:author="EVA LEIBOVICI" w:date="2024-04-29T17:40:00Z">
        <w:r w:rsidRPr="00E26FCF">
          <w:t xml:space="preserve"> the questions and enter the answers as responded. </w:t>
        </w:r>
      </w:ins>
    </w:p>
    <w:p w14:paraId="5A19811B" w14:textId="77777777" w:rsidR="003D2537" w:rsidRPr="003D2537" w:rsidRDefault="003D2537" w:rsidP="003D2537">
      <w:pPr>
        <w:pStyle w:val="Paragraphedeliste"/>
        <w:numPr>
          <w:ilvl w:val="0"/>
          <w:numId w:val="68"/>
        </w:numPr>
        <w:spacing w:after="160" w:line="259" w:lineRule="auto"/>
        <w:jc w:val="both"/>
        <w:rPr>
          <w:ins w:id="84" w:author="EVA LEIBOVICI" w:date="2024-04-29T17:41:00Z"/>
          <w:rPrChange w:id="85" w:author="EVA LEIBOVICI" w:date="2024-04-29T17:42:00Z">
            <w:rPr>
              <w:ins w:id="86" w:author="EVA LEIBOVICI" w:date="2024-04-29T17:41:00Z"/>
              <w:b/>
              <w:bCs/>
            </w:rPr>
          </w:rPrChange>
        </w:rPr>
      </w:pPr>
      <w:ins w:id="87" w:author="EVA LEIBOVICI" w:date="2024-04-29T17:41:00Z">
        <w:r w:rsidRPr="003D2537">
          <w:rPr>
            <w:rPrChange w:id="88" w:author="EVA LEIBOVICI" w:date="2024-04-29T17:42:00Z">
              <w:rPr>
                <w:b/>
                <w:bCs/>
              </w:rPr>
            </w:rPrChange>
          </w:rPr>
          <w:t>Prior to the survey</w:t>
        </w:r>
      </w:ins>
    </w:p>
    <w:p w14:paraId="1F7ACF51" w14:textId="157C5F8E" w:rsidR="003D2537" w:rsidRPr="003D2537" w:rsidRDefault="003D2537" w:rsidP="003D2537">
      <w:pPr>
        <w:jc w:val="both"/>
        <w:rPr>
          <w:ins w:id="89" w:author="EVA LEIBOVICI" w:date="2024-04-29T17:41:00Z"/>
        </w:rPr>
      </w:pPr>
      <w:ins w:id="90" w:author="EVA LEIBOVICI" w:date="2024-04-29T17:41:00Z">
        <w:r w:rsidRPr="003D2537">
          <w:t>The field surveyors print</w:t>
        </w:r>
      </w:ins>
      <w:ins w:id="91" w:author="EVA LEIBOVICI" w:date="2024-04-30T10:05:00Z">
        <w:r w:rsidR="00590D17">
          <w:t>ed</w:t>
        </w:r>
      </w:ins>
      <w:ins w:id="92" w:author="EVA LEIBOVICI" w:date="2024-04-29T17:41:00Z">
        <w:r w:rsidRPr="003D2537">
          <w:t xml:space="preserve"> the questionnaires prior to the survey and make sure to bring the necessary to fill it (pens, pencils, Writing support </w:t>
        </w:r>
        <w:proofErr w:type="spellStart"/>
        <w:r w:rsidRPr="003D2537">
          <w:t>etc</w:t>
        </w:r>
        <w:proofErr w:type="spellEnd"/>
        <w:r w:rsidRPr="003D2537">
          <w:t>).</w:t>
        </w:r>
      </w:ins>
    </w:p>
    <w:p w14:paraId="45700D20" w14:textId="77777777" w:rsidR="003D2537" w:rsidRPr="003D2537" w:rsidRDefault="003D2537" w:rsidP="003D2537">
      <w:pPr>
        <w:pStyle w:val="Paragraphedeliste"/>
        <w:numPr>
          <w:ilvl w:val="0"/>
          <w:numId w:val="68"/>
        </w:numPr>
        <w:spacing w:after="160" w:line="259" w:lineRule="auto"/>
        <w:jc w:val="both"/>
        <w:rPr>
          <w:ins w:id="93" w:author="EVA LEIBOVICI" w:date="2024-04-29T17:41:00Z"/>
          <w:rPrChange w:id="94" w:author="EVA LEIBOVICI" w:date="2024-04-29T17:42:00Z">
            <w:rPr>
              <w:ins w:id="95" w:author="EVA LEIBOVICI" w:date="2024-04-29T17:41:00Z"/>
              <w:b/>
              <w:bCs/>
            </w:rPr>
          </w:rPrChange>
        </w:rPr>
      </w:pPr>
      <w:ins w:id="96" w:author="EVA LEIBOVICI" w:date="2024-04-29T17:41:00Z">
        <w:r w:rsidRPr="003D2537">
          <w:rPr>
            <w:rPrChange w:id="97" w:author="EVA LEIBOVICI" w:date="2024-04-29T17:42:00Z">
              <w:rPr>
                <w:b/>
                <w:bCs/>
              </w:rPr>
            </w:rPrChange>
          </w:rPr>
          <w:t>Choose randomly houses</w:t>
        </w:r>
      </w:ins>
    </w:p>
    <w:p w14:paraId="76B44F07" w14:textId="66033CF0" w:rsidR="003D2537" w:rsidRPr="003D2537" w:rsidRDefault="008E69C3" w:rsidP="003D2537">
      <w:pPr>
        <w:jc w:val="both"/>
        <w:rPr>
          <w:ins w:id="98" w:author="EVA LEIBOVICI" w:date="2024-04-29T17:41:00Z"/>
        </w:rPr>
      </w:pPr>
      <w:ins w:id="99" w:author="EVA LEIBOVICI" w:date="2024-04-30T10:07:00Z">
        <w:r>
          <w:t xml:space="preserve">After </w:t>
        </w:r>
        <w:r w:rsidR="00880878">
          <w:t>the sampling of villages has been established, t</w:t>
        </w:r>
      </w:ins>
      <w:ins w:id="100" w:author="EVA LEIBOVICI" w:date="2024-04-29T17:41:00Z">
        <w:r w:rsidR="003D2537" w:rsidRPr="003D2537">
          <w:t xml:space="preserve">he project field surveyors </w:t>
        </w:r>
      </w:ins>
      <w:ins w:id="101" w:author="EVA LEIBOVICI" w:date="2024-04-30T10:07:00Z">
        <w:r w:rsidR="00880878">
          <w:t xml:space="preserve">were </w:t>
        </w:r>
      </w:ins>
      <w:ins w:id="102" w:author="EVA LEIBOVICI" w:date="2024-04-30T10:08:00Z">
        <w:r w:rsidR="00880878">
          <w:t xml:space="preserve">told </w:t>
        </w:r>
      </w:ins>
      <w:ins w:id="103" w:author="EVA LEIBOVICI" w:date="2024-04-30T10:07:00Z">
        <w:r w:rsidR="00880878">
          <w:t>to</w:t>
        </w:r>
      </w:ins>
      <w:ins w:id="104" w:author="EVA LEIBOVICI" w:date="2024-04-29T17:41:00Z">
        <w:r w:rsidR="003D2537" w:rsidRPr="003D2537">
          <w:t xml:space="preserve"> choose randomly </w:t>
        </w:r>
      </w:ins>
      <w:ins w:id="105" w:author="EVA LEIBOVICI" w:date="2024-04-30T10:08:00Z">
        <w:r w:rsidR="00880878">
          <w:t xml:space="preserve">in each village </w:t>
        </w:r>
      </w:ins>
      <w:ins w:id="106" w:author="EVA LEIBOVICI" w:date="2024-04-29T17:41:00Z">
        <w:r w:rsidR="003D2537" w:rsidRPr="003D2537">
          <w:t>one house every three houses to interview the target population. The person being interviewed shall be the person who is the primary cook.</w:t>
        </w:r>
      </w:ins>
    </w:p>
    <w:p w14:paraId="7E48A78A" w14:textId="77777777" w:rsidR="003D2537" w:rsidRPr="003D2537" w:rsidRDefault="003D2537" w:rsidP="003D2537">
      <w:pPr>
        <w:pStyle w:val="Paragraphedeliste"/>
        <w:numPr>
          <w:ilvl w:val="0"/>
          <w:numId w:val="68"/>
        </w:numPr>
        <w:spacing w:after="160" w:line="259" w:lineRule="auto"/>
        <w:jc w:val="both"/>
        <w:rPr>
          <w:ins w:id="107" w:author="EVA LEIBOVICI" w:date="2024-04-29T17:41:00Z"/>
          <w:rPrChange w:id="108" w:author="EVA LEIBOVICI" w:date="2024-04-29T17:42:00Z">
            <w:rPr>
              <w:ins w:id="109" w:author="EVA LEIBOVICI" w:date="2024-04-29T17:41:00Z"/>
              <w:b/>
              <w:bCs/>
            </w:rPr>
          </w:rPrChange>
        </w:rPr>
      </w:pPr>
      <w:ins w:id="110" w:author="EVA LEIBOVICI" w:date="2024-04-29T17:41:00Z">
        <w:r w:rsidRPr="003D2537">
          <w:rPr>
            <w:rPrChange w:id="111" w:author="EVA LEIBOVICI" w:date="2024-04-29T17:42:00Z">
              <w:rPr>
                <w:b/>
                <w:bCs/>
              </w:rPr>
            </w:rPrChange>
          </w:rPr>
          <w:t>Presentation of the survey</w:t>
        </w:r>
      </w:ins>
    </w:p>
    <w:p w14:paraId="44505DD5" w14:textId="08AA3E20" w:rsidR="003D2537" w:rsidRPr="003D2537" w:rsidRDefault="003D2537" w:rsidP="003D2537">
      <w:pPr>
        <w:jc w:val="both"/>
        <w:rPr>
          <w:ins w:id="112" w:author="EVA LEIBOVICI" w:date="2024-04-29T17:41:00Z"/>
        </w:rPr>
      </w:pPr>
      <w:ins w:id="113" w:author="EVA LEIBOVICI" w:date="2024-04-29T17:41:00Z">
        <w:r w:rsidRPr="003D2537">
          <w:lastRenderedPageBreak/>
          <w:t xml:space="preserve">The project field surveyors </w:t>
        </w:r>
      </w:ins>
      <w:ins w:id="114" w:author="EVA LEIBOVICI" w:date="2024-04-30T10:03:00Z">
        <w:r w:rsidR="00B75213">
          <w:t>were told to introduc</w:t>
        </w:r>
      </w:ins>
      <w:ins w:id="115" w:author="EVA LEIBOVICI" w:date="2024-04-30T10:04:00Z">
        <w:r w:rsidR="00B75213">
          <w:t>e</w:t>
        </w:r>
      </w:ins>
      <w:ins w:id="116" w:author="EVA LEIBOVICI" w:date="2024-04-29T17:41:00Z">
        <w:r w:rsidRPr="003D2537">
          <w:t xml:space="preserve"> themselves and present the aim of this survey, showing the picture of the improved cookstove to be implemented and ask for permission to proceed with the questionnaire.</w:t>
        </w:r>
      </w:ins>
    </w:p>
    <w:p w14:paraId="5A2C823A" w14:textId="77777777" w:rsidR="003D2537" w:rsidRPr="003D2537" w:rsidRDefault="003D2537" w:rsidP="003D2537">
      <w:pPr>
        <w:pStyle w:val="Paragraphedeliste"/>
        <w:numPr>
          <w:ilvl w:val="0"/>
          <w:numId w:val="68"/>
        </w:numPr>
        <w:spacing w:after="160" w:line="259" w:lineRule="auto"/>
        <w:jc w:val="both"/>
        <w:rPr>
          <w:ins w:id="117" w:author="EVA LEIBOVICI" w:date="2024-04-29T17:41:00Z"/>
          <w:rPrChange w:id="118" w:author="EVA LEIBOVICI" w:date="2024-04-29T17:42:00Z">
            <w:rPr>
              <w:ins w:id="119" w:author="EVA LEIBOVICI" w:date="2024-04-29T17:41:00Z"/>
              <w:b/>
              <w:bCs/>
            </w:rPr>
          </w:rPrChange>
        </w:rPr>
      </w:pPr>
      <w:ins w:id="120" w:author="EVA LEIBOVICI" w:date="2024-04-29T17:41:00Z">
        <w:r w:rsidRPr="003D2537">
          <w:rPr>
            <w:iCs/>
            <w:rPrChange w:id="121" w:author="EVA LEIBOVICI" w:date="2024-04-29T17:42:00Z">
              <w:rPr>
                <w:b/>
                <w:bCs/>
                <w:iCs/>
              </w:rPr>
            </w:rPrChange>
          </w:rPr>
          <w:t>Ensure there is one meal’s worth of wood pe</w:t>
        </w:r>
        <w:r w:rsidRPr="003D2537">
          <w:rPr>
            <w:rPrChange w:id="122" w:author="EVA LEIBOVICI" w:date="2024-04-29T17:42:00Z">
              <w:rPr>
                <w:b/>
                <w:bCs/>
              </w:rPr>
            </w:rPrChange>
          </w:rPr>
          <w:t>r household.</w:t>
        </w:r>
      </w:ins>
    </w:p>
    <w:p w14:paraId="788CE0B4" w14:textId="396277C0" w:rsidR="003D2537" w:rsidRPr="003D2537" w:rsidRDefault="003D2537" w:rsidP="003D2537">
      <w:pPr>
        <w:jc w:val="both"/>
        <w:rPr>
          <w:ins w:id="123" w:author="EVA LEIBOVICI" w:date="2024-04-29T17:41:00Z"/>
        </w:rPr>
      </w:pPr>
      <w:ins w:id="124" w:author="EVA LEIBOVICI" w:date="2024-04-29T17:41:00Z">
        <w:r w:rsidRPr="003D2537">
          <w:t xml:space="preserve">Before starting, the field surveyors </w:t>
        </w:r>
      </w:ins>
      <w:ins w:id="125" w:author="EVA LEIBOVICI" w:date="2024-04-30T10:03:00Z">
        <w:r w:rsidR="00B75213">
          <w:t>ensured</w:t>
        </w:r>
      </w:ins>
      <w:ins w:id="126" w:author="EVA LEIBOVICI" w:date="2024-04-29T17:41:00Z">
        <w:r w:rsidRPr="003D2537">
          <w:t xml:space="preserve"> that the participant has </w:t>
        </w:r>
        <w:r w:rsidRPr="003D2537">
          <w:rPr>
            <w:i/>
          </w:rPr>
          <w:t>at least one meal’s worth of wood or one day of meal</w:t>
        </w:r>
        <w:r w:rsidRPr="003D2537">
          <w:t xml:space="preserve"> in their household so that the wood can be weighed. If they do not, choose another household, randomly. </w:t>
        </w:r>
      </w:ins>
    </w:p>
    <w:p w14:paraId="4F956056" w14:textId="77777777" w:rsidR="003D2537" w:rsidRPr="003D2537" w:rsidRDefault="003D2537" w:rsidP="003D2537">
      <w:pPr>
        <w:pStyle w:val="Paragraphedeliste"/>
        <w:numPr>
          <w:ilvl w:val="0"/>
          <w:numId w:val="68"/>
        </w:numPr>
        <w:spacing w:after="160" w:line="259" w:lineRule="auto"/>
        <w:jc w:val="both"/>
        <w:rPr>
          <w:ins w:id="127" w:author="EVA LEIBOVICI" w:date="2024-04-29T17:41:00Z"/>
          <w:rPrChange w:id="128" w:author="EVA LEIBOVICI" w:date="2024-04-29T17:42:00Z">
            <w:rPr>
              <w:ins w:id="129" w:author="EVA LEIBOVICI" w:date="2024-04-29T17:41:00Z"/>
              <w:b/>
              <w:bCs/>
            </w:rPr>
          </w:rPrChange>
        </w:rPr>
      </w:pPr>
      <w:ins w:id="130" w:author="EVA LEIBOVICI" w:date="2024-04-29T17:41:00Z">
        <w:r w:rsidRPr="003D2537">
          <w:rPr>
            <w:rPrChange w:id="131" w:author="EVA LEIBOVICI" w:date="2024-04-29T17:42:00Z">
              <w:rPr>
                <w:b/>
                <w:bCs/>
              </w:rPr>
            </w:rPrChange>
          </w:rPr>
          <w:t>Fill the questionnaires</w:t>
        </w:r>
      </w:ins>
    </w:p>
    <w:p w14:paraId="03DE18E7" w14:textId="4D5178C0" w:rsidR="003D2537" w:rsidRPr="003D2537" w:rsidRDefault="003D2537">
      <w:pPr>
        <w:jc w:val="both"/>
        <w:rPr>
          <w:ins w:id="132" w:author="EVA LEIBOVICI" w:date="2024-04-29T17:41:00Z"/>
        </w:rPr>
        <w:pPrChange w:id="133" w:author="EVA LEIBOVICI" w:date="2024-04-29T17:44:00Z">
          <w:pPr>
            <w:pStyle w:val="Paragraphedeliste"/>
          </w:pPr>
        </w:pPrChange>
      </w:pPr>
      <w:ins w:id="134" w:author="EVA LEIBOVICI" w:date="2024-04-29T17:41:00Z">
        <w:r w:rsidRPr="003D2537">
          <w:t xml:space="preserve">For each household targeted, the surveyor </w:t>
        </w:r>
      </w:ins>
      <w:ins w:id="135" w:author="EVA LEIBOVICI" w:date="2024-04-30T10:03:00Z">
        <w:r w:rsidR="002F5EC7">
          <w:t>filled</w:t>
        </w:r>
      </w:ins>
      <w:ins w:id="136" w:author="EVA LEIBOVICI" w:date="2024-04-29T17:41:00Z">
        <w:r w:rsidRPr="003D2537">
          <w:t xml:space="preserve"> the questionnaire form. </w:t>
        </w:r>
      </w:ins>
    </w:p>
    <w:p w14:paraId="7A6DFA1B" w14:textId="77777777" w:rsidR="003D2537" w:rsidRPr="003D2537" w:rsidRDefault="003D2537" w:rsidP="003D2537">
      <w:pPr>
        <w:pStyle w:val="Paragraphedeliste"/>
        <w:numPr>
          <w:ilvl w:val="0"/>
          <w:numId w:val="68"/>
        </w:numPr>
        <w:spacing w:after="160" w:line="259" w:lineRule="auto"/>
        <w:jc w:val="both"/>
        <w:rPr>
          <w:ins w:id="137" w:author="EVA LEIBOVICI" w:date="2024-04-29T17:41:00Z"/>
          <w:rPrChange w:id="138" w:author="EVA LEIBOVICI" w:date="2024-04-29T17:42:00Z">
            <w:rPr>
              <w:ins w:id="139" w:author="EVA LEIBOVICI" w:date="2024-04-29T17:41:00Z"/>
              <w:b/>
              <w:bCs/>
            </w:rPr>
          </w:rPrChange>
        </w:rPr>
      </w:pPr>
      <w:ins w:id="140" w:author="EVA LEIBOVICI" w:date="2024-04-29T17:41:00Z">
        <w:r w:rsidRPr="003D2537">
          <w:rPr>
            <w:rPrChange w:id="141" w:author="EVA LEIBOVICI" w:date="2024-04-29T17:42:00Z">
              <w:rPr>
                <w:b/>
                <w:bCs/>
              </w:rPr>
            </w:rPrChange>
          </w:rPr>
          <w:t xml:space="preserve">Take pictures of the stoves </w:t>
        </w:r>
      </w:ins>
    </w:p>
    <w:p w14:paraId="6820D3BE" w14:textId="61C6619B" w:rsidR="003D2537" w:rsidRDefault="003D2537" w:rsidP="003D2537">
      <w:pPr>
        <w:jc w:val="both"/>
        <w:rPr>
          <w:ins w:id="142" w:author="EVA LEIBOVICI" w:date="2024-04-30T09:59:00Z"/>
        </w:rPr>
      </w:pPr>
      <w:ins w:id="143" w:author="EVA LEIBOVICI" w:date="2024-04-29T17:41:00Z">
        <w:r w:rsidRPr="003D2537">
          <w:t xml:space="preserve">The project field surveyors </w:t>
        </w:r>
      </w:ins>
      <w:ins w:id="144" w:author="EVA LEIBOVICI" w:date="2024-04-30T10:02:00Z">
        <w:r w:rsidR="002F5EC7">
          <w:t>took</w:t>
        </w:r>
      </w:ins>
      <w:ins w:id="145" w:author="EVA LEIBOVICI" w:date="2024-04-29T17:41:00Z">
        <w:r w:rsidRPr="003D2537">
          <w:t xml:space="preserve"> pictures and videos of the stoves for each </w:t>
        </w:r>
      </w:ins>
      <w:ins w:id="146" w:author="EVA LEIBOVICI" w:date="2024-04-30T11:46:00Z">
        <w:r w:rsidR="008C0653" w:rsidRPr="003D2537">
          <w:t>household</w:t>
        </w:r>
      </w:ins>
      <w:ins w:id="147" w:author="EVA LEIBOVICI" w:date="2024-04-29T17:41:00Z">
        <w:r w:rsidRPr="003D2537">
          <w:t xml:space="preserve"> entering the ID of the house. </w:t>
        </w:r>
      </w:ins>
    </w:p>
    <w:p w14:paraId="55465F73" w14:textId="5C0F0091" w:rsidR="00CE1BFA" w:rsidRPr="003D2537" w:rsidRDefault="00CE1BFA">
      <w:pPr>
        <w:pStyle w:val="Paragraphedeliste"/>
        <w:numPr>
          <w:ilvl w:val="0"/>
          <w:numId w:val="68"/>
        </w:numPr>
        <w:jc w:val="both"/>
        <w:rPr>
          <w:ins w:id="148" w:author="EVA LEIBOVICI" w:date="2024-04-29T17:41:00Z"/>
        </w:rPr>
        <w:pPrChange w:id="149" w:author="EVA LEIBOVICI" w:date="2024-04-30T09:59:00Z">
          <w:pPr>
            <w:jc w:val="both"/>
          </w:pPr>
        </w:pPrChange>
      </w:pPr>
      <w:ins w:id="150" w:author="EVA LEIBOVICI" w:date="2024-04-30T09:59:00Z">
        <w:r>
          <w:t>Measure fuelwood consumption</w:t>
        </w:r>
      </w:ins>
    </w:p>
    <w:p w14:paraId="5F3B223C" w14:textId="05A9D1AC" w:rsidR="003D254B" w:rsidRDefault="00CE1BFA">
      <w:pPr>
        <w:contextualSpacing w:val="0"/>
        <w:jc w:val="both"/>
        <w:rPr>
          <w:ins w:id="151" w:author="EVA LEIBOVICI" w:date="2024-04-29T17:44:00Z"/>
          <w:rFonts w:asciiTheme="minorHAnsi" w:hAnsiTheme="minorHAnsi"/>
          <w:bCs/>
          <w:szCs w:val="22"/>
        </w:rPr>
        <w:pPrChange w:id="152" w:author="EVA LEIBOVICI" w:date="2024-04-30T10:43:00Z">
          <w:pPr>
            <w:spacing w:line="276" w:lineRule="auto"/>
            <w:contextualSpacing w:val="0"/>
            <w:jc w:val="both"/>
          </w:pPr>
        </w:pPrChange>
      </w:pPr>
      <w:ins w:id="153" w:author="EVA LEIBOVICI" w:date="2024-04-30T09:59:00Z">
        <w:r>
          <w:rPr>
            <w:rFonts w:asciiTheme="minorHAnsi" w:hAnsiTheme="minorHAnsi"/>
            <w:bCs/>
            <w:szCs w:val="22"/>
          </w:rPr>
          <w:t>At the time of the survey, fuelwood consumption was measured using a weighing sca</w:t>
        </w:r>
      </w:ins>
      <w:ins w:id="154" w:author="EVA LEIBOVICI" w:date="2024-04-30T10:00:00Z">
        <w:r>
          <w:rPr>
            <w:rFonts w:asciiTheme="minorHAnsi" w:hAnsiTheme="minorHAnsi"/>
            <w:bCs/>
            <w:szCs w:val="22"/>
          </w:rPr>
          <w:t xml:space="preserve">le. </w:t>
        </w:r>
      </w:ins>
      <w:ins w:id="155" w:author="EVA LEIBOVICI" w:date="2024-04-30T10:03:00Z">
        <w:r w:rsidR="002F5EC7">
          <w:rPr>
            <w:rFonts w:asciiTheme="minorHAnsi" w:hAnsiTheme="minorHAnsi"/>
            <w:bCs/>
            <w:szCs w:val="22"/>
          </w:rPr>
          <w:t>Each</w:t>
        </w:r>
      </w:ins>
      <w:ins w:id="156" w:author="EVA LEIBOVICI" w:date="2024-04-30T10:00:00Z">
        <w:r w:rsidR="00390F2F">
          <w:rPr>
            <w:rFonts w:asciiTheme="minorHAnsi" w:hAnsiTheme="minorHAnsi"/>
            <w:bCs/>
            <w:szCs w:val="22"/>
          </w:rPr>
          <w:t xml:space="preserve"> household indicated to the surveyor how many bundles of wood that they estimate to use per day</w:t>
        </w:r>
      </w:ins>
      <w:ins w:id="157" w:author="EVA LEIBOVICI" w:date="2024-04-30T10:03:00Z">
        <w:r w:rsidR="002F5EC7">
          <w:rPr>
            <w:rFonts w:asciiTheme="minorHAnsi" w:hAnsiTheme="minorHAnsi"/>
            <w:bCs/>
            <w:szCs w:val="22"/>
          </w:rPr>
          <w:t xml:space="preserve"> and what is the estimated weight of a bundle</w:t>
        </w:r>
      </w:ins>
      <w:ins w:id="158" w:author="EVA LEIBOVICI" w:date="2024-04-30T10:00:00Z">
        <w:r w:rsidR="00390F2F">
          <w:rPr>
            <w:rFonts w:asciiTheme="minorHAnsi" w:hAnsiTheme="minorHAnsi"/>
            <w:bCs/>
            <w:szCs w:val="22"/>
          </w:rPr>
          <w:t xml:space="preserve">. The bundle of wood was </w:t>
        </w:r>
      </w:ins>
      <w:ins w:id="159" w:author="EVA LEIBOVICI" w:date="2024-04-30T10:02:00Z">
        <w:r w:rsidR="002F5EC7">
          <w:rPr>
            <w:rFonts w:asciiTheme="minorHAnsi" w:hAnsiTheme="minorHAnsi"/>
            <w:bCs/>
            <w:szCs w:val="22"/>
          </w:rPr>
          <w:t>weighted,</w:t>
        </w:r>
      </w:ins>
      <w:ins w:id="160" w:author="EVA LEIBOVICI" w:date="2024-04-30T10:00:00Z">
        <w:r w:rsidR="00390F2F">
          <w:rPr>
            <w:rFonts w:asciiTheme="minorHAnsi" w:hAnsiTheme="minorHAnsi"/>
            <w:bCs/>
            <w:szCs w:val="22"/>
          </w:rPr>
          <w:t xml:space="preserve"> and </w:t>
        </w:r>
        <w:r w:rsidR="00E24386">
          <w:rPr>
            <w:rFonts w:asciiTheme="minorHAnsi" w:hAnsiTheme="minorHAnsi"/>
            <w:bCs/>
            <w:szCs w:val="22"/>
          </w:rPr>
          <w:t>the</w:t>
        </w:r>
      </w:ins>
      <w:ins w:id="161" w:author="EVA LEIBOVICI" w:date="2024-04-30T10:01:00Z">
        <w:r w:rsidR="00E24386">
          <w:rPr>
            <w:rFonts w:asciiTheme="minorHAnsi" w:hAnsiTheme="minorHAnsi"/>
            <w:bCs/>
            <w:szCs w:val="22"/>
          </w:rPr>
          <w:t xml:space="preserve"> weight was recorded. </w:t>
        </w:r>
      </w:ins>
      <w:ins w:id="162" w:author="EVA LEIBOVICI" w:date="2024-04-30T10:41:00Z">
        <w:r w:rsidR="00600288">
          <w:rPr>
            <w:rFonts w:asciiTheme="minorHAnsi" w:hAnsiTheme="minorHAnsi"/>
            <w:bCs/>
            <w:szCs w:val="22"/>
          </w:rPr>
          <w:t>It was only a question</w:t>
        </w:r>
      </w:ins>
      <w:ins w:id="163" w:author="EVA LEIBOVICI" w:date="2024-04-30T10:43:00Z">
        <w:r w:rsidR="00010172">
          <w:rPr>
            <w:rFonts w:asciiTheme="minorHAnsi" w:hAnsiTheme="minorHAnsi"/>
            <w:bCs/>
            <w:szCs w:val="22"/>
          </w:rPr>
          <w:t xml:space="preserve"> at the time of th</w:t>
        </w:r>
      </w:ins>
      <w:ins w:id="164" w:author="EVA LEIBOVICI" w:date="2024-04-30T11:47:00Z">
        <w:r w:rsidR="00A273C9">
          <w:rPr>
            <w:rFonts w:asciiTheme="minorHAnsi" w:hAnsiTheme="minorHAnsi"/>
            <w:bCs/>
            <w:szCs w:val="22"/>
          </w:rPr>
          <w:t>is survey</w:t>
        </w:r>
      </w:ins>
      <w:ins w:id="165" w:author="EVA LEIBOVICI" w:date="2024-04-30T10:43:00Z">
        <w:r w:rsidR="00010172">
          <w:rPr>
            <w:rFonts w:asciiTheme="minorHAnsi" w:hAnsiTheme="minorHAnsi"/>
            <w:bCs/>
            <w:szCs w:val="22"/>
          </w:rPr>
          <w:t xml:space="preserve"> </w:t>
        </w:r>
        <w:proofErr w:type="spellStart"/>
        <w:r w:rsidR="00010172">
          <w:rPr>
            <w:rFonts w:asciiTheme="minorHAnsi" w:hAnsiTheme="minorHAnsi"/>
            <w:bCs/>
            <w:szCs w:val="22"/>
          </w:rPr>
          <w:t>survey</w:t>
        </w:r>
      </w:ins>
      <w:proofErr w:type="spellEnd"/>
      <w:ins w:id="166" w:author="EVA LEIBOVICI" w:date="2024-04-30T10:41:00Z">
        <w:r w:rsidR="00600288">
          <w:rPr>
            <w:rFonts w:asciiTheme="minorHAnsi" w:hAnsiTheme="minorHAnsi"/>
            <w:bCs/>
            <w:szCs w:val="22"/>
          </w:rPr>
          <w:t xml:space="preserve"> and did not have the value accuracy provided by a baseline KPT</w:t>
        </w:r>
      </w:ins>
      <w:ins w:id="167" w:author="EVA LEIBOVICI" w:date="2024-04-30T10:44:00Z">
        <w:r w:rsidR="00010172">
          <w:rPr>
            <w:rFonts w:asciiTheme="minorHAnsi" w:hAnsiTheme="minorHAnsi"/>
            <w:bCs/>
            <w:szCs w:val="22"/>
          </w:rPr>
          <w:t xml:space="preserve">, </w:t>
        </w:r>
      </w:ins>
      <w:ins w:id="168" w:author="EVA LEIBOVICI" w:date="2024-04-30T11:47:00Z">
        <w:r w:rsidR="00A273C9">
          <w:rPr>
            <w:rFonts w:asciiTheme="minorHAnsi" w:hAnsiTheme="minorHAnsi"/>
            <w:bCs/>
            <w:szCs w:val="22"/>
          </w:rPr>
          <w:t>which was conducted in April 2023</w:t>
        </w:r>
      </w:ins>
      <w:ins w:id="169" w:author="EVA LEIBOVICI" w:date="2024-04-30T10:41:00Z">
        <w:r w:rsidR="00600288">
          <w:rPr>
            <w:rFonts w:asciiTheme="minorHAnsi" w:hAnsiTheme="minorHAnsi"/>
            <w:bCs/>
            <w:szCs w:val="22"/>
          </w:rPr>
          <w:t>.</w:t>
        </w:r>
      </w:ins>
    </w:p>
    <w:p w14:paraId="3379021B" w14:textId="57086B13" w:rsidR="00E201C3" w:rsidRPr="00E201C3" w:rsidRDefault="00E201C3" w:rsidP="003D254B">
      <w:pPr>
        <w:spacing w:line="276" w:lineRule="auto"/>
        <w:contextualSpacing w:val="0"/>
        <w:jc w:val="both"/>
        <w:rPr>
          <w:ins w:id="170" w:author="EVA LEIBOVICI" w:date="2024-04-29T17:40:00Z"/>
          <w:rFonts w:asciiTheme="minorHAnsi" w:hAnsiTheme="minorHAnsi"/>
          <w:bCs/>
          <w:i/>
          <w:iCs/>
          <w:szCs w:val="22"/>
          <w:rPrChange w:id="171" w:author="EVA LEIBOVICI" w:date="2024-04-29T17:44:00Z">
            <w:rPr>
              <w:ins w:id="172" w:author="EVA LEIBOVICI" w:date="2024-04-29T17:40:00Z"/>
              <w:rFonts w:asciiTheme="minorHAnsi" w:hAnsiTheme="minorHAnsi"/>
              <w:bCs/>
              <w:szCs w:val="22"/>
            </w:rPr>
          </w:rPrChange>
        </w:rPr>
      </w:pPr>
      <w:ins w:id="173" w:author="EVA LEIBOVICI" w:date="2024-04-29T17:44:00Z">
        <w:r w:rsidRPr="00E201C3">
          <w:rPr>
            <w:rFonts w:asciiTheme="minorHAnsi" w:hAnsiTheme="minorHAnsi"/>
            <w:bCs/>
            <w:i/>
            <w:iCs/>
            <w:szCs w:val="22"/>
            <w:rPrChange w:id="174" w:author="EVA LEIBOVICI" w:date="2024-04-29T17:44:00Z">
              <w:rPr>
                <w:rFonts w:asciiTheme="minorHAnsi" w:hAnsiTheme="minorHAnsi"/>
                <w:bCs/>
                <w:szCs w:val="22"/>
              </w:rPr>
            </w:rPrChange>
          </w:rPr>
          <w:t>Sampling</w:t>
        </w:r>
      </w:ins>
    </w:p>
    <w:p w14:paraId="4A8EB344" w14:textId="2B417AB9" w:rsidR="001412AD" w:rsidRPr="0085763B" w:rsidRDefault="001412AD" w:rsidP="0085763B">
      <w:pPr>
        <w:jc w:val="both"/>
        <w:rPr>
          <w:ins w:id="175" w:author="EVA LEIBOVICI" w:date="2024-04-29T17:46:00Z"/>
          <w:rFonts w:asciiTheme="minorHAnsi" w:hAnsiTheme="minorHAnsi"/>
          <w:szCs w:val="22"/>
          <w:rPrChange w:id="176" w:author="EVA LEIBOVICI" w:date="2024-04-29T17:51:00Z">
            <w:rPr>
              <w:ins w:id="177" w:author="EVA LEIBOVICI" w:date="2024-04-29T17:46:00Z"/>
              <w:b/>
              <w:bCs/>
              <w:sz w:val="18"/>
              <w:szCs w:val="18"/>
            </w:rPr>
          </w:rPrChange>
        </w:rPr>
      </w:pPr>
      <w:ins w:id="178" w:author="EVA LEIBOVICI" w:date="2024-04-29T17:46:00Z">
        <w:r w:rsidRPr="001412AD">
          <w:rPr>
            <w:rFonts w:asciiTheme="minorHAnsi" w:hAnsiTheme="minorHAnsi"/>
            <w:szCs w:val="22"/>
            <w:rPrChange w:id="179" w:author="EVA LEIBOVICI" w:date="2024-04-29T17:46:00Z">
              <w:rPr>
                <w:sz w:val="18"/>
                <w:szCs w:val="18"/>
              </w:rPr>
            </w:rPrChange>
          </w:rPr>
          <w:t>The population targeted during the Baseline Survey must be representative of the whole population targeted during the project. The population targeted by the project is in</w:t>
        </w:r>
      </w:ins>
      <w:ins w:id="180" w:author="EVA LEIBOVICI" w:date="2024-04-29T17:50:00Z">
        <w:r w:rsidR="0085763B">
          <w:rPr>
            <w:rFonts w:asciiTheme="minorHAnsi" w:hAnsiTheme="minorHAnsi"/>
            <w:szCs w:val="22"/>
          </w:rPr>
          <w:t xml:space="preserve"> </w:t>
        </w:r>
        <w:r w:rsidR="00CC273A" w:rsidRPr="00CC273A">
          <w:rPr>
            <w:rFonts w:asciiTheme="minorHAnsi" w:hAnsiTheme="minorHAnsi"/>
            <w:szCs w:val="22"/>
            <w:rPrChange w:id="181" w:author="EVA LEIBOVICI" w:date="2024-04-29T17:50:00Z">
              <w:rPr/>
            </w:rPrChange>
          </w:rPr>
          <w:t>Narok North</w:t>
        </w:r>
      </w:ins>
      <w:ins w:id="182" w:author="EVA LEIBOVICI" w:date="2024-04-29T17:51:00Z">
        <w:r w:rsidR="0085763B">
          <w:rPr>
            <w:rFonts w:asciiTheme="minorHAnsi" w:hAnsiTheme="minorHAnsi"/>
            <w:szCs w:val="22"/>
          </w:rPr>
          <w:t xml:space="preserve">, </w:t>
        </w:r>
      </w:ins>
      <w:ins w:id="183" w:author="EVA LEIBOVICI" w:date="2024-04-29T17:50:00Z">
        <w:r w:rsidR="00CC273A" w:rsidRPr="0085763B">
          <w:rPr>
            <w:rFonts w:asciiTheme="minorHAnsi" w:hAnsiTheme="minorHAnsi"/>
            <w:szCs w:val="22"/>
            <w:rPrChange w:id="184" w:author="EVA LEIBOVICI" w:date="2024-04-29T17:51:00Z">
              <w:rPr/>
            </w:rPrChange>
          </w:rPr>
          <w:t>Narok South</w:t>
        </w:r>
      </w:ins>
      <w:ins w:id="185" w:author="EVA LEIBOVICI" w:date="2024-04-29T17:51:00Z">
        <w:r w:rsidR="0085763B">
          <w:rPr>
            <w:rFonts w:asciiTheme="minorHAnsi" w:hAnsiTheme="minorHAnsi"/>
            <w:szCs w:val="22"/>
          </w:rPr>
          <w:t xml:space="preserve">, </w:t>
        </w:r>
      </w:ins>
      <w:ins w:id="186" w:author="EVA LEIBOVICI" w:date="2024-04-29T17:50:00Z">
        <w:r w:rsidR="00CC273A" w:rsidRPr="0085763B">
          <w:rPr>
            <w:rFonts w:asciiTheme="minorHAnsi" w:hAnsiTheme="minorHAnsi"/>
            <w:szCs w:val="22"/>
            <w:rPrChange w:id="187" w:author="EVA LEIBOVICI" w:date="2024-04-29T17:51:00Z">
              <w:rPr/>
            </w:rPrChange>
          </w:rPr>
          <w:t>Narok West</w:t>
        </w:r>
      </w:ins>
      <w:ins w:id="188" w:author="EVA LEIBOVICI" w:date="2024-04-29T17:51:00Z">
        <w:r w:rsidR="0085763B">
          <w:rPr>
            <w:rFonts w:asciiTheme="minorHAnsi" w:hAnsiTheme="minorHAnsi"/>
            <w:szCs w:val="22"/>
          </w:rPr>
          <w:t xml:space="preserve">, and </w:t>
        </w:r>
      </w:ins>
      <w:ins w:id="189" w:author="EVA LEIBOVICI" w:date="2024-04-29T17:50:00Z">
        <w:r w:rsidR="00CC273A" w:rsidRPr="0085763B">
          <w:rPr>
            <w:rFonts w:asciiTheme="minorHAnsi" w:hAnsiTheme="minorHAnsi"/>
            <w:szCs w:val="22"/>
            <w:rPrChange w:id="190" w:author="EVA LEIBOVICI" w:date="2024-04-29T17:51:00Z">
              <w:rPr/>
            </w:rPrChange>
          </w:rPr>
          <w:t>Trans-mara East</w:t>
        </w:r>
      </w:ins>
      <w:ins w:id="191" w:author="EVA LEIBOVICI" w:date="2024-04-29T17:51:00Z">
        <w:r w:rsidR="0085763B">
          <w:rPr>
            <w:rFonts w:asciiTheme="minorHAnsi" w:hAnsiTheme="minorHAnsi"/>
            <w:szCs w:val="22"/>
          </w:rPr>
          <w:t>.</w:t>
        </w:r>
      </w:ins>
    </w:p>
    <w:p w14:paraId="033FF514" w14:textId="77777777" w:rsidR="001412AD" w:rsidRPr="001412AD" w:rsidRDefault="001412AD" w:rsidP="001412AD">
      <w:pPr>
        <w:spacing w:line="276" w:lineRule="auto"/>
        <w:jc w:val="both"/>
        <w:rPr>
          <w:ins w:id="192" w:author="EVA LEIBOVICI" w:date="2024-04-29T17:46:00Z"/>
          <w:rFonts w:asciiTheme="minorHAnsi" w:hAnsiTheme="minorHAnsi"/>
          <w:szCs w:val="22"/>
          <w:rPrChange w:id="193" w:author="EVA LEIBOVICI" w:date="2024-04-29T17:46:00Z">
            <w:rPr>
              <w:ins w:id="194" w:author="EVA LEIBOVICI" w:date="2024-04-29T17:46:00Z"/>
            </w:rPr>
          </w:rPrChange>
        </w:rPr>
      </w:pPr>
    </w:p>
    <w:p w14:paraId="47A9C397" w14:textId="466424CF" w:rsidR="001412AD" w:rsidRPr="006629E4" w:rsidRDefault="00FA3C2A">
      <w:pPr>
        <w:pStyle w:val="Listenumros"/>
        <w:tabs>
          <w:tab w:val="clear" w:pos="360"/>
          <w:tab w:val="num" w:pos="720"/>
        </w:tabs>
        <w:spacing w:after="160" w:line="259" w:lineRule="auto"/>
        <w:ind w:left="720"/>
        <w:contextualSpacing w:val="0"/>
        <w:jc w:val="both"/>
        <w:rPr>
          <w:ins w:id="195" w:author="EVA LEIBOVICI" w:date="2024-04-29T17:46:00Z"/>
          <w:rFonts w:asciiTheme="minorHAnsi" w:hAnsiTheme="minorHAnsi"/>
          <w:szCs w:val="22"/>
          <w:rPrChange w:id="196" w:author="EVA LEIBOVICI" w:date="2024-04-29T17:47:00Z">
            <w:rPr>
              <w:ins w:id="197" w:author="EVA LEIBOVICI" w:date="2024-04-29T17:46:00Z"/>
              <w:b/>
              <w:bCs/>
              <w:sz w:val="18"/>
              <w:szCs w:val="18"/>
            </w:rPr>
          </w:rPrChange>
        </w:rPr>
        <w:pPrChange w:id="198" w:author="EVA LEIBOVICI" w:date="2024-04-29T17:47:00Z">
          <w:pPr>
            <w:pStyle w:val="Listenumros"/>
            <w:spacing w:after="160" w:line="259" w:lineRule="auto"/>
            <w:contextualSpacing w:val="0"/>
            <w:jc w:val="both"/>
          </w:pPr>
        </w:pPrChange>
      </w:pPr>
      <w:ins w:id="199" w:author="EVA LEIBOVICI" w:date="2024-04-29T18:15:00Z">
        <w:r>
          <w:rPr>
            <w:rFonts w:asciiTheme="minorHAnsi" w:hAnsiTheme="minorHAnsi"/>
            <w:szCs w:val="22"/>
          </w:rPr>
          <w:t>Required n</w:t>
        </w:r>
      </w:ins>
      <w:ins w:id="200" w:author="EVA LEIBOVICI" w:date="2024-04-29T17:46:00Z">
        <w:r w:rsidR="001412AD" w:rsidRPr="006629E4">
          <w:rPr>
            <w:rFonts w:asciiTheme="minorHAnsi" w:hAnsiTheme="minorHAnsi"/>
            <w:szCs w:val="22"/>
            <w:rPrChange w:id="201" w:author="EVA LEIBOVICI" w:date="2024-04-29T17:47:00Z">
              <w:rPr>
                <w:b/>
                <w:bCs/>
                <w:sz w:val="18"/>
                <w:szCs w:val="18"/>
              </w:rPr>
            </w:rPrChange>
          </w:rPr>
          <w:t xml:space="preserve">umber of households to sample </w:t>
        </w:r>
      </w:ins>
    </w:p>
    <w:p w14:paraId="15EF4125" w14:textId="77777777" w:rsidR="00FA3C2A" w:rsidRPr="00AF4895" w:rsidRDefault="00FA3C2A" w:rsidP="00FD32DC">
      <w:pPr>
        <w:jc w:val="both"/>
        <w:rPr>
          <w:ins w:id="202" w:author="EVA LEIBOVICI" w:date="2024-04-29T18:16:00Z"/>
          <w:rFonts w:asciiTheme="minorHAnsi" w:eastAsia="Calibri" w:hAnsiTheme="minorHAnsi" w:cs="Calibri"/>
          <w:color w:val="000000"/>
          <w:szCs w:val="22"/>
        </w:rPr>
      </w:pPr>
      <w:ins w:id="203" w:author="EVA LEIBOVICI" w:date="2024-04-29T18:16:00Z">
        <w:r w:rsidRPr="00AF4895">
          <w:rPr>
            <w:rFonts w:asciiTheme="minorHAnsi" w:eastAsia="Calibri" w:hAnsiTheme="minorHAnsi" w:cs="Calibri"/>
            <w:color w:val="000000"/>
            <w:szCs w:val="22"/>
          </w:rPr>
          <w:t xml:space="preserve">As required by </w:t>
        </w:r>
        <w:r>
          <w:rPr>
            <w:rFonts w:asciiTheme="minorHAnsi" w:eastAsia="Calibri" w:hAnsiTheme="minorHAnsi" w:cs="Calibri"/>
            <w:color w:val="000000"/>
            <w:szCs w:val="22"/>
          </w:rPr>
          <w:t>TPDDTEC</w:t>
        </w:r>
        <w:r w:rsidRPr="00AF4895">
          <w:rPr>
            <w:rFonts w:asciiTheme="minorHAnsi" w:eastAsia="Calibri" w:hAnsiTheme="minorHAnsi" w:cs="Calibri"/>
            <w:color w:val="000000"/>
            <w:szCs w:val="22"/>
          </w:rPr>
          <w:t>, the baseline survey should be carried out for the baseline scenario defined previously using representative and random sampling, applying the following guidelines for minimum sample size:</w:t>
        </w:r>
      </w:ins>
    </w:p>
    <w:p w14:paraId="16A2F698" w14:textId="77777777" w:rsidR="00FA3C2A" w:rsidRPr="00AF4895" w:rsidRDefault="00FA3C2A">
      <w:pPr>
        <w:numPr>
          <w:ilvl w:val="0"/>
          <w:numId w:val="69"/>
        </w:numPr>
        <w:spacing w:after="0"/>
        <w:contextualSpacing w:val="0"/>
        <w:jc w:val="both"/>
        <w:rPr>
          <w:ins w:id="204" w:author="EVA LEIBOVICI" w:date="2024-04-29T18:16:00Z"/>
          <w:rFonts w:asciiTheme="minorHAnsi" w:eastAsia="Calibri" w:hAnsiTheme="minorHAnsi" w:cs="Calibri"/>
          <w:color w:val="000000"/>
          <w:szCs w:val="22"/>
        </w:rPr>
        <w:pPrChange w:id="205" w:author="EVA LEIBOVICI" w:date="2024-04-29T18:18:00Z">
          <w:pPr>
            <w:numPr>
              <w:numId w:val="69"/>
            </w:numPr>
            <w:spacing w:after="0" w:line="240" w:lineRule="auto"/>
            <w:ind w:left="720" w:hanging="360"/>
            <w:contextualSpacing w:val="0"/>
            <w:jc w:val="both"/>
          </w:pPr>
        </w:pPrChange>
      </w:pPr>
      <w:ins w:id="206" w:author="EVA LEIBOVICI" w:date="2024-04-29T18:16:00Z">
        <w:r w:rsidRPr="00AF4895">
          <w:rPr>
            <w:rFonts w:asciiTheme="minorHAnsi" w:eastAsia="Calibri" w:hAnsiTheme="minorHAnsi" w:cs="Calibri"/>
            <w:color w:val="000000"/>
            <w:szCs w:val="22"/>
          </w:rPr>
          <w:t>group size &lt; 300: Minimum sample size 30 or population size, whichever is smaller</w:t>
        </w:r>
      </w:ins>
    </w:p>
    <w:p w14:paraId="04DAEA02" w14:textId="77777777" w:rsidR="00FA3C2A" w:rsidRPr="00AF4895" w:rsidRDefault="00FA3C2A">
      <w:pPr>
        <w:numPr>
          <w:ilvl w:val="0"/>
          <w:numId w:val="69"/>
        </w:numPr>
        <w:spacing w:after="0"/>
        <w:contextualSpacing w:val="0"/>
        <w:jc w:val="both"/>
        <w:rPr>
          <w:ins w:id="207" w:author="EVA LEIBOVICI" w:date="2024-04-29T18:16:00Z"/>
          <w:rFonts w:asciiTheme="minorHAnsi" w:eastAsia="Calibri" w:hAnsiTheme="minorHAnsi" w:cs="Calibri"/>
          <w:color w:val="000000"/>
          <w:szCs w:val="22"/>
        </w:rPr>
        <w:pPrChange w:id="208" w:author="EVA LEIBOVICI" w:date="2024-04-29T18:18:00Z">
          <w:pPr>
            <w:numPr>
              <w:numId w:val="69"/>
            </w:numPr>
            <w:spacing w:after="0" w:line="240" w:lineRule="auto"/>
            <w:ind w:left="720" w:hanging="360"/>
            <w:contextualSpacing w:val="0"/>
            <w:jc w:val="both"/>
          </w:pPr>
        </w:pPrChange>
      </w:pPr>
      <w:ins w:id="209" w:author="EVA LEIBOVICI" w:date="2024-04-29T18:16:00Z">
        <w:r w:rsidRPr="00AF4895">
          <w:rPr>
            <w:rFonts w:asciiTheme="minorHAnsi" w:eastAsia="Calibri" w:hAnsiTheme="minorHAnsi" w:cs="Calibri"/>
            <w:color w:val="000000"/>
            <w:szCs w:val="22"/>
          </w:rPr>
          <w:t>group size 300 to 1,000: Minimum sample size 10% of group size</w:t>
        </w:r>
      </w:ins>
    </w:p>
    <w:p w14:paraId="5D4FF876" w14:textId="77777777" w:rsidR="00FA3C2A" w:rsidRPr="00AF4895" w:rsidRDefault="00FA3C2A">
      <w:pPr>
        <w:numPr>
          <w:ilvl w:val="0"/>
          <w:numId w:val="69"/>
        </w:numPr>
        <w:spacing w:after="0"/>
        <w:contextualSpacing w:val="0"/>
        <w:jc w:val="both"/>
        <w:rPr>
          <w:ins w:id="210" w:author="EVA LEIBOVICI" w:date="2024-04-29T18:16:00Z"/>
          <w:rFonts w:asciiTheme="minorHAnsi" w:eastAsia="Calibri" w:hAnsiTheme="minorHAnsi" w:cs="Calibri"/>
          <w:color w:val="000000"/>
          <w:szCs w:val="22"/>
        </w:rPr>
        <w:pPrChange w:id="211" w:author="EVA LEIBOVICI" w:date="2024-04-29T18:18:00Z">
          <w:pPr>
            <w:numPr>
              <w:numId w:val="69"/>
            </w:numPr>
            <w:spacing w:after="0" w:line="240" w:lineRule="auto"/>
            <w:ind w:left="720" w:hanging="360"/>
            <w:contextualSpacing w:val="0"/>
            <w:jc w:val="both"/>
          </w:pPr>
        </w:pPrChange>
      </w:pPr>
      <w:ins w:id="212" w:author="EVA LEIBOVICI" w:date="2024-04-29T18:16:00Z">
        <w:r w:rsidRPr="00AF4895">
          <w:rPr>
            <w:rFonts w:asciiTheme="minorHAnsi" w:eastAsia="Calibri" w:hAnsiTheme="minorHAnsi" w:cs="Calibri"/>
            <w:color w:val="000000"/>
            <w:szCs w:val="22"/>
          </w:rPr>
          <w:lastRenderedPageBreak/>
          <w:t>group size &gt; 1,000: Minimum sample size 100</w:t>
        </w:r>
      </w:ins>
    </w:p>
    <w:p w14:paraId="5FFBA760" w14:textId="77777777" w:rsidR="00FA3C2A" w:rsidRPr="00AF4895" w:rsidRDefault="00FA3C2A">
      <w:pPr>
        <w:spacing w:after="0"/>
        <w:jc w:val="both"/>
        <w:rPr>
          <w:ins w:id="213" w:author="EVA LEIBOVICI" w:date="2024-04-29T18:16:00Z"/>
          <w:rFonts w:asciiTheme="minorHAnsi" w:eastAsia="Calibri" w:hAnsiTheme="minorHAnsi" w:cs="Calibri"/>
          <w:color w:val="000000"/>
          <w:szCs w:val="22"/>
        </w:rPr>
        <w:pPrChange w:id="214" w:author="EVA LEIBOVICI" w:date="2024-04-29T18:18:00Z">
          <w:pPr>
            <w:spacing w:after="0" w:line="240" w:lineRule="auto"/>
            <w:jc w:val="both"/>
          </w:pPr>
        </w:pPrChange>
      </w:pPr>
    </w:p>
    <w:p w14:paraId="5450E5EA" w14:textId="655F9E30" w:rsidR="00FA3C2A" w:rsidRPr="00AF4895" w:rsidRDefault="00FA3C2A">
      <w:pPr>
        <w:spacing w:after="0"/>
        <w:jc w:val="both"/>
        <w:rPr>
          <w:ins w:id="215" w:author="EVA LEIBOVICI" w:date="2024-04-29T18:16:00Z"/>
          <w:rFonts w:asciiTheme="minorHAnsi" w:eastAsia="Calibri" w:hAnsiTheme="minorHAnsi" w:cs="Calibri"/>
          <w:b/>
          <w:bCs/>
          <w:color w:val="000000"/>
          <w:szCs w:val="22"/>
        </w:rPr>
        <w:pPrChange w:id="216" w:author="EVA LEIBOVICI" w:date="2024-04-29T18:18:00Z">
          <w:pPr>
            <w:spacing w:after="0" w:line="240" w:lineRule="auto"/>
            <w:jc w:val="both"/>
          </w:pPr>
        </w:pPrChange>
      </w:pPr>
      <w:ins w:id="217" w:author="EVA LEIBOVICI" w:date="2024-04-29T18:16:00Z">
        <w:r w:rsidRPr="00AF4895">
          <w:rPr>
            <w:rFonts w:asciiTheme="minorHAnsi" w:eastAsia="Calibri" w:hAnsiTheme="minorHAnsi" w:cs="Calibri"/>
            <w:color w:val="000000"/>
            <w:szCs w:val="22"/>
          </w:rPr>
          <w:t>As the project will focus on more than 1</w:t>
        </w:r>
      </w:ins>
      <w:ins w:id="218" w:author="EVA LEIBOVICI" w:date="2024-04-29T18:18:00Z">
        <w:r w:rsidR="00FD32DC">
          <w:rPr>
            <w:rFonts w:asciiTheme="minorHAnsi" w:eastAsia="Calibri" w:hAnsiTheme="minorHAnsi" w:cs="Calibri"/>
            <w:color w:val="000000"/>
            <w:szCs w:val="22"/>
          </w:rPr>
          <w:t>,</w:t>
        </w:r>
      </w:ins>
      <w:ins w:id="219" w:author="EVA LEIBOVICI" w:date="2024-04-29T18:16:00Z">
        <w:r w:rsidRPr="00AF4895">
          <w:rPr>
            <w:rFonts w:asciiTheme="minorHAnsi" w:eastAsia="Calibri" w:hAnsiTheme="minorHAnsi" w:cs="Calibri"/>
            <w:color w:val="000000"/>
            <w:szCs w:val="22"/>
          </w:rPr>
          <w:t xml:space="preserve">000 households, it </w:t>
        </w:r>
      </w:ins>
      <w:ins w:id="220" w:author="EVA LEIBOVICI" w:date="2024-04-30T11:48:00Z">
        <w:r w:rsidR="004A134C">
          <w:rPr>
            <w:rFonts w:asciiTheme="minorHAnsi" w:eastAsia="Calibri" w:hAnsiTheme="minorHAnsi" w:cs="Calibri"/>
            <w:color w:val="000000"/>
            <w:szCs w:val="22"/>
          </w:rPr>
          <w:t>wa</w:t>
        </w:r>
      </w:ins>
      <w:ins w:id="221" w:author="EVA LEIBOVICI" w:date="2024-04-29T18:16:00Z">
        <w:r w:rsidRPr="00AF4895">
          <w:rPr>
            <w:rFonts w:asciiTheme="minorHAnsi" w:eastAsia="Calibri" w:hAnsiTheme="minorHAnsi" w:cs="Calibri"/>
            <w:color w:val="000000"/>
            <w:szCs w:val="22"/>
          </w:rPr>
          <w:t xml:space="preserve">s necessary to at least run the survey on 100 households. However, based on potential outlier data, </w:t>
        </w:r>
      </w:ins>
      <w:ins w:id="222" w:author="EVA LEIBOVICI" w:date="2024-04-30T11:48:00Z">
        <w:r w:rsidR="004A134C">
          <w:rPr>
            <w:rFonts w:asciiTheme="minorHAnsi" w:eastAsia="Calibri" w:hAnsiTheme="minorHAnsi" w:cs="Calibri"/>
            <w:color w:val="000000"/>
            <w:szCs w:val="22"/>
          </w:rPr>
          <w:t xml:space="preserve">or </w:t>
        </w:r>
      </w:ins>
      <w:ins w:id="223" w:author="EVA LEIBOVICI" w:date="2024-04-29T18:16:00Z">
        <w:r w:rsidRPr="00AF4895">
          <w:rPr>
            <w:rFonts w:asciiTheme="minorHAnsi" w:eastAsia="Calibri" w:hAnsiTheme="minorHAnsi" w:cs="Calibri"/>
            <w:color w:val="000000"/>
            <w:szCs w:val="22"/>
          </w:rPr>
          <w:t>mistakes in the data collection process</w:t>
        </w:r>
      </w:ins>
      <w:ins w:id="224" w:author="EVA LEIBOVICI" w:date="2024-04-30T11:48:00Z">
        <w:r w:rsidR="004A134C">
          <w:rPr>
            <w:rFonts w:asciiTheme="minorHAnsi" w:eastAsia="Calibri" w:hAnsiTheme="minorHAnsi" w:cs="Calibri"/>
            <w:color w:val="000000"/>
            <w:szCs w:val="22"/>
          </w:rPr>
          <w:t xml:space="preserve"> made by field officers</w:t>
        </w:r>
      </w:ins>
      <w:ins w:id="225" w:author="EVA LEIBOVICI" w:date="2024-04-29T18:16:00Z">
        <w:r w:rsidRPr="00AF4895">
          <w:rPr>
            <w:rFonts w:asciiTheme="minorHAnsi" w:eastAsia="Calibri" w:hAnsiTheme="minorHAnsi" w:cs="Calibri"/>
            <w:color w:val="000000"/>
            <w:szCs w:val="22"/>
          </w:rPr>
          <w:t xml:space="preserve">, we </w:t>
        </w:r>
        <w:r>
          <w:rPr>
            <w:rFonts w:asciiTheme="minorHAnsi" w:eastAsia="Calibri" w:hAnsiTheme="minorHAnsi" w:cs="Calibri"/>
            <w:color w:val="000000"/>
            <w:szCs w:val="22"/>
          </w:rPr>
          <w:t>decided to target more than 300 households spread across the project area.</w:t>
        </w:r>
      </w:ins>
    </w:p>
    <w:p w14:paraId="2586D72A" w14:textId="77777777" w:rsidR="00FA3C2A" w:rsidRDefault="00FA3C2A" w:rsidP="001412AD">
      <w:pPr>
        <w:pStyle w:val="Listenumros"/>
        <w:numPr>
          <w:ilvl w:val="0"/>
          <w:numId w:val="0"/>
        </w:numPr>
        <w:jc w:val="both"/>
        <w:rPr>
          <w:ins w:id="226" w:author="EVA LEIBOVICI" w:date="2024-04-29T18:16:00Z"/>
          <w:rFonts w:asciiTheme="minorHAnsi" w:hAnsiTheme="minorHAnsi"/>
          <w:szCs w:val="22"/>
        </w:rPr>
      </w:pPr>
    </w:p>
    <w:p w14:paraId="44FBF22C" w14:textId="79358BD9" w:rsidR="00FD32DC" w:rsidRPr="00FD32DC" w:rsidRDefault="00FD32DC">
      <w:pPr>
        <w:pStyle w:val="Listenumros"/>
        <w:tabs>
          <w:tab w:val="clear" w:pos="360"/>
          <w:tab w:val="num" w:pos="1080"/>
        </w:tabs>
        <w:ind w:left="1080"/>
        <w:rPr>
          <w:ins w:id="227" w:author="EVA LEIBOVICI" w:date="2024-04-29T18:17:00Z"/>
        </w:rPr>
        <w:pPrChange w:id="228" w:author="EVA LEIBOVICI" w:date="2024-04-29T18:17:00Z">
          <w:pPr>
            <w:pStyle w:val="Listenumros"/>
            <w:numPr>
              <w:numId w:val="76"/>
            </w:numPr>
            <w:tabs>
              <w:tab w:val="clear" w:pos="360"/>
            </w:tabs>
            <w:spacing w:after="160" w:line="259" w:lineRule="auto"/>
            <w:contextualSpacing w:val="0"/>
            <w:jc w:val="both"/>
          </w:pPr>
        </w:pPrChange>
      </w:pPr>
      <w:ins w:id="229" w:author="EVA LEIBOVICI" w:date="2024-04-29T18:17:00Z">
        <w:r w:rsidRPr="00FD32DC">
          <w:t xml:space="preserve">Location of households to sample </w:t>
        </w:r>
      </w:ins>
    </w:p>
    <w:p w14:paraId="3B72E568" w14:textId="77777777" w:rsidR="00FA3C2A" w:rsidRDefault="00FA3C2A" w:rsidP="001412AD">
      <w:pPr>
        <w:pStyle w:val="Listenumros"/>
        <w:numPr>
          <w:ilvl w:val="0"/>
          <w:numId w:val="0"/>
        </w:numPr>
        <w:jc w:val="both"/>
        <w:rPr>
          <w:ins w:id="230" w:author="EVA LEIBOVICI" w:date="2024-04-29T18:16:00Z"/>
          <w:rFonts w:asciiTheme="minorHAnsi" w:hAnsiTheme="minorHAnsi"/>
          <w:szCs w:val="22"/>
        </w:rPr>
      </w:pPr>
    </w:p>
    <w:p w14:paraId="4FB485E5" w14:textId="280358B8" w:rsidR="001412AD" w:rsidRPr="001412AD" w:rsidRDefault="001412AD" w:rsidP="001412AD">
      <w:pPr>
        <w:pStyle w:val="Listenumros"/>
        <w:numPr>
          <w:ilvl w:val="0"/>
          <w:numId w:val="0"/>
        </w:numPr>
        <w:jc w:val="both"/>
        <w:rPr>
          <w:ins w:id="231" w:author="EVA LEIBOVICI" w:date="2024-04-29T17:46:00Z"/>
          <w:rFonts w:asciiTheme="minorHAnsi" w:hAnsiTheme="minorHAnsi"/>
          <w:szCs w:val="22"/>
          <w:rPrChange w:id="232" w:author="EVA LEIBOVICI" w:date="2024-04-29T17:46:00Z">
            <w:rPr>
              <w:ins w:id="233" w:author="EVA LEIBOVICI" w:date="2024-04-29T17:46:00Z"/>
              <w:sz w:val="18"/>
              <w:szCs w:val="18"/>
            </w:rPr>
          </w:rPrChange>
        </w:rPr>
      </w:pPr>
      <w:ins w:id="234" w:author="EVA LEIBOVICI" w:date="2024-04-29T17:46:00Z">
        <w:r w:rsidRPr="001412AD">
          <w:rPr>
            <w:rFonts w:asciiTheme="minorHAnsi" w:hAnsiTheme="minorHAnsi"/>
            <w:szCs w:val="22"/>
            <w:rPrChange w:id="235" w:author="EVA LEIBOVICI" w:date="2024-04-29T17:46:00Z">
              <w:rPr>
                <w:sz w:val="18"/>
                <w:szCs w:val="18"/>
              </w:rPr>
            </w:rPrChange>
          </w:rPr>
          <w:t xml:space="preserve">An estimation of the project population </w:t>
        </w:r>
      </w:ins>
      <w:ins w:id="236" w:author="EVA LEIBOVICI" w:date="2024-04-29T17:51:00Z">
        <w:r w:rsidR="0085763B">
          <w:rPr>
            <w:rFonts w:asciiTheme="minorHAnsi" w:hAnsiTheme="minorHAnsi"/>
            <w:szCs w:val="22"/>
          </w:rPr>
          <w:t>from the above</w:t>
        </w:r>
      </w:ins>
      <w:ins w:id="237" w:author="EVA LEIBOVICI" w:date="2024-04-29T18:18:00Z">
        <w:r w:rsidR="00331301">
          <w:rPr>
            <w:rFonts w:asciiTheme="minorHAnsi" w:hAnsiTheme="minorHAnsi"/>
            <w:szCs w:val="22"/>
          </w:rPr>
          <w:t>-</w:t>
        </w:r>
      </w:ins>
      <w:ins w:id="238" w:author="EVA LEIBOVICI" w:date="2024-04-29T17:51:00Z">
        <w:r w:rsidR="0085763B">
          <w:rPr>
            <w:rFonts w:asciiTheme="minorHAnsi" w:hAnsiTheme="minorHAnsi"/>
            <w:szCs w:val="22"/>
          </w:rPr>
          <w:t xml:space="preserve">mentioned locations </w:t>
        </w:r>
        <w:r w:rsidR="00923EC1">
          <w:rPr>
            <w:rFonts w:asciiTheme="minorHAnsi" w:hAnsiTheme="minorHAnsi"/>
            <w:szCs w:val="22"/>
          </w:rPr>
          <w:t xml:space="preserve">was </w:t>
        </w:r>
      </w:ins>
      <w:ins w:id="239" w:author="EVA LEIBOVICI" w:date="2024-04-29T17:46:00Z">
        <w:r w:rsidRPr="001412AD">
          <w:rPr>
            <w:rFonts w:asciiTheme="minorHAnsi" w:hAnsiTheme="minorHAnsi"/>
            <w:szCs w:val="22"/>
            <w:rPrChange w:id="240" w:author="EVA LEIBOVICI" w:date="2024-04-29T17:46:00Z">
              <w:rPr>
                <w:sz w:val="18"/>
                <w:szCs w:val="18"/>
              </w:rPr>
            </w:rPrChange>
          </w:rPr>
          <w:t>sourced from recognized national / international agencies.</w:t>
        </w:r>
      </w:ins>
      <w:ins w:id="241" w:author="EVA LEIBOVICI" w:date="2024-04-30T11:16:00Z">
        <w:r w:rsidR="00BD50F2">
          <w:rPr>
            <w:rFonts w:asciiTheme="minorHAnsi" w:hAnsiTheme="minorHAnsi"/>
            <w:szCs w:val="22"/>
          </w:rPr>
          <w:t xml:space="preserve"> 2019 Census from Kenya government was used.</w:t>
        </w:r>
      </w:ins>
    </w:p>
    <w:p w14:paraId="586BA29F" w14:textId="77777777" w:rsidR="00331301" w:rsidRDefault="00331301" w:rsidP="001412AD">
      <w:pPr>
        <w:pStyle w:val="Listenumros"/>
        <w:numPr>
          <w:ilvl w:val="0"/>
          <w:numId w:val="0"/>
        </w:numPr>
        <w:jc w:val="both"/>
        <w:rPr>
          <w:ins w:id="242" w:author="EVA LEIBOVICI" w:date="2024-04-29T18:18:00Z"/>
          <w:rFonts w:asciiTheme="minorHAnsi" w:hAnsiTheme="minorHAnsi"/>
          <w:szCs w:val="22"/>
        </w:rPr>
      </w:pPr>
    </w:p>
    <w:p w14:paraId="5B81798E" w14:textId="048DC967" w:rsidR="001412AD" w:rsidRPr="001412AD" w:rsidRDefault="001412AD" w:rsidP="001412AD">
      <w:pPr>
        <w:pStyle w:val="Listenumros"/>
        <w:numPr>
          <w:ilvl w:val="0"/>
          <w:numId w:val="0"/>
        </w:numPr>
        <w:jc w:val="both"/>
        <w:rPr>
          <w:ins w:id="243" w:author="EVA LEIBOVICI" w:date="2024-04-29T17:46:00Z"/>
          <w:rFonts w:asciiTheme="minorHAnsi" w:hAnsiTheme="minorHAnsi"/>
          <w:szCs w:val="22"/>
          <w:rPrChange w:id="244" w:author="EVA LEIBOVICI" w:date="2024-04-29T17:46:00Z">
            <w:rPr>
              <w:ins w:id="245" w:author="EVA LEIBOVICI" w:date="2024-04-29T17:46:00Z"/>
              <w:sz w:val="18"/>
              <w:szCs w:val="18"/>
            </w:rPr>
          </w:rPrChange>
        </w:rPr>
      </w:pPr>
      <w:ins w:id="246" w:author="EVA LEIBOVICI" w:date="2024-04-29T17:46:00Z">
        <w:r w:rsidRPr="001412AD">
          <w:rPr>
            <w:rFonts w:asciiTheme="minorHAnsi" w:hAnsiTheme="minorHAnsi"/>
            <w:szCs w:val="22"/>
            <w:rPrChange w:id="247" w:author="EVA LEIBOVICI" w:date="2024-04-29T17:46:00Z">
              <w:rPr>
                <w:sz w:val="18"/>
                <w:szCs w:val="18"/>
              </w:rPr>
            </w:rPrChange>
          </w:rPr>
          <w:t xml:space="preserve">To achieve the selection of a robust sample of end users without project technology, the households </w:t>
        </w:r>
      </w:ins>
      <w:ins w:id="248" w:author="EVA LEIBOVICI" w:date="2024-04-30T10:44:00Z">
        <w:r w:rsidR="00010172">
          <w:rPr>
            <w:rFonts w:asciiTheme="minorHAnsi" w:hAnsiTheme="minorHAnsi"/>
            <w:szCs w:val="22"/>
          </w:rPr>
          <w:t>were</w:t>
        </w:r>
      </w:ins>
      <w:ins w:id="249" w:author="EVA LEIBOVICI" w:date="2024-04-29T17:46:00Z">
        <w:r w:rsidRPr="001412AD">
          <w:rPr>
            <w:rFonts w:asciiTheme="minorHAnsi" w:hAnsiTheme="minorHAnsi"/>
            <w:szCs w:val="22"/>
            <w:rPrChange w:id="250" w:author="EVA LEIBOVICI" w:date="2024-04-29T17:46:00Z">
              <w:rPr>
                <w:sz w:val="18"/>
                <w:szCs w:val="18"/>
              </w:rPr>
            </w:rPrChange>
          </w:rPr>
          <w:t xml:space="preserve"> selected by a </w:t>
        </w:r>
      </w:ins>
      <w:ins w:id="251" w:author="EVA LEIBOVICI" w:date="2024-04-29T18:04:00Z">
        <w:r w:rsidR="007554F3">
          <w:rPr>
            <w:rFonts w:asciiTheme="minorHAnsi" w:hAnsiTheme="minorHAnsi"/>
            <w:szCs w:val="22"/>
          </w:rPr>
          <w:t>random method.</w:t>
        </w:r>
      </w:ins>
    </w:p>
    <w:p w14:paraId="04C36483" w14:textId="77777777" w:rsidR="00412FEB" w:rsidRDefault="00412FEB" w:rsidP="001412AD">
      <w:pPr>
        <w:pStyle w:val="Listenumros"/>
        <w:numPr>
          <w:ilvl w:val="0"/>
          <w:numId w:val="0"/>
        </w:numPr>
        <w:ind w:left="720"/>
        <w:jc w:val="both"/>
        <w:rPr>
          <w:ins w:id="252" w:author="EVA LEIBOVICI" w:date="2024-04-29T18:04:00Z"/>
          <w:rFonts w:asciiTheme="minorHAnsi" w:hAnsiTheme="minorHAnsi"/>
          <w:i/>
          <w:iCs/>
          <w:szCs w:val="22"/>
          <w:u w:val="single"/>
        </w:rPr>
      </w:pPr>
    </w:p>
    <w:p w14:paraId="765C9110" w14:textId="5BA5DAAF" w:rsidR="001412AD" w:rsidRPr="001412AD" w:rsidRDefault="001412AD" w:rsidP="001412AD">
      <w:pPr>
        <w:pStyle w:val="Listenumros"/>
        <w:numPr>
          <w:ilvl w:val="0"/>
          <w:numId w:val="0"/>
        </w:numPr>
        <w:ind w:left="720"/>
        <w:jc w:val="both"/>
        <w:rPr>
          <w:ins w:id="253" w:author="EVA LEIBOVICI" w:date="2024-04-29T17:46:00Z"/>
          <w:rFonts w:asciiTheme="minorHAnsi" w:hAnsiTheme="minorHAnsi"/>
          <w:i/>
          <w:iCs/>
          <w:szCs w:val="22"/>
          <w:rPrChange w:id="254" w:author="EVA LEIBOVICI" w:date="2024-04-29T17:46:00Z">
            <w:rPr>
              <w:ins w:id="255" w:author="EVA LEIBOVICI" w:date="2024-04-29T17:46:00Z"/>
              <w:i/>
              <w:iCs/>
              <w:sz w:val="18"/>
              <w:szCs w:val="18"/>
            </w:rPr>
          </w:rPrChange>
        </w:rPr>
      </w:pPr>
      <w:ins w:id="256" w:author="EVA LEIBOVICI" w:date="2024-04-29T17:46:00Z">
        <w:r w:rsidRPr="001412AD">
          <w:rPr>
            <w:rFonts w:asciiTheme="minorHAnsi" w:hAnsiTheme="minorHAnsi"/>
            <w:i/>
            <w:iCs/>
            <w:szCs w:val="22"/>
            <w:u w:val="single"/>
            <w:rPrChange w:id="257" w:author="EVA LEIBOVICI" w:date="2024-04-29T17:46:00Z">
              <w:rPr>
                <w:i/>
                <w:iCs/>
                <w:sz w:val="18"/>
                <w:szCs w:val="18"/>
                <w:u w:val="single"/>
              </w:rPr>
            </w:rPrChange>
          </w:rPr>
          <w:t>Random method</w:t>
        </w:r>
        <w:r w:rsidRPr="001412AD">
          <w:rPr>
            <w:rFonts w:asciiTheme="minorHAnsi" w:hAnsiTheme="minorHAnsi"/>
            <w:i/>
            <w:iCs/>
            <w:szCs w:val="22"/>
            <w:rPrChange w:id="258" w:author="EVA LEIBOVICI" w:date="2024-04-29T17:46:00Z">
              <w:rPr>
                <w:i/>
                <w:iCs/>
                <w:sz w:val="18"/>
                <w:szCs w:val="18"/>
              </w:rPr>
            </w:rPrChange>
          </w:rPr>
          <w:t xml:space="preserve">: </w:t>
        </w:r>
      </w:ins>
    </w:p>
    <w:p w14:paraId="172F2A6F" w14:textId="2FA5293F" w:rsidR="00C449E4" w:rsidRPr="009D4AED" w:rsidRDefault="00412FEB">
      <w:pPr>
        <w:pStyle w:val="Listenumros"/>
        <w:numPr>
          <w:ilvl w:val="0"/>
          <w:numId w:val="0"/>
        </w:numPr>
        <w:ind w:left="360" w:hanging="360"/>
        <w:jc w:val="both"/>
        <w:rPr>
          <w:ins w:id="259" w:author="EVA LEIBOVICI" w:date="2024-04-29T18:05:00Z"/>
          <w:rFonts w:asciiTheme="minorHAnsi" w:hAnsiTheme="minorHAnsi"/>
          <w:szCs w:val="22"/>
          <w:rPrChange w:id="260" w:author="EVA LEIBOVICI" w:date="2024-04-29T18:20:00Z">
            <w:rPr>
              <w:ins w:id="261" w:author="EVA LEIBOVICI" w:date="2024-04-29T18:05:00Z"/>
              <w:rFonts w:asciiTheme="minorHAnsi" w:hAnsiTheme="minorHAnsi"/>
              <w:i/>
              <w:iCs/>
              <w:szCs w:val="22"/>
            </w:rPr>
          </w:rPrChange>
        </w:rPr>
        <w:pPrChange w:id="262" w:author="EVA LEIBOVICI" w:date="2024-04-29T18:09:00Z">
          <w:pPr>
            <w:pStyle w:val="Listenumros"/>
            <w:numPr>
              <w:numId w:val="0"/>
            </w:numPr>
            <w:tabs>
              <w:tab w:val="clear" w:pos="360"/>
            </w:tabs>
            <w:ind w:left="720" w:firstLine="0"/>
            <w:jc w:val="both"/>
          </w:pPr>
        </w:pPrChange>
      </w:pPr>
      <w:ins w:id="263" w:author="EVA LEIBOVICI" w:date="2024-04-29T18:04:00Z">
        <w:r w:rsidRPr="009D4AED">
          <w:rPr>
            <w:rFonts w:asciiTheme="minorHAnsi" w:hAnsiTheme="minorHAnsi"/>
            <w:szCs w:val="22"/>
            <w:rPrChange w:id="264" w:author="EVA LEIBOVICI" w:date="2024-04-29T18:20:00Z">
              <w:rPr>
                <w:rFonts w:asciiTheme="minorHAnsi" w:hAnsiTheme="minorHAnsi"/>
                <w:i/>
                <w:iCs/>
                <w:szCs w:val="22"/>
              </w:rPr>
            </w:rPrChange>
          </w:rPr>
          <w:t>For e</w:t>
        </w:r>
      </w:ins>
      <w:ins w:id="265" w:author="EVA LEIBOVICI" w:date="2024-04-29T18:05:00Z">
        <w:r w:rsidRPr="009D4AED">
          <w:rPr>
            <w:rFonts w:asciiTheme="minorHAnsi" w:hAnsiTheme="minorHAnsi"/>
            <w:szCs w:val="22"/>
            <w:rPrChange w:id="266" w:author="EVA LEIBOVICI" w:date="2024-04-29T18:20:00Z">
              <w:rPr>
                <w:rFonts w:asciiTheme="minorHAnsi" w:hAnsiTheme="minorHAnsi"/>
                <w:i/>
                <w:iCs/>
                <w:szCs w:val="22"/>
              </w:rPr>
            </w:rPrChange>
          </w:rPr>
          <w:t>ach</w:t>
        </w:r>
        <w:r w:rsidR="00C449E4" w:rsidRPr="009D4AED">
          <w:rPr>
            <w:rFonts w:asciiTheme="minorHAnsi" w:hAnsiTheme="minorHAnsi"/>
            <w:szCs w:val="22"/>
            <w:rPrChange w:id="267" w:author="EVA LEIBOVICI" w:date="2024-04-29T18:20:00Z">
              <w:rPr>
                <w:rFonts w:asciiTheme="minorHAnsi" w:hAnsiTheme="minorHAnsi"/>
                <w:i/>
                <w:iCs/>
                <w:szCs w:val="22"/>
              </w:rPr>
            </w:rPrChange>
          </w:rPr>
          <w:t xml:space="preserve"> of</w:t>
        </w:r>
        <w:r w:rsidRPr="009D4AED">
          <w:rPr>
            <w:rFonts w:asciiTheme="minorHAnsi" w:hAnsiTheme="minorHAnsi"/>
            <w:szCs w:val="22"/>
            <w:rPrChange w:id="268" w:author="EVA LEIBOVICI" w:date="2024-04-29T18:20:00Z">
              <w:rPr>
                <w:rFonts w:asciiTheme="minorHAnsi" w:hAnsiTheme="minorHAnsi"/>
                <w:i/>
                <w:iCs/>
                <w:szCs w:val="22"/>
              </w:rPr>
            </w:rPrChange>
          </w:rPr>
          <w:t xml:space="preserve"> the 4 </w:t>
        </w:r>
        <w:proofErr w:type="spellStart"/>
        <w:r w:rsidRPr="009D4AED">
          <w:rPr>
            <w:rFonts w:asciiTheme="minorHAnsi" w:hAnsiTheme="minorHAnsi"/>
            <w:szCs w:val="22"/>
            <w:rPrChange w:id="269" w:author="EVA LEIBOVICI" w:date="2024-04-29T18:20:00Z">
              <w:rPr>
                <w:rFonts w:asciiTheme="minorHAnsi" w:hAnsiTheme="minorHAnsi"/>
                <w:i/>
                <w:iCs/>
                <w:szCs w:val="22"/>
              </w:rPr>
            </w:rPrChange>
          </w:rPr>
          <w:t>su</w:t>
        </w:r>
      </w:ins>
      <w:ins w:id="270" w:author="EVA LEIBOVICI" w:date="2024-04-29T18:30:00Z">
        <w:r w:rsidR="006338EB">
          <w:rPr>
            <w:rFonts w:asciiTheme="minorHAnsi" w:hAnsiTheme="minorHAnsi"/>
            <w:szCs w:val="22"/>
          </w:rPr>
          <w:t>bcounties</w:t>
        </w:r>
      </w:ins>
      <w:proofErr w:type="spellEnd"/>
      <w:ins w:id="271" w:author="EVA LEIBOVICI" w:date="2024-04-29T18:05:00Z">
        <w:r w:rsidRPr="009D4AED">
          <w:rPr>
            <w:rFonts w:asciiTheme="minorHAnsi" w:hAnsiTheme="minorHAnsi"/>
            <w:szCs w:val="22"/>
            <w:rPrChange w:id="272" w:author="EVA LEIBOVICI" w:date="2024-04-29T18:20:00Z">
              <w:rPr>
                <w:rFonts w:asciiTheme="minorHAnsi" w:hAnsiTheme="minorHAnsi"/>
                <w:i/>
                <w:iCs/>
                <w:szCs w:val="22"/>
              </w:rPr>
            </w:rPrChange>
          </w:rPr>
          <w:t>,</w:t>
        </w:r>
        <w:r w:rsidR="00C449E4" w:rsidRPr="009D4AED">
          <w:rPr>
            <w:rFonts w:asciiTheme="minorHAnsi" w:hAnsiTheme="minorHAnsi"/>
            <w:szCs w:val="22"/>
            <w:rPrChange w:id="273" w:author="EVA LEIBOVICI" w:date="2024-04-29T18:20:00Z">
              <w:rPr>
                <w:rFonts w:asciiTheme="minorHAnsi" w:hAnsiTheme="minorHAnsi"/>
                <w:i/>
                <w:iCs/>
                <w:szCs w:val="22"/>
              </w:rPr>
            </w:rPrChange>
          </w:rPr>
          <w:t xml:space="preserve"> location</w:t>
        </w:r>
      </w:ins>
      <w:ins w:id="274" w:author="EVA LEIBOVICI" w:date="2024-04-29T18:19:00Z">
        <w:r w:rsidR="00331301" w:rsidRPr="009D4AED">
          <w:rPr>
            <w:rFonts w:asciiTheme="minorHAnsi" w:hAnsiTheme="minorHAnsi"/>
            <w:szCs w:val="22"/>
            <w:rPrChange w:id="275" w:author="EVA LEIBOVICI" w:date="2024-04-29T18:20:00Z">
              <w:rPr>
                <w:rFonts w:asciiTheme="minorHAnsi" w:hAnsiTheme="minorHAnsi"/>
                <w:i/>
                <w:iCs/>
                <w:szCs w:val="22"/>
              </w:rPr>
            </w:rPrChange>
          </w:rPr>
          <w:t>s</w:t>
        </w:r>
      </w:ins>
      <w:ins w:id="276" w:author="EVA LEIBOVICI" w:date="2024-04-29T18:05:00Z">
        <w:r w:rsidR="00C449E4" w:rsidRPr="009D4AED">
          <w:rPr>
            <w:rFonts w:asciiTheme="minorHAnsi" w:hAnsiTheme="minorHAnsi"/>
            <w:szCs w:val="22"/>
            <w:rPrChange w:id="277" w:author="EVA LEIBOVICI" w:date="2024-04-29T18:20:00Z">
              <w:rPr>
                <w:rFonts w:asciiTheme="minorHAnsi" w:hAnsiTheme="minorHAnsi"/>
                <w:i/>
                <w:iCs/>
                <w:szCs w:val="22"/>
              </w:rPr>
            </w:rPrChange>
          </w:rPr>
          <w:t xml:space="preserve"> w</w:t>
        </w:r>
      </w:ins>
      <w:ins w:id="278" w:author="EVA LEIBOVICI" w:date="2024-04-29T18:19:00Z">
        <w:r w:rsidR="00331301" w:rsidRPr="009D4AED">
          <w:rPr>
            <w:rFonts w:asciiTheme="minorHAnsi" w:hAnsiTheme="minorHAnsi"/>
            <w:szCs w:val="22"/>
            <w:rPrChange w:id="279" w:author="EVA LEIBOVICI" w:date="2024-04-29T18:20:00Z">
              <w:rPr>
                <w:rFonts w:asciiTheme="minorHAnsi" w:hAnsiTheme="minorHAnsi"/>
                <w:i/>
                <w:iCs/>
                <w:szCs w:val="22"/>
              </w:rPr>
            </w:rPrChange>
          </w:rPr>
          <w:t>ere</w:t>
        </w:r>
      </w:ins>
      <w:ins w:id="280" w:author="EVA LEIBOVICI" w:date="2024-04-29T18:05:00Z">
        <w:r w:rsidR="00C449E4" w:rsidRPr="009D4AED">
          <w:rPr>
            <w:rFonts w:asciiTheme="minorHAnsi" w:hAnsiTheme="minorHAnsi"/>
            <w:szCs w:val="22"/>
            <w:rPrChange w:id="281" w:author="EVA LEIBOVICI" w:date="2024-04-29T18:20:00Z">
              <w:rPr>
                <w:rFonts w:asciiTheme="minorHAnsi" w:hAnsiTheme="minorHAnsi"/>
                <w:i/>
                <w:iCs/>
                <w:szCs w:val="22"/>
              </w:rPr>
            </w:rPrChange>
          </w:rPr>
          <w:t xml:space="preserve"> identified </w:t>
        </w:r>
      </w:ins>
      <w:ins w:id="282" w:author="EVA LEIBOVICI" w:date="2024-04-29T18:19:00Z">
        <w:r w:rsidR="00331301" w:rsidRPr="009D4AED">
          <w:rPr>
            <w:rFonts w:asciiTheme="minorHAnsi" w:hAnsiTheme="minorHAnsi"/>
            <w:szCs w:val="22"/>
            <w:rPrChange w:id="283" w:author="EVA LEIBOVICI" w:date="2024-04-29T18:20:00Z">
              <w:rPr>
                <w:rFonts w:asciiTheme="minorHAnsi" w:hAnsiTheme="minorHAnsi"/>
                <w:i/>
                <w:iCs/>
                <w:szCs w:val="22"/>
              </w:rPr>
            </w:rPrChange>
          </w:rPr>
          <w:t>in the census</w:t>
        </w:r>
      </w:ins>
      <w:ins w:id="284" w:author="EVA LEIBOVICI" w:date="2024-04-29T18:05:00Z">
        <w:r w:rsidR="00C449E4" w:rsidRPr="009D4AED">
          <w:rPr>
            <w:rFonts w:asciiTheme="minorHAnsi" w:hAnsiTheme="minorHAnsi"/>
            <w:szCs w:val="22"/>
            <w:rPrChange w:id="285" w:author="EVA LEIBOVICI" w:date="2024-04-29T18:20:00Z">
              <w:rPr>
                <w:rFonts w:asciiTheme="minorHAnsi" w:hAnsiTheme="minorHAnsi"/>
                <w:i/>
                <w:iCs/>
                <w:szCs w:val="22"/>
              </w:rPr>
            </w:rPrChange>
          </w:rPr>
          <w:t xml:space="preserve">: </w:t>
        </w:r>
      </w:ins>
    </w:p>
    <w:p w14:paraId="203C6DDA" w14:textId="251AEF78" w:rsidR="001D0342" w:rsidRPr="009D4AED" w:rsidRDefault="00C449E4" w:rsidP="00D87B0F">
      <w:pPr>
        <w:pStyle w:val="Paragraphedeliste"/>
        <w:numPr>
          <w:ilvl w:val="0"/>
          <w:numId w:val="73"/>
        </w:numPr>
        <w:spacing w:line="240" w:lineRule="auto"/>
        <w:contextualSpacing w:val="0"/>
        <w:jc w:val="both"/>
        <w:rPr>
          <w:ins w:id="286" w:author="EVA LEIBOVICI" w:date="2024-04-29T18:07:00Z"/>
          <w:rFonts w:asciiTheme="minorHAnsi" w:eastAsia="Times New Roman" w:hAnsiTheme="minorHAnsi" w:cs="Calibri"/>
          <w:color w:val="000000"/>
          <w:szCs w:val="22"/>
          <w:lang w:eastAsia="fr-FR"/>
          <w14:cntxtAlts w14:val="0"/>
          <w:rPrChange w:id="287" w:author="EVA LEIBOVICI" w:date="2024-04-29T18:20:00Z">
            <w:rPr>
              <w:ins w:id="288" w:author="EVA LEIBOVICI" w:date="2024-04-29T18:07:00Z"/>
              <w:rFonts w:ascii="Calibri" w:eastAsia="Times New Roman" w:hAnsi="Calibri" w:cs="Calibri"/>
              <w:color w:val="000000"/>
              <w:szCs w:val="22"/>
              <w:lang w:eastAsia="fr-FR"/>
              <w14:cntxtAlts w14:val="0"/>
            </w:rPr>
          </w:rPrChange>
        </w:rPr>
      </w:pPr>
      <w:ins w:id="289" w:author="EVA LEIBOVICI" w:date="2024-04-29T18:05:00Z">
        <w:r w:rsidRPr="009D4AED">
          <w:rPr>
            <w:rFonts w:asciiTheme="minorHAnsi" w:hAnsiTheme="minorHAnsi"/>
            <w:szCs w:val="22"/>
            <w:rPrChange w:id="290" w:author="EVA LEIBOVICI" w:date="2024-04-29T18:20:00Z">
              <w:rPr>
                <w:rFonts w:asciiTheme="minorHAnsi" w:hAnsiTheme="minorHAnsi"/>
                <w:i/>
                <w:iCs/>
                <w:szCs w:val="22"/>
              </w:rPr>
            </w:rPrChange>
          </w:rPr>
          <w:t>Narok west</w:t>
        </w:r>
      </w:ins>
      <w:ins w:id="291" w:author="EVA LEIBOVICI" w:date="2024-04-29T18:06:00Z">
        <w:r w:rsidR="001D0342" w:rsidRPr="009D4AED">
          <w:rPr>
            <w:rFonts w:asciiTheme="minorHAnsi" w:hAnsiTheme="minorHAnsi"/>
            <w:szCs w:val="22"/>
            <w:rPrChange w:id="292" w:author="EVA LEIBOVICI" w:date="2024-04-29T18:20:00Z">
              <w:rPr>
                <w:rFonts w:asciiTheme="minorHAnsi" w:hAnsiTheme="minorHAnsi"/>
                <w:i/>
                <w:iCs/>
                <w:szCs w:val="22"/>
              </w:rPr>
            </w:rPrChange>
          </w:rPr>
          <w:t xml:space="preserve">: </w:t>
        </w:r>
      </w:ins>
      <w:proofErr w:type="spellStart"/>
      <w:ins w:id="293" w:author="EVA LEIBOVICI" w:date="2024-04-29T18:08:00Z">
        <w:r w:rsidR="003D1B27" w:rsidRPr="009D4AED">
          <w:rPr>
            <w:rFonts w:asciiTheme="minorHAnsi" w:eastAsia="Times New Roman" w:hAnsiTheme="minorHAnsi" w:cs="Calibri"/>
            <w:color w:val="000000"/>
            <w:szCs w:val="22"/>
            <w:lang w:eastAsia="fr-FR"/>
            <w14:cntxtAlts w14:val="0"/>
            <w:rPrChange w:id="294" w:author="EVA LEIBOVICI" w:date="2024-04-29T18:20:00Z">
              <w:rPr>
                <w:rFonts w:ascii="Calibri" w:eastAsia="Times New Roman" w:hAnsi="Calibri" w:cs="Calibri"/>
                <w:color w:val="000000"/>
                <w:szCs w:val="22"/>
                <w:lang w:eastAsia="fr-FR"/>
                <w14:cntxtAlts w14:val="0"/>
              </w:rPr>
            </w:rPrChange>
          </w:rPr>
          <w:t>Imoltiok</w:t>
        </w:r>
        <w:proofErr w:type="spellEnd"/>
        <w:r w:rsidR="003D1B27" w:rsidRPr="009D4AED">
          <w:rPr>
            <w:rFonts w:asciiTheme="minorHAnsi" w:eastAsia="Times New Roman" w:hAnsiTheme="minorHAnsi" w:cs="Calibri"/>
            <w:color w:val="000000"/>
            <w:szCs w:val="22"/>
            <w:lang w:eastAsia="fr-FR"/>
            <w14:cntxtAlts w14:val="0"/>
            <w:rPrChange w:id="295" w:author="EVA LEIBOVICI" w:date="2024-04-29T18:20:00Z">
              <w:rPr>
                <w:rFonts w:ascii="Calibri" w:eastAsia="Times New Roman" w:hAnsi="Calibri" w:cs="Calibri"/>
                <w:color w:val="000000"/>
                <w:szCs w:val="22"/>
                <w:lang w:eastAsia="fr-FR"/>
                <w14:cntxtAlts w14:val="0"/>
              </w:rPr>
            </w:rPrChange>
          </w:rPr>
          <w:t xml:space="preserve">, Mara, </w:t>
        </w:r>
        <w:proofErr w:type="spellStart"/>
        <w:r w:rsidR="003D1B27" w:rsidRPr="009D4AED">
          <w:rPr>
            <w:rFonts w:asciiTheme="minorHAnsi" w:eastAsia="Times New Roman" w:hAnsiTheme="minorHAnsi" w:cs="Calibri"/>
            <w:color w:val="000000"/>
            <w:szCs w:val="22"/>
            <w:lang w:eastAsia="fr-FR"/>
            <w14:cntxtAlts w14:val="0"/>
            <w:rPrChange w:id="296" w:author="EVA LEIBOVICI" w:date="2024-04-29T18:20:00Z">
              <w:rPr>
                <w:rFonts w:ascii="Calibri" w:eastAsia="Times New Roman" w:hAnsi="Calibri" w:cs="Calibri"/>
                <w:color w:val="000000"/>
                <w:szCs w:val="22"/>
                <w:lang w:eastAsia="fr-FR"/>
                <w14:cntxtAlts w14:val="0"/>
              </w:rPr>
            </w:rPrChange>
          </w:rPr>
          <w:t>Naikara</w:t>
        </w:r>
        <w:proofErr w:type="spellEnd"/>
        <w:r w:rsidR="003D1B27" w:rsidRPr="009D4AED">
          <w:rPr>
            <w:rFonts w:asciiTheme="minorHAnsi" w:eastAsia="Times New Roman" w:hAnsiTheme="minorHAnsi" w:cs="Calibri"/>
            <w:color w:val="000000"/>
            <w:szCs w:val="22"/>
            <w:lang w:eastAsia="fr-FR"/>
            <w14:cntxtAlts w14:val="0"/>
            <w:rPrChange w:id="297" w:author="EVA LEIBOVICI" w:date="2024-04-29T18:20:00Z">
              <w:rPr>
                <w:rFonts w:ascii="Calibri" w:eastAsia="Times New Roman" w:hAnsi="Calibri" w:cs="Calibri"/>
                <w:color w:val="000000"/>
                <w:szCs w:val="22"/>
                <w:lang w:eastAsia="fr-FR"/>
                <w14:cntxtAlts w14:val="0"/>
              </w:rPr>
            </w:rPrChange>
          </w:rPr>
          <w:t xml:space="preserve">, </w:t>
        </w:r>
        <w:proofErr w:type="spellStart"/>
        <w:r w:rsidR="003D1B27" w:rsidRPr="009D4AED">
          <w:rPr>
            <w:rFonts w:asciiTheme="minorHAnsi" w:eastAsia="Times New Roman" w:hAnsiTheme="minorHAnsi" w:cs="Calibri"/>
            <w:color w:val="000000"/>
            <w:szCs w:val="22"/>
            <w:lang w:eastAsia="fr-FR"/>
            <w14:cntxtAlts w14:val="0"/>
            <w:rPrChange w:id="298" w:author="EVA LEIBOVICI" w:date="2024-04-29T18:20:00Z">
              <w:rPr>
                <w:rFonts w:ascii="Calibri" w:eastAsia="Times New Roman" w:hAnsi="Calibri" w:cs="Calibri"/>
                <w:color w:val="000000"/>
                <w:szCs w:val="22"/>
                <w:lang w:eastAsia="fr-FR"/>
                <w14:cntxtAlts w14:val="0"/>
              </w:rPr>
            </w:rPrChange>
          </w:rPr>
          <w:t>Siana</w:t>
        </w:r>
      </w:ins>
      <w:proofErr w:type="spellEnd"/>
    </w:p>
    <w:p w14:paraId="2362047E" w14:textId="6FEBB5EF" w:rsidR="00D87B0F" w:rsidRPr="009D4AED" w:rsidRDefault="00D87B0F" w:rsidP="00D87B0F">
      <w:pPr>
        <w:pStyle w:val="Paragraphedeliste"/>
        <w:numPr>
          <w:ilvl w:val="0"/>
          <w:numId w:val="73"/>
        </w:numPr>
        <w:spacing w:line="240" w:lineRule="auto"/>
        <w:contextualSpacing w:val="0"/>
        <w:jc w:val="both"/>
        <w:rPr>
          <w:ins w:id="299" w:author="EVA LEIBOVICI" w:date="2024-04-29T18:08:00Z"/>
          <w:rFonts w:asciiTheme="minorHAnsi" w:eastAsia="Times New Roman" w:hAnsiTheme="minorHAnsi" w:cs="Calibri"/>
          <w:color w:val="000000"/>
          <w:szCs w:val="22"/>
          <w:lang w:eastAsia="fr-FR"/>
          <w14:cntxtAlts w14:val="0"/>
          <w:rPrChange w:id="300" w:author="EVA LEIBOVICI" w:date="2024-04-29T18:20:00Z">
            <w:rPr>
              <w:ins w:id="301" w:author="EVA LEIBOVICI" w:date="2024-04-29T18:08:00Z"/>
              <w:rFonts w:ascii="Calibri" w:eastAsia="Times New Roman" w:hAnsi="Calibri" w:cs="Calibri"/>
              <w:color w:val="000000"/>
              <w:szCs w:val="22"/>
              <w:lang w:eastAsia="fr-FR"/>
              <w14:cntxtAlts w14:val="0"/>
            </w:rPr>
          </w:rPrChange>
        </w:rPr>
      </w:pPr>
      <w:ins w:id="302" w:author="EVA LEIBOVICI" w:date="2024-04-29T18:07:00Z">
        <w:r w:rsidRPr="009D4AED">
          <w:rPr>
            <w:rFonts w:asciiTheme="minorHAnsi" w:hAnsiTheme="minorHAnsi"/>
            <w:szCs w:val="22"/>
            <w:rPrChange w:id="303" w:author="EVA LEIBOVICI" w:date="2024-04-29T18:20:00Z">
              <w:rPr>
                <w:rFonts w:asciiTheme="minorHAnsi" w:hAnsiTheme="minorHAnsi"/>
                <w:i/>
                <w:iCs/>
                <w:szCs w:val="22"/>
              </w:rPr>
            </w:rPrChange>
          </w:rPr>
          <w:t>Narok North:</w:t>
        </w:r>
        <w:r w:rsidRPr="009D4AED">
          <w:rPr>
            <w:rFonts w:asciiTheme="minorHAnsi" w:eastAsia="Times New Roman" w:hAnsiTheme="minorHAnsi" w:cs="Calibri"/>
            <w:color w:val="000000"/>
            <w:szCs w:val="22"/>
            <w:lang w:eastAsia="fr-FR"/>
            <w14:cntxtAlts w14:val="0"/>
            <w:rPrChange w:id="304" w:author="EVA LEIBOVICI" w:date="2024-04-29T18:20:00Z">
              <w:rPr>
                <w:rFonts w:ascii="Calibri" w:eastAsia="Times New Roman" w:hAnsi="Calibri" w:cs="Calibri"/>
                <w:color w:val="000000"/>
                <w:szCs w:val="22"/>
                <w:lang w:eastAsia="fr-FR"/>
                <w14:cntxtAlts w14:val="0"/>
              </w:rPr>
            </w:rPrChange>
          </w:rPr>
          <w:t xml:space="preserve"> </w:t>
        </w:r>
        <w:proofErr w:type="spellStart"/>
        <w:r w:rsidRPr="009D4AED">
          <w:rPr>
            <w:rFonts w:asciiTheme="minorHAnsi" w:eastAsia="Times New Roman" w:hAnsiTheme="minorHAnsi" w:cs="Calibri"/>
            <w:color w:val="000000"/>
            <w:szCs w:val="22"/>
            <w:lang w:eastAsia="fr-FR"/>
            <w14:cntxtAlts w14:val="0"/>
            <w:rPrChange w:id="305" w:author="EVA LEIBOVICI" w:date="2024-04-29T18:20:00Z">
              <w:rPr>
                <w:rFonts w:ascii="Calibri" w:eastAsia="Times New Roman" w:hAnsi="Calibri" w:cs="Calibri"/>
                <w:color w:val="000000"/>
                <w:szCs w:val="22"/>
                <w:lang w:eastAsia="fr-FR"/>
                <w14:cntxtAlts w14:val="0"/>
              </w:rPr>
            </w:rPrChange>
          </w:rPr>
          <w:t>Olokurton</w:t>
        </w:r>
        <w:proofErr w:type="spellEnd"/>
        <w:r w:rsidRPr="009D4AED">
          <w:rPr>
            <w:rFonts w:asciiTheme="minorHAnsi" w:eastAsia="Times New Roman" w:hAnsiTheme="minorHAnsi" w:cs="Calibri"/>
            <w:color w:val="000000"/>
            <w:szCs w:val="22"/>
            <w:lang w:eastAsia="fr-FR"/>
            <w14:cntxtAlts w14:val="0"/>
            <w:rPrChange w:id="306" w:author="EVA LEIBOVICI" w:date="2024-04-29T18:20:00Z">
              <w:rPr>
                <w:rFonts w:ascii="Calibri" w:eastAsia="Times New Roman" w:hAnsi="Calibri" w:cs="Calibri"/>
                <w:color w:val="000000"/>
                <w:szCs w:val="22"/>
                <w:lang w:eastAsia="fr-FR"/>
                <w14:cntxtAlts w14:val="0"/>
              </w:rPr>
            </w:rPrChange>
          </w:rPr>
          <w:t xml:space="preserve"> </w:t>
        </w:r>
        <w:proofErr w:type="spellStart"/>
        <w:r w:rsidRPr="009D4AED">
          <w:rPr>
            <w:rFonts w:asciiTheme="minorHAnsi" w:eastAsia="Times New Roman" w:hAnsiTheme="minorHAnsi" w:cs="Calibri"/>
            <w:color w:val="000000"/>
            <w:szCs w:val="22"/>
            <w:lang w:eastAsia="fr-FR"/>
            <w14:cntxtAlts w14:val="0"/>
            <w:rPrChange w:id="307" w:author="EVA LEIBOVICI" w:date="2024-04-29T18:20:00Z">
              <w:rPr>
                <w:rFonts w:ascii="Calibri" w:eastAsia="Times New Roman" w:hAnsi="Calibri" w:cs="Calibri"/>
                <w:color w:val="000000"/>
                <w:szCs w:val="22"/>
                <w:lang w:eastAsia="fr-FR"/>
                <w14:cntxtAlts w14:val="0"/>
              </w:rPr>
            </w:rPrChange>
          </w:rPr>
          <w:t>Olo</w:t>
        </w:r>
      </w:ins>
      <w:ins w:id="308" w:author="EVA LEIBOVICI" w:date="2024-04-29T18:08:00Z">
        <w:r w:rsidRPr="009D4AED">
          <w:rPr>
            <w:rFonts w:asciiTheme="minorHAnsi" w:eastAsia="Times New Roman" w:hAnsiTheme="minorHAnsi" w:cs="Calibri"/>
            <w:color w:val="000000"/>
            <w:szCs w:val="22"/>
            <w:lang w:eastAsia="fr-FR"/>
            <w14:cntxtAlts w14:val="0"/>
            <w:rPrChange w:id="309" w:author="EVA LEIBOVICI" w:date="2024-04-29T18:20:00Z">
              <w:rPr>
                <w:rFonts w:ascii="Calibri" w:eastAsia="Times New Roman" w:hAnsi="Calibri" w:cs="Calibri"/>
                <w:color w:val="000000"/>
                <w:szCs w:val="22"/>
                <w:lang w:eastAsia="fr-FR"/>
                <w14:cntxtAlts w14:val="0"/>
              </w:rPr>
            </w:rPrChange>
          </w:rPr>
          <w:t>rropil</w:t>
        </w:r>
        <w:proofErr w:type="spellEnd"/>
      </w:ins>
    </w:p>
    <w:p w14:paraId="23C87D75" w14:textId="4CA326B9" w:rsidR="00D87B0F" w:rsidRPr="009D4AED" w:rsidRDefault="00D87B0F" w:rsidP="00D87B0F">
      <w:pPr>
        <w:pStyle w:val="Paragraphedeliste"/>
        <w:numPr>
          <w:ilvl w:val="0"/>
          <w:numId w:val="73"/>
        </w:numPr>
        <w:spacing w:line="240" w:lineRule="auto"/>
        <w:contextualSpacing w:val="0"/>
        <w:jc w:val="both"/>
        <w:rPr>
          <w:ins w:id="310" w:author="EVA LEIBOVICI" w:date="2024-04-29T18:08:00Z"/>
          <w:rFonts w:asciiTheme="minorHAnsi" w:eastAsia="Times New Roman" w:hAnsiTheme="minorHAnsi" w:cs="Calibri"/>
          <w:color w:val="000000"/>
          <w:szCs w:val="22"/>
          <w:lang w:eastAsia="fr-FR"/>
          <w14:cntxtAlts w14:val="0"/>
          <w:rPrChange w:id="311" w:author="EVA LEIBOVICI" w:date="2024-04-29T18:20:00Z">
            <w:rPr>
              <w:ins w:id="312" w:author="EVA LEIBOVICI" w:date="2024-04-29T18:08:00Z"/>
              <w:rFonts w:ascii="Calibri" w:eastAsia="Times New Roman" w:hAnsi="Calibri" w:cs="Calibri"/>
              <w:color w:val="000000"/>
              <w:szCs w:val="22"/>
              <w:lang w:eastAsia="fr-FR"/>
              <w14:cntxtAlts w14:val="0"/>
            </w:rPr>
          </w:rPrChange>
        </w:rPr>
      </w:pPr>
      <w:ins w:id="313" w:author="EVA LEIBOVICI" w:date="2024-04-29T18:08:00Z">
        <w:r w:rsidRPr="009D4AED">
          <w:rPr>
            <w:rFonts w:asciiTheme="minorHAnsi" w:hAnsiTheme="minorHAnsi"/>
            <w:szCs w:val="22"/>
            <w:rPrChange w:id="314" w:author="EVA LEIBOVICI" w:date="2024-04-29T18:20:00Z">
              <w:rPr>
                <w:rFonts w:asciiTheme="minorHAnsi" w:hAnsiTheme="minorHAnsi"/>
                <w:i/>
                <w:iCs/>
                <w:szCs w:val="22"/>
              </w:rPr>
            </w:rPrChange>
          </w:rPr>
          <w:t>Narok South</w:t>
        </w:r>
        <w:r w:rsidR="003D1B27" w:rsidRPr="009D4AED">
          <w:rPr>
            <w:rFonts w:asciiTheme="minorHAnsi" w:hAnsiTheme="minorHAnsi"/>
            <w:szCs w:val="22"/>
            <w:rPrChange w:id="315" w:author="EVA LEIBOVICI" w:date="2024-04-29T18:20:00Z">
              <w:rPr>
                <w:rFonts w:asciiTheme="minorHAnsi" w:hAnsiTheme="minorHAnsi"/>
                <w:i/>
                <w:iCs/>
                <w:szCs w:val="22"/>
              </w:rPr>
            </w:rPrChange>
          </w:rPr>
          <w:t>:</w:t>
        </w:r>
        <w:r w:rsidR="003D1B27" w:rsidRPr="009D4AED">
          <w:rPr>
            <w:rFonts w:asciiTheme="minorHAnsi" w:eastAsia="Times New Roman" w:hAnsiTheme="minorHAnsi" w:cs="Calibri"/>
            <w:color w:val="000000"/>
            <w:szCs w:val="22"/>
            <w:lang w:eastAsia="fr-FR"/>
            <w14:cntxtAlts w14:val="0"/>
            <w:rPrChange w:id="316" w:author="EVA LEIBOVICI" w:date="2024-04-29T18:20:00Z">
              <w:rPr>
                <w:rFonts w:ascii="Calibri" w:eastAsia="Times New Roman" w:hAnsi="Calibri" w:cs="Calibri"/>
                <w:color w:val="000000"/>
                <w:szCs w:val="22"/>
                <w:lang w:eastAsia="fr-FR"/>
                <w14:cntxtAlts w14:val="0"/>
              </w:rPr>
            </w:rPrChange>
          </w:rPr>
          <w:t xml:space="preserve"> </w:t>
        </w:r>
        <w:proofErr w:type="spellStart"/>
        <w:r w:rsidR="003D1B27" w:rsidRPr="009D4AED">
          <w:rPr>
            <w:rFonts w:asciiTheme="minorHAnsi" w:eastAsia="Times New Roman" w:hAnsiTheme="minorHAnsi" w:cs="Calibri"/>
            <w:color w:val="000000"/>
            <w:szCs w:val="22"/>
            <w:lang w:eastAsia="fr-FR"/>
            <w14:cntxtAlts w14:val="0"/>
            <w:rPrChange w:id="317" w:author="EVA LEIBOVICI" w:date="2024-04-29T18:20:00Z">
              <w:rPr>
                <w:rFonts w:ascii="Calibri" w:eastAsia="Times New Roman" w:hAnsi="Calibri" w:cs="Calibri"/>
                <w:color w:val="000000"/>
                <w:szCs w:val="22"/>
                <w:lang w:eastAsia="fr-FR"/>
                <w14:cntxtAlts w14:val="0"/>
              </w:rPr>
            </w:rPrChange>
          </w:rPr>
          <w:t>Naroosura</w:t>
        </w:r>
        <w:proofErr w:type="spellEnd"/>
      </w:ins>
    </w:p>
    <w:p w14:paraId="4B4A7AE7" w14:textId="5FD38AD1" w:rsidR="00AF787D" w:rsidRPr="009D4AED" w:rsidRDefault="007472C8">
      <w:pPr>
        <w:pStyle w:val="Paragraphedeliste"/>
        <w:numPr>
          <w:ilvl w:val="0"/>
          <w:numId w:val="73"/>
        </w:numPr>
        <w:spacing w:line="240" w:lineRule="auto"/>
        <w:contextualSpacing w:val="0"/>
        <w:jc w:val="both"/>
        <w:rPr>
          <w:ins w:id="318" w:author="EVA LEIBOVICI" w:date="2024-04-29T18:06:00Z"/>
          <w:rFonts w:asciiTheme="minorHAnsi" w:eastAsia="Times New Roman" w:hAnsiTheme="minorHAnsi" w:cs="Calibri"/>
          <w:color w:val="000000"/>
          <w:szCs w:val="22"/>
          <w:lang w:eastAsia="fr-FR"/>
          <w14:cntxtAlts w14:val="0"/>
          <w:rPrChange w:id="319" w:author="EVA LEIBOVICI" w:date="2024-04-29T18:20:00Z">
            <w:rPr>
              <w:ins w:id="320" w:author="EVA LEIBOVICI" w:date="2024-04-29T18:06:00Z"/>
              <w:rFonts w:ascii="Calibri" w:eastAsia="Times New Roman" w:hAnsi="Calibri" w:cs="Calibri"/>
              <w:color w:val="000000"/>
              <w:szCs w:val="22"/>
              <w:lang w:val="fr-FR" w:eastAsia="fr-FR"/>
              <w14:cntxtAlts w14:val="0"/>
            </w:rPr>
          </w:rPrChange>
        </w:rPr>
        <w:pPrChange w:id="321" w:author="EVA LEIBOVICI" w:date="2024-04-29T18:09:00Z">
          <w:pPr>
            <w:spacing w:line="240" w:lineRule="auto"/>
            <w:contextualSpacing w:val="0"/>
            <w:jc w:val="both"/>
          </w:pPr>
        </w:pPrChange>
      </w:pPr>
      <w:ins w:id="322" w:author="EVA LEIBOVICI" w:date="2024-04-29T18:11:00Z">
        <w:r w:rsidRPr="009D4AED">
          <w:rPr>
            <w:rFonts w:asciiTheme="minorHAnsi" w:eastAsia="Times New Roman" w:hAnsiTheme="minorHAnsi" w:cs="Calibri"/>
            <w:color w:val="000000"/>
            <w:szCs w:val="22"/>
            <w:lang w:eastAsia="fr-FR"/>
            <w14:cntxtAlts w14:val="0"/>
          </w:rPr>
          <w:t>Trans Mara</w:t>
        </w:r>
      </w:ins>
      <w:ins w:id="323" w:author="EVA LEIBOVICI" w:date="2024-04-29T18:09:00Z">
        <w:r w:rsidR="00AF787D" w:rsidRPr="009D4AED">
          <w:rPr>
            <w:rFonts w:asciiTheme="minorHAnsi" w:eastAsia="Times New Roman" w:hAnsiTheme="minorHAnsi" w:cs="Calibri"/>
            <w:color w:val="000000"/>
            <w:szCs w:val="22"/>
            <w:lang w:eastAsia="fr-FR"/>
            <w14:cntxtAlts w14:val="0"/>
            <w:rPrChange w:id="324" w:author="EVA LEIBOVICI" w:date="2024-04-29T18:20:00Z">
              <w:rPr>
                <w:rFonts w:ascii="Calibri" w:eastAsia="Times New Roman" w:hAnsi="Calibri" w:cs="Calibri"/>
                <w:color w:val="000000"/>
                <w:szCs w:val="22"/>
                <w:lang w:eastAsia="fr-FR"/>
                <w14:cntxtAlts w14:val="0"/>
              </w:rPr>
            </w:rPrChange>
          </w:rPr>
          <w:t xml:space="preserve"> Ea</w:t>
        </w:r>
      </w:ins>
      <w:ins w:id="325" w:author="EVA LEIBOVICI" w:date="2024-04-29T18:11:00Z">
        <w:r w:rsidRPr="009D4AED">
          <w:rPr>
            <w:rFonts w:asciiTheme="minorHAnsi" w:eastAsia="Times New Roman" w:hAnsiTheme="minorHAnsi" w:cs="Calibri"/>
            <w:color w:val="000000"/>
            <w:szCs w:val="22"/>
            <w:lang w:eastAsia="fr-FR"/>
            <w14:cntxtAlts w14:val="0"/>
          </w:rPr>
          <w:t>s</w:t>
        </w:r>
      </w:ins>
      <w:ins w:id="326" w:author="EVA LEIBOVICI" w:date="2024-04-29T18:09:00Z">
        <w:r w:rsidR="00AF787D" w:rsidRPr="009D4AED">
          <w:rPr>
            <w:rFonts w:asciiTheme="minorHAnsi" w:eastAsia="Times New Roman" w:hAnsiTheme="minorHAnsi" w:cs="Calibri"/>
            <w:color w:val="000000"/>
            <w:szCs w:val="22"/>
            <w:lang w:eastAsia="fr-FR"/>
            <w14:cntxtAlts w14:val="0"/>
            <w:rPrChange w:id="327" w:author="EVA LEIBOVICI" w:date="2024-04-29T18:20:00Z">
              <w:rPr>
                <w:rFonts w:ascii="Calibri" w:eastAsia="Times New Roman" w:hAnsi="Calibri" w:cs="Calibri"/>
                <w:color w:val="000000"/>
                <w:szCs w:val="22"/>
                <w:lang w:eastAsia="fr-FR"/>
                <w14:cntxtAlts w14:val="0"/>
              </w:rPr>
            </w:rPrChange>
          </w:rPr>
          <w:t xml:space="preserve">t: </w:t>
        </w:r>
        <w:proofErr w:type="spellStart"/>
        <w:r w:rsidR="00AF787D" w:rsidRPr="009D4AED">
          <w:rPr>
            <w:rFonts w:asciiTheme="minorHAnsi" w:eastAsia="Times New Roman" w:hAnsiTheme="minorHAnsi" w:cs="Calibri"/>
            <w:color w:val="000000"/>
            <w:szCs w:val="22"/>
            <w:lang w:eastAsia="fr-FR"/>
            <w14:cntxtAlts w14:val="0"/>
            <w:rPrChange w:id="328" w:author="EVA LEIBOVICI" w:date="2024-04-29T18:20:00Z">
              <w:rPr>
                <w:rFonts w:ascii="Calibri" w:eastAsia="Times New Roman" w:hAnsi="Calibri" w:cs="Calibri"/>
                <w:color w:val="000000"/>
                <w:szCs w:val="22"/>
                <w:lang w:eastAsia="fr-FR"/>
                <w14:cntxtAlts w14:val="0"/>
              </w:rPr>
            </w:rPrChange>
          </w:rPr>
          <w:t>Ang’ata</w:t>
        </w:r>
        <w:proofErr w:type="spellEnd"/>
        <w:r w:rsidR="00AF787D" w:rsidRPr="009D4AED">
          <w:rPr>
            <w:rFonts w:asciiTheme="minorHAnsi" w:eastAsia="Times New Roman" w:hAnsiTheme="minorHAnsi" w:cs="Calibri"/>
            <w:color w:val="000000"/>
            <w:szCs w:val="22"/>
            <w:lang w:eastAsia="fr-FR"/>
            <w14:cntxtAlts w14:val="0"/>
            <w:rPrChange w:id="329" w:author="EVA LEIBOVICI" w:date="2024-04-29T18:20:00Z">
              <w:rPr>
                <w:rFonts w:ascii="Calibri" w:eastAsia="Times New Roman" w:hAnsi="Calibri" w:cs="Calibri"/>
                <w:color w:val="000000"/>
                <w:szCs w:val="22"/>
                <w:lang w:eastAsia="fr-FR"/>
                <w14:cntxtAlts w14:val="0"/>
              </w:rPr>
            </w:rPrChange>
          </w:rPr>
          <w:t xml:space="preserve"> </w:t>
        </w:r>
        <w:proofErr w:type="spellStart"/>
        <w:r w:rsidR="00AF787D" w:rsidRPr="009D4AED">
          <w:rPr>
            <w:rFonts w:asciiTheme="minorHAnsi" w:eastAsia="Times New Roman" w:hAnsiTheme="minorHAnsi" w:cs="Calibri"/>
            <w:color w:val="000000"/>
            <w:szCs w:val="22"/>
            <w:lang w:eastAsia="fr-FR"/>
            <w14:cntxtAlts w14:val="0"/>
            <w:rPrChange w:id="330" w:author="EVA LEIBOVICI" w:date="2024-04-29T18:20:00Z">
              <w:rPr>
                <w:rFonts w:ascii="Calibri" w:eastAsia="Times New Roman" w:hAnsi="Calibri" w:cs="Calibri"/>
                <w:color w:val="000000"/>
                <w:szCs w:val="22"/>
                <w:lang w:eastAsia="fr-FR"/>
                <w14:cntxtAlts w14:val="0"/>
              </w:rPr>
            </w:rPrChange>
          </w:rPr>
          <w:t>Barrikoi</w:t>
        </w:r>
        <w:proofErr w:type="spellEnd"/>
        <w:r w:rsidR="00AF787D" w:rsidRPr="009D4AED">
          <w:rPr>
            <w:rFonts w:asciiTheme="minorHAnsi" w:eastAsia="Times New Roman" w:hAnsiTheme="minorHAnsi" w:cs="Calibri"/>
            <w:color w:val="000000"/>
            <w:szCs w:val="22"/>
            <w:lang w:eastAsia="fr-FR"/>
            <w14:cntxtAlts w14:val="0"/>
            <w:rPrChange w:id="331" w:author="EVA LEIBOVICI" w:date="2024-04-29T18:20:00Z">
              <w:rPr>
                <w:rFonts w:ascii="Calibri" w:eastAsia="Times New Roman" w:hAnsi="Calibri" w:cs="Calibri"/>
                <w:color w:val="000000"/>
                <w:szCs w:val="22"/>
                <w:lang w:eastAsia="fr-FR"/>
                <w14:cntxtAlts w14:val="0"/>
              </w:rPr>
            </w:rPrChange>
          </w:rPr>
          <w:t xml:space="preserve">, </w:t>
        </w:r>
        <w:proofErr w:type="spellStart"/>
        <w:r w:rsidR="00AF787D" w:rsidRPr="009D4AED">
          <w:rPr>
            <w:rFonts w:asciiTheme="minorHAnsi" w:eastAsia="Times New Roman" w:hAnsiTheme="minorHAnsi" w:cs="Calibri"/>
            <w:color w:val="000000"/>
            <w:szCs w:val="22"/>
            <w:lang w:eastAsia="fr-FR"/>
            <w14:cntxtAlts w14:val="0"/>
            <w:rPrChange w:id="332" w:author="EVA LEIBOVICI" w:date="2024-04-29T18:20:00Z">
              <w:rPr>
                <w:rFonts w:ascii="Calibri" w:eastAsia="Times New Roman" w:hAnsi="Calibri" w:cs="Calibri"/>
                <w:color w:val="000000"/>
                <w:szCs w:val="22"/>
                <w:lang w:eastAsia="fr-FR"/>
                <w14:cntxtAlts w14:val="0"/>
              </w:rPr>
            </w:rPrChange>
          </w:rPr>
          <w:t>Kapsasian</w:t>
        </w:r>
        <w:proofErr w:type="spellEnd"/>
        <w:r w:rsidR="00AF787D" w:rsidRPr="009D4AED">
          <w:rPr>
            <w:rFonts w:asciiTheme="minorHAnsi" w:eastAsia="Times New Roman" w:hAnsiTheme="minorHAnsi" w:cs="Calibri"/>
            <w:color w:val="000000"/>
            <w:szCs w:val="22"/>
            <w:lang w:eastAsia="fr-FR"/>
            <w14:cntxtAlts w14:val="0"/>
            <w:rPrChange w:id="333" w:author="EVA LEIBOVICI" w:date="2024-04-29T18:20:00Z">
              <w:rPr>
                <w:rFonts w:ascii="Calibri" w:eastAsia="Times New Roman" w:hAnsi="Calibri" w:cs="Calibri"/>
                <w:color w:val="000000"/>
                <w:szCs w:val="22"/>
                <w:lang w:eastAsia="fr-FR"/>
                <w14:cntxtAlts w14:val="0"/>
              </w:rPr>
            </w:rPrChange>
          </w:rPr>
          <w:t xml:space="preserve">, </w:t>
        </w:r>
        <w:proofErr w:type="spellStart"/>
        <w:r w:rsidR="00AF787D" w:rsidRPr="009D4AED">
          <w:rPr>
            <w:rFonts w:asciiTheme="minorHAnsi" w:eastAsia="Times New Roman" w:hAnsiTheme="minorHAnsi" w:cs="Calibri"/>
            <w:color w:val="000000"/>
            <w:szCs w:val="22"/>
            <w:lang w:eastAsia="fr-FR"/>
            <w14:cntxtAlts w14:val="0"/>
            <w:rPrChange w:id="334" w:author="EVA LEIBOVICI" w:date="2024-04-29T18:20:00Z">
              <w:rPr>
                <w:rFonts w:ascii="Calibri" w:eastAsia="Times New Roman" w:hAnsi="Calibri" w:cs="Calibri"/>
                <w:color w:val="000000"/>
                <w:szCs w:val="22"/>
                <w:lang w:eastAsia="fr-FR"/>
                <w14:cntxtAlts w14:val="0"/>
              </w:rPr>
            </w:rPrChange>
          </w:rPr>
          <w:t>Kilgoris</w:t>
        </w:r>
        <w:proofErr w:type="spellEnd"/>
        <w:r w:rsidR="00AF787D" w:rsidRPr="009D4AED">
          <w:rPr>
            <w:rFonts w:asciiTheme="minorHAnsi" w:eastAsia="Times New Roman" w:hAnsiTheme="minorHAnsi" w:cs="Calibri"/>
            <w:color w:val="000000"/>
            <w:szCs w:val="22"/>
            <w:lang w:eastAsia="fr-FR"/>
            <w14:cntxtAlts w14:val="0"/>
            <w:rPrChange w:id="335" w:author="EVA LEIBOVICI" w:date="2024-04-29T18:20:00Z">
              <w:rPr>
                <w:rFonts w:ascii="Calibri" w:eastAsia="Times New Roman" w:hAnsi="Calibri" w:cs="Calibri"/>
                <w:color w:val="000000"/>
                <w:szCs w:val="22"/>
                <w:lang w:eastAsia="fr-FR"/>
                <w14:cntxtAlts w14:val="0"/>
              </w:rPr>
            </w:rPrChange>
          </w:rPr>
          <w:t xml:space="preserve"> Central, </w:t>
        </w:r>
        <w:proofErr w:type="spellStart"/>
        <w:r w:rsidR="00AF787D" w:rsidRPr="009D4AED">
          <w:rPr>
            <w:rFonts w:asciiTheme="minorHAnsi" w:eastAsia="Times New Roman" w:hAnsiTheme="minorHAnsi" w:cs="Calibri"/>
            <w:color w:val="000000"/>
            <w:szCs w:val="22"/>
            <w:lang w:eastAsia="fr-FR"/>
            <w14:cntxtAlts w14:val="0"/>
            <w:rPrChange w:id="336" w:author="EVA LEIBOVICI" w:date="2024-04-29T18:20:00Z">
              <w:rPr>
                <w:rFonts w:ascii="Calibri" w:eastAsia="Times New Roman" w:hAnsi="Calibri" w:cs="Calibri"/>
                <w:color w:val="000000"/>
                <w:szCs w:val="22"/>
                <w:lang w:eastAsia="fr-FR"/>
                <w14:cntxtAlts w14:val="0"/>
              </w:rPr>
            </w:rPrChange>
          </w:rPr>
          <w:t>Nai</w:t>
        </w:r>
        <w:r w:rsidR="0073351A" w:rsidRPr="009D4AED">
          <w:rPr>
            <w:rFonts w:asciiTheme="minorHAnsi" w:eastAsia="Times New Roman" w:hAnsiTheme="minorHAnsi" w:cs="Calibri"/>
            <w:color w:val="000000"/>
            <w:szCs w:val="22"/>
            <w:lang w:eastAsia="fr-FR"/>
            <w14:cntxtAlts w14:val="0"/>
            <w:rPrChange w:id="337" w:author="EVA LEIBOVICI" w:date="2024-04-29T18:20:00Z">
              <w:rPr>
                <w:rFonts w:ascii="Calibri" w:eastAsia="Times New Roman" w:hAnsi="Calibri" w:cs="Calibri"/>
                <w:color w:val="000000"/>
                <w:szCs w:val="22"/>
                <w:lang w:eastAsia="fr-FR"/>
                <w14:cntxtAlts w14:val="0"/>
              </w:rPr>
            </w:rPrChange>
          </w:rPr>
          <w:t>kara</w:t>
        </w:r>
      </w:ins>
      <w:proofErr w:type="spellEnd"/>
    </w:p>
    <w:p w14:paraId="6E9FD216" w14:textId="0F9B01BA" w:rsidR="00C449E4" w:rsidRPr="009D4AED" w:rsidRDefault="006002CC" w:rsidP="00F24D61">
      <w:pPr>
        <w:pStyle w:val="Listenumros"/>
        <w:numPr>
          <w:ilvl w:val="0"/>
          <w:numId w:val="0"/>
        </w:numPr>
        <w:jc w:val="both"/>
        <w:rPr>
          <w:ins w:id="338" w:author="EVA LEIBOVICI" w:date="2024-04-29T18:13:00Z"/>
          <w:rFonts w:asciiTheme="minorHAnsi" w:hAnsiTheme="minorHAnsi"/>
          <w:szCs w:val="22"/>
          <w:rPrChange w:id="339" w:author="EVA LEIBOVICI" w:date="2024-04-29T18:20:00Z">
            <w:rPr>
              <w:ins w:id="340" w:author="EVA LEIBOVICI" w:date="2024-04-29T18:13:00Z"/>
              <w:rFonts w:asciiTheme="minorHAnsi" w:hAnsiTheme="minorHAnsi"/>
              <w:i/>
              <w:iCs/>
              <w:szCs w:val="22"/>
            </w:rPr>
          </w:rPrChange>
        </w:rPr>
      </w:pPr>
      <w:ins w:id="341" w:author="EVA LEIBOVICI" w:date="2024-04-29T18:11:00Z">
        <w:r w:rsidRPr="009D4AED">
          <w:rPr>
            <w:rFonts w:asciiTheme="minorHAnsi" w:hAnsiTheme="minorHAnsi"/>
            <w:szCs w:val="22"/>
            <w:rPrChange w:id="342" w:author="EVA LEIBOVICI" w:date="2024-04-29T18:20:00Z">
              <w:rPr>
                <w:rFonts w:asciiTheme="minorHAnsi" w:hAnsiTheme="minorHAnsi"/>
                <w:i/>
                <w:iCs/>
                <w:szCs w:val="22"/>
              </w:rPr>
            </w:rPrChange>
          </w:rPr>
          <w:t>Then in each location</w:t>
        </w:r>
      </w:ins>
      <w:ins w:id="343" w:author="EVA LEIBOVICI" w:date="2024-04-29T18:12:00Z">
        <w:r w:rsidRPr="009D4AED">
          <w:rPr>
            <w:rFonts w:asciiTheme="minorHAnsi" w:hAnsiTheme="minorHAnsi"/>
            <w:szCs w:val="22"/>
            <w:rPrChange w:id="344" w:author="EVA LEIBOVICI" w:date="2024-04-29T18:20:00Z">
              <w:rPr>
                <w:rFonts w:asciiTheme="minorHAnsi" w:hAnsiTheme="minorHAnsi"/>
                <w:i/>
                <w:iCs/>
                <w:szCs w:val="22"/>
              </w:rPr>
            </w:rPrChange>
          </w:rPr>
          <w:t xml:space="preserve"> a </w:t>
        </w:r>
        <w:r w:rsidR="0023463F" w:rsidRPr="009D4AED">
          <w:rPr>
            <w:rFonts w:asciiTheme="minorHAnsi" w:hAnsiTheme="minorHAnsi"/>
            <w:szCs w:val="22"/>
            <w:rPrChange w:id="345" w:author="EVA LEIBOVICI" w:date="2024-04-29T18:20:00Z">
              <w:rPr>
                <w:rFonts w:asciiTheme="minorHAnsi" w:hAnsiTheme="minorHAnsi"/>
                <w:i/>
                <w:iCs/>
                <w:szCs w:val="22"/>
              </w:rPr>
            </w:rPrChange>
          </w:rPr>
          <w:t xml:space="preserve">sample of villages was chosen, based on the density of population in the area. For each location, </w:t>
        </w:r>
        <w:r w:rsidR="00787038" w:rsidRPr="009D4AED">
          <w:rPr>
            <w:rFonts w:asciiTheme="minorHAnsi" w:hAnsiTheme="minorHAnsi"/>
            <w:szCs w:val="22"/>
            <w:rPrChange w:id="346" w:author="EVA LEIBOVICI" w:date="2024-04-29T18:20:00Z">
              <w:rPr>
                <w:rFonts w:asciiTheme="minorHAnsi" w:hAnsiTheme="minorHAnsi"/>
                <w:i/>
                <w:iCs/>
                <w:szCs w:val="22"/>
              </w:rPr>
            </w:rPrChange>
          </w:rPr>
          <w:t xml:space="preserve">the village had an attributed </w:t>
        </w:r>
      </w:ins>
      <w:ins w:id="347" w:author="EVA LEIBOVICI" w:date="2024-04-29T18:13:00Z">
        <w:r w:rsidR="00787038" w:rsidRPr="009D4AED">
          <w:rPr>
            <w:rFonts w:asciiTheme="minorHAnsi" w:hAnsiTheme="minorHAnsi"/>
            <w:szCs w:val="22"/>
            <w:rPrChange w:id="348" w:author="EVA LEIBOVICI" w:date="2024-04-29T18:20:00Z">
              <w:rPr>
                <w:rFonts w:asciiTheme="minorHAnsi" w:hAnsiTheme="minorHAnsi"/>
                <w:i/>
                <w:iCs/>
                <w:szCs w:val="22"/>
              </w:rPr>
            </w:rPrChange>
          </w:rPr>
          <w:t>number generated randomly. The villages with the earliest number (closer to 0) were selected to be final surveyed.</w:t>
        </w:r>
      </w:ins>
      <w:ins w:id="349" w:author="EVA LEIBOVICI" w:date="2024-04-29T18:20:00Z">
        <w:r w:rsidR="00156A61">
          <w:rPr>
            <w:rFonts w:asciiTheme="minorHAnsi" w:hAnsiTheme="minorHAnsi"/>
            <w:szCs w:val="22"/>
          </w:rPr>
          <w:t xml:space="preserve"> In each village, </w:t>
        </w:r>
      </w:ins>
      <w:ins w:id="350" w:author="EVA LEIBOVICI" w:date="2024-04-29T18:21:00Z">
        <w:r w:rsidR="005B3508">
          <w:rPr>
            <w:rFonts w:asciiTheme="minorHAnsi" w:hAnsiTheme="minorHAnsi"/>
            <w:szCs w:val="22"/>
          </w:rPr>
          <w:t>the number of</w:t>
        </w:r>
      </w:ins>
      <w:ins w:id="351" w:author="EVA LEIBOVICI" w:date="2024-04-29T18:20:00Z">
        <w:r w:rsidR="00156A61">
          <w:rPr>
            <w:rFonts w:asciiTheme="minorHAnsi" w:hAnsiTheme="minorHAnsi"/>
            <w:szCs w:val="22"/>
          </w:rPr>
          <w:t xml:space="preserve"> households</w:t>
        </w:r>
      </w:ins>
      <w:ins w:id="352" w:author="EVA LEIBOVICI" w:date="2024-04-29T18:21:00Z">
        <w:r w:rsidR="005B3508">
          <w:rPr>
            <w:rFonts w:asciiTheme="minorHAnsi" w:hAnsiTheme="minorHAnsi"/>
            <w:szCs w:val="22"/>
          </w:rPr>
          <w:t xml:space="preserve"> that</w:t>
        </w:r>
      </w:ins>
      <w:ins w:id="353" w:author="EVA LEIBOVICI" w:date="2024-04-29T18:20:00Z">
        <w:r w:rsidR="00156A61">
          <w:rPr>
            <w:rFonts w:asciiTheme="minorHAnsi" w:hAnsiTheme="minorHAnsi"/>
            <w:szCs w:val="22"/>
          </w:rPr>
          <w:t xml:space="preserve"> should be surveyed</w:t>
        </w:r>
      </w:ins>
      <w:ins w:id="354" w:author="EVA LEIBOVICI" w:date="2024-04-29T18:21:00Z">
        <w:r w:rsidR="005B3508">
          <w:rPr>
            <w:rFonts w:asciiTheme="minorHAnsi" w:hAnsiTheme="minorHAnsi"/>
            <w:szCs w:val="22"/>
          </w:rPr>
          <w:t xml:space="preserve"> is based on the density of population compared to other villages (still using cens</w:t>
        </w:r>
      </w:ins>
      <w:ins w:id="355" w:author="EVA LEIBOVICI" w:date="2024-04-29T18:22:00Z">
        <w:r w:rsidR="005B3508">
          <w:rPr>
            <w:rFonts w:asciiTheme="minorHAnsi" w:hAnsiTheme="minorHAnsi"/>
            <w:szCs w:val="22"/>
          </w:rPr>
          <w:t>us data)</w:t>
        </w:r>
      </w:ins>
      <w:ins w:id="356" w:author="EVA LEIBOVICI" w:date="2024-04-29T18:21:00Z">
        <w:r w:rsidR="005B3508">
          <w:rPr>
            <w:rFonts w:asciiTheme="minorHAnsi" w:hAnsiTheme="minorHAnsi"/>
            <w:szCs w:val="22"/>
          </w:rPr>
          <w:t>.</w:t>
        </w:r>
      </w:ins>
    </w:p>
    <w:p w14:paraId="18045FE1" w14:textId="398126C5" w:rsidR="00787038" w:rsidRDefault="002F37CF" w:rsidP="00F24D61">
      <w:pPr>
        <w:pStyle w:val="Listenumros"/>
        <w:numPr>
          <w:ilvl w:val="0"/>
          <w:numId w:val="0"/>
        </w:numPr>
        <w:jc w:val="both"/>
        <w:rPr>
          <w:ins w:id="357" w:author="EVA LEIBOVICI" w:date="2024-04-29T18:30:00Z"/>
          <w:rFonts w:asciiTheme="minorHAnsi" w:hAnsiTheme="minorHAnsi"/>
          <w:szCs w:val="22"/>
        </w:rPr>
      </w:pPr>
      <w:ins w:id="358" w:author="EVA LEIBOVICI" w:date="2024-04-29T18:15:00Z">
        <w:r w:rsidRPr="009D4AED">
          <w:rPr>
            <w:rFonts w:asciiTheme="minorHAnsi" w:hAnsiTheme="minorHAnsi"/>
            <w:szCs w:val="22"/>
            <w:rPrChange w:id="359" w:author="EVA LEIBOVICI" w:date="2024-04-29T18:20:00Z">
              <w:rPr>
                <w:rFonts w:asciiTheme="minorHAnsi" w:hAnsiTheme="minorHAnsi"/>
                <w:i/>
                <w:iCs/>
                <w:szCs w:val="22"/>
              </w:rPr>
            </w:rPrChange>
          </w:rPr>
          <w:t xml:space="preserve">The final sample was selected: </w:t>
        </w:r>
      </w:ins>
    </w:p>
    <w:p w14:paraId="13BBD1A8" w14:textId="48B211B8" w:rsidR="006338EB" w:rsidRPr="009D4AED" w:rsidRDefault="006F4C67" w:rsidP="00F24D61">
      <w:pPr>
        <w:pStyle w:val="Listenumros"/>
        <w:numPr>
          <w:ilvl w:val="0"/>
          <w:numId w:val="0"/>
        </w:numPr>
        <w:jc w:val="both"/>
        <w:rPr>
          <w:ins w:id="360" w:author="EVA LEIBOVICI" w:date="2024-04-29T18:15:00Z"/>
          <w:rFonts w:asciiTheme="minorHAnsi" w:hAnsiTheme="minorHAnsi"/>
          <w:szCs w:val="22"/>
          <w:rPrChange w:id="361" w:author="EVA LEIBOVICI" w:date="2024-04-29T18:20:00Z">
            <w:rPr>
              <w:ins w:id="362" w:author="EVA LEIBOVICI" w:date="2024-04-29T18:15:00Z"/>
              <w:rFonts w:asciiTheme="minorHAnsi" w:hAnsiTheme="minorHAnsi"/>
              <w:i/>
              <w:iCs/>
              <w:szCs w:val="22"/>
            </w:rPr>
          </w:rPrChange>
        </w:rPr>
      </w:pPr>
      <w:ins w:id="363" w:author="EVA LEIBOVICI" w:date="2024-04-29T18:31:00Z">
        <w:r>
          <w:rPr>
            <w:noProof/>
            <w14:cntxtAlts w14:val="0"/>
          </w:rPr>
          <w:lastRenderedPageBreak/>
          <w:drawing>
            <wp:inline distT="0" distB="0" distL="0" distR="0" wp14:anchorId="725E9290" wp14:editId="5E8A2919">
              <wp:extent cx="3841382" cy="4716780"/>
              <wp:effectExtent l="0" t="0" r="6985" b="762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851385" cy="4729062"/>
                      </a:xfrm>
                      <a:prstGeom prst="rect">
                        <a:avLst/>
                      </a:prstGeom>
                    </pic:spPr>
                  </pic:pic>
                </a:graphicData>
              </a:graphic>
            </wp:inline>
          </w:drawing>
        </w:r>
      </w:ins>
    </w:p>
    <w:p w14:paraId="1CC223F3" w14:textId="4872402E" w:rsidR="002F37CF" w:rsidRPr="000351F7" w:rsidRDefault="002F37CF">
      <w:pPr>
        <w:pStyle w:val="Listenumros"/>
        <w:numPr>
          <w:ilvl w:val="0"/>
          <w:numId w:val="0"/>
        </w:numPr>
        <w:jc w:val="both"/>
        <w:rPr>
          <w:ins w:id="364" w:author="EVA LEIBOVICI" w:date="2024-04-29T18:05:00Z"/>
          <w:rFonts w:asciiTheme="minorHAnsi" w:hAnsiTheme="minorHAnsi"/>
          <w:i/>
          <w:iCs/>
          <w:szCs w:val="22"/>
        </w:rPr>
        <w:pPrChange w:id="365" w:author="EVA LEIBOVICI" w:date="2024-04-29T18:10:00Z">
          <w:pPr>
            <w:pStyle w:val="Listenumros"/>
            <w:numPr>
              <w:numId w:val="0"/>
            </w:numPr>
            <w:tabs>
              <w:tab w:val="clear" w:pos="360"/>
            </w:tabs>
            <w:ind w:left="720" w:firstLine="0"/>
            <w:jc w:val="both"/>
          </w:pPr>
        </w:pPrChange>
      </w:pPr>
      <w:ins w:id="366" w:author="EVA LEIBOVICI" w:date="2024-04-29T18:15:00Z">
        <w:r>
          <w:rPr>
            <w:noProof/>
            <w14:cntxtAlts w14:val="0"/>
          </w:rPr>
          <w:drawing>
            <wp:inline distT="0" distB="0" distL="0" distR="0" wp14:anchorId="6214FFE6" wp14:editId="744A3768">
              <wp:extent cx="2770216" cy="2948940"/>
              <wp:effectExtent l="0" t="0" r="0" b="381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773351" cy="2952278"/>
                      </a:xfrm>
                      <a:prstGeom prst="rect">
                        <a:avLst/>
                      </a:prstGeom>
                    </pic:spPr>
                  </pic:pic>
                </a:graphicData>
              </a:graphic>
            </wp:inline>
          </w:drawing>
        </w:r>
      </w:ins>
    </w:p>
    <w:p w14:paraId="0448CC27" w14:textId="1FD49B85" w:rsidR="00501F5B" w:rsidRDefault="00745A64" w:rsidP="003D254B">
      <w:pPr>
        <w:spacing w:line="276" w:lineRule="auto"/>
        <w:contextualSpacing w:val="0"/>
        <w:jc w:val="both"/>
        <w:rPr>
          <w:ins w:id="367" w:author="EVA LEIBOVICI" w:date="2024-04-30T10:10:00Z"/>
          <w:rFonts w:asciiTheme="minorHAnsi" w:hAnsiTheme="minorHAnsi"/>
          <w:bCs/>
          <w:szCs w:val="22"/>
        </w:rPr>
      </w:pPr>
      <w:ins w:id="368" w:author="EVA LEIBOVICI" w:date="2024-04-30T10:10:00Z">
        <w:r>
          <w:rPr>
            <w:rFonts w:asciiTheme="minorHAnsi" w:hAnsiTheme="minorHAnsi"/>
            <w:bCs/>
            <w:szCs w:val="22"/>
          </w:rPr>
          <w:t>Data analysis</w:t>
        </w:r>
      </w:ins>
    </w:p>
    <w:p w14:paraId="19915CE2" w14:textId="23E87A23" w:rsidR="00745A64" w:rsidRDefault="002071E9" w:rsidP="00E665C1">
      <w:pPr>
        <w:contextualSpacing w:val="0"/>
        <w:jc w:val="both"/>
        <w:rPr>
          <w:ins w:id="369" w:author="EVA LEIBOVICI" w:date="2024-04-30T10:45:00Z"/>
          <w:rFonts w:asciiTheme="minorHAnsi" w:hAnsiTheme="minorHAnsi"/>
          <w:bCs/>
          <w:szCs w:val="22"/>
        </w:rPr>
      </w:pPr>
      <w:ins w:id="370" w:author="EVA LEIBOVICI" w:date="2024-04-30T10:24:00Z">
        <w:r>
          <w:rPr>
            <w:rFonts w:asciiTheme="minorHAnsi" w:hAnsiTheme="minorHAnsi"/>
            <w:bCs/>
            <w:szCs w:val="22"/>
          </w:rPr>
          <w:t xml:space="preserve">The data </w:t>
        </w:r>
      </w:ins>
      <w:ins w:id="371" w:author="EVA LEIBOVICI" w:date="2024-04-30T10:44:00Z">
        <w:r w:rsidR="009015DA">
          <w:rPr>
            <w:rFonts w:asciiTheme="minorHAnsi" w:hAnsiTheme="minorHAnsi"/>
            <w:bCs/>
            <w:szCs w:val="22"/>
          </w:rPr>
          <w:t>analyzed</w:t>
        </w:r>
      </w:ins>
      <w:ins w:id="372" w:author="EVA LEIBOVICI" w:date="2024-04-30T10:24:00Z">
        <w:r>
          <w:rPr>
            <w:rFonts w:asciiTheme="minorHAnsi" w:hAnsiTheme="minorHAnsi"/>
            <w:bCs/>
            <w:szCs w:val="22"/>
          </w:rPr>
          <w:t xml:space="preserve"> provided a good understanding of the project </w:t>
        </w:r>
        <w:r w:rsidR="006720F8">
          <w:rPr>
            <w:rFonts w:asciiTheme="minorHAnsi" w:hAnsiTheme="minorHAnsi"/>
            <w:bCs/>
            <w:szCs w:val="22"/>
          </w:rPr>
          <w:t xml:space="preserve">baseline scenario. </w:t>
        </w:r>
      </w:ins>
    </w:p>
    <w:p w14:paraId="6D79A4D9" w14:textId="4158C7ED" w:rsidR="009C166A" w:rsidRDefault="00EF5FA3">
      <w:pPr>
        <w:contextualSpacing w:val="0"/>
        <w:jc w:val="both"/>
        <w:rPr>
          <w:ins w:id="373" w:author="EVA LEIBOVICI" w:date="2024-04-30T10:24:00Z"/>
          <w:rFonts w:asciiTheme="minorHAnsi" w:hAnsiTheme="minorHAnsi"/>
          <w:bCs/>
          <w:szCs w:val="22"/>
        </w:rPr>
        <w:pPrChange w:id="374" w:author="EVA LEIBOVICI" w:date="2024-04-30T10:31:00Z">
          <w:pPr>
            <w:spacing w:line="276" w:lineRule="auto"/>
            <w:contextualSpacing w:val="0"/>
            <w:jc w:val="both"/>
          </w:pPr>
        </w:pPrChange>
      </w:pPr>
      <w:ins w:id="375" w:author="EVA LEIBOVICI" w:date="2024-04-30T10:48:00Z">
        <w:r>
          <w:rPr>
            <w:rFonts w:asciiTheme="minorHAnsi" w:hAnsiTheme="minorHAnsi"/>
            <w:bCs/>
            <w:szCs w:val="22"/>
          </w:rPr>
          <w:lastRenderedPageBreak/>
          <w:t xml:space="preserve">Multiple questions were asked to allow </w:t>
        </w:r>
      </w:ins>
      <w:ins w:id="376" w:author="EVA LEIBOVICI" w:date="2024-04-30T10:58:00Z">
        <w:r w:rsidR="00546853">
          <w:rPr>
            <w:rFonts w:asciiTheme="minorHAnsi" w:hAnsiTheme="minorHAnsi"/>
            <w:bCs/>
            <w:szCs w:val="22"/>
          </w:rPr>
          <w:t xml:space="preserve">for </w:t>
        </w:r>
      </w:ins>
      <w:ins w:id="377" w:author="EVA LEIBOVICI" w:date="2024-04-30T10:48:00Z">
        <w:r>
          <w:rPr>
            <w:rFonts w:asciiTheme="minorHAnsi" w:hAnsiTheme="minorHAnsi"/>
            <w:bCs/>
            <w:szCs w:val="22"/>
          </w:rPr>
          <w:t>SDGs</w:t>
        </w:r>
      </w:ins>
      <w:ins w:id="378" w:author="EVA LEIBOVICI" w:date="2024-04-30T10:58:00Z">
        <w:r w:rsidR="00546853">
          <w:rPr>
            <w:rFonts w:asciiTheme="minorHAnsi" w:hAnsiTheme="minorHAnsi"/>
            <w:bCs/>
            <w:szCs w:val="22"/>
          </w:rPr>
          <w:t xml:space="preserve"> </w:t>
        </w:r>
      </w:ins>
      <w:ins w:id="379" w:author="EVA LEIBOVICI" w:date="2024-04-30T10:59:00Z">
        <w:r w:rsidR="000D2803">
          <w:rPr>
            <w:rFonts w:asciiTheme="minorHAnsi" w:hAnsiTheme="minorHAnsi"/>
            <w:bCs/>
            <w:szCs w:val="22"/>
          </w:rPr>
          <w:t>monitoring at the time of verification</w:t>
        </w:r>
      </w:ins>
      <w:ins w:id="380" w:author="EVA LEIBOVICI" w:date="2024-04-30T10:49:00Z">
        <w:r>
          <w:rPr>
            <w:rFonts w:asciiTheme="minorHAnsi" w:hAnsiTheme="minorHAnsi"/>
            <w:bCs/>
            <w:szCs w:val="22"/>
          </w:rPr>
          <w:t>.</w:t>
        </w:r>
      </w:ins>
      <w:ins w:id="381" w:author="EVA LEIBOVICI" w:date="2024-04-30T10:59:00Z">
        <w:r w:rsidR="000D2803">
          <w:rPr>
            <w:rFonts w:asciiTheme="minorHAnsi" w:hAnsiTheme="minorHAnsi"/>
            <w:bCs/>
            <w:szCs w:val="22"/>
          </w:rPr>
          <w:t xml:space="preserve"> Report is provided on </w:t>
        </w:r>
      </w:ins>
      <w:ins w:id="382" w:author="EVA LEIBOVICI" w:date="2024-04-30T11:00:00Z">
        <w:r w:rsidR="009201A8">
          <w:rPr>
            <w:rFonts w:asciiTheme="minorHAnsi" w:hAnsiTheme="minorHAnsi"/>
            <w:bCs/>
            <w:szCs w:val="22"/>
          </w:rPr>
          <w:t>the document “</w:t>
        </w:r>
        <w:r w:rsidR="009201A8" w:rsidRPr="009201A8">
          <w:rPr>
            <w:rFonts w:asciiTheme="minorHAnsi" w:hAnsiTheme="minorHAnsi"/>
            <w:bCs/>
            <w:szCs w:val="22"/>
          </w:rPr>
          <w:t>GS11319 Baseline Survey questionnaire_AAHi_14.07.2022</w:t>
        </w:r>
        <w:r w:rsidR="009201A8">
          <w:rPr>
            <w:rFonts w:asciiTheme="minorHAnsi" w:hAnsiTheme="minorHAnsi"/>
            <w:bCs/>
            <w:szCs w:val="22"/>
          </w:rPr>
          <w:t>”.</w:t>
        </w:r>
      </w:ins>
      <w:ins w:id="383" w:author="EVA LEIBOVICI" w:date="2024-04-30T10:48:00Z">
        <w:r>
          <w:rPr>
            <w:rFonts w:asciiTheme="minorHAnsi" w:hAnsiTheme="minorHAnsi"/>
            <w:bCs/>
            <w:szCs w:val="22"/>
          </w:rPr>
          <w:t xml:space="preserve"> </w:t>
        </w:r>
      </w:ins>
    </w:p>
    <w:p w14:paraId="5A65AC5D" w14:textId="72CC7594" w:rsidR="001A6168" w:rsidRDefault="00194907" w:rsidP="00E665C1">
      <w:pPr>
        <w:contextualSpacing w:val="0"/>
        <w:jc w:val="both"/>
        <w:rPr>
          <w:ins w:id="384" w:author="EVA LEIBOVICI" w:date="2024-04-30T11:00:00Z"/>
          <w:rFonts w:asciiTheme="minorHAnsi" w:hAnsiTheme="minorHAnsi"/>
          <w:bCs/>
          <w:szCs w:val="22"/>
        </w:rPr>
      </w:pPr>
      <w:ins w:id="385" w:author="EVA LEIBOVICI" w:date="2024-04-30T10:28:00Z">
        <w:r>
          <w:rPr>
            <w:rFonts w:asciiTheme="minorHAnsi" w:hAnsiTheme="minorHAnsi"/>
            <w:bCs/>
            <w:szCs w:val="22"/>
          </w:rPr>
          <w:t xml:space="preserve">In this baseline </w:t>
        </w:r>
        <w:r w:rsidR="00A214BF">
          <w:rPr>
            <w:rFonts w:asciiTheme="minorHAnsi" w:hAnsiTheme="minorHAnsi"/>
            <w:bCs/>
            <w:szCs w:val="22"/>
          </w:rPr>
          <w:t>survey</w:t>
        </w:r>
      </w:ins>
      <w:ins w:id="386" w:author="EVA LEIBOVICI" w:date="2024-04-30T10:29:00Z">
        <w:r w:rsidR="00122250">
          <w:rPr>
            <w:rFonts w:asciiTheme="minorHAnsi" w:hAnsiTheme="minorHAnsi"/>
            <w:bCs/>
            <w:szCs w:val="22"/>
          </w:rPr>
          <w:t xml:space="preserve"> questionnaire</w:t>
        </w:r>
      </w:ins>
      <w:ins w:id="387" w:author="EVA LEIBOVICI" w:date="2024-04-30T10:28:00Z">
        <w:r w:rsidR="00A214BF">
          <w:rPr>
            <w:rFonts w:asciiTheme="minorHAnsi" w:hAnsiTheme="minorHAnsi"/>
            <w:bCs/>
            <w:szCs w:val="22"/>
          </w:rPr>
          <w:t xml:space="preserve">, </w:t>
        </w:r>
      </w:ins>
      <w:ins w:id="388" w:author="EVA LEIBOVICI" w:date="2024-04-30T10:29:00Z">
        <w:r w:rsidR="00122250">
          <w:rPr>
            <w:rFonts w:asciiTheme="minorHAnsi" w:hAnsiTheme="minorHAnsi"/>
            <w:bCs/>
            <w:szCs w:val="22"/>
          </w:rPr>
          <w:t>t</w:t>
        </w:r>
      </w:ins>
      <w:ins w:id="389" w:author="EVA LEIBOVICI" w:date="2024-04-30T10:24:00Z">
        <w:r w:rsidR="006720F8">
          <w:rPr>
            <w:rFonts w:asciiTheme="minorHAnsi" w:hAnsiTheme="minorHAnsi"/>
            <w:bCs/>
            <w:szCs w:val="22"/>
          </w:rPr>
          <w:t>he data collected on fuelwood consumption through weighting of bu</w:t>
        </w:r>
      </w:ins>
      <w:ins w:id="390" w:author="EVA LEIBOVICI" w:date="2024-04-30T10:25:00Z">
        <w:r w:rsidR="006720F8">
          <w:rPr>
            <w:rFonts w:asciiTheme="minorHAnsi" w:hAnsiTheme="minorHAnsi"/>
            <w:bCs/>
            <w:szCs w:val="22"/>
          </w:rPr>
          <w:t xml:space="preserve">ndles </w:t>
        </w:r>
      </w:ins>
      <w:ins w:id="391" w:author="EVA LEIBOVICI" w:date="2024-04-30T10:29:00Z">
        <w:r w:rsidR="00122250">
          <w:rPr>
            <w:rFonts w:asciiTheme="minorHAnsi" w:hAnsiTheme="minorHAnsi"/>
            <w:bCs/>
            <w:szCs w:val="22"/>
          </w:rPr>
          <w:t xml:space="preserve">(question 34 from the baseline survey report) </w:t>
        </w:r>
      </w:ins>
      <w:ins w:id="392" w:author="EVA LEIBOVICI" w:date="2024-04-30T10:25:00Z">
        <w:r w:rsidR="006720F8">
          <w:rPr>
            <w:rFonts w:asciiTheme="minorHAnsi" w:hAnsiTheme="minorHAnsi"/>
            <w:bCs/>
            <w:szCs w:val="22"/>
          </w:rPr>
          <w:t xml:space="preserve">was not </w:t>
        </w:r>
      </w:ins>
      <w:ins w:id="393" w:author="EVA LEIBOVICI" w:date="2024-04-30T11:00:00Z">
        <w:r w:rsidR="009201A8">
          <w:rPr>
            <w:rFonts w:asciiTheme="minorHAnsi" w:hAnsiTheme="minorHAnsi"/>
            <w:bCs/>
            <w:szCs w:val="22"/>
          </w:rPr>
          <w:t>considered</w:t>
        </w:r>
      </w:ins>
      <w:ins w:id="394" w:author="EVA LEIBOVICI" w:date="2024-04-30T10:25:00Z">
        <w:r w:rsidR="006720F8">
          <w:rPr>
            <w:rFonts w:asciiTheme="minorHAnsi" w:hAnsiTheme="minorHAnsi"/>
            <w:bCs/>
            <w:szCs w:val="22"/>
          </w:rPr>
          <w:t xml:space="preserve"> in the final data analysis</w:t>
        </w:r>
      </w:ins>
      <w:ins w:id="395" w:author="EVA LEIBOVICI" w:date="2024-04-30T10:28:00Z">
        <w:r w:rsidR="00A214BF">
          <w:rPr>
            <w:rFonts w:asciiTheme="minorHAnsi" w:hAnsiTheme="minorHAnsi"/>
            <w:bCs/>
            <w:szCs w:val="22"/>
          </w:rPr>
          <w:t>. The most accurate data selected was from the baseline kitchen performance test</w:t>
        </w:r>
      </w:ins>
      <w:ins w:id="396" w:author="EVA LEIBOVICI" w:date="2024-04-30T11:49:00Z">
        <w:r w:rsidR="00851DCC">
          <w:rPr>
            <w:rFonts w:asciiTheme="minorHAnsi" w:hAnsiTheme="minorHAnsi"/>
            <w:bCs/>
            <w:szCs w:val="22"/>
          </w:rPr>
          <w:t xml:space="preserve"> conducted in April 2023</w:t>
        </w:r>
      </w:ins>
      <w:ins w:id="397" w:author="EVA LEIBOVICI" w:date="2024-04-30T10:29:00Z">
        <w:r w:rsidR="00122250">
          <w:rPr>
            <w:rFonts w:asciiTheme="minorHAnsi" w:hAnsiTheme="minorHAnsi"/>
            <w:bCs/>
            <w:szCs w:val="22"/>
          </w:rPr>
          <w:t xml:space="preserve">, </w:t>
        </w:r>
      </w:ins>
      <w:ins w:id="398" w:author="EVA LEIBOVICI" w:date="2024-04-30T10:30:00Z">
        <w:r w:rsidR="00122250">
          <w:rPr>
            <w:rFonts w:asciiTheme="minorHAnsi" w:hAnsiTheme="minorHAnsi"/>
            <w:bCs/>
            <w:szCs w:val="22"/>
          </w:rPr>
          <w:t>descri</w:t>
        </w:r>
        <w:r w:rsidR="002E600B">
          <w:rPr>
            <w:rFonts w:asciiTheme="minorHAnsi" w:hAnsiTheme="minorHAnsi"/>
            <w:bCs/>
            <w:szCs w:val="22"/>
          </w:rPr>
          <w:t>bed in the section below.</w:t>
        </w:r>
      </w:ins>
    </w:p>
    <w:p w14:paraId="2D00DA19" w14:textId="211915CA" w:rsidR="006720F8" w:rsidRPr="00194907" w:rsidRDefault="002E600B">
      <w:pPr>
        <w:contextualSpacing w:val="0"/>
        <w:jc w:val="both"/>
        <w:rPr>
          <w:ins w:id="399" w:author="EVA LEIBOVICI" w:date="2024-04-29T17:32:00Z"/>
          <w:rFonts w:asciiTheme="minorHAnsi" w:hAnsiTheme="minorHAnsi"/>
          <w:bCs/>
          <w:szCs w:val="22"/>
          <w:rPrChange w:id="400" w:author="EVA LEIBOVICI" w:date="2024-04-30T10:27:00Z">
            <w:rPr>
              <w:ins w:id="401" w:author="EVA LEIBOVICI" w:date="2024-04-29T17:32:00Z"/>
              <w:rFonts w:asciiTheme="minorHAnsi" w:hAnsiTheme="minorHAnsi"/>
              <w:bCs/>
              <w:szCs w:val="22"/>
              <w:lang w:val="en-GB"/>
            </w:rPr>
          </w:rPrChange>
        </w:rPr>
        <w:pPrChange w:id="402" w:author="EVA LEIBOVICI" w:date="2024-04-30T10:31:00Z">
          <w:pPr>
            <w:spacing w:line="276" w:lineRule="auto"/>
            <w:contextualSpacing w:val="0"/>
            <w:jc w:val="both"/>
          </w:pPr>
        </w:pPrChange>
      </w:pPr>
      <w:ins w:id="403" w:author="EVA LEIBOVICI" w:date="2024-04-30T10:30:00Z">
        <w:r>
          <w:rPr>
            <w:rFonts w:asciiTheme="minorHAnsi" w:hAnsiTheme="minorHAnsi"/>
            <w:bCs/>
            <w:szCs w:val="22"/>
          </w:rPr>
          <w:t xml:space="preserve"> </w:t>
        </w:r>
      </w:ins>
      <w:ins w:id="404" w:author="EVA LEIBOVICI" w:date="2024-04-30T10:27:00Z">
        <w:r w:rsidR="00BB5988" w:rsidRPr="00194907">
          <w:rPr>
            <w:rFonts w:asciiTheme="minorHAnsi" w:hAnsiTheme="minorHAnsi"/>
            <w:bCs/>
            <w:szCs w:val="22"/>
            <w:rPrChange w:id="405" w:author="EVA LEIBOVICI" w:date="2024-04-30T10:27:00Z">
              <w:rPr/>
            </w:rPrChange>
          </w:rPr>
          <w:t xml:space="preserve"> </w:t>
        </w:r>
      </w:ins>
    </w:p>
    <w:p w14:paraId="7A9D2FE9" w14:textId="77777777" w:rsidR="003D254B" w:rsidRPr="00C86024" w:rsidRDefault="003D254B" w:rsidP="003D254B">
      <w:pPr>
        <w:spacing w:line="276" w:lineRule="auto"/>
        <w:contextualSpacing w:val="0"/>
        <w:jc w:val="both"/>
        <w:rPr>
          <w:ins w:id="406" w:author="EVA LEIBOVICI" w:date="2024-04-29T17:32:00Z"/>
          <w:rFonts w:asciiTheme="minorHAnsi" w:hAnsiTheme="minorHAnsi"/>
          <w:b/>
          <w:szCs w:val="22"/>
          <w:lang w:val="en-GB"/>
          <w:rPrChange w:id="407" w:author="EVA LEIBOVICI" w:date="2024-04-29T17:34:00Z">
            <w:rPr>
              <w:ins w:id="408" w:author="EVA LEIBOVICI" w:date="2024-04-29T17:32:00Z"/>
              <w:rFonts w:asciiTheme="minorHAnsi" w:hAnsiTheme="minorHAnsi"/>
              <w:bCs/>
              <w:szCs w:val="22"/>
              <w:lang w:val="en-GB"/>
            </w:rPr>
          </w:rPrChange>
        </w:rPr>
      </w:pPr>
      <w:ins w:id="409" w:author="EVA LEIBOVICI" w:date="2024-04-29T17:32:00Z">
        <w:r w:rsidRPr="00C86024">
          <w:rPr>
            <w:rFonts w:asciiTheme="minorHAnsi" w:hAnsiTheme="minorHAnsi"/>
            <w:b/>
            <w:szCs w:val="22"/>
            <w:lang w:val="en-GB"/>
            <w:rPrChange w:id="410" w:author="EVA LEIBOVICI" w:date="2024-04-29T17:34:00Z">
              <w:rPr>
                <w:rFonts w:asciiTheme="minorHAnsi" w:hAnsiTheme="minorHAnsi"/>
                <w:bCs/>
                <w:szCs w:val="22"/>
                <w:lang w:val="en-GB"/>
              </w:rPr>
            </w:rPrChange>
          </w:rPr>
          <w:t xml:space="preserve">3/ Baseline Kitchen Performance Test (KPT)   </w:t>
        </w:r>
      </w:ins>
    </w:p>
    <w:p w14:paraId="65B088DB" w14:textId="77777777" w:rsidR="00DA2F32" w:rsidRDefault="00DA2F32" w:rsidP="00BC5E6C">
      <w:pPr>
        <w:autoSpaceDE w:val="0"/>
        <w:autoSpaceDN w:val="0"/>
        <w:adjustRightInd w:val="0"/>
        <w:jc w:val="both"/>
        <w:rPr>
          <w:ins w:id="411" w:author="EVA LEIBOVICI" w:date="2024-04-30T11:37:00Z"/>
          <w:rFonts w:asciiTheme="majorHAnsi" w:hAnsiTheme="majorHAnsi"/>
          <w:color w:val="515151" w:themeColor="text1"/>
        </w:rPr>
      </w:pPr>
    </w:p>
    <w:p w14:paraId="573C8F14" w14:textId="77777777" w:rsidR="00DA2F32" w:rsidRDefault="00DA2F32" w:rsidP="00DA2F32">
      <w:pPr>
        <w:jc w:val="both"/>
        <w:rPr>
          <w:ins w:id="412" w:author="EVA LEIBOVICI" w:date="2024-04-30T11:37:00Z"/>
          <w:rFonts w:asciiTheme="minorHAnsi" w:hAnsiTheme="minorHAnsi" w:cs="Arial"/>
          <w:szCs w:val="22"/>
        </w:rPr>
      </w:pPr>
      <w:ins w:id="413" w:author="EVA LEIBOVICI" w:date="2024-04-30T11:37:00Z">
        <w:r>
          <w:rPr>
            <w:rFonts w:asciiTheme="majorHAnsi" w:hAnsiTheme="majorHAnsi"/>
            <w:color w:val="515151" w:themeColor="text1"/>
          </w:rPr>
          <w:t xml:space="preserve">Prior to the field surveys, a </w:t>
        </w:r>
        <w:r w:rsidRPr="00AE5297">
          <w:rPr>
            <w:rFonts w:asciiTheme="minorHAnsi" w:hAnsiTheme="minorHAnsi" w:cs="Arial"/>
            <w:szCs w:val="22"/>
          </w:rPr>
          <w:t xml:space="preserve">baseline scenario </w:t>
        </w:r>
        <w:r>
          <w:rPr>
            <w:rFonts w:asciiTheme="minorHAnsi" w:hAnsiTheme="minorHAnsi" w:cs="Arial"/>
            <w:szCs w:val="22"/>
          </w:rPr>
          <w:t>was</w:t>
        </w:r>
        <w:r w:rsidRPr="00AE5297">
          <w:rPr>
            <w:rFonts w:asciiTheme="minorHAnsi" w:hAnsiTheme="minorHAnsi" w:cs="Arial"/>
            <w:szCs w:val="22"/>
          </w:rPr>
          <w:t xml:space="preserve"> estimat</w:t>
        </w:r>
        <w:r>
          <w:rPr>
            <w:rFonts w:asciiTheme="minorHAnsi" w:hAnsiTheme="minorHAnsi" w:cs="Arial"/>
            <w:szCs w:val="22"/>
          </w:rPr>
          <w:t>ing</w:t>
        </w:r>
        <w:r w:rsidRPr="00AE5297">
          <w:rPr>
            <w:rFonts w:asciiTheme="minorHAnsi" w:hAnsiTheme="minorHAnsi" w:cs="Arial"/>
            <w:szCs w:val="22"/>
          </w:rPr>
          <w:t xml:space="preserve"> </w:t>
        </w:r>
        <w:r>
          <w:rPr>
            <w:rFonts w:asciiTheme="minorHAnsi" w:hAnsiTheme="minorHAnsi" w:cs="Arial"/>
            <w:szCs w:val="22"/>
          </w:rPr>
          <w:t>a value of</w:t>
        </w:r>
        <w:r w:rsidRPr="00AE5297">
          <w:rPr>
            <w:rFonts w:asciiTheme="minorHAnsi" w:hAnsiTheme="minorHAnsi" w:cs="Arial"/>
            <w:szCs w:val="22"/>
          </w:rPr>
          <w:t xml:space="preserve"> 10</w:t>
        </w:r>
        <w:r>
          <w:rPr>
            <w:rFonts w:asciiTheme="minorHAnsi" w:hAnsiTheme="minorHAnsi" w:cs="Arial"/>
            <w:szCs w:val="22"/>
          </w:rPr>
          <w:t>,54</w:t>
        </w:r>
        <w:r w:rsidRPr="00AE5297">
          <w:rPr>
            <w:rFonts w:asciiTheme="minorHAnsi" w:hAnsiTheme="minorHAnsi" w:cs="Arial"/>
            <w:szCs w:val="22"/>
          </w:rPr>
          <w:t xml:space="preserve"> kg of wood used per day by households in the area. This </w:t>
        </w:r>
        <w:r>
          <w:rPr>
            <w:rFonts w:asciiTheme="minorHAnsi" w:hAnsiTheme="minorHAnsi" w:cs="Arial"/>
            <w:szCs w:val="22"/>
          </w:rPr>
          <w:t>was</w:t>
        </w:r>
        <w:r w:rsidRPr="00AE5297">
          <w:rPr>
            <w:rFonts w:asciiTheme="minorHAnsi" w:hAnsiTheme="minorHAnsi" w:cs="Arial"/>
            <w:szCs w:val="22"/>
          </w:rPr>
          <w:t xml:space="preserve"> based on</w:t>
        </w:r>
        <w:r>
          <w:rPr>
            <w:rFonts w:asciiTheme="minorHAnsi" w:hAnsiTheme="minorHAnsi" w:cs="Arial"/>
            <w:szCs w:val="22"/>
          </w:rPr>
          <w:t xml:space="preserve"> literature review from </w:t>
        </w:r>
        <w:r w:rsidRPr="00AE5297">
          <w:rPr>
            <w:rFonts w:asciiTheme="minorHAnsi" w:hAnsiTheme="minorHAnsi" w:cs="Arial"/>
            <w:szCs w:val="22"/>
          </w:rPr>
          <w:t>Kenya</w:t>
        </w:r>
        <w:r>
          <w:rPr>
            <w:rFonts w:asciiTheme="minorHAnsi" w:hAnsiTheme="minorHAnsi" w:cs="Arial"/>
            <w:szCs w:val="22"/>
          </w:rPr>
          <w:t xml:space="preserve"> country data. It </w:t>
        </w:r>
        <w:r w:rsidRPr="00AE5297">
          <w:rPr>
            <w:rFonts w:asciiTheme="minorHAnsi" w:hAnsiTheme="minorHAnsi" w:cs="Arial"/>
            <w:szCs w:val="22"/>
          </w:rPr>
          <w:t>is a measure of wood consumption</w:t>
        </w:r>
        <w:r>
          <w:rPr>
            <w:rFonts w:asciiTheme="minorHAnsi" w:hAnsiTheme="minorHAnsi" w:cs="Arial"/>
            <w:szCs w:val="22"/>
          </w:rPr>
          <w:t xml:space="preserve"> in line with the one</w:t>
        </w:r>
        <w:r w:rsidRPr="00AE5297">
          <w:rPr>
            <w:rFonts w:asciiTheme="minorHAnsi" w:hAnsiTheme="minorHAnsi" w:cs="Arial"/>
            <w:szCs w:val="22"/>
          </w:rPr>
          <w:t xml:space="preserve"> compared to Tharaka Nithi County and Embu County</w:t>
        </w:r>
        <w:r>
          <w:rPr>
            <w:rFonts w:asciiTheme="minorHAnsi" w:hAnsiTheme="minorHAnsi" w:cs="Arial"/>
            <w:szCs w:val="22"/>
          </w:rPr>
          <w:t xml:space="preserve"> where another comparable GS project, led by EcoAct, has been implemented. </w:t>
        </w:r>
      </w:ins>
    </w:p>
    <w:p w14:paraId="43B1C0F9" w14:textId="77777777" w:rsidR="00DA2F32" w:rsidRDefault="00DA2F32" w:rsidP="00BC5E6C">
      <w:pPr>
        <w:autoSpaceDE w:val="0"/>
        <w:autoSpaceDN w:val="0"/>
        <w:adjustRightInd w:val="0"/>
        <w:jc w:val="both"/>
        <w:rPr>
          <w:ins w:id="414" w:author="EVA LEIBOVICI" w:date="2024-04-30T11:37:00Z"/>
          <w:rFonts w:asciiTheme="majorHAnsi" w:hAnsiTheme="majorHAnsi"/>
          <w:color w:val="515151" w:themeColor="text1"/>
        </w:rPr>
      </w:pPr>
    </w:p>
    <w:p w14:paraId="6C184FB3" w14:textId="47CDF80C" w:rsidR="00E40563" w:rsidRDefault="00BC5E6C" w:rsidP="00BC5E6C">
      <w:pPr>
        <w:autoSpaceDE w:val="0"/>
        <w:autoSpaceDN w:val="0"/>
        <w:adjustRightInd w:val="0"/>
        <w:jc w:val="both"/>
        <w:rPr>
          <w:ins w:id="415" w:author="EVA LEIBOVICI" w:date="2024-04-30T10:31:00Z"/>
          <w:rFonts w:asciiTheme="majorHAnsi" w:hAnsiTheme="majorHAnsi"/>
          <w:color w:val="515151" w:themeColor="text1"/>
        </w:rPr>
      </w:pPr>
      <w:r>
        <w:rPr>
          <w:rFonts w:asciiTheme="majorHAnsi" w:hAnsiTheme="majorHAnsi"/>
          <w:color w:val="515151" w:themeColor="text1"/>
        </w:rPr>
        <w:t>The Baseline Field Test (BFT)</w:t>
      </w:r>
      <w:r w:rsidR="00040A74">
        <w:rPr>
          <w:rFonts w:asciiTheme="majorHAnsi" w:hAnsiTheme="majorHAnsi"/>
          <w:color w:val="515151" w:themeColor="text1"/>
        </w:rPr>
        <w:t>, which is Baseline KPT in the case of cookstoves projects,</w:t>
      </w:r>
      <w:r>
        <w:rPr>
          <w:rFonts w:asciiTheme="majorHAnsi" w:hAnsiTheme="majorHAnsi"/>
          <w:color w:val="515151" w:themeColor="text1"/>
        </w:rPr>
        <w:t xml:space="preserve"> consists in an evaluation of the wood consumption of households in the reference scenario -before the implementation of the project. </w:t>
      </w:r>
    </w:p>
    <w:p w14:paraId="4A943D13" w14:textId="77777777" w:rsidR="001655C7" w:rsidRDefault="001655C7" w:rsidP="003B6B21">
      <w:pPr>
        <w:jc w:val="both"/>
        <w:rPr>
          <w:ins w:id="416" w:author="EVA LEIBOVICI" w:date="2024-04-30T11:35:00Z"/>
          <w:rFonts w:asciiTheme="minorHAnsi" w:hAnsiTheme="minorHAnsi" w:cs="Arial"/>
          <w:szCs w:val="22"/>
        </w:rPr>
      </w:pPr>
    </w:p>
    <w:p w14:paraId="3794FE28" w14:textId="3576B584" w:rsidR="001655C7" w:rsidRDefault="0033583E" w:rsidP="003B6B21">
      <w:pPr>
        <w:jc w:val="both"/>
        <w:rPr>
          <w:ins w:id="417" w:author="EVA LEIBOVICI" w:date="2024-04-30T11:29:00Z"/>
          <w:rFonts w:asciiTheme="minorHAnsi" w:hAnsiTheme="minorHAnsi" w:cs="Arial"/>
          <w:szCs w:val="22"/>
        </w:rPr>
      </w:pPr>
      <w:ins w:id="418" w:author="EVA LEIBOVICI" w:date="2024-04-30T11:36:00Z">
        <w:r>
          <w:rPr>
            <w:rFonts w:asciiTheme="minorHAnsi" w:hAnsiTheme="minorHAnsi" w:cs="Arial"/>
            <w:szCs w:val="22"/>
          </w:rPr>
          <w:t xml:space="preserve">In April 2023, a first baseline KPT was conducted to establish the real </w:t>
        </w:r>
        <w:r w:rsidR="00DA2F32">
          <w:rPr>
            <w:rFonts w:asciiTheme="minorHAnsi" w:hAnsiTheme="minorHAnsi" w:cs="Arial"/>
            <w:szCs w:val="22"/>
          </w:rPr>
          <w:t xml:space="preserve">estimate of wood consumption in the project area. </w:t>
        </w:r>
      </w:ins>
      <w:ins w:id="419" w:author="EVA LEIBOVICI" w:date="2024-04-30T11:37:00Z">
        <w:r w:rsidR="00DA2F32">
          <w:rPr>
            <w:rFonts w:asciiTheme="minorHAnsi" w:hAnsiTheme="minorHAnsi" w:cs="Arial"/>
            <w:szCs w:val="22"/>
          </w:rPr>
          <w:t>It was made on a sample of 160 households across the project area. It has been revealed tha</w:t>
        </w:r>
      </w:ins>
      <w:ins w:id="420" w:author="EVA LEIBOVICI" w:date="2024-04-30T11:38:00Z">
        <w:r w:rsidR="00DA2F32">
          <w:rPr>
            <w:rFonts w:asciiTheme="minorHAnsi" w:hAnsiTheme="minorHAnsi" w:cs="Arial"/>
            <w:szCs w:val="22"/>
          </w:rPr>
          <w:t xml:space="preserve">t the wood consumption of 10.54kg was not accurate and could not be applied to the specific </w:t>
        </w:r>
        <w:r w:rsidR="00606D6E">
          <w:rPr>
            <w:rFonts w:asciiTheme="minorHAnsi" w:hAnsiTheme="minorHAnsi" w:cs="Arial"/>
            <w:szCs w:val="22"/>
          </w:rPr>
          <w:t>project area, but only in other regions in Kenya as stated.</w:t>
        </w:r>
      </w:ins>
    </w:p>
    <w:p w14:paraId="779BCA00" w14:textId="77777777" w:rsidR="004B231E" w:rsidRDefault="004B231E" w:rsidP="00BC5E6C">
      <w:pPr>
        <w:autoSpaceDE w:val="0"/>
        <w:autoSpaceDN w:val="0"/>
        <w:adjustRightInd w:val="0"/>
        <w:jc w:val="both"/>
        <w:rPr>
          <w:ins w:id="421" w:author="EVA LEIBOVICI" w:date="2024-04-30T11:31:00Z"/>
          <w:rFonts w:asciiTheme="majorHAnsi" w:hAnsiTheme="majorHAnsi"/>
          <w:color w:val="515151" w:themeColor="text1"/>
        </w:rPr>
      </w:pPr>
    </w:p>
    <w:p w14:paraId="68BB0803" w14:textId="7BE40479" w:rsidR="00BC5E6C" w:rsidRDefault="00BC5E6C" w:rsidP="00BC5E6C">
      <w:pPr>
        <w:autoSpaceDE w:val="0"/>
        <w:autoSpaceDN w:val="0"/>
        <w:adjustRightInd w:val="0"/>
        <w:jc w:val="both"/>
        <w:rPr>
          <w:rFonts w:asciiTheme="majorHAnsi" w:hAnsiTheme="majorHAnsi"/>
          <w:i/>
          <w:iCs/>
          <w:color w:val="515151" w:themeColor="text1"/>
          <w:u w:val="single"/>
        </w:rPr>
      </w:pPr>
      <w:r>
        <w:rPr>
          <w:rFonts w:asciiTheme="majorHAnsi" w:hAnsiTheme="majorHAnsi"/>
          <w:color w:val="515151" w:themeColor="text1"/>
        </w:rPr>
        <w:t xml:space="preserve">The evaluation is made on households living inside the future project area. The baseline KPT should include a sample of end users without project technologies that are representative of end users targeted in the project activity. The methodology and complete results are available on the </w:t>
      </w:r>
      <w:proofErr w:type="spellStart"/>
      <w:r>
        <w:rPr>
          <w:rFonts w:asciiTheme="majorHAnsi" w:hAnsiTheme="majorHAnsi"/>
          <w:color w:val="515151" w:themeColor="text1"/>
        </w:rPr>
        <w:t>document:”</w:t>
      </w:r>
      <w:r w:rsidR="00D645EF" w:rsidRPr="00D645EF">
        <w:rPr>
          <w:rFonts w:asciiTheme="majorHAnsi" w:hAnsiTheme="majorHAnsi"/>
          <w:color w:val="515151" w:themeColor="text1"/>
        </w:rPr>
        <w:t>GS</w:t>
      </w:r>
      <w:proofErr w:type="spellEnd"/>
      <w:r w:rsidR="00D645EF" w:rsidRPr="00D645EF">
        <w:rPr>
          <w:rFonts w:asciiTheme="majorHAnsi" w:hAnsiTheme="majorHAnsi"/>
          <w:color w:val="515151" w:themeColor="text1"/>
        </w:rPr>
        <w:t xml:space="preserve"> 11319 Baseline KPT_2023_AAHi 03.04.23 </w:t>
      </w:r>
      <w:proofErr w:type="spellStart"/>
      <w:r w:rsidR="00D645EF" w:rsidRPr="00D645EF">
        <w:rPr>
          <w:rFonts w:asciiTheme="majorHAnsi" w:hAnsiTheme="majorHAnsi"/>
          <w:color w:val="515151" w:themeColor="text1"/>
        </w:rPr>
        <w:t>ver</w:t>
      </w:r>
      <w:proofErr w:type="spellEnd"/>
      <w:r w:rsidR="00D645EF" w:rsidRPr="00D645EF">
        <w:rPr>
          <w:rFonts w:asciiTheme="majorHAnsi" w:hAnsiTheme="majorHAnsi"/>
          <w:color w:val="515151" w:themeColor="text1"/>
        </w:rPr>
        <w:t xml:space="preserve"> 1.0</w:t>
      </w:r>
      <w:r>
        <w:rPr>
          <w:rFonts w:asciiTheme="majorHAnsi" w:hAnsiTheme="majorHAnsi"/>
          <w:color w:val="515151" w:themeColor="text1"/>
        </w:rPr>
        <w:t>”</w:t>
      </w:r>
    </w:p>
    <w:p w14:paraId="6A2F5CF0" w14:textId="77777777" w:rsidR="00BC5E6C" w:rsidRDefault="00BC5E6C" w:rsidP="00BC5E6C">
      <w:pPr>
        <w:pStyle w:val="Paragraphedeliste"/>
        <w:numPr>
          <w:ilvl w:val="0"/>
          <w:numId w:val="56"/>
        </w:numPr>
        <w:spacing w:line="276" w:lineRule="auto"/>
        <w:jc w:val="both"/>
      </w:pPr>
      <w:r>
        <w:rPr>
          <w:rFonts w:asciiTheme="majorHAnsi" w:hAnsiTheme="majorHAnsi"/>
          <w:i/>
          <w:iCs/>
          <w:color w:val="515151" w:themeColor="text1"/>
          <w:u w:val="single"/>
        </w:rPr>
        <w:lastRenderedPageBreak/>
        <w:t>Description of the implemented sampling and (e) demonstration that the samples were randomly selected and are representative of the population</w:t>
      </w:r>
    </w:p>
    <w:p w14:paraId="360D5B13" w14:textId="77777777" w:rsidR="00BC5E6C" w:rsidRPr="00D0560C" w:rsidRDefault="00BC5E6C" w:rsidP="00BC5E6C">
      <w:pPr>
        <w:jc w:val="both"/>
        <w:rPr>
          <w:rFonts w:asciiTheme="majorHAnsi" w:hAnsiTheme="majorHAnsi"/>
          <w:i/>
          <w:iCs/>
          <w:color w:val="515151" w:themeColor="text1"/>
          <w:rPrChange w:id="422" w:author="EVA LEIBOVICI" w:date="2024-04-29T17:33:00Z">
            <w:rPr>
              <w:rFonts w:asciiTheme="majorHAnsi" w:hAnsiTheme="majorHAnsi"/>
              <w:b/>
              <w:bCs/>
              <w:i/>
              <w:iCs/>
              <w:color w:val="515151" w:themeColor="text1"/>
            </w:rPr>
          </w:rPrChange>
        </w:rPr>
      </w:pPr>
      <w:r w:rsidRPr="00D0560C">
        <w:rPr>
          <w:rFonts w:asciiTheme="majorHAnsi" w:hAnsiTheme="majorHAnsi"/>
          <w:i/>
          <w:iCs/>
          <w:color w:val="515151" w:themeColor="text1"/>
          <w:rPrChange w:id="423" w:author="EVA LEIBOVICI" w:date="2024-04-29T17:33:00Z">
            <w:rPr>
              <w:rFonts w:asciiTheme="majorHAnsi" w:hAnsiTheme="majorHAnsi"/>
              <w:b/>
              <w:bCs/>
              <w:i/>
              <w:iCs/>
              <w:color w:val="515151" w:themeColor="text1"/>
            </w:rPr>
          </w:rPrChange>
        </w:rPr>
        <w:t>Method of sampling</w:t>
      </w:r>
    </w:p>
    <w:p w14:paraId="396BB35B" w14:textId="77777777" w:rsidR="00BC5E6C" w:rsidRDefault="00BC5E6C" w:rsidP="00BC5E6C">
      <w:pPr>
        <w:ind w:left="-142"/>
        <w:jc w:val="both"/>
        <w:rPr>
          <w:rFonts w:asciiTheme="majorHAnsi" w:hAnsiTheme="majorHAnsi"/>
          <w:color w:val="515151" w:themeColor="text1"/>
        </w:rPr>
      </w:pPr>
    </w:p>
    <w:p w14:paraId="5B7FF776" w14:textId="77777777" w:rsidR="00357555" w:rsidRDefault="00BC5E6C" w:rsidP="00357555">
      <w:pPr>
        <w:ind w:left="-142"/>
        <w:jc w:val="both"/>
        <w:rPr>
          <w:rFonts w:asciiTheme="majorHAnsi" w:hAnsiTheme="majorHAnsi"/>
          <w:color w:val="515151" w:themeColor="text1"/>
        </w:rPr>
      </w:pPr>
      <w:r>
        <w:rPr>
          <w:rFonts w:asciiTheme="majorHAnsi" w:hAnsiTheme="majorHAnsi"/>
          <w:color w:val="515151" w:themeColor="text1"/>
        </w:rPr>
        <w:t>First, to comply with the 90/10 statistical rule</w:t>
      </w:r>
      <w:r>
        <w:rPr>
          <w:rStyle w:val="Appelnotedebasdep"/>
          <w:rFonts w:asciiTheme="majorHAnsi" w:hAnsiTheme="majorHAnsi"/>
          <w:color w:val="515151" w:themeColor="text1"/>
        </w:rPr>
        <w:footnoteReference w:id="9"/>
      </w:r>
      <w:r>
        <w:rPr>
          <w:rFonts w:asciiTheme="majorHAnsi" w:hAnsiTheme="majorHAnsi"/>
          <w:color w:val="515151" w:themeColor="text1"/>
        </w:rPr>
        <w:t xml:space="preserve">, the sample size was chosen depending on the calculation of the COV. </w:t>
      </w:r>
    </w:p>
    <w:p w14:paraId="43024D74" w14:textId="2E284F89" w:rsidR="00BC5E6C" w:rsidRDefault="00BC5E6C" w:rsidP="001B56E6">
      <w:pPr>
        <w:ind w:left="-142"/>
        <w:jc w:val="both"/>
        <w:rPr>
          <w:rFonts w:asciiTheme="majorHAnsi" w:hAnsiTheme="majorHAnsi"/>
          <w:color w:val="515151" w:themeColor="text1"/>
        </w:rPr>
      </w:pPr>
      <w:r>
        <w:rPr>
          <w:rFonts w:asciiTheme="majorHAnsi" w:hAnsiTheme="majorHAnsi"/>
          <w:color w:val="515151" w:themeColor="text1"/>
        </w:rPr>
        <w:t>Table 3 below gives minimum sample sizes for different values of COV for single samples.</w:t>
      </w:r>
    </w:p>
    <w:p w14:paraId="4A6245D7" w14:textId="740E1BD0" w:rsidR="00BC5E6C" w:rsidRDefault="00BC5E6C" w:rsidP="001B56E6">
      <w:pPr>
        <w:ind w:left="284"/>
        <w:jc w:val="center"/>
        <w:rPr>
          <w:rFonts w:asciiTheme="majorHAnsi" w:hAnsiTheme="majorHAnsi"/>
          <w:color w:val="515151" w:themeColor="text1"/>
        </w:rPr>
      </w:pPr>
      <w:r>
        <w:rPr>
          <w:rFonts w:asciiTheme="majorHAnsi" w:hAnsiTheme="majorHAnsi"/>
          <w:noProof/>
          <w:color w:val="515151" w:themeColor="text1"/>
          <w14:cntxtAlts w14:val="0"/>
        </w:rPr>
        <w:drawing>
          <wp:inline distT="0" distB="0" distL="0" distR="0" wp14:anchorId="500E72B1" wp14:editId="1553DB2D">
            <wp:extent cx="5880055" cy="1107094"/>
            <wp:effectExtent l="0" t="0" r="698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61790" cy="1122483"/>
                    </a:xfrm>
                    <a:prstGeom prst="rect">
                      <a:avLst/>
                    </a:prstGeom>
                    <a:noFill/>
                    <a:ln>
                      <a:noFill/>
                    </a:ln>
                  </pic:spPr>
                </pic:pic>
              </a:graphicData>
            </a:graphic>
          </wp:inline>
        </w:drawing>
      </w:r>
    </w:p>
    <w:p w14:paraId="371E15C2" w14:textId="77777777" w:rsidR="00BC5E6C" w:rsidRDefault="00BC5E6C" w:rsidP="00BC5E6C">
      <w:pPr>
        <w:ind w:left="284"/>
        <w:jc w:val="both"/>
        <w:rPr>
          <w:rFonts w:asciiTheme="majorHAnsi" w:hAnsiTheme="majorHAnsi"/>
          <w:color w:val="515151" w:themeColor="text1"/>
        </w:rPr>
      </w:pPr>
      <w:r>
        <w:rPr>
          <w:rFonts w:asciiTheme="majorHAnsi" w:hAnsiTheme="majorHAnsi"/>
          <w:color w:val="515151" w:themeColor="text1"/>
        </w:rPr>
        <w:t xml:space="preserve">The estimated sample size depends on the standard deviation (σ) and the mean (m) value expected. </w:t>
      </w:r>
    </w:p>
    <w:p w14:paraId="1835865A" w14:textId="77777777" w:rsidR="00BC5E6C" w:rsidRDefault="00BC5E6C" w:rsidP="00BC5E6C">
      <w:pPr>
        <w:ind w:left="284"/>
        <w:jc w:val="both"/>
        <w:rPr>
          <w:rFonts w:asciiTheme="majorHAnsi" w:hAnsiTheme="majorHAnsi"/>
          <w:color w:val="515151" w:themeColor="text1"/>
        </w:rPr>
      </w:pPr>
      <w:r>
        <w:rPr>
          <w:rFonts w:asciiTheme="majorHAnsi" w:hAnsiTheme="majorHAnsi"/>
          <w:color w:val="515151" w:themeColor="text1"/>
        </w:rPr>
        <w:t>The calculation of the estimation of the sampling size for the project follows the equation bellow:</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8"/>
        <w:gridCol w:w="8362"/>
      </w:tblGrid>
      <w:tr w:rsidR="004F1F58" w14:paraId="3E9B08F4" w14:textId="77777777" w:rsidTr="00BC5E6C">
        <w:tc>
          <w:tcPr>
            <w:tcW w:w="709" w:type="dxa"/>
            <w:hideMark/>
          </w:tcPr>
          <w:p w14:paraId="586FDA20" w14:textId="77777777" w:rsidR="00BC5E6C" w:rsidRDefault="00BC5E6C">
            <w:pPr>
              <w:spacing w:line="240" w:lineRule="auto"/>
              <w:ind w:left="284"/>
              <w:jc w:val="both"/>
              <w:rPr>
                <w:rFonts w:asciiTheme="majorHAnsi" w:hAnsiTheme="majorHAnsi"/>
                <w:color w:val="515151" w:themeColor="text1"/>
              </w:rPr>
            </w:pPr>
            <w:r>
              <w:rPr>
                <w:rFonts w:asciiTheme="majorHAnsi" w:hAnsiTheme="majorHAnsi"/>
                <w:color w:val="515151" w:themeColor="text1"/>
              </w:rPr>
              <w:t xml:space="preserve">     COV</w:t>
            </w:r>
          </w:p>
        </w:tc>
        <w:tc>
          <w:tcPr>
            <w:tcW w:w="8362" w:type="dxa"/>
          </w:tcPr>
          <w:p w14:paraId="5F75D2E0" w14:textId="77777777" w:rsidR="00C81B20" w:rsidRDefault="00C81B20">
            <w:pPr>
              <w:spacing w:line="240" w:lineRule="auto"/>
              <w:jc w:val="both"/>
              <w:rPr>
                <w:rFonts w:asciiTheme="majorHAnsi" w:hAnsiTheme="majorHAnsi"/>
                <w:color w:val="515151" w:themeColor="text1"/>
              </w:rPr>
            </w:pPr>
          </w:p>
          <w:p w14:paraId="38AA2353" w14:textId="77777777" w:rsidR="00BC5E6C" w:rsidRDefault="00BC5E6C">
            <w:pPr>
              <w:spacing w:line="240" w:lineRule="auto"/>
              <w:jc w:val="both"/>
              <w:rPr>
                <w:rFonts w:asciiTheme="majorHAnsi" w:hAnsiTheme="majorHAnsi"/>
                <w:color w:val="515151" w:themeColor="text1"/>
              </w:rPr>
            </w:pPr>
            <w:r>
              <w:rPr>
                <w:rFonts w:asciiTheme="majorHAnsi" w:hAnsiTheme="majorHAnsi"/>
                <w:color w:val="515151" w:themeColor="text1"/>
              </w:rPr>
              <w:t>(Coefficient Of Variation) = σ/ m</w:t>
            </w:r>
          </w:p>
        </w:tc>
      </w:tr>
    </w:tbl>
    <w:p w14:paraId="6B9EF6B1" w14:textId="4AF16685" w:rsidR="00BC5E6C" w:rsidRDefault="00BC5E6C" w:rsidP="00BC5E6C">
      <w:pPr>
        <w:ind w:left="284"/>
        <w:jc w:val="both"/>
        <w:rPr>
          <w:rFonts w:asciiTheme="majorHAnsi" w:hAnsiTheme="majorHAnsi"/>
          <w:color w:val="515151" w:themeColor="text1"/>
          <w:sz w:val="20"/>
          <w:szCs w:val="22"/>
        </w:rPr>
      </w:pPr>
    </w:p>
    <w:p w14:paraId="4C6AD6DE" w14:textId="2B252461" w:rsidR="00BC5E6C" w:rsidRDefault="00BC5E6C" w:rsidP="00BC5E6C">
      <w:pPr>
        <w:ind w:left="284"/>
        <w:jc w:val="both"/>
        <w:rPr>
          <w:rFonts w:asciiTheme="majorHAnsi" w:hAnsiTheme="majorHAnsi"/>
          <w:color w:val="515151" w:themeColor="text1"/>
        </w:rPr>
      </w:pPr>
      <w:r>
        <w:rPr>
          <w:rFonts w:asciiTheme="majorHAnsi" w:hAnsiTheme="majorHAnsi"/>
          <w:color w:val="515151" w:themeColor="text1"/>
        </w:rPr>
        <w:t xml:space="preserve">For this study the COV was equal to 0.249, leading to a minimum sample size of 26 households, according to the methodology. </w:t>
      </w:r>
    </w:p>
    <w:p w14:paraId="39C1D226" w14:textId="6519E3F5" w:rsidR="00BC5E6C" w:rsidRDefault="00BC5E6C" w:rsidP="00BC5E6C">
      <w:pPr>
        <w:ind w:left="284"/>
        <w:jc w:val="both"/>
        <w:rPr>
          <w:rFonts w:asciiTheme="majorHAnsi" w:hAnsiTheme="majorHAnsi"/>
          <w:color w:val="515151" w:themeColor="text1"/>
        </w:rPr>
      </w:pPr>
      <w:r>
        <w:rPr>
          <w:rFonts w:asciiTheme="majorHAnsi" w:hAnsiTheme="majorHAnsi"/>
          <w:color w:val="515151" w:themeColor="text1"/>
        </w:rPr>
        <w:t xml:space="preserve">However, to increase the representativeness, </w:t>
      </w:r>
      <w:proofErr w:type="spellStart"/>
      <w:r w:rsidR="00842627">
        <w:rPr>
          <w:rFonts w:asciiTheme="majorHAnsi" w:hAnsiTheme="majorHAnsi"/>
          <w:color w:val="515151" w:themeColor="text1"/>
        </w:rPr>
        <w:t>AAHi</w:t>
      </w:r>
      <w:proofErr w:type="spellEnd"/>
      <w:r>
        <w:rPr>
          <w:rFonts w:asciiTheme="majorHAnsi" w:hAnsiTheme="majorHAnsi"/>
          <w:color w:val="515151" w:themeColor="text1"/>
        </w:rPr>
        <w:t xml:space="preserve"> and EcoAct decided to go beyond and increased the number of samples. In the methodology for a 90/30 precision level, the lowest COV for an independent sample is given as 1.2 and with this the sample size is 90 households. That is why </w:t>
      </w:r>
      <w:proofErr w:type="spellStart"/>
      <w:r w:rsidR="00AA0269">
        <w:rPr>
          <w:rFonts w:asciiTheme="majorHAnsi" w:hAnsiTheme="majorHAnsi"/>
          <w:color w:val="515151" w:themeColor="text1"/>
        </w:rPr>
        <w:t>AAHi</w:t>
      </w:r>
      <w:proofErr w:type="spellEnd"/>
      <w:r>
        <w:rPr>
          <w:rFonts w:asciiTheme="majorHAnsi" w:hAnsiTheme="majorHAnsi"/>
          <w:color w:val="515151" w:themeColor="text1"/>
        </w:rPr>
        <w:t xml:space="preserve"> and EcoAct chose an </w:t>
      </w:r>
      <w:r w:rsidR="006C39F4">
        <w:rPr>
          <w:rFonts w:asciiTheme="majorHAnsi" w:hAnsiTheme="majorHAnsi"/>
          <w:color w:val="515151" w:themeColor="text1"/>
        </w:rPr>
        <w:t>independent</w:t>
      </w:r>
      <w:r>
        <w:rPr>
          <w:rFonts w:asciiTheme="majorHAnsi" w:hAnsiTheme="majorHAnsi"/>
          <w:color w:val="515151" w:themeColor="text1"/>
        </w:rPr>
        <w:t xml:space="preserve"> sampling.</w:t>
      </w:r>
    </w:p>
    <w:p w14:paraId="5BA7CAED" w14:textId="00AB8F42" w:rsidR="00BC5E6C" w:rsidRDefault="00BC5E6C" w:rsidP="00BC5E6C">
      <w:pPr>
        <w:ind w:left="284"/>
        <w:jc w:val="both"/>
        <w:rPr>
          <w:rFonts w:asciiTheme="majorHAnsi" w:hAnsiTheme="majorHAnsi"/>
          <w:color w:val="515151" w:themeColor="text1"/>
        </w:rPr>
      </w:pPr>
      <w:r>
        <w:rPr>
          <w:rFonts w:asciiTheme="majorHAnsi" w:hAnsiTheme="majorHAnsi"/>
          <w:noProof/>
          <w:color w:val="515151" w:themeColor="text1"/>
          <w14:cntxtAlts w14:val="0"/>
        </w:rPr>
        <w:drawing>
          <wp:inline distT="0" distB="0" distL="0" distR="0" wp14:anchorId="5552CBCA" wp14:editId="7A433DEC">
            <wp:extent cx="5760720" cy="114681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60720" cy="1146810"/>
                    </a:xfrm>
                    <a:prstGeom prst="rect">
                      <a:avLst/>
                    </a:prstGeom>
                    <a:noFill/>
                    <a:ln>
                      <a:noFill/>
                    </a:ln>
                  </pic:spPr>
                </pic:pic>
              </a:graphicData>
            </a:graphic>
          </wp:inline>
        </w:drawing>
      </w:r>
    </w:p>
    <w:p w14:paraId="4F20DF1B" w14:textId="3481DDE4" w:rsidR="00BC5E6C" w:rsidRDefault="00BC5E6C" w:rsidP="00BC5E6C">
      <w:pPr>
        <w:ind w:left="284"/>
        <w:jc w:val="both"/>
        <w:rPr>
          <w:rFonts w:asciiTheme="majorHAnsi" w:hAnsiTheme="majorHAnsi"/>
          <w:i/>
          <w:iCs/>
          <w:color w:val="515151" w:themeColor="text1"/>
        </w:rPr>
      </w:pPr>
      <w:r>
        <w:rPr>
          <w:rFonts w:asciiTheme="majorHAnsi" w:hAnsiTheme="majorHAnsi"/>
          <w:color w:val="515151" w:themeColor="text1"/>
        </w:rPr>
        <w:lastRenderedPageBreak/>
        <w:t xml:space="preserve">Furthermore, </w:t>
      </w:r>
      <w:proofErr w:type="spellStart"/>
      <w:r w:rsidR="00AA0269">
        <w:rPr>
          <w:rFonts w:asciiTheme="majorHAnsi" w:hAnsiTheme="majorHAnsi"/>
          <w:color w:val="515151" w:themeColor="text1"/>
        </w:rPr>
        <w:t>AAHi</w:t>
      </w:r>
      <w:proofErr w:type="spellEnd"/>
      <w:r>
        <w:rPr>
          <w:rFonts w:asciiTheme="majorHAnsi" w:hAnsiTheme="majorHAnsi"/>
          <w:color w:val="515151" w:themeColor="text1"/>
        </w:rPr>
        <w:t xml:space="preserve"> and EcoAct wanted to compensate possible non-respondents or outliers associated with the sample. Thus, oversampling was set at 1</w:t>
      </w:r>
      <w:r w:rsidR="00B73240">
        <w:rPr>
          <w:rFonts w:asciiTheme="majorHAnsi" w:hAnsiTheme="majorHAnsi"/>
          <w:color w:val="515151" w:themeColor="text1"/>
        </w:rPr>
        <w:t>6</w:t>
      </w:r>
      <w:r>
        <w:rPr>
          <w:rFonts w:asciiTheme="majorHAnsi" w:hAnsiTheme="majorHAnsi"/>
          <w:color w:val="515151" w:themeColor="text1"/>
        </w:rPr>
        <w:t>0 households for the 202</w:t>
      </w:r>
      <w:r w:rsidR="00B73240">
        <w:rPr>
          <w:rFonts w:asciiTheme="majorHAnsi" w:hAnsiTheme="majorHAnsi"/>
          <w:color w:val="515151" w:themeColor="text1"/>
        </w:rPr>
        <w:t>3</w:t>
      </w:r>
      <w:r>
        <w:rPr>
          <w:rFonts w:asciiTheme="majorHAnsi" w:hAnsiTheme="majorHAnsi"/>
          <w:color w:val="515151" w:themeColor="text1"/>
        </w:rPr>
        <w:t xml:space="preserve"> BFT.</w:t>
      </w:r>
    </w:p>
    <w:p w14:paraId="69C7198C" w14:textId="77777777" w:rsidR="00B73240" w:rsidRDefault="00B73240" w:rsidP="00BC5E6C">
      <w:pPr>
        <w:jc w:val="both"/>
        <w:rPr>
          <w:rFonts w:asciiTheme="majorHAnsi" w:hAnsiTheme="majorHAnsi"/>
          <w:i/>
          <w:iCs/>
          <w:color w:val="515151" w:themeColor="text1"/>
        </w:rPr>
      </w:pPr>
    </w:p>
    <w:p w14:paraId="3B1BF60F" w14:textId="417CBF63" w:rsidR="00BC5E6C" w:rsidRPr="00D04EFA" w:rsidRDefault="00BC5E6C" w:rsidP="00BC5E6C">
      <w:pPr>
        <w:jc w:val="both"/>
        <w:rPr>
          <w:rFonts w:asciiTheme="majorHAnsi" w:hAnsiTheme="majorHAnsi"/>
          <w:i/>
          <w:iCs/>
          <w:color w:val="515151" w:themeColor="text1"/>
        </w:rPr>
      </w:pPr>
      <w:r w:rsidRPr="00D04EFA">
        <w:rPr>
          <w:rFonts w:asciiTheme="majorHAnsi" w:hAnsiTheme="majorHAnsi"/>
          <w:i/>
          <w:iCs/>
          <w:color w:val="515151" w:themeColor="text1"/>
        </w:rPr>
        <w:t>Locations of sampling</w:t>
      </w:r>
    </w:p>
    <w:p w14:paraId="3ABB82D4" w14:textId="2713F37E" w:rsidR="00BC5E6C" w:rsidRDefault="00BC5E6C" w:rsidP="00BC5E6C">
      <w:pPr>
        <w:jc w:val="both"/>
        <w:rPr>
          <w:rFonts w:asciiTheme="majorHAnsi" w:hAnsiTheme="majorHAnsi"/>
          <w:color w:val="515151" w:themeColor="text1"/>
        </w:rPr>
      </w:pPr>
      <w:r>
        <w:rPr>
          <w:rFonts w:asciiTheme="majorHAnsi" w:hAnsiTheme="majorHAnsi"/>
          <w:color w:val="515151" w:themeColor="text1"/>
        </w:rPr>
        <w:t>1</w:t>
      </w:r>
      <w:r w:rsidR="00D97F0E">
        <w:rPr>
          <w:rFonts w:asciiTheme="majorHAnsi" w:hAnsiTheme="majorHAnsi"/>
          <w:color w:val="515151" w:themeColor="text1"/>
        </w:rPr>
        <w:t>6</w:t>
      </w:r>
      <w:r>
        <w:rPr>
          <w:rFonts w:asciiTheme="majorHAnsi" w:hAnsiTheme="majorHAnsi"/>
          <w:color w:val="515151" w:themeColor="text1"/>
        </w:rPr>
        <w:t>0 beneficiaries</w:t>
      </w:r>
      <w:ins w:id="424" w:author="Amie Nevin" w:date="2024-05-08T13:07:00Z">
        <w:r w:rsidR="00502E0B">
          <w:rPr>
            <w:rFonts w:asciiTheme="majorHAnsi" w:hAnsiTheme="majorHAnsi"/>
            <w:color w:val="515151" w:themeColor="text1"/>
          </w:rPr>
          <w:t xml:space="preserve"> (non-project stove users)</w:t>
        </w:r>
      </w:ins>
      <w:r>
        <w:rPr>
          <w:rFonts w:asciiTheme="majorHAnsi" w:hAnsiTheme="majorHAnsi"/>
          <w:color w:val="515151" w:themeColor="text1"/>
        </w:rPr>
        <w:t xml:space="preserve"> </w:t>
      </w:r>
      <w:del w:id="425" w:author="Amie Nevin" w:date="2024-05-08T13:06:00Z">
        <w:r w:rsidDel="00502E0B">
          <w:rPr>
            <w:rFonts w:asciiTheme="majorHAnsi" w:hAnsiTheme="majorHAnsi"/>
            <w:color w:val="515151" w:themeColor="text1"/>
          </w:rPr>
          <w:delText xml:space="preserve">of the project </w:delText>
        </w:r>
      </w:del>
      <w:ins w:id="426" w:author="Amie Nevin" w:date="2024-05-08T13:06:00Z">
        <w:r w:rsidR="00502E0B">
          <w:rPr>
            <w:rFonts w:asciiTheme="majorHAnsi" w:hAnsiTheme="majorHAnsi"/>
            <w:color w:val="515151" w:themeColor="text1"/>
          </w:rPr>
          <w:t>were</w:t>
        </w:r>
      </w:ins>
      <w:ins w:id="427" w:author="Amie Nevin" w:date="2024-05-08T13:07:00Z">
        <w:r w:rsidR="00502E0B">
          <w:rPr>
            <w:rFonts w:asciiTheme="majorHAnsi" w:hAnsiTheme="majorHAnsi"/>
            <w:color w:val="515151" w:themeColor="text1"/>
          </w:rPr>
          <w:t xml:space="preserve"> </w:t>
        </w:r>
      </w:ins>
      <w:del w:id="428" w:author="Amie Nevin" w:date="2024-05-08T13:06:00Z">
        <w:r w:rsidDel="00502E0B">
          <w:rPr>
            <w:rFonts w:asciiTheme="majorHAnsi" w:hAnsiTheme="majorHAnsi"/>
            <w:color w:val="515151" w:themeColor="text1"/>
          </w:rPr>
          <w:delText xml:space="preserve">have been </w:delText>
        </w:r>
      </w:del>
      <w:r>
        <w:rPr>
          <w:rFonts w:asciiTheme="majorHAnsi" w:hAnsiTheme="majorHAnsi"/>
          <w:color w:val="515151" w:themeColor="text1"/>
        </w:rPr>
        <w:t>s</w:t>
      </w:r>
      <w:ins w:id="429" w:author="Amie Nevin" w:date="2024-05-08T13:12:00Z">
        <w:r w:rsidR="00502E0B">
          <w:rPr>
            <w:rFonts w:asciiTheme="majorHAnsi" w:hAnsiTheme="majorHAnsi"/>
            <w:color w:val="515151" w:themeColor="text1"/>
          </w:rPr>
          <w:t>urveyed</w:t>
        </w:r>
      </w:ins>
      <w:del w:id="430" w:author="Amie Nevin" w:date="2024-05-08T13:12:00Z">
        <w:r w:rsidDel="00502E0B">
          <w:rPr>
            <w:rFonts w:asciiTheme="majorHAnsi" w:hAnsiTheme="majorHAnsi"/>
            <w:color w:val="515151" w:themeColor="text1"/>
          </w:rPr>
          <w:delText>elected</w:delText>
        </w:r>
      </w:del>
      <w:ins w:id="431" w:author="Amie Nevin" w:date="2024-05-08T13:06:00Z">
        <w:r w:rsidR="00502E0B">
          <w:rPr>
            <w:rFonts w:asciiTheme="majorHAnsi" w:hAnsiTheme="majorHAnsi"/>
            <w:color w:val="515151" w:themeColor="text1"/>
          </w:rPr>
          <w:t xml:space="preserve"> from </w:t>
        </w:r>
      </w:ins>
      <w:del w:id="432" w:author="Amie Nevin" w:date="2024-05-08T13:06:00Z">
        <w:r w:rsidDel="00502E0B">
          <w:rPr>
            <w:rFonts w:asciiTheme="majorHAnsi" w:hAnsiTheme="majorHAnsi"/>
            <w:color w:val="515151" w:themeColor="text1"/>
          </w:rPr>
          <w:delText xml:space="preserve"> </w:delText>
        </w:r>
      </w:del>
      <w:ins w:id="433" w:author="Amie Nevin" w:date="2024-05-08T13:07:00Z">
        <w:r w:rsidR="00502E0B">
          <w:rPr>
            <w:rFonts w:asciiTheme="majorHAnsi" w:hAnsiTheme="majorHAnsi"/>
            <w:color w:val="515151" w:themeColor="text1"/>
          </w:rPr>
          <w:t>the</w:t>
        </w:r>
      </w:ins>
      <w:ins w:id="434" w:author="Amie Nevin" w:date="2024-05-08T12:45:00Z">
        <w:r w:rsidR="001759A3">
          <w:rPr>
            <w:rFonts w:asciiTheme="majorHAnsi" w:hAnsiTheme="majorHAnsi"/>
            <w:color w:val="515151" w:themeColor="text1"/>
          </w:rPr>
          <w:t xml:space="preserve"> project area</w:t>
        </w:r>
      </w:ins>
      <w:ins w:id="435" w:author="EVA LEIBOVICI" w:date="2024-05-15T16:09:00Z">
        <w:r w:rsidR="00FC440D">
          <w:rPr>
            <w:rFonts w:asciiTheme="majorHAnsi" w:hAnsiTheme="majorHAnsi"/>
            <w:color w:val="515151" w:themeColor="text1"/>
          </w:rPr>
          <w:t>. The villages were</w:t>
        </w:r>
      </w:ins>
      <w:ins w:id="436" w:author="Amie Nevin" w:date="2024-05-08T13:12:00Z">
        <w:r w:rsidR="00502E0B">
          <w:rPr>
            <w:rFonts w:asciiTheme="majorHAnsi" w:hAnsiTheme="majorHAnsi"/>
            <w:color w:val="515151" w:themeColor="text1"/>
          </w:rPr>
          <w:t xml:space="preserve"> selected</w:t>
        </w:r>
      </w:ins>
      <w:ins w:id="437" w:author="Amie Nevin" w:date="2024-05-08T12:45:00Z">
        <w:r w:rsidR="001759A3">
          <w:rPr>
            <w:rFonts w:asciiTheme="majorHAnsi" w:hAnsiTheme="majorHAnsi"/>
            <w:color w:val="515151" w:themeColor="text1"/>
          </w:rPr>
          <w:t xml:space="preserve"> </w:t>
        </w:r>
      </w:ins>
      <w:ins w:id="438" w:author="EVA LEIBOVICI" w:date="2024-05-15T15:59:00Z">
        <w:r w:rsidR="00411C73">
          <w:rPr>
            <w:rFonts w:asciiTheme="majorHAnsi" w:hAnsiTheme="majorHAnsi"/>
            <w:color w:val="515151" w:themeColor="text1"/>
          </w:rPr>
          <w:t xml:space="preserve">from the </w:t>
        </w:r>
      </w:ins>
      <w:ins w:id="439" w:author="EVA LEIBOVICI" w:date="2024-05-15T16:09:00Z">
        <w:r w:rsidR="00280495">
          <w:rPr>
            <w:rFonts w:asciiTheme="majorHAnsi" w:hAnsiTheme="majorHAnsi"/>
            <w:color w:val="515151" w:themeColor="text1"/>
          </w:rPr>
          <w:t xml:space="preserve">Kenya </w:t>
        </w:r>
      </w:ins>
      <w:ins w:id="440" w:author="EVA LEIBOVICI" w:date="2024-05-15T15:59:00Z">
        <w:r w:rsidR="00411C73">
          <w:rPr>
            <w:rFonts w:asciiTheme="majorHAnsi" w:hAnsiTheme="majorHAnsi"/>
            <w:color w:val="515151" w:themeColor="text1"/>
          </w:rPr>
          <w:t xml:space="preserve">2019 Census </w:t>
        </w:r>
      </w:ins>
      <w:del w:id="441" w:author="Amie Nevin" w:date="2024-05-08T12:45:00Z">
        <w:r w:rsidDel="001759A3">
          <w:rPr>
            <w:rFonts w:asciiTheme="majorHAnsi" w:hAnsiTheme="majorHAnsi"/>
            <w:color w:val="515151" w:themeColor="text1"/>
          </w:rPr>
          <w:delText xml:space="preserve">from the </w:delText>
        </w:r>
        <w:r w:rsidRPr="00355A02" w:rsidDel="001759A3">
          <w:rPr>
            <w:rFonts w:asciiTheme="majorHAnsi" w:hAnsiTheme="majorHAnsi"/>
            <w:color w:val="515151" w:themeColor="text1"/>
            <w:highlight w:val="yellow"/>
            <w:rPrChange w:id="442" w:author="Epic Sustainability" w:date="2024-05-03T16:04:00Z">
              <w:rPr>
                <w:rFonts w:asciiTheme="majorHAnsi" w:hAnsiTheme="majorHAnsi"/>
                <w:color w:val="515151" w:themeColor="text1"/>
              </w:rPr>
            </w:rPrChange>
          </w:rPr>
          <w:delText>Beneficiary list</w:delText>
        </w:r>
        <w:r w:rsidDel="001759A3">
          <w:rPr>
            <w:rFonts w:asciiTheme="majorHAnsi" w:hAnsiTheme="majorHAnsi"/>
            <w:color w:val="515151" w:themeColor="text1"/>
          </w:rPr>
          <w:delText xml:space="preserve"> </w:delText>
        </w:r>
      </w:del>
      <w:r>
        <w:rPr>
          <w:rFonts w:asciiTheme="majorHAnsi" w:hAnsiTheme="majorHAnsi"/>
          <w:color w:val="515151" w:themeColor="text1"/>
        </w:rPr>
        <w:t>using the random selection method in the area covered by the field officers/ambassadors:</w:t>
      </w:r>
    </w:p>
    <w:p w14:paraId="4696CFA3" w14:textId="674C608E" w:rsidR="00BC5E6C" w:rsidRDefault="00BC5E6C" w:rsidP="00BC5E6C">
      <w:pPr>
        <w:pStyle w:val="Paragraphedeliste"/>
        <w:numPr>
          <w:ilvl w:val="0"/>
          <w:numId w:val="57"/>
        </w:numPr>
        <w:spacing w:after="0" w:line="240" w:lineRule="auto"/>
        <w:ind w:left="567" w:hanging="283"/>
        <w:jc w:val="both"/>
        <w:rPr>
          <w:rFonts w:asciiTheme="majorHAnsi" w:hAnsiTheme="majorHAnsi"/>
          <w:color w:val="515151" w:themeColor="text1"/>
        </w:rPr>
      </w:pPr>
      <w:r>
        <w:rPr>
          <w:rFonts w:asciiTheme="majorHAnsi" w:hAnsiTheme="majorHAnsi"/>
          <w:color w:val="515151" w:themeColor="text1"/>
        </w:rPr>
        <w:t>2</w:t>
      </w:r>
      <w:r w:rsidR="00800A86">
        <w:rPr>
          <w:rFonts w:asciiTheme="majorHAnsi" w:hAnsiTheme="majorHAnsi"/>
          <w:color w:val="515151" w:themeColor="text1"/>
        </w:rPr>
        <w:t>1</w:t>
      </w:r>
      <w:r>
        <w:rPr>
          <w:rFonts w:asciiTheme="majorHAnsi" w:hAnsiTheme="majorHAnsi"/>
          <w:color w:val="515151" w:themeColor="text1"/>
        </w:rPr>
        <w:t xml:space="preserve"> in </w:t>
      </w:r>
      <w:r w:rsidR="00B47680">
        <w:rPr>
          <w:rFonts w:asciiTheme="majorHAnsi" w:hAnsiTheme="majorHAnsi"/>
          <w:color w:val="515151" w:themeColor="text1"/>
        </w:rPr>
        <w:t xml:space="preserve">Narok East </w:t>
      </w:r>
      <w:r>
        <w:rPr>
          <w:rFonts w:asciiTheme="majorHAnsi" w:hAnsiTheme="majorHAnsi"/>
          <w:color w:val="515151" w:themeColor="text1"/>
        </w:rPr>
        <w:t xml:space="preserve">sub-county </w:t>
      </w:r>
    </w:p>
    <w:p w14:paraId="22A88B24" w14:textId="71146F08" w:rsidR="00BC5E6C" w:rsidRDefault="00B47680" w:rsidP="00BC5E6C">
      <w:pPr>
        <w:pStyle w:val="Paragraphedeliste"/>
        <w:numPr>
          <w:ilvl w:val="0"/>
          <w:numId w:val="57"/>
        </w:numPr>
        <w:spacing w:after="0" w:line="240" w:lineRule="auto"/>
        <w:ind w:left="567" w:hanging="283"/>
        <w:jc w:val="both"/>
        <w:rPr>
          <w:rFonts w:asciiTheme="majorHAnsi" w:hAnsiTheme="majorHAnsi"/>
          <w:color w:val="515151" w:themeColor="text1"/>
        </w:rPr>
      </w:pPr>
      <w:r>
        <w:rPr>
          <w:rFonts w:asciiTheme="majorHAnsi" w:hAnsiTheme="majorHAnsi"/>
          <w:color w:val="515151" w:themeColor="text1"/>
        </w:rPr>
        <w:t>50</w:t>
      </w:r>
      <w:r w:rsidR="00BC5E6C">
        <w:rPr>
          <w:rFonts w:asciiTheme="majorHAnsi" w:hAnsiTheme="majorHAnsi"/>
          <w:color w:val="515151" w:themeColor="text1"/>
        </w:rPr>
        <w:t xml:space="preserve"> in </w:t>
      </w:r>
      <w:r>
        <w:rPr>
          <w:rFonts w:asciiTheme="majorHAnsi" w:hAnsiTheme="majorHAnsi"/>
          <w:color w:val="515151" w:themeColor="text1"/>
        </w:rPr>
        <w:t>Narok</w:t>
      </w:r>
      <w:r w:rsidR="000F49D1">
        <w:rPr>
          <w:rFonts w:asciiTheme="majorHAnsi" w:hAnsiTheme="majorHAnsi"/>
          <w:color w:val="515151" w:themeColor="text1"/>
        </w:rPr>
        <w:t xml:space="preserve"> </w:t>
      </w:r>
      <w:proofErr w:type="spellStart"/>
      <w:r w:rsidR="000F49D1">
        <w:rPr>
          <w:rFonts w:asciiTheme="majorHAnsi" w:hAnsiTheme="majorHAnsi"/>
          <w:color w:val="515151" w:themeColor="text1"/>
        </w:rPr>
        <w:t>Naryh</w:t>
      </w:r>
      <w:proofErr w:type="spellEnd"/>
      <w:r w:rsidR="00BC5E6C">
        <w:rPr>
          <w:rFonts w:asciiTheme="majorHAnsi" w:hAnsiTheme="majorHAnsi"/>
          <w:color w:val="515151" w:themeColor="text1"/>
        </w:rPr>
        <w:t xml:space="preserve"> sub-county</w:t>
      </w:r>
    </w:p>
    <w:p w14:paraId="36EE9F46" w14:textId="574D09B3" w:rsidR="00BC5E6C" w:rsidRDefault="00DD2C24" w:rsidP="00BC5E6C">
      <w:pPr>
        <w:pStyle w:val="Paragraphedeliste"/>
        <w:numPr>
          <w:ilvl w:val="0"/>
          <w:numId w:val="57"/>
        </w:numPr>
        <w:spacing w:after="0" w:line="240" w:lineRule="auto"/>
        <w:ind w:left="567" w:hanging="283"/>
        <w:jc w:val="both"/>
        <w:rPr>
          <w:rFonts w:asciiTheme="majorHAnsi" w:hAnsiTheme="majorHAnsi"/>
          <w:color w:val="515151" w:themeColor="text1"/>
        </w:rPr>
      </w:pPr>
      <w:r>
        <w:rPr>
          <w:rFonts w:asciiTheme="majorHAnsi" w:hAnsiTheme="majorHAnsi"/>
          <w:color w:val="515151" w:themeColor="text1"/>
        </w:rPr>
        <w:t>4</w:t>
      </w:r>
      <w:r w:rsidR="00BC5E6C">
        <w:rPr>
          <w:rFonts w:asciiTheme="majorHAnsi" w:hAnsiTheme="majorHAnsi"/>
          <w:color w:val="515151" w:themeColor="text1"/>
        </w:rPr>
        <w:t xml:space="preserve">0 in </w:t>
      </w:r>
      <w:r>
        <w:rPr>
          <w:rFonts w:asciiTheme="majorHAnsi" w:hAnsiTheme="majorHAnsi"/>
          <w:color w:val="515151" w:themeColor="text1"/>
        </w:rPr>
        <w:t>Narok</w:t>
      </w:r>
      <w:r w:rsidR="00BC5E6C">
        <w:rPr>
          <w:rFonts w:asciiTheme="majorHAnsi" w:hAnsiTheme="majorHAnsi"/>
          <w:color w:val="515151" w:themeColor="text1"/>
        </w:rPr>
        <w:t xml:space="preserve"> South sub-county</w:t>
      </w:r>
    </w:p>
    <w:p w14:paraId="7B6106EF" w14:textId="229EE087" w:rsidR="00BC5E6C" w:rsidRDefault="00DD2C24" w:rsidP="00BC5E6C">
      <w:pPr>
        <w:pStyle w:val="Paragraphedeliste"/>
        <w:numPr>
          <w:ilvl w:val="0"/>
          <w:numId w:val="57"/>
        </w:numPr>
        <w:spacing w:after="0" w:line="240" w:lineRule="auto"/>
        <w:ind w:left="567" w:hanging="283"/>
        <w:jc w:val="both"/>
        <w:rPr>
          <w:rFonts w:asciiTheme="majorHAnsi" w:hAnsiTheme="majorHAnsi"/>
          <w:color w:val="515151" w:themeColor="text1"/>
        </w:rPr>
      </w:pPr>
      <w:r>
        <w:rPr>
          <w:rFonts w:asciiTheme="majorHAnsi" w:hAnsiTheme="majorHAnsi"/>
          <w:color w:val="515151" w:themeColor="text1"/>
        </w:rPr>
        <w:t>32</w:t>
      </w:r>
      <w:r w:rsidR="00BC5E6C">
        <w:rPr>
          <w:rFonts w:asciiTheme="majorHAnsi" w:hAnsiTheme="majorHAnsi"/>
          <w:color w:val="515151" w:themeColor="text1"/>
        </w:rPr>
        <w:t xml:space="preserve"> in </w:t>
      </w:r>
      <w:r>
        <w:rPr>
          <w:rFonts w:asciiTheme="majorHAnsi" w:hAnsiTheme="majorHAnsi"/>
          <w:color w:val="515151" w:themeColor="text1"/>
        </w:rPr>
        <w:t>Narok West</w:t>
      </w:r>
      <w:r w:rsidR="00BC5E6C">
        <w:rPr>
          <w:rFonts w:asciiTheme="majorHAnsi" w:hAnsiTheme="majorHAnsi"/>
          <w:color w:val="515151" w:themeColor="text1"/>
        </w:rPr>
        <w:t xml:space="preserve"> sub-county</w:t>
      </w:r>
    </w:p>
    <w:p w14:paraId="5453FC1A" w14:textId="77D4B8C9" w:rsidR="00BC5E6C" w:rsidRDefault="008C4118" w:rsidP="00BC5E6C">
      <w:pPr>
        <w:pStyle w:val="Paragraphedeliste"/>
        <w:numPr>
          <w:ilvl w:val="0"/>
          <w:numId w:val="57"/>
        </w:numPr>
        <w:spacing w:after="0" w:line="240" w:lineRule="auto"/>
        <w:ind w:left="567" w:hanging="283"/>
        <w:jc w:val="both"/>
        <w:rPr>
          <w:rFonts w:asciiTheme="majorHAnsi" w:hAnsiTheme="majorHAnsi"/>
          <w:color w:val="515151" w:themeColor="text1"/>
        </w:rPr>
      </w:pPr>
      <w:r>
        <w:rPr>
          <w:rFonts w:asciiTheme="majorHAnsi" w:hAnsiTheme="majorHAnsi"/>
          <w:color w:val="515151" w:themeColor="text1"/>
        </w:rPr>
        <w:t>17</w:t>
      </w:r>
      <w:r w:rsidR="00BC5E6C">
        <w:rPr>
          <w:rFonts w:asciiTheme="majorHAnsi" w:hAnsiTheme="majorHAnsi"/>
          <w:color w:val="515151" w:themeColor="text1"/>
        </w:rPr>
        <w:t xml:space="preserve"> in </w:t>
      </w:r>
      <w:proofErr w:type="spellStart"/>
      <w:r w:rsidR="00BC5E6C">
        <w:rPr>
          <w:rFonts w:asciiTheme="majorHAnsi" w:hAnsiTheme="majorHAnsi"/>
          <w:color w:val="515151" w:themeColor="text1"/>
        </w:rPr>
        <w:t>T</w:t>
      </w:r>
      <w:r w:rsidR="00FA5058">
        <w:rPr>
          <w:rFonts w:asciiTheme="majorHAnsi" w:hAnsiTheme="majorHAnsi"/>
          <w:color w:val="515151" w:themeColor="text1"/>
        </w:rPr>
        <w:t>ransmara</w:t>
      </w:r>
      <w:proofErr w:type="spellEnd"/>
      <w:r w:rsidR="00BC5E6C">
        <w:rPr>
          <w:rFonts w:asciiTheme="majorHAnsi" w:hAnsiTheme="majorHAnsi"/>
          <w:color w:val="515151" w:themeColor="text1"/>
        </w:rPr>
        <w:t xml:space="preserve"> </w:t>
      </w:r>
      <w:r w:rsidR="00FA5058">
        <w:rPr>
          <w:rFonts w:asciiTheme="majorHAnsi" w:hAnsiTheme="majorHAnsi"/>
          <w:color w:val="515151" w:themeColor="text1"/>
        </w:rPr>
        <w:t xml:space="preserve">East </w:t>
      </w:r>
      <w:r w:rsidR="00BC5E6C">
        <w:rPr>
          <w:rFonts w:asciiTheme="majorHAnsi" w:hAnsiTheme="majorHAnsi"/>
          <w:color w:val="515151" w:themeColor="text1"/>
        </w:rPr>
        <w:t>sub-county</w:t>
      </w:r>
    </w:p>
    <w:p w14:paraId="34FB6642" w14:textId="77777777" w:rsidR="00BC5E6C" w:rsidRDefault="00BC5E6C" w:rsidP="00BC5E6C">
      <w:pPr>
        <w:jc w:val="both"/>
        <w:rPr>
          <w:rFonts w:asciiTheme="majorHAnsi" w:hAnsiTheme="majorHAnsi"/>
          <w:color w:val="515151" w:themeColor="text1"/>
        </w:rPr>
      </w:pPr>
    </w:p>
    <w:p w14:paraId="174C91C0" w14:textId="05EBC78B" w:rsidR="007A3F32" w:rsidRDefault="00BC5E6C" w:rsidP="00BC5E6C">
      <w:pPr>
        <w:jc w:val="both"/>
        <w:rPr>
          <w:rFonts w:asciiTheme="majorHAnsi" w:hAnsiTheme="majorHAnsi"/>
          <w:color w:val="515151" w:themeColor="text1"/>
        </w:rPr>
      </w:pPr>
      <w:r>
        <w:rPr>
          <w:rFonts w:asciiTheme="majorHAnsi" w:hAnsiTheme="majorHAnsi"/>
          <w:color w:val="515151" w:themeColor="text1"/>
        </w:rPr>
        <w:t xml:space="preserve">To do so, each </w:t>
      </w:r>
      <w:ins w:id="443" w:author="Amie Nevin" w:date="2024-05-08T12:53:00Z">
        <w:r w:rsidR="00E06505">
          <w:rPr>
            <w:rFonts w:asciiTheme="majorHAnsi" w:hAnsiTheme="majorHAnsi"/>
            <w:color w:val="515151" w:themeColor="text1"/>
          </w:rPr>
          <w:t xml:space="preserve">sub-county </w:t>
        </w:r>
      </w:ins>
      <w:r>
        <w:rPr>
          <w:rFonts w:asciiTheme="majorHAnsi" w:hAnsiTheme="majorHAnsi"/>
          <w:color w:val="515151" w:themeColor="text1"/>
        </w:rPr>
        <w:t>location was given a random number, populated by the =</w:t>
      </w:r>
      <w:proofErr w:type="gramStart"/>
      <w:r>
        <w:rPr>
          <w:rFonts w:asciiTheme="majorHAnsi" w:hAnsiTheme="majorHAnsi"/>
          <w:color w:val="515151" w:themeColor="text1"/>
        </w:rPr>
        <w:t>RAND(</w:t>
      </w:r>
      <w:proofErr w:type="gramEnd"/>
      <w:r>
        <w:rPr>
          <w:rFonts w:asciiTheme="majorHAnsi" w:hAnsiTheme="majorHAnsi"/>
          <w:color w:val="515151" w:themeColor="text1"/>
        </w:rPr>
        <w:t>) function</w:t>
      </w:r>
      <w:ins w:id="444" w:author="Amie Nevin" w:date="2024-05-08T12:52:00Z">
        <w:r w:rsidR="00E06505">
          <w:rPr>
            <w:rFonts w:asciiTheme="majorHAnsi" w:hAnsiTheme="majorHAnsi"/>
            <w:color w:val="515151" w:themeColor="text1"/>
          </w:rPr>
          <w:t xml:space="preserve"> in excel</w:t>
        </w:r>
      </w:ins>
      <w:r>
        <w:rPr>
          <w:rFonts w:asciiTheme="majorHAnsi" w:hAnsiTheme="majorHAnsi"/>
          <w:color w:val="515151" w:themeColor="text1"/>
        </w:rPr>
        <w:t>, which regenerates after opening the file and after clicking ‘enter’. The =VLOOKUP function was then used to select the 1st, 2nd, and 3rd largest numbers associated with subcounty locations (using the =LARGE function), to give a list of randomized locations. The LARGE function is essential as it ensures that there are no duplicates, as a simple random function may do.</w:t>
      </w:r>
    </w:p>
    <w:p w14:paraId="213376D5" w14:textId="77777777" w:rsidR="00BC5E6C" w:rsidRDefault="00BC5E6C" w:rsidP="00BC5E6C">
      <w:pPr>
        <w:jc w:val="both"/>
        <w:rPr>
          <w:rFonts w:asciiTheme="majorHAnsi" w:hAnsiTheme="majorHAnsi"/>
          <w:color w:val="515151" w:themeColor="text1"/>
        </w:rPr>
      </w:pPr>
    </w:p>
    <w:p w14:paraId="4E628505" w14:textId="1C34FED0" w:rsidR="00BC5E6C" w:rsidRDefault="00BC5E6C" w:rsidP="00BC5E6C">
      <w:pPr>
        <w:jc w:val="both"/>
        <w:rPr>
          <w:rFonts w:asciiTheme="majorHAnsi" w:hAnsiTheme="majorHAnsi"/>
          <w:color w:val="515151" w:themeColor="text1"/>
        </w:rPr>
      </w:pPr>
      <w:r>
        <w:rPr>
          <w:rFonts w:asciiTheme="majorHAnsi" w:hAnsiTheme="majorHAnsi"/>
          <w:color w:val="515151" w:themeColor="text1"/>
        </w:rPr>
        <w:t>The list of the selected households is presented in the “</w:t>
      </w:r>
      <w:r w:rsidR="00D645EF" w:rsidRPr="00D645EF">
        <w:rPr>
          <w:rFonts w:asciiTheme="majorHAnsi" w:hAnsiTheme="majorHAnsi"/>
          <w:color w:val="515151" w:themeColor="text1"/>
        </w:rPr>
        <w:t xml:space="preserve">GS 11319 Baseline KPT_2023_AAHi 03.04.23 </w:t>
      </w:r>
      <w:proofErr w:type="spellStart"/>
      <w:r w:rsidR="00D645EF" w:rsidRPr="00D645EF">
        <w:rPr>
          <w:rFonts w:asciiTheme="majorHAnsi" w:hAnsiTheme="majorHAnsi"/>
          <w:color w:val="515151" w:themeColor="text1"/>
        </w:rPr>
        <w:t>ver</w:t>
      </w:r>
      <w:proofErr w:type="spellEnd"/>
      <w:r w:rsidR="00D645EF" w:rsidRPr="00D645EF">
        <w:rPr>
          <w:rFonts w:asciiTheme="majorHAnsi" w:hAnsiTheme="majorHAnsi"/>
          <w:color w:val="515151" w:themeColor="text1"/>
        </w:rPr>
        <w:t xml:space="preserve"> 1.0</w:t>
      </w:r>
      <w:r>
        <w:rPr>
          <w:rFonts w:asciiTheme="majorHAnsi" w:hAnsiTheme="majorHAnsi"/>
          <w:color w:val="515151" w:themeColor="text1"/>
        </w:rPr>
        <w:t>”.</w:t>
      </w:r>
    </w:p>
    <w:p w14:paraId="34960123" w14:textId="77777777" w:rsidR="00BC5E6C" w:rsidRDefault="00BC5E6C" w:rsidP="00BC5E6C">
      <w:pPr>
        <w:pStyle w:val="Paragraphedeliste"/>
        <w:numPr>
          <w:ilvl w:val="0"/>
          <w:numId w:val="56"/>
        </w:numPr>
        <w:spacing w:line="276" w:lineRule="auto"/>
        <w:jc w:val="both"/>
        <w:rPr>
          <w:rFonts w:asciiTheme="majorHAnsi" w:hAnsiTheme="majorHAnsi"/>
          <w:color w:val="515151" w:themeColor="text1"/>
          <w:u w:val="single"/>
        </w:rPr>
      </w:pPr>
      <w:r>
        <w:rPr>
          <w:rFonts w:asciiTheme="majorHAnsi" w:hAnsiTheme="majorHAnsi"/>
          <w:color w:val="515151" w:themeColor="text1"/>
          <w:u w:val="single"/>
        </w:rPr>
        <w:t>Collected data</w:t>
      </w:r>
    </w:p>
    <w:p w14:paraId="79B659E7" w14:textId="77777777" w:rsidR="00BC5E6C" w:rsidRDefault="00BC5E6C" w:rsidP="00BC5E6C">
      <w:pPr>
        <w:pStyle w:val="Paragraphedeliste"/>
        <w:jc w:val="both"/>
        <w:rPr>
          <w:rFonts w:asciiTheme="majorHAnsi" w:hAnsiTheme="majorHAnsi"/>
          <w:color w:val="515151" w:themeColor="text1"/>
          <w:u w:val="single"/>
        </w:rPr>
      </w:pPr>
    </w:p>
    <w:p w14:paraId="63A3E9FA" w14:textId="77777777" w:rsidR="00BC5E6C" w:rsidRDefault="00BC5E6C" w:rsidP="00BC5E6C">
      <w:pPr>
        <w:pStyle w:val="Paragraphedeliste"/>
        <w:numPr>
          <w:ilvl w:val="0"/>
          <w:numId w:val="58"/>
        </w:numPr>
        <w:autoSpaceDE w:val="0"/>
        <w:autoSpaceDN w:val="0"/>
        <w:adjustRightInd w:val="0"/>
        <w:spacing w:after="0" w:line="240" w:lineRule="auto"/>
        <w:jc w:val="both"/>
        <w:rPr>
          <w:rFonts w:asciiTheme="majorHAnsi" w:hAnsiTheme="majorHAnsi"/>
          <w:color w:val="515151" w:themeColor="text1"/>
        </w:rPr>
      </w:pPr>
      <w:bookmarkStart w:id="445" w:name="_Toc76995546"/>
      <w:r>
        <w:rPr>
          <w:color w:val="515151" w:themeColor="text1"/>
        </w:rPr>
        <w:t>Day 0:</w:t>
      </w:r>
      <w:bookmarkEnd w:id="445"/>
      <w:r>
        <w:rPr>
          <w:rFonts w:asciiTheme="majorHAnsi" w:hAnsiTheme="majorHAnsi"/>
          <w:color w:val="515151" w:themeColor="text1"/>
        </w:rPr>
        <w:t xml:space="preserve"> visit the household and weigh initial wood</w:t>
      </w:r>
    </w:p>
    <w:p w14:paraId="22AAB61F" w14:textId="77777777" w:rsidR="00A52918" w:rsidRDefault="00A52918" w:rsidP="00BC5E6C">
      <w:pPr>
        <w:autoSpaceDE w:val="0"/>
        <w:autoSpaceDN w:val="0"/>
        <w:adjustRightInd w:val="0"/>
        <w:jc w:val="both"/>
        <w:rPr>
          <w:rFonts w:asciiTheme="majorHAnsi" w:hAnsiTheme="majorHAnsi"/>
          <w:color w:val="515151" w:themeColor="text1"/>
        </w:rPr>
      </w:pPr>
    </w:p>
    <w:p w14:paraId="0DA1BC6D" w14:textId="253FFBC7" w:rsidR="00BC5E6C" w:rsidRDefault="00195A1E" w:rsidP="00BC5E6C">
      <w:pPr>
        <w:autoSpaceDE w:val="0"/>
        <w:autoSpaceDN w:val="0"/>
        <w:adjustRightInd w:val="0"/>
        <w:jc w:val="both"/>
        <w:rPr>
          <w:rFonts w:asciiTheme="majorHAnsi" w:hAnsiTheme="majorHAnsi"/>
          <w:color w:val="515151" w:themeColor="text1"/>
        </w:rPr>
      </w:pPr>
      <w:r>
        <w:rPr>
          <w:rFonts w:asciiTheme="majorHAnsi" w:hAnsiTheme="majorHAnsi"/>
          <w:color w:val="515151" w:themeColor="text1"/>
        </w:rPr>
        <w:t>Field Officers</w:t>
      </w:r>
      <w:r w:rsidR="00BC5E6C">
        <w:rPr>
          <w:rFonts w:asciiTheme="majorHAnsi" w:hAnsiTheme="majorHAnsi"/>
          <w:color w:val="515151" w:themeColor="text1"/>
        </w:rPr>
        <w:t xml:space="preserve"> meets the families and reminds the conditions of the test. He/she will ask information concerning the current cooking practices:</w:t>
      </w:r>
    </w:p>
    <w:p w14:paraId="10C6645D" w14:textId="77777777" w:rsidR="00BC5E6C" w:rsidRDefault="00BC5E6C" w:rsidP="00BC5E6C">
      <w:pPr>
        <w:pStyle w:val="Paragraphedeliste"/>
        <w:numPr>
          <w:ilvl w:val="1"/>
          <w:numId w:val="59"/>
        </w:numPr>
        <w:autoSpaceDE w:val="0"/>
        <w:autoSpaceDN w:val="0"/>
        <w:adjustRightInd w:val="0"/>
        <w:spacing w:after="0" w:line="240" w:lineRule="auto"/>
        <w:ind w:left="1788"/>
        <w:jc w:val="both"/>
        <w:rPr>
          <w:rFonts w:asciiTheme="majorHAnsi" w:hAnsiTheme="majorHAnsi"/>
          <w:color w:val="515151" w:themeColor="text1"/>
        </w:rPr>
      </w:pPr>
      <w:r>
        <w:rPr>
          <w:rFonts w:asciiTheme="majorHAnsi" w:hAnsiTheme="majorHAnsi"/>
          <w:color w:val="515151" w:themeColor="text1"/>
        </w:rPr>
        <w:t>Number of people in the households,</w:t>
      </w:r>
    </w:p>
    <w:p w14:paraId="2604F132" w14:textId="77777777" w:rsidR="00BC5E6C" w:rsidRDefault="00BC5E6C" w:rsidP="00BC5E6C">
      <w:pPr>
        <w:pStyle w:val="Paragraphedeliste"/>
        <w:numPr>
          <w:ilvl w:val="1"/>
          <w:numId w:val="59"/>
        </w:numPr>
        <w:autoSpaceDE w:val="0"/>
        <w:autoSpaceDN w:val="0"/>
        <w:adjustRightInd w:val="0"/>
        <w:spacing w:after="0" w:line="240" w:lineRule="auto"/>
        <w:ind w:left="1788"/>
        <w:jc w:val="both"/>
        <w:rPr>
          <w:rFonts w:asciiTheme="majorHAnsi" w:hAnsiTheme="majorHAnsi"/>
          <w:color w:val="515151" w:themeColor="text1"/>
        </w:rPr>
      </w:pPr>
      <w:r>
        <w:rPr>
          <w:rFonts w:asciiTheme="majorHAnsi" w:hAnsiTheme="majorHAnsi"/>
          <w:color w:val="515151" w:themeColor="text1"/>
        </w:rPr>
        <w:t>Cooking preparation times and hours in the day</w:t>
      </w:r>
    </w:p>
    <w:p w14:paraId="26A5C17D" w14:textId="77777777" w:rsidR="00BC5E6C" w:rsidRDefault="00BC5E6C" w:rsidP="00BC5E6C">
      <w:pPr>
        <w:pStyle w:val="Paragraphedeliste"/>
        <w:numPr>
          <w:ilvl w:val="1"/>
          <w:numId w:val="59"/>
        </w:numPr>
        <w:autoSpaceDE w:val="0"/>
        <w:autoSpaceDN w:val="0"/>
        <w:adjustRightInd w:val="0"/>
        <w:spacing w:after="0" w:line="240" w:lineRule="auto"/>
        <w:ind w:left="1788"/>
        <w:jc w:val="both"/>
        <w:rPr>
          <w:rFonts w:asciiTheme="majorHAnsi" w:hAnsiTheme="majorHAnsi"/>
          <w:color w:val="515151" w:themeColor="text1"/>
        </w:rPr>
      </w:pPr>
      <w:r>
        <w:rPr>
          <w:rFonts w:asciiTheme="majorHAnsi" w:hAnsiTheme="majorHAnsi"/>
          <w:color w:val="515151" w:themeColor="text1"/>
        </w:rPr>
        <w:t>Wood collection, and storage conditions</w:t>
      </w:r>
    </w:p>
    <w:p w14:paraId="3FFCA656" w14:textId="77777777" w:rsidR="00BC5E6C" w:rsidRDefault="00BC5E6C" w:rsidP="00BC5E6C">
      <w:pPr>
        <w:pStyle w:val="Paragraphedeliste"/>
        <w:numPr>
          <w:ilvl w:val="1"/>
          <w:numId w:val="59"/>
        </w:numPr>
        <w:autoSpaceDE w:val="0"/>
        <w:autoSpaceDN w:val="0"/>
        <w:adjustRightInd w:val="0"/>
        <w:spacing w:after="0" w:line="240" w:lineRule="auto"/>
        <w:ind w:left="1788"/>
        <w:jc w:val="both"/>
        <w:rPr>
          <w:rFonts w:asciiTheme="majorHAnsi" w:hAnsiTheme="majorHAnsi"/>
          <w:color w:val="515151" w:themeColor="text1"/>
        </w:rPr>
      </w:pPr>
      <w:r>
        <w:rPr>
          <w:rFonts w:asciiTheme="majorHAnsi" w:hAnsiTheme="majorHAnsi"/>
          <w:color w:val="515151" w:themeColor="text1"/>
        </w:rPr>
        <w:t xml:space="preserve">Presence of others stoves and if required the reason of </w:t>
      </w:r>
      <w:proofErr w:type="spellStart"/>
      <w:r>
        <w:rPr>
          <w:rFonts w:asciiTheme="majorHAnsi" w:hAnsiTheme="majorHAnsi"/>
          <w:color w:val="515151" w:themeColor="text1"/>
        </w:rPr>
        <w:t>utilisation</w:t>
      </w:r>
      <w:proofErr w:type="spellEnd"/>
      <w:r>
        <w:rPr>
          <w:rFonts w:asciiTheme="majorHAnsi" w:hAnsiTheme="majorHAnsi"/>
          <w:color w:val="515151" w:themeColor="text1"/>
        </w:rPr>
        <w:t xml:space="preserve"> of the other stoves</w:t>
      </w:r>
    </w:p>
    <w:p w14:paraId="5A86077C" w14:textId="77777777" w:rsidR="00BC5E6C" w:rsidRDefault="00BC5E6C" w:rsidP="00BC5E6C">
      <w:pPr>
        <w:pStyle w:val="Paragraphedeliste"/>
        <w:numPr>
          <w:ilvl w:val="1"/>
          <w:numId w:val="59"/>
        </w:numPr>
        <w:autoSpaceDE w:val="0"/>
        <w:autoSpaceDN w:val="0"/>
        <w:adjustRightInd w:val="0"/>
        <w:spacing w:after="0" w:line="240" w:lineRule="auto"/>
        <w:ind w:left="1788"/>
        <w:jc w:val="both"/>
        <w:rPr>
          <w:rFonts w:asciiTheme="majorHAnsi" w:hAnsiTheme="majorHAnsi"/>
          <w:color w:val="515151" w:themeColor="text1"/>
        </w:rPr>
      </w:pPr>
      <w:r>
        <w:rPr>
          <w:rFonts w:asciiTheme="majorHAnsi" w:hAnsiTheme="majorHAnsi"/>
          <w:color w:val="515151" w:themeColor="text1"/>
        </w:rPr>
        <w:t xml:space="preserve">Etc. </w:t>
      </w:r>
    </w:p>
    <w:p w14:paraId="62D9FC82" w14:textId="77777777" w:rsidR="00BC5E6C" w:rsidRDefault="00BC5E6C" w:rsidP="00BC5E6C">
      <w:pPr>
        <w:pStyle w:val="Paragraphedeliste"/>
        <w:autoSpaceDE w:val="0"/>
        <w:autoSpaceDN w:val="0"/>
        <w:adjustRightInd w:val="0"/>
        <w:spacing w:after="0" w:line="240" w:lineRule="auto"/>
        <w:ind w:left="1788"/>
        <w:jc w:val="both"/>
        <w:rPr>
          <w:rFonts w:asciiTheme="majorHAnsi" w:hAnsiTheme="majorHAnsi"/>
          <w:color w:val="515151" w:themeColor="text1"/>
        </w:rPr>
      </w:pPr>
    </w:p>
    <w:p w14:paraId="5FB8E69C" w14:textId="77777777" w:rsidR="00BC5E6C" w:rsidRDefault="00BC5E6C" w:rsidP="00BC5E6C">
      <w:pPr>
        <w:pStyle w:val="Paragraphedeliste"/>
        <w:numPr>
          <w:ilvl w:val="0"/>
          <w:numId w:val="58"/>
        </w:numPr>
        <w:autoSpaceDE w:val="0"/>
        <w:autoSpaceDN w:val="0"/>
        <w:adjustRightInd w:val="0"/>
        <w:spacing w:after="0" w:line="240" w:lineRule="auto"/>
        <w:jc w:val="both"/>
        <w:rPr>
          <w:rFonts w:asciiTheme="majorHAnsi" w:hAnsiTheme="majorHAnsi"/>
          <w:color w:val="515151" w:themeColor="text1"/>
        </w:rPr>
      </w:pPr>
      <w:bookmarkStart w:id="446" w:name="_Toc76995547"/>
      <w:r>
        <w:rPr>
          <w:color w:val="515151" w:themeColor="text1"/>
        </w:rPr>
        <w:lastRenderedPageBreak/>
        <w:t>Day 1 to 3</w:t>
      </w:r>
      <w:bookmarkEnd w:id="446"/>
      <w:r>
        <w:rPr>
          <w:rFonts w:asciiTheme="majorHAnsi" w:hAnsiTheme="majorHAnsi"/>
          <w:color w:val="515151" w:themeColor="text1"/>
        </w:rPr>
        <w:t>: During the 3 days, the ambassador will conduct daily visits in order to ensure the respect of the conditions. The ambassador shall visit the home at approximately the same time every day and collect the following data:</w:t>
      </w:r>
    </w:p>
    <w:p w14:paraId="5373D147" w14:textId="77777777" w:rsidR="00BC5E6C" w:rsidRDefault="00BC5E6C" w:rsidP="00BC5E6C">
      <w:pPr>
        <w:autoSpaceDE w:val="0"/>
        <w:autoSpaceDN w:val="0"/>
        <w:adjustRightInd w:val="0"/>
        <w:jc w:val="both"/>
        <w:rPr>
          <w:rFonts w:asciiTheme="majorHAnsi" w:hAnsiTheme="majorHAnsi"/>
          <w:color w:val="515151" w:themeColor="text1"/>
        </w:rPr>
      </w:pPr>
    </w:p>
    <w:p w14:paraId="1D306C22" w14:textId="77777777" w:rsidR="00BC5E6C" w:rsidRDefault="00BC5E6C" w:rsidP="00BC5E6C">
      <w:pPr>
        <w:numPr>
          <w:ilvl w:val="1"/>
          <w:numId w:val="59"/>
        </w:numPr>
        <w:spacing w:after="160" w:line="254" w:lineRule="auto"/>
        <w:jc w:val="both"/>
        <w:rPr>
          <w:rFonts w:asciiTheme="majorHAnsi" w:hAnsiTheme="majorHAnsi"/>
          <w:color w:val="515151" w:themeColor="text1"/>
        </w:rPr>
      </w:pPr>
      <w:r>
        <w:rPr>
          <w:rFonts w:asciiTheme="majorHAnsi" w:hAnsiTheme="majorHAnsi"/>
          <w:b/>
          <w:bCs/>
          <w:color w:val="515151" w:themeColor="text1"/>
        </w:rPr>
        <w:t>Stock of wood:</w:t>
      </w:r>
      <w:r>
        <w:rPr>
          <w:rFonts w:asciiTheme="majorHAnsi" w:hAnsiTheme="majorHAnsi"/>
          <w:color w:val="515151" w:themeColor="text1"/>
        </w:rPr>
        <w:t xml:space="preserve"> weigh of the pile of wood at the time of visit and fill in the questionnaire. If the ambassador visited on the morning, fill in “Morning” with the time of visit in the box “Time of visit” and same for lunch or evening. </w:t>
      </w:r>
    </w:p>
    <w:p w14:paraId="65B117EF" w14:textId="77777777" w:rsidR="00BC5E6C" w:rsidRDefault="00BC5E6C" w:rsidP="00BC5E6C">
      <w:pPr>
        <w:numPr>
          <w:ilvl w:val="1"/>
          <w:numId w:val="59"/>
        </w:numPr>
        <w:spacing w:after="160" w:line="254" w:lineRule="auto"/>
        <w:jc w:val="both"/>
        <w:rPr>
          <w:rFonts w:asciiTheme="majorHAnsi" w:hAnsiTheme="majorHAnsi"/>
          <w:color w:val="515151" w:themeColor="text1"/>
        </w:rPr>
      </w:pPr>
      <w:r>
        <w:rPr>
          <w:rFonts w:asciiTheme="majorHAnsi" w:hAnsiTheme="majorHAnsi"/>
          <w:b/>
          <w:bCs/>
          <w:color w:val="515151" w:themeColor="text1"/>
        </w:rPr>
        <w:t>Weigh the wood remaining in the stove</w:t>
      </w:r>
      <w:r>
        <w:rPr>
          <w:rFonts w:asciiTheme="majorHAnsi" w:hAnsiTheme="majorHAnsi"/>
          <w:color w:val="515151" w:themeColor="text1"/>
        </w:rPr>
        <w:t>: If some wood that has not been burned remain in the stove or in the fire pit, the ambassador must weight this wood and fill in the questionnaire.</w:t>
      </w:r>
    </w:p>
    <w:p w14:paraId="55F025E2" w14:textId="77777777" w:rsidR="00BC5E6C" w:rsidRDefault="00BC5E6C" w:rsidP="00BC5E6C">
      <w:pPr>
        <w:numPr>
          <w:ilvl w:val="1"/>
          <w:numId w:val="59"/>
        </w:numPr>
        <w:spacing w:after="160" w:line="254" w:lineRule="auto"/>
        <w:jc w:val="both"/>
        <w:rPr>
          <w:rFonts w:asciiTheme="majorHAnsi" w:hAnsiTheme="majorHAnsi"/>
          <w:color w:val="515151" w:themeColor="text1"/>
        </w:rPr>
      </w:pPr>
      <w:r>
        <w:rPr>
          <w:rFonts w:asciiTheme="majorHAnsi" w:hAnsiTheme="majorHAnsi"/>
          <w:b/>
          <w:bCs/>
          <w:color w:val="515151" w:themeColor="text1"/>
        </w:rPr>
        <w:t>Amount of bought/collected wood in the last 24h</w:t>
      </w:r>
      <w:r>
        <w:rPr>
          <w:rFonts w:asciiTheme="majorHAnsi" w:hAnsiTheme="majorHAnsi"/>
          <w:color w:val="515151" w:themeColor="text1"/>
        </w:rPr>
        <w:t xml:space="preserve">: the ambassador will ask the beneficiary if there has been any additional wood in the last 24h. If yes, the beneficiary should put the additional wood in a separate pile. </w:t>
      </w:r>
    </w:p>
    <w:p w14:paraId="78EA24D1" w14:textId="77777777" w:rsidR="00BC5E6C" w:rsidRDefault="00BC5E6C" w:rsidP="00BC5E6C">
      <w:pPr>
        <w:numPr>
          <w:ilvl w:val="1"/>
          <w:numId w:val="59"/>
        </w:numPr>
        <w:spacing w:after="160" w:line="254" w:lineRule="auto"/>
        <w:jc w:val="both"/>
        <w:rPr>
          <w:rFonts w:asciiTheme="majorHAnsi" w:hAnsiTheme="majorHAnsi"/>
          <w:color w:val="515151" w:themeColor="text1"/>
        </w:rPr>
      </w:pPr>
      <w:r>
        <w:rPr>
          <w:rFonts w:asciiTheme="majorHAnsi" w:hAnsiTheme="majorHAnsi"/>
          <w:b/>
          <w:bCs/>
          <w:color w:val="515151" w:themeColor="text1"/>
        </w:rPr>
        <w:t>Amount sold given/wood in the last 24h:</w:t>
      </w:r>
      <w:r>
        <w:rPr>
          <w:rFonts w:asciiTheme="majorHAnsi" w:hAnsiTheme="majorHAnsi"/>
          <w:color w:val="515151" w:themeColor="text1"/>
        </w:rPr>
        <w:t xml:space="preserve"> the ambassador will ask the beneficiary if they have sold or given away in the past 24 hours and to estimate the weight.</w:t>
      </w:r>
    </w:p>
    <w:p w14:paraId="49935E56" w14:textId="77777777" w:rsidR="00BC5E6C" w:rsidRDefault="00BC5E6C" w:rsidP="00BC5E6C">
      <w:pPr>
        <w:numPr>
          <w:ilvl w:val="1"/>
          <w:numId w:val="59"/>
        </w:numPr>
        <w:spacing w:after="160" w:line="254" w:lineRule="auto"/>
        <w:jc w:val="both"/>
        <w:rPr>
          <w:rFonts w:asciiTheme="majorHAnsi" w:hAnsiTheme="majorHAnsi"/>
          <w:color w:val="515151" w:themeColor="text1"/>
        </w:rPr>
      </w:pPr>
      <w:r>
        <w:rPr>
          <w:rFonts w:asciiTheme="majorHAnsi" w:hAnsiTheme="majorHAnsi"/>
          <w:b/>
          <w:bCs/>
          <w:color w:val="515151" w:themeColor="text1"/>
        </w:rPr>
        <w:t>Number of people having eaten in the household:</w:t>
      </w:r>
      <w:r>
        <w:rPr>
          <w:rFonts w:asciiTheme="majorHAnsi" w:hAnsiTheme="majorHAnsi"/>
          <w:color w:val="515151" w:themeColor="text1"/>
        </w:rPr>
        <w:t xml:space="preserve"> the ambassador will fill the number of meals cooked and the number of </w:t>
      </w:r>
      <w:proofErr w:type="gramStart"/>
      <w:r>
        <w:rPr>
          <w:rFonts w:asciiTheme="majorHAnsi" w:hAnsiTheme="majorHAnsi"/>
          <w:color w:val="515151" w:themeColor="text1"/>
        </w:rPr>
        <w:t>person</w:t>
      </w:r>
      <w:proofErr w:type="gramEnd"/>
      <w:r>
        <w:rPr>
          <w:rFonts w:asciiTheme="majorHAnsi" w:hAnsiTheme="majorHAnsi"/>
          <w:color w:val="515151" w:themeColor="text1"/>
        </w:rPr>
        <w:t xml:space="preserve"> who ate in the following table (making a distinction in between adults and children). </w:t>
      </w:r>
    </w:p>
    <w:p w14:paraId="3596DF30" w14:textId="77777777" w:rsidR="00BC5E6C" w:rsidRDefault="00BC5E6C" w:rsidP="00BC5E6C">
      <w:pPr>
        <w:numPr>
          <w:ilvl w:val="1"/>
          <w:numId w:val="59"/>
        </w:numPr>
        <w:spacing w:after="160" w:line="254" w:lineRule="auto"/>
        <w:jc w:val="both"/>
        <w:rPr>
          <w:rFonts w:asciiTheme="majorHAnsi" w:hAnsiTheme="majorHAnsi"/>
          <w:color w:val="515151" w:themeColor="text1"/>
        </w:rPr>
      </w:pPr>
      <w:r>
        <w:rPr>
          <w:rFonts w:asciiTheme="majorHAnsi" w:hAnsiTheme="majorHAnsi"/>
          <w:b/>
          <w:bCs/>
          <w:color w:val="515151" w:themeColor="text1"/>
        </w:rPr>
        <w:t>Second stoves</w:t>
      </w:r>
      <w:r>
        <w:rPr>
          <w:rFonts w:asciiTheme="majorHAnsi" w:hAnsiTheme="majorHAnsi"/>
          <w:color w:val="515151" w:themeColor="text1"/>
        </w:rPr>
        <w:t>: if the household have second stoves, the ambassador will fill the tables corresponding.</w:t>
      </w:r>
    </w:p>
    <w:p w14:paraId="77FCF506" w14:textId="77777777" w:rsidR="00BC5E6C" w:rsidRDefault="00BC5E6C" w:rsidP="00BC5E6C">
      <w:pPr>
        <w:spacing w:after="160" w:line="254" w:lineRule="auto"/>
        <w:ind w:left="1440"/>
        <w:jc w:val="both"/>
        <w:rPr>
          <w:rFonts w:asciiTheme="majorHAnsi" w:hAnsiTheme="majorHAnsi"/>
          <w:color w:val="515151" w:themeColor="text1"/>
        </w:rPr>
      </w:pPr>
    </w:p>
    <w:p w14:paraId="3E50D70C" w14:textId="3D32D3F2" w:rsidR="00BC5E6C" w:rsidRDefault="00BC5E6C" w:rsidP="00BC5E6C">
      <w:pPr>
        <w:pStyle w:val="Paragraphedeliste"/>
        <w:jc w:val="both"/>
        <w:rPr>
          <w:rFonts w:asciiTheme="majorHAnsi" w:hAnsiTheme="majorHAnsi"/>
          <w:color w:val="515151" w:themeColor="text1"/>
        </w:rPr>
      </w:pPr>
      <w:r>
        <w:rPr>
          <w:rFonts w:asciiTheme="majorHAnsi" w:hAnsiTheme="majorHAnsi"/>
          <w:color w:val="515151" w:themeColor="text1"/>
        </w:rPr>
        <w:t xml:space="preserve">After gathering all data, the </w:t>
      </w:r>
      <w:r w:rsidR="00A52918">
        <w:rPr>
          <w:rFonts w:asciiTheme="majorHAnsi" w:hAnsiTheme="majorHAnsi"/>
          <w:color w:val="515151" w:themeColor="text1"/>
        </w:rPr>
        <w:t>field officers</w:t>
      </w:r>
      <w:r>
        <w:rPr>
          <w:rFonts w:asciiTheme="majorHAnsi" w:hAnsiTheme="majorHAnsi"/>
          <w:color w:val="515151" w:themeColor="text1"/>
        </w:rPr>
        <w:t xml:space="preserve"> then calculate the wood consumption of the last 24h:</w:t>
      </w:r>
    </w:p>
    <w:p w14:paraId="3E56C88B" w14:textId="77777777" w:rsidR="00BC5E6C" w:rsidRDefault="00BC5E6C" w:rsidP="00BC5E6C">
      <w:pPr>
        <w:ind w:firstLine="720"/>
        <w:jc w:val="both"/>
        <w:rPr>
          <w:rFonts w:asciiTheme="majorHAnsi" w:hAnsiTheme="majorHAnsi"/>
          <w:color w:val="515151" w:themeColor="text1"/>
        </w:rPr>
      </w:pPr>
      <w:r>
        <w:rPr>
          <w:rFonts w:asciiTheme="majorHAnsi" w:hAnsiTheme="majorHAnsi"/>
          <w:color w:val="515151" w:themeColor="text1"/>
        </w:rPr>
        <w:t xml:space="preserve">Wood consumption (kg/day) in the last 24 h = a – b + c – d </w:t>
      </w:r>
    </w:p>
    <w:p w14:paraId="22584687" w14:textId="77777777" w:rsidR="00BC5E6C" w:rsidRDefault="00BC5E6C" w:rsidP="00BC5E6C">
      <w:pPr>
        <w:pStyle w:val="Paragraphedeliste"/>
        <w:numPr>
          <w:ilvl w:val="0"/>
          <w:numId w:val="59"/>
        </w:numPr>
        <w:spacing w:line="276" w:lineRule="auto"/>
        <w:jc w:val="both"/>
        <w:rPr>
          <w:rFonts w:asciiTheme="majorHAnsi" w:hAnsiTheme="majorHAnsi"/>
          <w:color w:val="515151" w:themeColor="text1"/>
        </w:rPr>
      </w:pPr>
      <w:r>
        <w:rPr>
          <w:rFonts w:asciiTheme="majorHAnsi" w:hAnsiTheme="majorHAnsi"/>
          <w:color w:val="515151" w:themeColor="text1"/>
        </w:rPr>
        <w:t>a = remaining stock from previous visit</w:t>
      </w:r>
    </w:p>
    <w:p w14:paraId="2F966E34" w14:textId="77777777" w:rsidR="00BC5E6C" w:rsidRDefault="00BC5E6C" w:rsidP="00BC5E6C">
      <w:pPr>
        <w:pStyle w:val="Paragraphedeliste"/>
        <w:numPr>
          <w:ilvl w:val="0"/>
          <w:numId w:val="59"/>
        </w:numPr>
        <w:spacing w:line="276" w:lineRule="auto"/>
        <w:jc w:val="both"/>
        <w:rPr>
          <w:rFonts w:asciiTheme="majorHAnsi" w:hAnsiTheme="majorHAnsi"/>
          <w:color w:val="515151" w:themeColor="text1"/>
        </w:rPr>
      </w:pPr>
      <w:r>
        <w:rPr>
          <w:rFonts w:asciiTheme="majorHAnsi" w:hAnsiTheme="majorHAnsi"/>
          <w:color w:val="515151" w:themeColor="text1"/>
        </w:rPr>
        <w:t>b = stock during the visit</w:t>
      </w:r>
    </w:p>
    <w:p w14:paraId="390E8D78" w14:textId="77777777" w:rsidR="00BC5E6C" w:rsidRDefault="00BC5E6C" w:rsidP="00BC5E6C">
      <w:pPr>
        <w:pStyle w:val="Paragraphedeliste"/>
        <w:numPr>
          <w:ilvl w:val="0"/>
          <w:numId w:val="59"/>
        </w:numPr>
        <w:spacing w:line="276" w:lineRule="auto"/>
        <w:jc w:val="both"/>
        <w:rPr>
          <w:rFonts w:asciiTheme="majorHAnsi" w:hAnsiTheme="majorHAnsi"/>
          <w:color w:val="515151" w:themeColor="text1"/>
        </w:rPr>
      </w:pPr>
      <w:r>
        <w:rPr>
          <w:rFonts w:asciiTheme="majorHAnsi" w:hAnsiTheme="majorHAnsi"/>
          <w:color w:val="515151" w:themeColor="text1"/>
        </w:rPr>
        <w:t>c = amount of wood bought/collected since last visit</w:t>
      </w:r>
    </w:p>
    <w:p w14:paraId="7E56007E" w14:textId="77777777" w:rsidR="00BC5E6C" w:rsidRDefault="00BC5E6C" w:rsidP="00BC5E6C">
      <w:pPr>
        <w:pStyle w:val="Paragraphedeliste"/>
        <w:numPr>
          <w:ilvl w:val="0"/>
          <w:numId w:val="59"/>
        </w:numPr>
        <w:spacing w:line="276" w:lineRule="auto"/>
        <w:jc w:val="both"/>
        <w:rPr>
          <w:rFonts w:asciiTheme="majorHAnsi" w:hAnsiTheme="majorHAnsi"/>
          <w:color w:val="515151" w:themeColor="text1"/>
        </w:rPr>
      </w:pPr>
      <w:r>
        <w:rPr>
          <w:rFonts w:asciiTheme="majorHAnsi" w:hAnsiTheme="majorHAnsi"/>
          <w:color w:val="515151" w:themeColor="text1"/>
        </w:rPr>
        <w:t>d = sold/given amount of wood in the period</w:t>
      </w:r>
    </w:p>
    <w:p w14:paraId="445DE20D" w14:textId="77777777" w:rsidR="00BC5E6C" w:rsidRDefault="00BC5E6C" w:rsidP="00BC5E6C">
      <w:pPr>
        <w:spacing w:after="160" w:line="254" w:lineRule="auto"/>
        <w:jc w:val="both"/>
        <w:rPr>
          <w:rFonts w:asciiTheme="majorHAnsi" w:hAnsiTheme="majorHAnsi"/>
          <w:color w:val="515151" w:themeColor="text1"/>
        </w:rPr>
      </w:pPr>
    </w:p>
    <w:p w14:paraId="60B5E55C" w14:textId="77777777" w:rsidR="00BC5E6C" w:rsidRDefault="00BC5E6C" w:rsidP="00BC5E6C">
      <w:pPr>
        <w:pStyle w:val="Paragraphedeliste"/>
        <w:numPr>
          <w:ilvl w:val="0"/>
          <w:numId w:val="56"/>
        </w:numPr>
        <w:spacing w:after="160" w:line="254" w:lineRule="auto"/>
        <w:jc w:val="both"/>
        <w:rPr>
          <w:rFonts w:asciiTheme="majorHAnsi" w:hAnsiTheme="majorHAnsi"/>
          <w:color w:val="515151" w:themeColor="text1"/>
          <w:u w:val="single"/>
        </w:rPr>
      </w:pPr>
      <w:r>
        <w:rPr>
          <w:rFonts w:asciiTheme="majorHAnsi" w:hAnsiTheme="majorHAnsi"/>
          <w:color w:val="515151" w:themeColor="text1"/>
          <w:u w:val="single"/>
        </w:rPr>
        <w:t>Analysis of collected data</w:t>
      </w:r>
    </w:p>
    <w:p w14:paraId="3D2CF60E" w14:textId="16472D9B" w:rsidR="00BC5E6C" w:rsidRDefault="00142EB7" w:rsidP="00BC5E6C">
      <w:pPr>
        <w:ind w:left="360"/>
        <w:jc w:val="both"/>
        <w:rPr>
          <w:rFonts w:asciiTheme="majorHAnsi" w:hAnsiTheme="majorHAnsi"/>
          <w:color w:val="515151" w:themeColor="text1"/>
        </w:rPr>
      </w:pPr>
      <w:r>
        <w:rPr>
          <w:rFonts w:asciiTheme="majorHAnsi" w:hAnsiTheme="majorHAnsi"/>
          <w:color w:val="515151" w:themeColor="text1"/>
        </w:rPr>
        <w:t>As mentioned in the</w:t>
      </w:r>
      <w:r w:rsidR="00BC5E6C">
        <w:rPr>
          <w:rFonts w:asciiTheme="majorHAnsi" w:hAnsiTheme="majorHAnsi"/>
          <w:color w:val="515151" w:themeColor="text1"/>
        </w:rPr>
        <w:t xml:space="preserve"> GS</w:t>
      </w:r>
      <w:r w:rsidR="00D645EF">
        <w:rPr>
          <w:rFonts w:asciiTheme="majorHAnsi" w:hAnsiTheme="majorHAnsi"/>
          <w:color w:val="515151" w:themeColor="text1"/>
        </w:rPr>
        <w:t xml:space="preserve"> methodology “</w:t>
      </w:r>
      <w:r w:rsidR="009418D2">
        <w:rPr>
          <w:rFonts w:asciiTheme="majorHAnsi" w:hAnsiTheme="majorHAnsi"/>
          <w:color w:val="515151" w:themeColor="text1"/>
        </w:rPr>
        <w:t xml:space="preserve">TPDDTEC: </w:t>
      </w:r>
      <w:r w:rsidR="00D645EF">
        <w:rPr>
          <w:rFonts w:asciiTheme="majorHAnsi" w:hAnsiTheme="majorHAnsi"/>
          <w:color w:val="515151" w:themeColor="text1"/>
        </w:rPr>
        <w:t>Reduced Emissions from cooking and heating v4.0”</w:t>
      </w:r>
      <w:r w:rsidR="00BC5E6C">
        <w:rPr>
          <w:rFonts w:asciiTheme="majorHAnsi" w:hAnsiTheme="majorHAnsi"/>
          <w:color w:val="515151" w:themeColor="text1"/>
        </w:rPr>
        <w:t>, the potential outliers correspond to the values either greater than 1.5 times the inter-quartile range (IQR) from the third quartile, or less than 1.5 times the IQR from the first quartile.</w:t>
      </w:r>
    </w:p>
    <w:p w14:paraId="00E845B1" w14:textId="77777777" w:rsidR="00BC5E6C" w:rsidRDefault="00BC5E6C" w:rsidP="00BC5E6C">
      <w:pPr>
        <w:ind w:left="360"/>
        <w:jc w:val="both"/>
        <w:rPr>
          <w:rFonts w:asciiTheme="majorHAnsi" w:hAnsiTheme="majorHAnsi"/>
          <w:color w:val="515151" w:themeColor="text1"/>
        </w:rPr>
      </w:pPr>
    </w:p>
    <w:p w14:paraId="69C6392B" w14:textId="77777777" w:rsidR="00BC5E6C" w:rsidRDefault="00BC5E6C" w:rsidP="00BC5E6C">
      <w:pPr>
        <w:ind w:left="360"/>
        <w:jc w:val="both"/>
        <w:rPr>
          <w:rFonts w:asciiTheme="majorHAnsi" w:hAnsiTheme="majorHAnsi"/>
          <w:color w:val="515151" w:themeColor="text1"/>
        </w:rPr>
      </w:pPr>
      <w:r>
        <w:rPr>
          <w:rFonts w:asciiTheme="majorHAnsi" w:hAnsiTheme="majorHAnsi"/>
          <w:color w:val="515151" w:themeColor="text1"/>
        </w:rPr>
        <w:t xml:space="preserve">The interquartile range (IQR) is the range of values within which reside the middle 50% of the scores. The lower bound of the interquartile range is called the first </w:t>
      </w:r>
      <w:r>
        <w:rPr>
          <w:rFonts w:asciiTheme="majorHAnsi" w:hAnsiTheme="majorHAnsi"/>
          <w:color w:val="515151" w:themeColor="text1"/>
        </w:rPr>
        <w:lastRenderedPageBreak/>
        <w:t>quartile (Q1) -- 25% of the scores have a value lower than Q1 and 75% of the scores have a value larger than Q1. The upper bound of the interquartile range is called the third quartile (Q3) -- 75% of the scores have a value lower than Q3 and 25% of the scores have a value larger than Q3.</w:t>
      </w:r>
    </w:p>
    <w:p w14:paraId="42275620" w14:textId="4CB10F0A" w:rsidR="00BC5E6C" w:rsidRDefault="00BC5E6C" w:rsidP="00BC5E6C">
      <w:pPr>
        <w:jc w:val="center"/>
        <w:rPr>
          <w:rFonts w:asciiTheme="majorHAnsi" w:hAnsiTheme="majorHAnsi"/>
          <w:color w:val="515151" w:themeColor="text1"/>
        </w:rPr>
      </w:pPr>
      <w:r>
        <w:rPr>
          <w:rFonts w:asciiTheme="majorHAnsi" w:hAnsiTheme="majorHAnsi"/>
          <w:noProof/>
          <w:color w:val="515151" w:themeColor="text1"/>
          <w14:cntxtAlts w14:val="0"/>
        </w:rPr>
        <w:drawing>
          <wp:inline distT="0" distB="0" distL="0" distR="0" wp14:anchorId="6460D5E7" wp14:editId="226D0DA4">
            <wp:extent cx="2011680" cy="2194560"/>
            <wp:effectExtent l="0" t="0" r="762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011680" cy="2194560"/>
                    </a:xfrm>
                    <a:prstGeom prst="rect">
                      <a:avLst/>
                    </a:prstGeom>
                    <a:noFill/>
                    <a:ln>
                      <a:noFill/>
                    </a:ln>
                  </pic:spPr>
                </pic:pic>
              </a:graphicData>
            </a:graphic>
          </wp:inline>
        </w:drawing>
      </w:r>
    </w:p>
    <w:p w14:paraId="7A1FE196" w14:textId="77777777" w:rsidR="00BC5E6C" w:rsidRDefault="00BC5E6C" w:rsidP="00BC5E6C">
      <w:pPr>
        <w:jc w:val="both"/>
        <w:rPr>
          <w:rFonts w:asciiTheme="majorHAnsi" w:hAnsiTheme="majorHAnsi"/>
          <w:color w:val="515151" w:themeColor="text1"/>
        </w:rPr>
      </w:pPr>
    </w:p>
    <w:p w14:paraId="07B5A91F" w14:textId="188DF8D3" w:rsidR="00BC5E6C" w:rsidRPr="001B56E6" w:rsidRDefault="00BC5E6C" w:rsidP="001B56E6">
      <w:pPr>
        <w:pStyle w:val="Lgende"/>
        <w:jc w:val="both"/>
        <w:rPr>
          <w:rFonts w:asciiTheme="majorHAnsi" w:hAnsiTheme="majorHAnsi"/>
          <w:color w:val="515151" w:themeColor="text1"/>
          <w:sz w:val="20"/>
          <w:szCs w:val="22"/>
        </w:rPr>
      </w:pPr>
      <w:r>
        <w:rPr>
          <w:rFonts w:asciiTheme="majorHAnsi" w:hAnsiTheme="majorHAnsi"/>
          <w:iCs w:val="0"/>
          <w:color w:val="515151" w:themeColor="text1"/>
          <w:sz w:val="20"/>
          <w:szCs w:val="22"/>
        </w:rPr>
        <w:t>Figure 3: Interquartile range concept</w:t>
      </w:r>
    </w:p>
    <w:p w14:paraId="5F25AFB9" w14:textId="6EFF7EA5" w:rsidR="00BC5E6C" w:rsidRDefault="00BC5E6C" w:rsidP="00BC5E6C">
      <w:pPr>
        <w:jc w:val="both"/>
        <w:rPr>
          <w:rFonts w:asciiTheme="majorHAnsi" w:hAnsiTheme="majorHAnsi"/>
          <w:color w:val="515151" w:themeColor="text1"/>
        </w:rPr>
      </w:pPr>
      <w:r>
        <w:rPr>
          <w:rFonts w:asciiTheme="majorHAnsi" w:hAnsiTheme="majorHAnsi"/>
          <w:color w:val="515151" w:themeColor="text1"/>
        </w:rPr>
        <w:t>For the BFT conducted in 202</w:t>
      </w:r>
      <w:r w:rsidR="00AA2C16">
        <w:rPr>
          <w:rFonts w:asciiTheme="majorHAnsi" w:hAnsiTheme="majorHAnsi"/>
          <w:color w:val="515151" w:themeColor="text1"/>
        </w:rPr>
        <w:t>3</w:t>
      </w:r>
      <w:r>
        <w:rPr>
          <w:rFonts w:asciiTheme="majorHAnsi" w:hAnsiTheme="majorHAnsi"/>
          <w:color w:val="515151" w:themeColor="text1"/>
        </w:rPr>
        <w:t xml:space="preserve"> the quartile range values are:</w:t>
      </w:r>
    </w:p>
    <w:p w14:paraId="43D34584" w14:textId="77777777" w:rsidR="00BC5E6C" w:rsidRDefault="00BC5E6C" w:rsidP="00BC5E6C">
      <w:pPr>
        <w:jc w:val="both"/>
        <w:rPr>
          <w:rFonts w:asciiTheme="majorHAnsi" w:hAnsiTheme="majorHAnsi"/>
          <w:color w:val="515151" w:themeColor="text1"/>
        </w:rPr>
      </w:pPr>
    </w:p>
    <w:tbl>
      <w:tblPr>
        <w:tblW w:w="2967" w:type="dxa"/>
        <w:jc w:val="center"/>
        <w:tblCellMar>
          <w:left w:w="70" w:type="dxa"/>
          <w:right w:w="70" w:type="dxa"/>
        </w:tblCellMar>
        <w:tblLook w:val="04A0" w:firstRow="1" w:lastRow="0" w:firstColumn="1" w:lastColumn="0" w:noHBand="0" w:noVBand="1"/>
      </w:tblPr>
      <w:tblGrid>
        <w:gridCol w:w="1327"/>
        <w:gridCol w:w="1640"/>
      </w:tblGrid>
      <w:tr w:rsidR="00D95E90" w14:paraId="741DEEFE" w14:textId="77777777" w:rsidTr="001B56E6">
        <w:trPr>
          <w:trHeight w:val="288"/>
          <w:jc w:val="center"/>
        </w:trPr>
        <w:tc>
          <w:tcPr>
            <w:tcW w:w="1327" w:type="dxa"/>
            <w:tcBorders>
              <w:top w:val="single" w:sz="4" w:space="0" w:color="auto"/>
              <w:left w:val="single" w:sz="4" w:space="0" w:color="auto"/>
              <w:bottom w:val="single" w:sz="4" w:space="0" w:color="auto"/>
              <w:right w:val="single" w:sz="4" w:space="0" w:color="auto"/>
            </w:tcBorders>
            <w:noWrap/>
            <w:vAlign w:val="bottom"/>
            <w:hideMark/>
          </w:tcPr>
          <w:p w14:paraId="1B1EB5B8" w14:textId="77777777" w:rsidR="00D95E90" w:rsidRDefault="00D95E90" w:rsidP="00D95E90">
            <w:pPr>
              <w:jc w:val="both"/>
              <w:rPr>
                <w:rFonts w:asciiTheme="majorHAnsi" w:hAnsiTheme="majorHAnsi"/>
                <w:color w:val="515151" w:themeColor="text1"/>
              </w:rPr>
            </w:pPr>
            <w:r>
              <w:rPr>
                <w:rFonts w:asciiTheme="majorHAnsi" w:hAnsiTheme="majorHAnsi"/>
                <w:color w:val="515151" w:themeColor="text1"/>
              </w:rPr>
              <w:t>Quartile 1</w:t>
            </w:r>
          </w:p>
        </w:tc>
        <w:tc>
          <w:tcPr>
            <w:tcW w:w="1640" w:type="dxa"/>
            <w:tcBorders>
              <w:top w:val="single" w:sz="4" w:space="0" w:color="auto"/>
              <w:left w:val="nil"/>
              <w:bottom w:val="single" w:sz="4" w:space="0" w:color="auto"/>
              <w:right w:val="single" w:sz="4" w:space="0" w:color="auto"/>
            </w:tcBorders>
            <w:noWrap/>
            <w:hideMark/>
          </w:tcPr>
          <w:p w14:paraId="042E0261" w14:textId="625E6904" w:rsidR="00D95E90" w:rsidRDefault="00D95E90" w:rsidP="00D95E90">
            <w:pPr>
              <w:jc w:val="both"/>
              <w:rPr>
                <w:rFonts w:asciiTheme="majorHAnsi" w:hAnsiTheme="majorHAnsi"/>
                <w:color w:val="515151" w:themeColor="text1"/>
              </w:rPr>
            </w:pPr>
            <w:r w:rsidRPr="00FC76CF">
              <w:t>10.00</w:t>
            </w:r>
          </w:p>
        </w:tc>
      </w:tr>
      <w:tr w:rsidR="00D95E90" w14:paraId="1CA5A02A" w14:textId="77777777" w:rsidTr="001B56E6">
        <w:trPr>
          <w:trHeight w:val="288"/>
          <w:jc w:val="center"/>
        </w:trPr>
        <w:tc>
          <w:tcPr>
            <w:tcW w:w="1327" w:type="dxa"/>
            <w:tcBorders>
              <w:top w:val="nil"/>
              <w:left w:val="single" w:sz="4" w:space="0" w:color="auto"/>
              <w:bottom w:val="single" w:sz="4" w:space="0" w:color="auto"/>
              <w:right w:val="single" w:sz="4" w:space="0" w:color="auto"/>
            </w:tcBorders>
            <w:noWrap/>
            <w:vAlign w:val="bottom"/>
            <w:hideMark/>
          </w:tcPr>
          <w:p w14:paraId="3B668979" w14:textId="77777777" w:rsidR="00D95E90" w:rsidRDefault="00D95E90" w:rsidP="00D95E90">
            <w:pPr>
              <w:jc w:val="both"/>
              <w:rPr>
                <w:rFonts w:asciiTheme="majorHAnsi" w:hAnsiTheme="majorHAnsi"/>
                <w:color w:val="515151" w:themeColor="text1"/>
              </w:rPr>
            </w:pPr>
            <w:r>
              <w:rPr>
                <w:rFonts w:asciiTheme="majorHAnsi" w:hAnsiTheme="majorHAnsi"/>
                <w:color w:val="515151" w:themeColor="text1"/>
              </w:rPr>
              <w:t>Quartile 2</w:t>
            </w:r>
          </w:p>
        </w:tc>
        <w:tc>
          <w:tcPr>
            <w:tcW w:w="1640" w:type="dxa"/>
            <w:tcBorders>
              <w:top w:val="nil"/>
              <w:left w:val="nil"/>
              <w:bottom w:val="single" w:sz="4" w:space="0" w:color="auto"/>
              <w:right w:val="single" w:sz="4" w:space="0" w:color="auto"/>
            </w:tcBorders>
            <w:noWrap/>
            <w:hideMark/>
          </w:tcPr>
          <w:p w14:paraId="67B4C2E4" w14:textId="01D411A2" w:rsidR="00D95E90" w:rsidRDefault="0050389A" w:rsidP="00D95E90">
            <w:pPr>
              <w:jc w:val="both"/>
              <w:rPr>
                <w:rFonts w:asciiTheme="majorHAnsi" w:hAnsiTheme="majorHAnsi"/>
                <w:color w:val="515151" w:themeColor="text1"/>
              </w:rPr>
            </w:pPr>
            <w:r>
              <w:t>12.5</w:t>
            </w:r>
          </w:p>
        </w:tc>
      </w:tr>
      <w:tr w:rsidR="00D95E90" w14:paraId="5D8F5793" w14:textId="77777777" w:rsidTr="001B56E6">
        <w:trPr>
          <w:trHeight w:val="288"/>
          <w:jc w:val="center"/>
        </w:trPr>
        <w:tc>
          <w:tcPr>
            <w:tcW w:w="1327" w:type="dxa"/>
            <w:tcBorders>
              <w:top w:val="nil"/>
              <w:left w:val="single" w:sz="4" w:space="0" w:color="auto"/>
              <w:bottom w:val="single" w:sz="4" w:space="0" w:color="auto"/>
              <w:right w:val="single" w:sz="4" w:space="0" w:color="auto"/>
            </w:tcBorders>
            <w:noWrap/>
            <w:vAlign w:val="bottom"/>
            <w:hideMark/>
          </w:tcPr>
          <w:p w14:paraId="18FE1DFD" w14:textId="77777777" w:rsidR="00D95E90" w:rsidRDefault="00D95E90" w:rsidP="00D95E90">
            <w:pPr>
              <w:jc w:val="both"/>
              <w:rPr>
                <w:rFonts w:asciiTheme="majorHAnsi" w:hAnsiTheme="majorHAnsi"/>
                <w:color w:val="515151" w:themeColor="text1"/>
              </w:rPr>
            </w:pPr>
            <w:r>
              <w:rPr>
                <w:rFonts w:asciiTheme="majorHAnsi" w:hAnsiTheme="majorHAnsi"/>
                <w:color w:val="515151" w:themeColor="text1"/>
              </w:rPr>
              <w:t>Quartile 3</w:t>
            </w:r>
          </w:p>
        </w:tc>
        <w:tc>
          <w:tcPr>
            <w:tcW w:w="1640" w:type="dxa"/>
            <w:tcBorders>
              <w:top w:val="nil"/>
              <w:left w:val="nil"/>
              <w:bottom w:val="single" w:sz="4" w:space="0" w:color="auto"/>
              <w:right w:val="single" w:sz="4" w:space="0" w:color="auto"/>
            </w:tcBorders>
            <w:noWrap/>
            <w:hideMark/>
          </w:tcPr>
          <w:p w14:paraId="67D12543" w14:textId="2EAF602A" w:rsidR="00D95E90" w:rsidRDefault="0050389A" w:rsidP="00D95E90">
            <w:pPr>
              <w:jc w:val="both"/>
              <w:rPr>
                <w:rFonts w:asciiTheme="majorHAnsi" w:hAnsiTheme="majorHAnsi"/>
                <w:color w:val="515151" w:themeColor="text1"/>
              </w:rPr>
            </w:pPr>
            <w:r>
              <w:t>14.67</w:t>
            </w:r>
          </w:p>
        </w:tc>
      </w:tr>
      <w:tr w:rsidR="00D95E90" w14:paraId="6AF9DBFC" w14:textId="77777777" w:rsidTr="001B56E6">
        <w:trPr>
          <w:trHeight w:val="288"/>
          <w:jc w:val="center"/>
        </w:trPr>
        <w:tc>
          <w:tcPr>
            <w:tcW w:w="1327" w:type="dxa"/>
            <w:tcBorders>
              <w:top w:val="nil"/>
              <w:left w:val="single" w:sz="4" w:space="0" w:color="auto"/>
              <w:bottom w:val="single" w:sz="4" w:space="0" w:color="auto"/>
              <w:right w:val="single" w:sz="4" w:space="0" w:color="auto"/>
            </w:tcBorders>
            <w:noWrap/>
            <w:vAlign w:val="bottom"/>
            <w:hideMark/>
          </w:tcPr>
          <w:p w14:paraId="5F1F933E" w14:textId="77777777" w:rsidR="00D95E90" w:rsidRDefault="00D95E90" w:rsidP="00D95E90">
            <w:pPr>
              <w:jc w:val="both"/>
              <w:rPr>
                <w:rFonts w:asciiTheme="majorHAnsi" w:hAnsiTheme="majorHAnsi"/>
                <w:color w:val="515151" w:themeColor="text1"/>
              </w:rPr>
            </w:pPr>
            <w:r>
              <w:rPr>
                <w:rFonts w:asciiTheme="majorHAnsi" w:hAnsiTheme="majorHAnsi"/>
                <w:color w:val="515151" w:themeColor="text1"/>
              </w:rPr>
              <w:t>Quartile 4</w:t>
            </w:r>
          </w:p>
        </w:tc>
        <w:tc>
          <w:tcPr>
            <w:tcW w:w="1640" w:type="dxa"/>
            <w:tcBorders>
              <w:top w:val="nil"/>
              <w:left w:val="nil"/>
              <w:bottom w:val="single" w:sz="4" w:space="0" w:color="auto"/>
              <w:right w:val="single" w:sz="4" w:space="0" w:color="auto"/>
            </w:tcBorders>
            <w:noWrap/>
            <w:hideMark/>
          </w:tcPr>
          <w:p w14:paraId="5960A07E" w14:textId="5DC777D9" w:rsidR="00D95E90" w:rsidRDefault="00D95E90" w:rsidP="00D95E90">
            <w:pPr>
              <w:jc w:val="both"/>
              <w:rPr>
                <w:rFonts w:asciiTheme="majorHAnsi" w:hAnsiTheme="majorHAnsi"/>
                <w:color w:val="515151" w:themeColor="text1"/>
              </w:rPr>
            </w:pPr>
            <w:r w:rsidRPr="00FC76CF">
              <w:t>23.33</w:t>
            </w:r>
          </w:p>
        </w:tc>
      </w:tr>
      <w:tr w:rsidR="00D95E90" w14:paraId="0F889E8E" w14:textId="77777777" w:rsidTr="001B56E6">
        <w:trPr>
          <w:trHeight w:val="288"/>
          <w:jc w:val="center"/>
        </w:trPr>
        <w:tc>
          <w:tcPr>
            <w:tcW w:w="1327" w:type="dxa"/>
            <w:tcBorders>
              <w:top w:val="nil"/>
              <w:left w:val="single" w:sz="4" w:space="0" w:color="auto"/>
              <w:bottom w:val="single" w:sz="4" w:space="0" w:color="auto"/>
              <w:right w:val="single" w:sz="4" w:space="0" w:color="auto"/>
            </w:tcBorders>
            <w:noWrap/>
            <w:vAlign w:val="bottom"/>
            <w:hideMark/>
          </w:tcPr>
          <w:p w14:paraId="0E794710" w14:textId="77777777" w:rsidR="00D95E90" w:rsidRDefault="00D95E90" w:rsidP="00D95E90">
            <w:pPr>
              <w:jc w:val="both"/>
              <w:rPr>
                <w:rFonts w:asciiTheme="majorHAnsi" w:hAnsiTheme="majorHAnsi"/>
                <w:color w:val="515151" w:themeColor="text1"/>
              </w:rPr>
            </w:pPr>
            <w:r>
              <w:rPr>
                <w:rFonts w:asciiTheme="majorHAnsi" w:hAnsiTheme="majorHAnsi"/>
                <w:color w:val="515151" w:themeColor="text1"/>
              </w:rPr>
              <w:t>IQR</w:t>
            </w:r>
          </w:p>
        </w:tc>
        <w:tc>
          <w:tcPr>
            <w:tcW w:w="1640" w:type="dxa"/>
            <w:tcBorders>
              <w:top w:val="nil"/>
              <w:left w:val="nil"/>
              <w:bottom w:val="single" w:sz="4" w:space="0" w:color="auto"/>
              <w:right w:val="single" w:sz="4" w:space="0" w:color="auto"/>
            </w:tcBorders>
            <w:noWrap/>
            <w:hideMark/>
          </w:tcPr>
          <w:p w14:paraId="5DA7F5AC" w14:textId="4F91C599" w:rsidR="00D95E90" w:rsidRDefault="00D95E90" w:rsidP="00D95E90">
            <w:pPr>
              <w:jc w:val="both"/>
              <w:rPr>
                <w:rFonts w:asciiTheme="majorHAnsi" w:hAnsiTheme="majorHAnsi"/>
                <w:color w:val="515151" w:themeColor="text1"/>
              </w:rPr>
            </w:pPr>
            <w:r w:rsidRPr="00FC76CF">
              <w:t>4.</w:t>
            </w:r>
            <w:r w:rsidR="0050389A">
              <w:t>67</w:t>
            </w:r>
          </w:p>
        </w:tc>
      </w:tr>
      <w:tr w:rsidR="00D95E90" w14:paraId="4342A2B8" w14:textId="77777777" w:rsidTr="001B56E6">
        <w:trPr>
          <w:trHeight w:val="288"/>
          <w:jc w:val="center"/>
        </w:trPr>
        <w:tc>
          <w:tcPr>
            <w:tcW w:w="1327" w:type="dxa"/>
            <w:tcBorders>
              <w:top w:val="nil"/>
              <w:left w:val="single" w:sz="4" w:space="0" w:color="auto"/>
              <w:bottom w:val="single" w:sz="4" w:space="0" w:color="auto"/>
              <w:right w:val="single" w:sz="4" w:space="0" w:color="auto"/>
            </w:tcBorders>
            <w:noWrap/>
            <w:vAlign w:val="bottom"/>
            <w:hideMark/>
          </w:tcPr>
          <w:p w14:paraId="0737639D" w14:textId="77777777" w:rsidR="00D95E90" w:rsidRDefault="00D95E90" w:rsidP="00D95E90">
            <w:pPr>
              <w:jc w:val="both"/>
              <w:rPr>
                <w:rFonts w:asciiTheme="majorHAnsi" w:hAnsiTheme="majorHAnsi"/>
                <w:color w:val="515151" w:themeColor="text1"/>
              </w:rPr>
            </w:pPr>
            <w:r>
              <w:rPr>
                <w:rFonts w:asciiTheme="majorHAnsi" w:hAnsiTheme="majorHAnsi"/>
                <w:color w:val="515151" w:themeColor="text1"/>
              </w:rPr>
              <w:t>L Bound</w:t>
            </w:r>
          </w:p>
        </w:tc>
        <w:tc>
          <w:tcPr>
            <w:tcW w:w="1640" w:type="dxa"/>
            <w:tcBorders>
              <w:top w:val="nil"/>
              <w:left w:val="nil"/>
              <w:bottom w:val="single" w:sz="4" w:space="0" w:color="auto"/>
              <w:right w:val="single" w:sz="4" w:space="0" w:color="auto"/>
            </w:tcBorders>
            <w:noWrap/>
            <w:hideMark/>
          </w:tcPr>
          <w:p w14:paraId="72F53016" w14:textId="63C564C4" w:rsidR="00D95E90" w:rsidRDefault="00D95E90" w:rsidP="00D95E90">
            <w:pPr>
              <w:jc w:val="both"/>
              <w:rPr>
                <w:rFonts w:asciiTheme="majorHAnsi" w:hAnsiTheme="majorHAnsi"/>
                <w:color w:val="515151" w:themeColor="text1"/>
              </w:rPr>
            </w:pPr>
            <w:r w:rsidRPr="00FC76CF">
              <w:t>3.</w:t>
            </w:r>
            <w:r w:rsidR="0050389A">
              <w:t>0</w:t>
            </w:r>
            <w:r w:rsidRPr="00FC76CF">
              <w:t>0</w:t>
            </w:r>
          </w:p>
        </w:tc>
      </w:tr>
      <w:tr w:rsidR="00D95E90" w14:paraId="4BA3DDAD" w14:textId="77777777" w:rsidTr="001B56E6">
        <w:trPr>
          <w:trHeight w:val="288"/>
          <w:jc w:val="center"/>
        </w:trPr>
        <w:tc>
          <w:tcPr>
            <w:tcW w:w="1327" w:type="dxa"/>
            <w:tcBorders>
              <w:top w:val="nil"/>
              <w:left w:val="single" w:sz="4" w:space="0" w:color="auto"/>
              <w:bottom w:val="single" w:sz="4" w:space="0" w:color="auto"/>
              <w:right w:val="single" w:sz="4" w:space="0" w:color="auto"/>
            </w:tcBorders>
            <w:noWrap/>
            <w:vAlign w:val="bottom"/>
            <w:hideMark/>
          </w:tcPr>
          <w:p w14:paraId="6E6947E1" w14:textId="77777777" w:rsidR="00D95E90" w:rsidRDefault="00D95E90" w:rsidP="00D95E90">
            <w:pPr>
              <w:jc w:val="both"/>
              <w:rPr>
                <w:rFonts w:asciiTheme="majorHAnsi" w:hAnsiTheme="majorHAnsi"/>
                <w:color w:val="515151" w:themeColor="text1"/>
              </w:rPr>
            </w:pPr>
            <w:r>
              <w:rPr>
                <w:rFonts w:asciiTheme="majorHAnsi" w:hAnsiTheme="majorHAnsi"/>
                <w:color w:val="515151" w:themeColor="text1"/>
              </w:rPr>
              <w:t>U Bound</w:t>
            </w:r>
          </w:p>
        </w:tc>
        <w:tc>
          <w:tcPr>
            <w:tcW w:w="1640" w:type="dxa"/>
            <w:tcBorders>
              <w:top w:val="nil"/>
              <w:left w:val="nil"/>
              <w:bottom w:val="single" w:sz="4" w:space="0" w:color="auto"/>
              <w:right w:val="single" w:sz="4" w:space="0" w:color="auto"/>
            </w:tcBorders>
            <w:noWrap/>
            <w:hideMark/>
          </w:tcPr>
          <w:p w14:paraId="57F7772D" w14:textId="7DEDD189" w:rsidR="00D95E90" w:rsidRDefault="00D95E90" w:rsidP="00D95E90">
            <w:pPr>
              <w:jc w:val="both"/>
              <w:rPr>
                <w:rFonts w:asciiTheme="majorHAnsi" w:hAnsiTheme="majorHAnsi"/>
                <w:color w:val="515151" w:themeColor="text1"/>
              </w:rPr>
            </w:pPr>
            <w:r w:rsidRPr="00FC76CF">
              <w:t>2</w:t>
            </w:r>
            <w:r w:rsidR="0050389A">
              <w:t>1.67</w:t>
            </w:r>
          </w:p>
        </w:tc>
      </w:tr>
    </w:tbl>
    <w:p w14:paraId="687C1800" w14:textId="77777777" w:rsidR="00BC5E6C" w:rsidRDefault="00BC5E6C" w:rsidP="00BC5E6C">
      <w:pPr>
        <w:tabs>
          <w:tab w:val="left" w:pos="1695"/>
        </w:tabs>
        <w:jc w:val="both"/>
        <w:rPr>
          <w:rFonts w:asciiTheme="majorHAnsi" w:hAnsiTheme="majorHAnsi"/>
          <w:color w:val="515151" w:themeColor="text1"/>
          <w:sz w:val="20"/>
          <w:szCs w:val="22"/>
        </w:rPr>
      </w:pPr>
    </w:p>
    <w:p w14:paraId="7BB1B640" w14:textId="0117B209" w:rsidR="00BC5E6C" w:rsidRDefault="00D95E90" w:rsidP="00BC5E6C">
      <w:pPr>
        <w:tabs>
          <w:tab w:val="left" w:pos="1695"/>
        </w:tabs>
        <w:jc w:val="both"/>
        <w:rPr>
          <w:rFonts w:asciiTheme="majorHAnsi" w:hAnsiTheme="majorHAnsi"/>
          <w:color w:val="515151" w:themeColor="text1"/>
        </w:rPr>
      </w:pPr>
      <w:r>
        <w:rPr>
          <w:rFonts w:asciiTheme="majorHAnsi" w:hAnsiTheme="majorHAnsi"/>
          <w:color w:val="515151" w:themeColor="text1"/>
        </w:rPr>
        <w:t>2</w:t>
      </w:r>
      <w:r w:rsidR="00BC5E6C">
        <w:rPr>
          <w:rFonts w:asciiTheme="majorHAnsi" w:hAnsiTheme="majorHAnsi"/>
          <w:color w:val="515151" w:themeColor="text1"/>
        </w:rPr>
        <w:t xml:space="preserve"> outliers have been identified and removed from the analysis. These </w:t>
      </w:r>
      <w:r>
        <w:rPr>
          <w:rFonts w:asciiTheme="majorHAnsi" w:hAnsiTheme="majorHAnsi"/>
          <w:color w:val="515151" w:themeColor="text1"/>
        </w:rPr>
        <w:t>2</w:t>
      </w:r>
      <w:r w:rsidR="00BC5E6C">
        <w:rPr>
          <w:rFonts w:asciiTheme="majorHAnsi" w:hAnsiTheme="majorHAnsi"/>
          <w:color w:val="515151" w:themeColor="text1"/>
        </w:rPr>
        <w:t xml:space="preserve"> households had higher values than 2</w:t>
      </w:r>
      <w:r w:rsidR="0050389A">
        <w:rPr>
          <w:rFonts w:asciiTheme="majorHAnsi" w:hAnsiTheme="majorHAnsi"/>
          <w:color w:val="515151" w:themeColor="text1"/>
        </w:rPr>
        <w:t>1,67</w:t>
      </w:r>
      <w:r w:rsidR="00BC5E6C">
        <w:rPr>
          <w:rFonts w:asciiTheme="majorHAnsi" w:hAnsiTheme="majorHAnsi"/>
          <w:color w:val="515151" w:themeColor="text1"/>
        </w:rPr>
        <w:t xml:space="preserve"> (corresponding to the Q3+(IQR*1,5)).</w:t>
      </w:r>
    </w:p>
    <w:p w14:paraId="6BA9B7EC" w14:textId="77777777" w:rsidR="00BC5E6C" w:rsidRDefault="00BC5E6C" w:rsidP="00BC5E6C">
      <w:pPr>
        <w:tabs>
          <w:tab w:val="left" w:pos="1695"/>
        </w:tabs>
        <w:jc w:val="both"/>
        <w:rPr>
          <w:rFonts w:asciiTheme="majorHAnsi" w:hAnsiTheme="majorHAnsi"/>
          <w:color w:val="515151" w:themeColor="text1"/>
        </w:rPr>
      </w:pPr>
    </w:p>
    <w:p w14:paraId="6901D08B" w14:textId="24C755B3" w:rsidR="00BC5E6C" w:rsidRDefault="00BC5E6C" w:rsidP="00BC5E6C">
      <w:pPr>
        <w:tabs>
          <w:tab w:val="left" w:pos="1695"/>
        </w:tabs>
        <w:jc w:val="both"/>
        <w:rPr>
          <w:rFonts w:asciiTheme="majorHAnsi" w:hAnsiTheme="majorHAnsi"/>
          <w:color w:val="515151" w:themeColor="text1"/>
        </w:rPr>
      </w:pPr>
      <w:r>
        <w:rPr>
          <w:rFonts w:asciiTheme="majorHAnsi" w:hAnsiTheme="majorHAnsi"/>
          <w:color w:val="515151" w:themeColor="text1"/>
        </w:rPr>
        <w:t>Then, the estimation of the % wood savings has been calculated based on the 1</w:t>
      </w:r>
      <w:r w:rsidR="00D95E90">
        <w:rPr>
          <w:rFonts w:asciiTheme="majorHAnsi" w:hAnsiTheme="majorHAnsi"/>
          <w:color w:val="515151" w:themeColor="text1"/>
        </w:rPr>
        <w:t>6</w:t>
      </w:r>
      <w:r>
        <w:rPr>
          <w:rFonts w:asciiTheme="majorHAnsi" w:hAnsiTheme="majorHAnsi"/>
          <w:color w:val="515151" w:themeColor="text1"/>
        </w:rPr>
        <w:t>0-</w:t>
      </w:r>
      <w:r w:rsidR="00D95E90">
        <w:rPr>
          <w:rFonts w:asciiTheme="majorHAnsi" w:hAnsiTheme="majorHAnsi"/>
          <w:color w:val="515151" w:themeColor="text1"/>
        </w:rPr>
        <w:t>2</w:t>
      </w:r>
      <w:r>
        <w:rPr>
          <w:rFonts w:asciiTheme="majorHAnsi" w:hAnsiTheme="majorHAnsi"/>
          <w:color w:val="515151" w:themeColor="text1"/>
        </w:rPr>
        <w:t>=1</w:t>
      </w:r>
      <w:r w:rsidR="00D95E90">
        <w:rPr>
          <w:rFonts w:asciiTheme="majorHAnsi" w:hAnsiTheme="majorHAnsi"/>
          <w:color w:val="515151" w:themeColor="text1"/>
        </w:rPr>
        <w:t xml:space="preserve">58 </w:t>
      </w:r>
      <w:r>
        <w:rPr>
          <w:rFonts w:asciiTheme="majorHAnsi" w:hAnsiTheme="majorHAnsi"/>
          <w:color w:val="515151" w:themeColor="text1"/>
        </w:rPr>
        <w:t xml:space="preserve">values. These following results have been found, with a mean of </w:t>
      </w:r>
      <w:r w:rsidR="004F02D5">
        <w:rPr>
          <w:rFonts w:asciiTheme="majorHAnsi" w:hAnsiTheme="majorHAnsi"/>
          <w:color w:val="515151" w:themeColor="text1"/>
        </w:rPr>
        <w:t>12.3</w:t>
      </w:r>
      <w:r>
        <w:rPr>
          <w:rFonts w:asciiTheme="majorHAnsi" w:hAnsiTheme="majorHAnsi"/>
          <w:color w:val="515151" w:themeColor="text1"/>
        </w:rPr>
        <w:t>kg of wood used in 24h in average.</w:t>
      </w:r>
    </w:p>
    <w:p w14:paraId="05AA4F6C" w14:textId="77777777" w:rsidR="00BC5E6C" w:rsidRDefault="00BC5E6C" w:rsidP="00BC5E6C">
      <w:pPr>
        <w:jc w:val="both"/>
        <w:rPr>
          <w:rFonts w:asciiTheme="majorHAnsi" w:hAnsiTheme="majorHAnsi"/>
          <w:color w:val="515151" w:themeColor="text1"/>
        </w:rPr>
      </w:pPr>
    </w:p>
    <w:tbl>
      <w:tblPr>
        <w:tblW w:w="2689" w:type="dxa"/>
        <w:jc w:val="center"/>
        <w:tblCellMar>
          <w:left w:w="70" w:type="dxa"/>
          <w:right w:w="70" w:type="dxa"/>
        </w:tblCellMar>
        <w:tblLook w:val="04A0" w:firstRow="1" w:lastRow="0" w:firstColumn="1" w:lastColumn="0" w:noHBand="0" w:noVBand="1"/>
      </w:tblPr>
      <w:tblGrid>
        <w:gridCol w:w="1555"/>
        <w:gridCol w:w="1134"/>
      </w:tblGrid>
      <w:tr w:rsidR="00A3539F" w14:paraId="4C0D1196" w14:textId="77777777" w:rsidTr="003A1C7D">
        <w:trPr>
          <w:trHeight w:val="288"/>
          <w:jc w:val="center"/>
        </w:trPr>
        <w:tc>
          <w:tcPr>
            <w:tcW w:w="1555" w:type="dxa"/>
            <w:tcBorders>
              <w:top w:val="single" w:sz="4" w:space="0" w:color="auto"/>
              <w:left w:val="single" w:sz="4" w:space="0" w:color="auto"/>
              <w:bottom w:val="single" w:sz="4" w:space="0" w:color="auto"/>
              <w:right w:val="single" w:sz="4" w:space="0" w:color="auto"/>
            </w:tcBorders>
            <w:noWrap/>
            <w:vAlign w:val="bottom"/>
            <w:hideMark/>
          </w:tcPr>
          <w:p w14:paraId="71B59D6D" w14:textId="77777777" w:rsidR="00A3539F" w:rsidRDefault="00A3539F" w:rsidP="00A3539F">
            <w:pPr>
              <w:jc w:val="both"/>
              <w:rPr>
                <w:rFonts w:asciiTheme="majorHAnsi" w:hAnsiTheme="majorHAnsi"/>
                <w:color w:val="515151" w:themeColor="text1"/>
              </w:rPr>
            </w:pPr>
            <w:r>
              <w:rPr>
                <w:rFonts w:asciiTheme="majorHAnsi" w:hAnsiTheme="majorHAnsi"/>
                <w:color w:val="515151" w:themeColor="text1"/>
              </w:rPr>
              <w:t>Number of HH</w:t>
            </w:r>
          </w:p>
        </w:tc>
        <w:tc>
          <w:tcPr>
            <w:tcW w:w="1134" w:type="dxa"/>
            <w:tcBorders>
              <w:top w:val="single" w:sz="4" w:space="0" w:color="auto"/>
              <w:left w:val="nil"/>
              <w:bottom w:val="single" w:sz="4" w:space="0" w:color="auto"/>
              <w:right w:val="single" w:sz="4" w:space="0" w:color="auto"/>
            </w:tcBorders>
            <w:noWrap/>
            <w:hideMark/>
          </w:tcPr>
          <w:p w14:paraId="5F654B78" w14:textId="0FD469AB" w:rsidR="00A3539F" w:rsidRDefault="00A3539F" w:rsidP="00A3539F">
            <w:pPr>
              <w:jc w:val="both"/>
              <w:rPr>
                <w:rFonts w:asciiTheme="majorHAnsi" w:hAnsiTheme="majorHAnsi"/>
                <w:color w:val="515151" w:themeColor="text1"/>
              </w:rPr>
            </w:pPr>
            <w:r w:rsidRPr="00CE0007">
              <w:t>158</w:t>
            </w:r>
          </w:p>
        </w:tc>
      </w:tr>
      <w:tr w:rsidR="00A3539F" w14:paraId="188E7211" w14:textId="77777777" w:rsidTr="003A1C7D">
        <w:trPr>
          <w:trHeight w:val="288"/>
          <w:jc w:val="center"/>
        </w:trPr>
        <w:tc>
          <w:tcPr>
            <w:tcW w:w="1555" w:type="dxa"/>
            <w:tcBorders>
              <w:top w:val="nil"/>
              <w:left w:val="single" w:sz="4" w:space="0" w:color="auto"/>
              <w:bottom w:val="single" w:sz="4" w:space="0" w:color="auto"/>
              <w:right w:val="single" w:sz="4" w:space="0" w:color="auto"/>
            </w:tcBorders>
            <w:noWrap/>
            <w:vAlign w:val="bottom"/>
            <w:hideMark/>
          </w:tcPr>
          <w:p w14:paraId="2C687CE9" w14:textId="77777777" w:rsidR="00A3539F" w:rsidRDefault="00A3539F" w:rsidP="00A3539F">
            <w:pPr>
              <w:jc w:val="both"/>
              <w:rPr>
                <w:rFonts w:asciiTheme="majorHAnsi" w:hAnsiTheme="majorHAnsi"/>
                <w:color w:val="515151" w:themeColor="text1"/>
              </w:rPr>
            </w:pPr>
            <w:r>
              <w:rPr>
                <w:rFonts w:asciiTheme="majorHAnsi" w:hAnsiTheme="majorHAnsi"/>
                <w:color w:val="515151" w:themeColor="text1"/>
              </w:rPr>
              <w:lastRenderedPageBreak/>
              <w:t>Mean</w:t>
            </w:r>
          </w:p>
        </w:tc>
        <w:tc>
          <w:tcPr>
            <w:tcW w:w="1134" w:type="dxa"/>
            <w:tcBorders>
              <w:top w:val="nil"/>
              <w:left w:val="nil"/>
              <w:bottom w:val="single" w:sz="4" w:space="0" w:color="auto"/>
              <w:right w:val="single" w:sz="4" w:space="0" w:color="auto"/>
            </w:tcBorders>
            <w:shd w:val="clear" w:color="auto" w:fill="F79646"/>
            <w:noWrap/>
            <w:hideMark/>
          </w:tcPr>
          <w:p w14:paraId="3F8CD32E" w14:textId="24F16B19" w:rsidR="00A3539F" w:rsidRDefault="0050389A" w:rsidP="00A3539F">
            <w:pPr>
              <w:jc w:val="both"/>
              <w:rPr>
                <w:rFonts w:asciiTheme="majorHAnsi" w:hAnsiTheme="majorHAnsi"/>
                <w:color w:val="515151" w:themeColor="text1"/>
              </w:rPr>
            </w:pPr>
            <w:r>
              <w:t>12.30</w:t>
            </w:r>
          </w:p>
        </w:tc>
      </w:tr>
      <w:tr w:rsidR="00A3539F" w14:paraId="064AB138" w14:textId="77777777" w:rsidTr="003A1C7D">
        <w:trPr>
          <w:trHeight w:val="288"/>
          <w:jc w:val="center"/>
        </w:trPr>
        <w:tc>
          <w:tcPr>
            <w:tcW w:w="1555" w:type="dxa"/>
            <w:tcBorders>
              <w:top w:val="nil"/>
              <w:left w:val="single" w:sz="4" w:space="0" w:color="auto"/>
              <w:bottom w:val="single" w:sz="4" w:space="0" w:color="auto"/>
              <w:right w:val="single" w:sz="4" w:space="0" w:color="auto"/>
            </w:tcBorders>
            <w:noWrap/>
            <w:vAlign w:val="bottom"/>
            <w:hideMark/>
          </w:tcPr>
          <w:p w14:paraId="2BBAAE4C" w14:textId="77777777" w:rsidR="00A3539F" w:rsidRDefault="00A3539F" w:rsidP="00A3539F">
            <w:pPr>
              <w:jc w:val="both"/>
              <w:rPr>
                <w:rFonts w:asciiTheme="majorHAnsi" w:hAnsiTheme="majorHAnsi"/>
                <w:color w:val="515151" w:themeColor="text1"/>
              </w:rPr>
            </w:pPr>
            <w:r>
              <w:rPr>
                <w:rFonts w:asciiTheme="majorHAnsi" w:hAnsiTheme="majorHAnsi"/>
                <w:color w:val="515151" w:themeColor="text1"/>
              </w:rPr>
              <w:t>Median</w:t>
            </w:r>
          </w:p>
        </w:tc>
        <w:tc>
          <w:tcPr>
            <w:tcW w:w="1134" w:type="dxa"/>
            <w:tcBorders>
              <w:top w:val="nil"/>
              <w:left w:val="nil"/>
              <w:bottom w:val="single" w:sz="4" w:space="0" w:color="auto"/>
              <w:right w:val="single" w:sz="4" w:space="0" w:color="auto"/>
            </w:tcBorders>
            <w:noWrap/>
            <w:hideMark/>
          </w:tcPr>
          <w:p w14:paraId="33BD7553" w14:textId="764A2CC8" w:rsidR="00A3539F" w:rsidRDefault="0050389A" w:rsidP="00A3539F">
            <w:pPr>
              <w:jc w:val="both"/>
              <w:rPr>
                <w:rFonts w:asciiTheme="majorHAnsi" w:hAnsiTheme="majorHAnsi"/>
                <w:color w:val="515151" w:themeColor="text1"/>
              </w:rPr>
            </w:pPr>
            <w:r>
              <w:t>12.33</w:t>
            </w:r>
          </w:p>
        </w:tc>
      </w:tr>
      <w:tr w:rsidR="00A3539F" w14:paraId="2D07DCE3" w14:textId="77777777" w:rsidTr="003A1C7D">
        <w:trPr>
          <w:trHeight w:val="288"/>
          <w:jc w:val="center"/>
        </w:trPr>
        <w:tc>
          <w:tcPr>
            <w:tcW w:w="1555" w:type="dxa"/>
            <w:tcBorders>
              <w:top w:val="nil"/>
              <w:left w:val="single" w:sz="4" w:space="0" w:color="auto"/>
              <w:bottom w:val="single" w:sz="4" w:space="0" w:color="auto"/>
              <w:right w:val="single" w:sz="4" w:space="0" w:color="auto"/>
            </w:tcBorders>
            <w:noWrap/>
            <w:vAlign w:val="bottom"/>
            <w:hideMark/>
          </w:tcPr>
          <w:p w14:paraId="7A7D706E" w14:textId="77777777" w:rsidR="00A3539F" w:rsidRDefault="00A3539F" w:rsidP="00A3539F">
            <w:pPr>
              <w:jc w:val="both"/>
              <w:rPr>
                <w:rFonts w:asciiTheme="majorHAnsi" w:hAnsiTheme="majorHAnsi"/>
                <w:color w:val="515151" w:themeColor="text1"/>
              </w:rPr>
            </w:pPr>
            <w:r>
              <w:rPr>
                <w:rFonts w:asciiTheme="majorHAnsi" w:hAnsiTheme="majorHAnsi"/>
                <w:color w:val="515151" w:themeColor="text1"/>
              </w:rPr>
              <w:t>Mode</w:t>
            </w:r>
          </w:p>
        </w:tc>
        <w:tc>
          <w:tcPr>
            <w:tcW w:w="1134" w:type="dxa"/>
            <w:tcBorders>
              <w:top w:val="nil"/>
              <w:left w:val="nil"/>
              <w:bottom w:val="single" w:sz="4" w:space="0" w:color="auto"/>
              <w:right w:val="single" w:sz="4" w:space="0" w:color="auto"/>
            </w:tcBorders>
            <w:noWrap/>
            <w:hideMark/>
          </w:tcPr>
          <w:p w14:paraId="394F29EB" w14:textId="710E2F29" w:rsidR="00A3539F" w:rsidRDefault="0050389A" w:rsidP="00A3539F">
            <w:pPr>
              <w:jc w:val="both"/>
              <w:rPr>
                <w:rFonts w:asciiTheme="majorHAnsi" w:hAnsiTheme="majorHAnsi"/>
                <w:color w:val="515151" w:themeColor="text1"/>
              </w:rPr>
            </w:pPr>
            <w:r>
              <w:t>15.00</w:t>
            </w:r>
          </w:p>
        </w:tc>
      </w:tr>
      <w:tr w:rsidR="00A3539F" w14:paraId="0B6F5620" w14:textId="77777777" w:rsidTr="003A1C7D">
        <w:trPr>
          <w:trHeight w:val="288"/>
          <w:jc w:val="center"/>
        </w:trPr>
        <w:tc>
          <w:tcPr>
            <w:tcW w:w="1555" w:type="dxa"/>
            <w:vMerge w:val="restart"/>
            <w:tcBorders>
              <w:top w:val="nil"/>
              <w:left w:val="single" w:sz="4" w:space="0" w:color="auto"/>
              <w:bottom w:val="single" w:sz="4" w:space="0" w:color="auto"/>
              <w:right w:val="single" w:sz="4" w:space="0" w:color="auto"/>
            </w:tcBorders>
            <w:noWrap/>
            <w:vAlign w:val="center"/>
            <w:hideMark/>
          </w:tcPr>
          <w:p w14:paraId="21B1B301" w14:textId="77777777" w:rsidR="00A3539F" w:rsidRDefault="00A3539F" w:rsidP="00A3539F">
            <w:pPr>
              <w:jc w:val="both"/>
              <w:rPr>
                <w:rFonts w:asciiTheme="majorHAnsi" w:hAnsiTheme="majorHAnsi"/>
                <w:color w:val="515151" w:themeColor="text1"/>
              </w:rPr>
            </w:pPr>
            <w:r>
              <w:rPr>
                <w:rFonts w:asciiTheme="majorHAnsi" w:hAnsiTheme="majorHAnsi"/>
                <w:color w:val="515151" w:themeColor="text1"/>
              </w:rPr>
              <w:t>Range</w:t>
            </w:r>
          </w:p>
        </w:tc>
        <w:tc>
          <w:tcPr>
            <w:tcW w:w="1134" w:type="dxa"/>
            <w:tcBorders>
              <w:top w:val="nil"/>
              <w:left w:val="nil"/>
              <w:bottom w:val="single" w:sz="4" w:space="0" w:color="auto"/>
              <w:right w:val="single" w:sz="4" w:space="0" w:color="auto"/>
            </w:tcBorders>
            <w:noWrap/>
            <w:hideMark/>
          </w:tcPr>
          <w:p w14:paraId="392CEC3B" w14:textId="1D157212" w:rsidR="00A3539F" w:rsidRDefault="00A3539F" w:rsidP="00A3539F">
            <w:pPr>
              <w:jc w:val="both"/>
              <w:rPr>
                <w:rFonts w:asciiTheme="majorHAnsi" w:hAnsiTheme="majorHAnsi"/>
                <w:color w:val="515151" w:themeColor="text1"/>
              </w:rPr>
            </w:pPr>
            <w:r w:rsidRPr="00CE0007">
              <w:t>4.67</w:t>
            </w:r>
          </w:p>
        </w:tc>
      </w:tr>
      <w:tr w:rsidR="00A3539F" w14:paraId="7A4E3F4F" w14:textId="77777777" w:rsidTr="003A1C7D">
        <w:trPr>
          <w:trHeight w:val="288"/>
          <w:jc w:val="center"/>
        </w:trPr>
        <w:tc>
          <w:tcPr>
            <w:tcW w:w="0" w:type="auto"/>
            <w:vMerge/>
            <w:tcBorders>
              <w:top w:val="nil"/>
              <w:left w:val="single" w:sz="4" w:space="0" w:color="auto"/>
              <w:bottom w:val="single" w:sz="4" w:space="0" w:color="auto"/>
              <w:right w:val="single" w:sz="4" w:space="0" w:color="auto"/>
            </w:tcBorders>
            <w:vAlign w:val="center"/>
            <w:hideMark/>
          </w:tcPr>
          <w:p w14:paraId="4947B010" w14:textId="77777777" w:rsidR="00A3539F" w:rsidRDefault="00A3539F" w:rsidP="00A3539F">
            <w:pPr>
              <w:spacing w:after="0" w:line="276" w:lineRule="auto"/>
              <w:contextualSpacing w:val="0"/>
              <w:rPr>
                <w:rFonts w:asciiTheme="majorHAnsi" w:hAnsiTheme="majorHAnsi"/>
                <w:color w:val="515151" w:themeColor="text1"/>
              </w:rPr>
            </w:pPr>
          </w:p>
        </w:tc>
        <w:tc>
          <w:tcPr>
            <w:tcW w:w="1134" w:type="dxa"/>
            <w:tcBorders>
              <w:top w:val="nil"/>
              <w:left w:val="nil"/>
              <w:bottom w:val="single" w:sz="4" w:space="0" w:color="auto"/>
              <w:right w:val="single" w:sz="4" w:space="0" w:color="auto"/>
            </w:tcBorders>
            <w:noWrap/>
            <w:hideMark/>
          </w:tcPr>
          <w:p w14:paraId="5E3A369E" w14:textId="7281F2D8" w:rsidR="00A3539F" w:rsidRDefault="00A3539F" w:rsidP="00A3539F">
            <w:pPr>
              <w:jc w:val="both"/>
              <w:rPr>
                <w:rFonts w:asciiTheme="majorHAnsi" w:hAnsiTheme="majorHAnsi"/>
                <w:color w:val="515151" w:themeColor="text1"/>
              </w:rPr>
            </w:pPr>
            <w:r w:rsidRPr="00CE0007">
              <w:t>23.33</w:t>
            </w:r>
          </w:p>
        </w:tc>
      </w:tr>
      <w:tr w:rsidR="00A3539F" w14:paraId="4FD56418" w14:textId="77777777" w:rsidTr="003A1C7D">
        <w:trPr>
          <w:trHeight w:val="288"/>
          <w:jc w:val="center"/>
        </w:trPr>
        <w:tc>
          <w:tcPr>
            <w:tcW w:w="1555" w:type="dxa"/>
            <w:tcBorders>
              <w:top w:val="nil"/>
              <w:left w:val="single" w:sz="4" w:space="0" w:color="auto"/>
              <w:bottom w:val="single" w:sz="4" w:space="0" w:color="auto"/>
              <w:right w:val="single" w:sz="4" w:space="0" w:color="auto"/>
            </w:tcBorders>
            <w:noWrap/>
            <w:vAlign w:val="bottom"/>
            <w:hideMark/>
          </w:tcPr>
          <w:p w14:paraId="26DFB9D4" w14:textId="77777777" w:rsidR="00A3539F" w:rsidRDefault="00A3539F" w:rsidP="00A3539F">
            <w:pPr>
              <w:jc w:val="both"/>
              <w:rPr>
                <w:rFonts w:asciiTheme="majorHAnsi" w:hAnsiTheme="majorHAnsi"/>
                <w:color w:val="515151" w:themeColor="text1"/>
              </w:rPr>
            </w:pPr>
            <w:r>
              <w:rPr>
                <w:rFonts w:asciiTheme="majorHAnsi" w:hAnsiTheme="majorHAnsi"/>
                <w:color w:val="515151" w:themeColor="text1"/>
              </w:rPr>
              <w:t>Std. Dev</w:t>
            </w:r>
          </w:p>
        </w:tc>
        <w:tc>
          <w:tcPr>
            <w:tcW w:w="1134" w:type="dxa"/>
            <w:tcBorders>
              <w:top w:val="nil"/>
              <w:left w:val="nil"/>
              <w:bottom w:val="single" w:sz="4" w:space="0" w:color="auto"/>
              <w:right w:val="single" w:sz="4" w:space="0" w:color="auto"/>
            </w:tcBorders>
            <w:noWrap/>
            <w:hideMark/>
          </w:tcPr>
          <w:p w14:paraId="6FE8C4DE" w14:textId="4D69D7B4" w:rsidR="00A3539F" w:rsidRDefault="00A3539F" w:rsidP="00A3539F">
            <w:pPr>
              <w:jc w:val="both"/>
              <w:rPr>
                <w:rFonts w:asciiTheme="majorHAnsi" w:hAnsiTheme="majorHAnsi"/>
                <w:color w:val="515151" w:themeColor="text1"/>
              </w:rPr>
            </w:pPr>
            <w:r w:rsidRPr="00CE0007">
              <w:t>2.</w:t>
            </w:r>
            <w:r w:rsidR="0050389A">
              <w:t>9</w:t>
            </w:r>
            <w:r w:rsidRPr="00CE0007">
              <w:t>3</w:t>
            </w:r>
          </w:p>
        </w:tc>
      </w:tr>
      <w:tr w:rsidR="00A3539F" w14:paraId="4A6AF379" w14:textId="77777777" w:rsidTr="003A1C7D">
        <w:trPr>
          <w:trHeight w:val="288"/>
          <w:jc w:val="center"/>
        </w:trPr>
        <w:tc>
          <w:tcPr>
            <w:tcW w:w="1555" w:type="dxa"/>
            <w:tcBorders>
              <w:top w:val="nil"/>
              <w:left w:val="single" w:sz="4" w:space="0" w:color="auto"/>
              <w:bottom w:val="single" w:sz="4" w:space="0" w:color="auto"/>
              <w:right w:val="single" w:sz="4" w:space="0" w:color="auto"/>
            </w:tcBorders>
            <w:noWrap/>
            <w:vAlign w:val="bottom"/>
            <w:hideMark/>
          </w:tcPr>
          <w:p w14:paraId="486DD8D7" w14:textId="77777777" w:rsidR="00A3539F" w:rsidRDefault="00A3539F" w:rsidP="00A3539F">
            <w:pPr>
              <w:jc w:val="both"/>
              <w:rPr>
                <w:rFonts w:asciiTheme="majorHAnsi" w:hAnsiTheme="majorHAnsi"/>
                <w:color w:val="515151" w:themeColor="text1"/>
              </w:rPr>
            </w:pPr>
            <w:r>
              <w:rPr>
                <w:rFonts w:asciiTheme="majorHAnsi" w:hAnsiTheme="majorHAnsi"/>
                <w:color w:val="515151" w:themeColor="text1"/>
              </w:rPr>
              <w:t>COV</w:t>
            </w:r>
          </w:p>
        </w:tc>
        <w:tc>
          <w:tcPr>
            <w:tcW w:w="1134" w:type="dxa"/>
            <w:tcBorders>
              <w:top w:val="nil"/>
              <w:left w:val="nil"/>
              <w:bottom w:val="single" w:sz="4" w:space="0" w:color="auto"/>
              <w:right w:val="single" w:sz="4" w:space="0" w:color="auto"/>
            </w:tcBorders>
            <w:noWrap/>
            <w:hideMark/>
          </w:tcPr>
          <w:p w14:paraId="39248E11" w14:textId="19D27C7C" w:rsidR="00A3539F" w:rsidRDefault="00A3539F" w:rsidP="00A3539F">
            <w:pPr>
              <w:jc w:val="both"/>
              <w:rPr>
                <w:rFonts w:asciiTheme="majorHAnsi" w:hAnsiTheme="majorHAnsi"/>
                <w:color w:val="515151" w:themeColor="text1"/>
              </w:rPr>
            </w:pPr>
            <w:r w:rsidRPr="00CE0007">
              <w:t>0.24</w:t>
            </w:r>
          </w:p>
        </w:tc>
      </w:tr>
      <w:tr w:rsidR="00A3539F" w14:paraId="4E779090" w14:textId="77777777" w:rsidTr="003A1C7D">
        <w:trPr>
          <w:trHeight w:val="288"/>
          <w:jc w:val="center"/>
        </w:trPr>
        <w:tc>
          <w:tcPr>
            <w:tcW w:w="1555" w:type="dxa"/>
            <w:tcBorders>
              <w:top w:val="nil"/>
              <w:left w:val="single" w:sz="4" w:space="0" w:color="auto"/>
              <w:bottom w:val="single" w:sz="4" w:space="0" w:color="auto"/>
              <w:right w:val="single" w:sz="4" w:space="0" w:color="auto"/>
            </w:tcBorders>
            <w:noWrap/>
            <w:vAlign w:val="bottom"/>
            <w:hideMark/>
          </w:tcPr>
          <w:p w14:paraId="040B45DF" w14:textId="77777777" w:rsidR="00A3539F" w:rsidRDefault="00A3539F" w:rsidP="00A3539F">
            <w:pPr>
              <w:jc w:val="both"/>
              <w:rPr>
                <w:rFonts w:asciiTheme="majorHAnsi" w:hAnsiTheme="majorHAnsi"/>
                <w:color w:val="515151" w:themeColor="text1"/>
              </w:rPr>
            </w:pPr>
            <w:r>
              <w:rPr>
                <w:rFonts w:asciiTheme="majorHAnsi" w:hAnsiTheme="majorHAnsi"/>
                <w:color w:val="515151" w:themeColor="text1"/>
              </w:rPr>
              <w:t>St dev</w:t>
            </w:r>
          </w:p>
        </w:tc>
        <w:tc>
          <w:tcPr>
            <w:tcW w:w="1134" w:type="dxa"/>
            <w:tcBorders>
              <w:top w:val="nil"/>
              <w:left w:val="nil"/>
              <w:bottom w:val="single" w:sz="4" w:space="0" w:color="auto"/>
              <w:right w:val="single" w:sz="4" w:space="0" w:color="auto"/>
            </w:tcBorders>
            <w:hideMark/>
          </w:tcPr>
          <w:p w14:paraId="3F84387B" w14:textId="4B33DC62" w:rsidR="00A3539F" w:rsidRDefault="00A3539F" w:rsidP="00A3539F">
            <w:pPr>
              <w:jc w:val="both"/>
              <w:rPr>
                <w:rFonts w:asciiTheme="majorHAnsi" w:hAnsiTheme="majorHAnsi"/>
                <w:color w:val="515151" w:themeColor="text1"/>
              </w:rPr>
            </w:pPr>
            <w:r w:rsidRPr="00CE0007">
              <w:t>0.019</w:t>
            </w:r>
          </w:p>
        </w:tc>
      </w:tr>
      <w:tr w:rsidR="00A3539F" w14:paraId="2BDF5308" w14:textId="77777777" w:rsidTr="003A1C7D">
        <w:trPr>
          <w:trHeight w:val="288"/>
          <w:jc w:val="center"/>
        </w:trPr>
        <w:tc>
          <w:tcPr>
            <w:tcW w:w="1555" w:type="dxa"/>
            <w:tcBorders>
              <w:top w:val="nil"/>
              <w:left w:val="single" w:sz="4" w:space="0" w:color="auto"/>
              <w:bottom w:val="single" w:sz="4" w:space="0" w:color="auto"/>
              <w:right w:val="single" w:sz="4" w:space="0" w:color="auto"/>
            </w:tcBorders>
            <w:noWrap/>
            <w:vAlign w:val="bottom"/>
            <w:hideMark/>
          </w:tcPr>
          <w:p w14:paraId="5BF1C1E6" w14:textId="77777777" w:rsidR="00A3539F" w:rsidRDefault="00A3539F" w:rsidP="00A3539F">
            <w:pPr>
              <w:jc w:val="both"/>
              <w:rPr>
                <w:rFonts w:asciiTheme="majorHAnsi" w:hAnsiTheme="majorHAnsi"/>
                <w:color w:val="515151" w:themeColor="text1"/>
              </w:rPr>
            </w:pPr>
            <w:r>
              <w:rPr>
                <w:rFonts w:asciiTheme="majorHAnsi" w:hAnsiTheme="majorHAnsi"/>
                <w:color w:val="515151" w:themeColor="text1"/>
              </w:rPr>
              <w:t>Conf int</w:t>
            </w:r>
          </w:p>
        </w:tc>
        <w:tc>
          <w:tcPr>
            <w:tcW w:w="1134" w:type="dxa"/>
            <w:tcBorders>
              <w:top w:val="nil"/>
              <w:left w:val="nil"/>
              <w:bottom w:val="single" w:sz="4" w:space="0" w:color="auto"/>
              <w:right w:val="single" w:sz="4" w:space="0" w:color="auto"/>
            </w:tcBorders>
            <w:hideMark/>
          </w:tcPr>
          <w:p w14:paraId="64A8695F" w14:textId="59E4F748" w:rsidR="00A3539F" w:rsidRDefault="00A3539F" w:rsidP="00A3539F">
            <w:pPr>
              <w:jc w:val="both"/>
              <w:rPr>
                <w:rFonts w:asciiTheme="majorHAnsi" w:hAnsiTheme="majorHAnsi"/>
                <w:color w:val="515151" w:themeColor="text1"/>
              </w:rPr>
            </w:pPr>
            <w:r w:rsidRPr="00CE0007">
              <w:t>0.3</w:t>
            </w:r>
            <w:r w:rsidR="0050389A">
              <w:t>83</w:t>
            </w:r>
          </w:p>
        </w:tc>
      </w:tr>
      <w:tr w:rsidR="00A3539F" w14:paraId="4D48B46F" w14:textId="77777777" w:rsidTr="003A1C7D">
        <w:trPr>
          <w:trHeight w:val="288"/>
          <w:jc w:val="center"/>
        </w:trPr>
        <w:tc>
          <w:tcPr>
            <w:tcW w:w="1555" w:type="dxa"/>
            <w:tcBorders>
              <w:top w:val="nil"/>
              <w:left w:val="single" w:sz="4" w:space="0" w:color="auto"/>
              <w:bottom w:val="single" w:sz="4" w:space="0" w:color="auto"/>
              <w:right w:val="single" w:sz="4" w:space="0" w:color="auto"/>
            </w:tcBorders>
            <w:noWrap/>
            <w:vAlign w:val="bottom"/>
            <w:hideMark/>
          </w:tcPr>
          <w:p w14:paraId="31811480" w14:textId="77777777" w:rsidR="00A3539F" w:rsidRDefault="00A3539F" w:rsidP="00A3539F">
            <w:pPr>
              <w:jc w:val="both"/>
              <w:rPr>
                <w:rFonts w:asciiTheme="majorHAnsi" w:hAnsiTheme="majorHAnsi"/>
                <w:color w:val="515151" w:themeColor="text1"/>
              </w:rPr>
            </w:pPr>
            <w:r>
              <w:rPr>
                <w:rFonts w:asciiTheme="majorHAnsi" w:hAnsiTheme="majorHAnsi"/>
                <w:color w:val="515151" w:themeColor="text1"/>
              </w:rPr>
              <w:t>CI 90%&lt;</w:t>
            </w:r>
          </w:p>
        </w:tc>
        <w:tc>
          <w:tcPr>
            <w:tcW w:w="1134" w:type="dxa"/>
            <w:tcBorders>
              <w:top w:val="nil"/>
              <w:left w:val="nil"/>
              <w:bottom w:val="single" w:sz="4" w:space="0" w:color="auto"/>
              <w:right w:val="single" w:sz="4" w:space="0" w:color="auto"/>
            </w:tcBorders>
            <w:hideMark/>
          </w:tcPr>
          <w:p w14:paraId="3FFC4DFD" w14:textId="4802204E" w:rsidR="00A3539F" w:rsidRDefault="00A3539F" w:rsidP="00A3539F">
            <w:pPr>
              <w:jc w:val="both"/>
              <w:rPr>
                <w:rFonts w:asciiTheme="majorHAnsi" w:hAnsiTheme="majorHAnsi"/>
                <w:color w:val="515151" w:themeColor="text1"/>
              </w:rPr>
            </w:pPr>
            <w:r w:rsidRPr="00CE0007">
              <w:t>11.</w:t>
            </w:r>
            <w:r w:rsidR="0050389A">
              <w:t>917</w:t>
            </w:r>
          </w:p>
        </w:tc>
      </w:tr>
      <w:tr w:rsidR="00A3539F" w14:paraId="503824FE" w14:textId="77777777" w:rsidTr="003A1C7D">
        <w:trPr>
          <w:trHeight w:val="288"/>
          <w:jc w:val="center"/>
        </w:trPr>
        <w:tc>
          <w:tcPr>
            <w:tcW w:w="1555" w:type="dxa"/>
            <w:tcBorders>
              <w:top w:val="nil"/>
              <w:left w:val="single" w:sz="4" w:space="0" w:color="auto"/>
              <w:bottom w:val="single" w:sz="4" w:space="0" w:color="auto"/>
              <w:right w:val="single" w:sz="4" w:space="0" w:color="auto"/>
            </w:tcBorders>
            <w:noWrap/>
            <w:vAlign w:val="bottom"/>
            <w:hideMark/>
          </w:tcPr>
          <w:p w14:paraId="793ED1C6" w14:textId="77777777" w:rsidR="00A3539F" w:rsidRDefault="00A3539F" w:rsidP="00A3539F">
            <w:pPr>
              <w:jc w:val="both"/>
              <w:rPr>
                <w:rFonts w:asciiTheme="majorHAnsi" w:hAnsiTheme="majorHAnsi"/>
                <w:color w:val="515151" w:themeColor="text1"/>
              </w:rPr>
            </w:pPr>
            <w:r>
              <w:rPr>
                <w:rFonts w:asciiTheme="majorHAnsi" w:hAnsiTheme="majorHAnsi"/>
                <w:color w:val="515151" w:themeColor="text1"/>
              </w:rPr>
              <w:t>CI 90%&gt;</w:t>
            </w:r>
          </w:p>
        </w:tc>
        <w:tc>
          <w:tcPr>
            <w:tcW w:w="1134" w:type="dxa"/>
            <w:tcBorders>
              <w:top w:val="nil"/>
              <w:left w:val="nil"/>
              <w:bottom w:val="single" w:sz="4" w:space="0" w:color="auto"/>
              <w:right w:val="single" w:sz="4" w:space="0" w:color="auto"/>
            </w:tcBorders>
            <w:hideMark/>
          </w:tcPr>
          <w:p w14:paraId="7A0295C2" w14:textId="70DACC15" w:rsidR="00A3539F" w:rsidRDefault="00A3539F" w:rsidP="00A3539F">
            <w:pPr>
              <w:jc w:val="both"/>
              <w:rPr>
                <w:rFonts w:asciiTheme="majorHAnsi" w:hAnsiTheme="majorHAnsi"/>
                <w:color w:val="515151" w:themeColor="text1"/>
              </w:rPr>
            </w:pPr>
            <w:r w:rsidRPr="00CE0007">
              <w:t>12.</w:t>
            </w:r>
            <w:r w:rsidR="0050389A">
              <w:t>683</w:t>
            </w:r>
          </w:p>
        </w:tc>
      </w:tr>
    </w:tbl>
    <w:p w14:paraId="14F0054F" w14:textId="77777777" w:rsidR="00BC5E6C" w:rsidRDefault="00BC5E6C" w:rsidP="00BC5E6C">
      <w:pPr>
        <w:jc w:val="both"/>
        <w:rPr>
          <w:rFonts w:asciiTheme="majorHAnsi" w:hAnsiTheme="majorHAnsi"/>
          <w:color w:val="515151" w:themeColor="text1"/>
          <w:sz w:val="20"/>
          <w:szCs w:val="22"/>
        </w:rPr>
      </w:pPr>
    </w:p>
    <w:tbl>
      <w:tblPr>
        <w:tblW w:w="2480" w:type="dxa"/>
        <w:jc w:val="center"/>
        <w:tblCellMar>
          <w:left w:w="70" w:type="dxa"/>
          <w:right w:w="70" w:type="dxa"/>
        </w:tblCellMar>
        <w:tblLook w:val="04A0" w:firstRow="1" w:lastRow="0" w:firstColumn="1" w:lastColumn="0" w:noHBand="0" w:noVBand="1"/>
      </w:tblPr>
      <w:tblGrid>
        <w:gridCol w:w="1440"/>
        <w:gridCol w:w="1040"/>
      </w:tblGrid>
      <w:tr w:rsidR="008A25BA" w14:paraId="47E8EDA2" w14:textId="77777777" w:rsidTr="003A1C7D">
        <w:trPr>
          <w:trHeight w:val="288"/>
          <w:jc w:val="center"/>
        </w:trPr>
        <w:tc>
          <w:tcPr>
            <w:tcW w:w="1440" w:type="dxa"/>
            <w:tcBorders>
              <w:top w:val="single" w:sz="4" w:space="0" w:color="auto"/>
              <w:left w:val="single" w:sz="4" w:space="0" w:color="auto"/>
              <w:bottom w:val="single" w:sz="4" w:space="0" w:color="auto"/>
              <w:right w:val="single" w:sz="4" w:space="0" w:color="auto"/>
            </w:tcBorders>
            <w:noWrap/>
            <w:vAlign w:val="bottom"/>
            <w:hideMark/>
          </w:tcPr>
          <w:p w14:paraId="570863CA" w14:textId="77777777" w:rsidR="008A25BA" w:rsidRDefault="008A25BA" w:rsidP="008A25BA">
            <w:pPr>
              <w:jc w:val="both"/>
              <w:rPr>
                <w:rFonts w:asciiTheme="majorHAnsi" w:hAnsiTheme="majorHAnsi"/>
                <w:color w:val="515151" w:themeColor="text1"/>
              </w:rPr>
            </w:pPr>
            <w:r>
              <w:rPr>
                <w:rFonts w:asciiTheme="majorHAnsi" w:hAnsiTheme="majorHAnsi"/>
                <w:color w:val="515151" w:themeColor="text1"/>
              </w:rPr>
              <w:t>Quartile 1</w:t>
            </w:r>
          </w:p>
        </w:tc>
        <w:tc>
          <w:tcPr>
            <w:tcW w:w="1040" w:type="dxa"/>
            <w:tcBorders>
              <w:top w:val="single" w:sz="4" w:space="0" w:color="auto"/>
              <w:left w:val="nil"/>
              <w:bottom w:val="single" w:sz="4" w:space="0" w:color="auto"/>
              <w:right w:val="single" w:sz="4" w:space="0" w:color="auto"/>
            </w:tcBorders>
            <w:noWrap/>
            <w:hideMark/>
          </w:tcPr>
          <w:p w14:paraId="77E93025" w14:textId="1343EF18" w:rsidR="008A25BA" w:rsidRDefault="008A25BA" w:rsidP="008A25BA">
            <w:pPr>
              <w:jc w:val="both"/>
              <w:rPr>
                <w:rFonts w:asciiTheme="majorHAnsi" w:hAnsiTheme="majorHAnsi"/>
                <w:color w:val="515151" w:themeColor="text1"/>
              </w:rPr>
            </w:pPr>
            <w:r w:rsidRPr="00C5507C">
              <w:t>10.00</w:t>
            </w:r>
          </w:p>
        </w:tc>
      </w:tr>
      <w:tr w:rsidR="008A25BA" w14:paraId="7E9377E7" w14:textId="77777777" w:rsidTr="003A1C7D">
        <w:trPr>
          <w:trHeight w:val="288"/>
          <w:jc w:val="center"/>
        </w:trPr>
        <w:tc>
          <w:tcPr>
            <w:tcW w:w="1440" w:type="dxa"/>
            <w:tcBorders>
              <w:top w:val="nil"/>
              <w:left w:val="single" w:sz="4" w:space="0" w:color="auto"/>
              <w:bottom w:val="single" w:sz="4" w:space="0" w:color="auto"/>
              <w:right w:val="single" w:sz="4" w:space="0" w:color="auto"/>
            </w:tcBorders>
            <w:noWrap/>
            <w:vAlign w:val="bottom"/>
            <w:hideMark/>
          </w:tcPr>
          <w:p w14:paraId="4DF132CC" w14:textId="77777777" w:rsidR="008A25BA" w:rsidRDefault="008A25BA" w:rsidP="008A25BA">
            <w:pPr>
              <w:jc w:val="both"/>
              <w:rPr>
                <w:rFonts w:asciiTheme="majorHAnsi" w:hAnsiTheme="majorHAnsi"/>
                <w:color w:val="515151" w:themeColor="text1"/>
              </w:rPr>
            </w:pPr>
            <w:r>
              <w:rPr>
                <w:rFonts w:asciiTheme="majorHAnsi" w:hAnsiTheme="majorHAnsi"/>
                <w:color w:val="515151" w:themeColor="text1"/>
              </w:rPr>
              <w:t>Quartile 2</w:t>
            </w:r>
          </w:p>
        </w:tc>
        <w:tc>
          <w:tcPr>
            <w:tcW w:w="1040" w:type="dxa"/>
            <w:tcBorders>
              <w:top w:val="nil"/>
              <w:left w:val="nil"/>
              <w:bottom w:val="single" w:sz="4" w:space="0" w:color="auto"/>
              <w:right w:val="single" w:sz="4" w:space="0" w:color="auto"/>
            </w:tcBorders>
            <w:noWrap/>
            <w:hideMark/>
          </w:tcPr>
          <w:p w14:paraId="393698DF" w14:textId="51CC08BB" w:rsidR="008A25BA" w:rsidRDefault="0050389A" w:rsidP="008A25BA">
            <w:pPr>
              <w:jc w:val="both"/>
              <w:rPr>
                <w:rFonts w:asciiTheme="majorHAnsi" w:hAnsiTheme="majorHAnsi"/>
                <w:color w:val="515151" w:themeColor="text1"/>
              </w:rPr>
            </w:pPr>
            <w:r>
              <w:t>12.33</w:t>
            </w:r>
          </w:p>
        </w:tc>
      </w:tr>
      <w:tr w:rsidR="008A25BA" w14:paraId="4E9A4E8D" w14:textId="77777777" w:rsidTr="003A1C7D">
        <w:trPr>
          <w:trHeight w:val="288"/>
          <w:jc w:val="center"/>
        </w:trPr>
        <w:tc>
          <w:tcPr>
            <w:tcW w:w="1440" w:type="dxa"/>
            <w:tcBorders>
              <w:top w:val="nil"/>
              <w:left w:val="single" w:sz="4" w:space="0" w:color="auto"/>
              <w:bottom w:val="single" w:sz="4" w:space="0" w:color="auto"/>
              <w:right w:val="single" w:sz="4" w:space="0" w:color="auto"/>
            </w:tcBorders>
            <w:noWrap/>
            <w:vAlign w:val="bottom"/>
            <w:hideMark/>
          </w:tcPr>
          <w:p w14:paraId="7A6BD166" w14:textId="77777777" w:rsidR="008A25BA" w:rsidRDefault="008A25BA" w:rsidP="008A25BA">
            <w:pPr>
              <w:jc w:val="both"/>
              <w:rPr>
                <w:rFonts w:asciiTheme="majorHAnsi" w:hAnsiTheme="majorHAnsi"/>
                <w:color w:val="515151" w:themeColor="text1"/>
              </w:rPr>
            </w:pPr>
            <w:r>
              <w:rPr>
                <w:rFonts w:asciiTheme="majorHAnsi" w:hAnsiTheme="majorHAnsi"/>
                <w:color w:val="515151" w:themeColor="text1"/>
              </w:rPr>
              <w:t>Quartile 3</w:t>
            </w:r>
          </w:p>
        </w:tc>
        <w:tc>
          <w:tcPr>
            <w:tcW w:w="1040" w:type="dxa"/>
            <w:tcBorders>
              <w:top w:val="nil"/>
              <w:left w:val="nil"/>
              <w:bottom w:val="single" w:sz="4" w:space="0" w:color="auto"/>
              <w:right w:val="single" w:sz="4" w:space="0" w:color="auto"/>
            </w:tcBorders>
            <w:noWrap/>
            <w:hideMark/>
          </w:tcPr>
          <w:p w14:paraId="154D3942" w14:textId="29AB5722" w:rsidR="008A25BA" w:rsidRDefault="008A25BA" w:rsidP="008A25BA">
            <w:pPr>
              <w:jc w:val="both"/>
              <w:rPr>
                <w:rFonts w:asciiTheme="majorHAnsi" w:hAnsiTheme="majorHAnsi"/>
                <w:color w:val="515151" w:themeColor="text1"/>
              </w:rPr>
            </w:pPr>
            <w:r w:rsidRPr="00C5507C">
              <w:t>14.</w:t>
            </w:r>
            <w:r w:rsidR="0050389A">
              <w:t>67</w:t>
            </w:r>
          </w:p>
        </w:tc>
      </w:tr>
      <w:tr w:rsidR="008A25BA" w14:paraId="3AE01F8B" w14:textId="77777777" w:rsidTr="003A1C7D">
        <w:trPr>
          <w:trHeight w:val="288"/>
          <w:jc w:val="center"/>
        </w:trPr>
        <w:tc>
          <w:tcPr>
            <w:tcW w:w="1440" w:type="dxa"/>
            <w:tcBorders>
              <w:top w:val="nil"/>
              <w:left w:val="single" w:sz="4" w:space="0" w:color="auto"/>
              <w:bottom w:val="single" w:sz="4" w:space="0" w:color="auto"/>
              <w:right w:val="single" w:sz="4" w:space="0" w:color="auto"/>
            </w:tcBorders>
            <w:noWrap/>
            <w:vAlign w:val="bottom"/>
            <w:hideMark/>
          </w:tcPr>
          <w:p w14:paraId="10C44C32" w14:textId="77777777" w:rsidR="008A25BA" w:rsidRDefault="008A25BA" w:rsidP="008A25BA">
            <w:pPr>
              <w:jc w:val="both"/>
              <w:rPr>
                <w:rFonts w:asciiTheme="majorHAnsi" w:hAnsiTheme="majorHAnsi"/>
                <w:color w:val="515151" w:themeColor="text1"/>
              </w:rPr>
            </w:pPr>
            <w:r>
              <w:rPr>
                <w:rFonts w:asciiTheme="majorHAnsi" w:hAnsiTheme="majorHAnsi"/>
                <w:color w:val="515151" w:themeColor="text1"/>
              </w:rPr>
              <w:t>Quartile 4</w:t>
            </w:r>
          </w:p>
        </w:tc>
        <w:tc>
          <w:tcPr>
            <w:tcW w:w="1040" w:type="dxa"/>
            <w:tcBorders>
              <w:top w:val="nil"/>
              <w:left w:val="nil"/>
              <w:bottom w:val="single" w:sz="4" w:space="0" w:color="auto"/>
              <w:right w:val="single" w:sz="4" w:space="0" w:color="auto"/>
            </w:tcBorders>
            <w:noWrap/>
            <w:hideMark/>
          </w:tcPr>
          <w:p w14:paraId="55ABCCE4" w14:textId="166B5F77" w:rsidR="008A25BA" w:rsidRDefault="008A25BA" w:rsidP="008A25BA">
            <w:pPr>
              <w:jc w:val="both"/>
              <w:rPr>
                <w:rFonts w:asciiTheme="majorHAnsi" w:hAnsiTheme="majorHAnsi"/>
                <w:color w:val="515151" w:themeColor="text1"/>
              </w:rPr>
            </w:pPr>
            <w:r w:rsidRPr="00C5507C">
              <w:t>20.00</w:t>
            </w:r>
          </w:p>
        </w:tc>
      </w:tr>
      <w:tr w:rsidR="008A25BA" w14:paraId="558BC3E6" w14:textId="77777777" w:rsidTr="003A1C7D">
        <w:trPr>
          <w:trHeight w:val="288"/>
          <w:jc w:val="center"/>
        </w:trPr>
        <w:tc>
          <w:tcPr>
            <w:tcW w:w="1440" w:type="dxa"/>
            <w:tcBorders>
              <w:top w:val="nil"/>
              <w:left w:val="single" w:sz="4" w:space="0" w:color="auto"/>
              <w:bottom w:val="single" w:sz="4" w:space="0" w:color="auto"/>
              <w:right w:val="single" w:sz="4" w:space="0" w:color="auto"/>
            </w:tcBorders>
            <w:noWrap/>
            <w:vAlign w:val="bottom"/>
            <w:hideMark/>
          </w:tcPr>
          <w:p w14:paraId="4326F3BC" w14:textId="77777777" w:rsidR="008A25BA" w:rsidRDefault="008A25BA" w:rsidP="008A25BA">
            <w:pPr>
              <w:jc w:val="both"/>
              <w:rPr>
                <w:rFonts w:asciiTheme="majorHAnsi" w:hAnsiTheme="majorHAnsi"/>
                <w:color w:val="515151" w:themeColor="text1"/>
              </w:rPr>
            </w:pPr>
            <w:r>
              <w:rPr>
                <w:rFonts w:asciiTheme="majorHAnsi" w:hAnsiTheme="majorHAnsi"/>
                <w:color w:val="515151" w:themeColor="text1"/>
              </w:rPr>
              <w:t>IQR</w:t>
            </w:r>
          </w:p>
        </w:tc>
        <w:tc>
          <w:tcPr>
            <w:tcW w:w="1040" w:type="dxa"/>
            <w:tcBorders>
              <w:top w:val="nil"/>
              <w:left w:val="nil"/>
              <w:bottom w:val="single" w:sz="4" w:space="0" w:color="auto"/>
              <w:right w:val="single" w:sz="4" w:space="0" w:color="auto"/>
            </w:tcBorders>
            <w:noWrap/>
            <w:hideMark/>
          </w:tcPr>
          <w:p w14:paraId="48613DC7" w14:textId="61FE81AE" w:rsidR="008A25BA" w:rsidRDefault="008A25BA" w:rsidP="008A25BA">
            <w:pPr>
              <w:jc w:val="both"/>
              <w:rPr>
                <w:rFonts w:asciiTheme="majorHAnsi" w:hAnsiTheme="majorHAnsi"/>
                <w:color w:val="515151" w:themeColor="text1"/>
              </w:rPr>
            </w:pPr>
            <w:r w:rsidRPr="00C5507C">
              <w:t>4.</w:t>
            </w:r>
            <w:r w:rsidR="0050389A">
              <w:t>67</w:t>
            </w:r>
          </w:p>
        </w:tc>
      </w:tr>
      <w:tr w:rsidR="008A25BA" w14:paraId="0CE0E6B5" w14:textId="77777777" w:rsidTr="003A1C7D">
        <w:trPr>
          <w:trHeight w:val="288"/>
          <w:jc w:val="center"/>
        </w:trPr>
        <w:tc>
          <w:tcPr>
            <w:tcW w:w="1440" w:type="dxa"/>
            <w:tcBorders>
              <w:top w:val="nil"/>
              <w:left w:val="single" w:sz="4" w:space="0" w:color="auto"/>
              <w:bottom w:val="single" w:sz="4" w:space="0" w:color="auto"/>
              <w:right w:val="single" w:sz="4" w:space="0" w:color="auto"/>
            </w:tcBorders>
            <w:noWrap/>
            <w:vAlign w:val="bottom"/>
            <w:hideMark/>
          </w:tcPr>
          <w:p w14:paraId="6DE728C4" w14:textId="77777777" w:rsidR="008A25BA" w:rsidRDefault="008A25BA" w:rsidP="008A25BA">
            <w:pPr>
              <w:jc w:val="both"/>
              <w:rPr>
                <w:rFonts w:asciiTheme="majorHAnsi" w:hAnsiTheme="majorHAnsi"/>
                <w:color w:val="515151" w:themeColor="text1"/>
              </w:rPr>
            </w:pPr>
            <w:r>
              <w:rPr>
                <w:rFonts w:asciiTheme="majorHAnsi" w:hAnsiTheme="majorHAnsi"/>
                <w:color w:val="515151" w:themeColor="text1"/>
              </w:rPr>
              <w:t>L Bound</w:t>
            </w:r>
          </w:p>
        </w:tc>
        <w:tc>
          <w:tcPr>
            <w:tcW w:w="1040" w:type="dxa"/>
            <w:tcBorders>
              <w:top w:val="nil"/>
              <w:left w:val="nil"/>
              <w:bottom w:val="single" w:sz="4" w:space="0" w:color="auto"/>
              <w:right w:val="single" w:sz="4" w:space="0" w:color="auto"/>
            </w:tcBorders>
            <w:noWrap/>
            <w:hideMark/>
          </w:tcPr>
          <w:p w14:paraId="5813DBB7" w14:textId="658D719C" w:rsidR="008A25BA" w:rsidRDefault="008A25BA" w:rsidP="008A25BA">
            <w:pPr>
              <w:jc w:val="both"/>
              <w:rPr>
                <w:rFonts w:asciiTheme="majorHAnsi" w:hAnsiTheme="majorHAnsi"/>
                <w:color w:val="515151" w:themeColor="text1"/>
              </w:rPr>
            </w:pPr>
            <w:r w:rsidRPr="00C5507C">
              <w:t>3.</w:t>
            </w:r>
            <w:r w:rsidR="0050389A">
              <w:t>00</w:t>
            </w:r>
          </w:p>
        </w:tc>
      </w:tr>
      <w:tr w:rsidR="008A25BA" w14:paraId="64F8253E" w14:textId="77777777" w:rsidTr="003A1C7D">
        <w:trPr>
          <w:trHeight w:val="288"/>
          <w:jc w:val="center"/>
        </w:trPr>
        <w:tc>
          <w:tcPr>
            <w:tcW w:w="1440" w:type="dxa"/>
            <w:tcBorders>
              <w:top w:val="nil"/>
              <w:left w:val="single" w:sz="4" w:space="0" w:color="auto"/>
              <w:bottom w:val="single" w:sz="4" w:space="0" w:color="auto"/>
              <w:right w:val="single" w:sz="4" w:space="0" w:color="auto"/>
            </w:tcBorders>
            <w:noWrap/>
            <w:vAlign w:val="bottom"/>
            <w:hideMark/>
          </w:tcPr>
          <w:p w14:paraId="2AFF5E75" w14:textId="77777777" w:rsidR="008A25BA" w:rsidRDefault="008A25BA" w:rsidP="008A25BA">
            <w:pPr>
              <w:jc w:val="both"/>
              <w:rPr>
                <w:rFonts w:asciiTheme="majorHAnsi" w:hAnsiTheme="majorHAnsi"/>
                <w:color w:val="515151" w:themeColor="text1"/>
              </w:rPr>
            </w:pPr>
            <w:r>
              <w:rPr>
                <w:rFonts w:asciiTheme="majorHAnsi" w:hAnsiTheme="majorHAnsi"/>
                <w:color w:val="515151" w:themeColor="text1"/>
              </w:rPr>
              <w:t>U Bound</w:t>
            </w:r>
          </w:p>
        </w:tc>
        <w:tc>
          <w:tcPr>
            <w:tcW w:w="1040" w:type="dxa"/>
            <w:tcBorders>
              <w:top w:val="nil"/>
              <w:left w:val="nil"/>
              <w:bottom w:val="single" w:sz="4" w:space="0" w:color="auto"/>
              <w:right w:val="single" w:sz="4" w:space="0" w:color="auto"/>
            </w:tcBorders>
            <w:noWrap/>
            <w:hideMark/>
          </w:tcPr>
          <w:p w14:paraId="21D78AE5" w14:textId="2A399B32" w:rsidR="008A25BA" w:rsidRDefault="008A25BA" w:rsidP="008A25BA">
            <w:pPr>
              <w:jc w:val="both"/>
              <w:rPr>
                <w:rFonts w:asciiTheme="majorHAnsi" w:hAnsiTheme="majorHAnsi"/>
                <w:color w:val="515151" w:themeColor="text1"/>
              </w:rPr>
            </w:pPr>
            <w:r w:rsidRPr="00C5507C">
              <w:t>2</w:t>
            </w:r>
            <w:r w:rsidR="0050389A">
              <w:t>1.67</w:t>
            </w:r>
          </w:p>
        </w:tc>
      </w:tr>
    </w:tbl>
    <w:p w14:paraId="1EB9A241" w14:textId="77777777" w:rsidR="00BC5E6C" w:rsidRDefault="00BC5E6C" w:rsidP="00BC5E6C">
      <w:pPr>
        <w:jc w:val="both"/>
        <w:rPr>
          <w:rFonts w:asciiTheme="majorHAnsi" w:hAnsiTheme="majorHAnsi"/>
          <w:color w:val="515151" w:themeColor="text1"/>
          <w:sz w:val="20"/>
          <w:szCs w:val="22"/>
        </w:rPr>
      </w:pPr>
    </w:p>
    <w:p w14:paraId="52924C36" w14:textId="08CBC2AE" w:rsidR="00BC5E6C" w:rsidRDefault="00BC5E6C" w:rsidP="00BC5E6C">
      <w:pPr>
        <w:jc w:val="both"/>
        <w:rPr>
          <w:rFonts w:asciiTheme="majorHAnsi" w:hAnsiTheme="majorHAnsi"/>
          <w:color w:val="515151" w:themeColor="text1"/>
        </w:rPr>
      </w:pPr>
    </w:p>
    <w:p w14:paraId="778E9549" w14:textId="2BD0E4C1" w:rsidR="003A1C7D" w:rsidRDefault="003A1C7D" w:rsidP="006511D2">
      <w:pPr>
        <w:pStyle w:val="Lgende"/>
        <w:rPr>
          <w:rFonts w:asciiTheme="majorHAnsi" w:hAnsiTheme="majorHAnsi"/>
          <w:iCs w:val="0"/>
          <w:color w:val="515151" w:themeColor="text1"/>
          <w:sz w:val="20"/>
          <w:szCs w:val="22"/>
        </w:rPr>
      </w:pPr>
      <w:r>
        <w:rPr>
          <w:noProof/>
          <w14:cntxtAlts w14:val="0"/>
        </w:rPr>
        <w:drawing>
          <wp:inline distT="0" distB="0" distL="0" distR="0" wp14:anchorId="07E496BC" wp14:editId="2EFD0F33">
            <wp:extent cx="6027591" cy="2545080"/>
            <wp:effectExtent l="0" t="0" r="0" b="762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033316" cy="2547497"/>
                    </a:xfrm>
                    <a:prstGeom prst="rect">
                      <a:avLst/>
                    </a:prstGeom>
                  </pic:spPr>
                </pic:pic>
              </a:graphicData>
            </a:graphic>
          </wp:inline>
        </w:drawing>
      </w:r>
    </w:p>
    <w:p w14:paraId="5182A116" w14:textId="1B1E00DF" w:rsidR="00BC5E6C" w:rsidRDefault="00BC5E6C" w:rsidP="00BC5E6C">
      <w:pPr>
        <w:pStyle w:val="Lgende"/>
        <w:jc w:val="both"/>
        <w:rPr>
          <w:rFonts w:asciiTheme="majorHAnsi" w:hAnsiTheme="majorHAnsi"/>
          <w:iCs w:val="0"/>
          <w:color w:val="515151" w:themeColor="text1"/>
          <w:sz w:val="20"/>
          <w:szCs w:val="22"/>
        </w:rPr>
      </w:pPr>
      <w:r>
        <w:rPr>
          <w:rFonts w:asciiTheme="majorHAnsi" w:hAnsiTheme="majorHAnsi"/>
          <w:iCs w:val="0"/>
          <w:color w:val="515151" w:themeColor="text1"/>
          <w:sz w:val="20"/>
          <w:szCs w:val="22"/>
        </w:rPr>
        <w:t>Figure 4: Normal distribution of daily wood usage</w:t>
      </w:r>
    </w:p>
    <w:p w14:paraId="1B6AB14C" w14:textId="77777777" w:rsidR="00BC5E6C" w:rsidRDefault="00BC5E6C" w:rsidP="00BC5E6C">
      <w:pPr>
        <w:jc w:val="both"/>
        <w:rPr>
          <w:iCs/>
          <w:sz w:val="20"/>
          <w:szCs w:val="22"/>
        </w:rPr>
      </w:pPr>
    </w:p>
    <w:p w14:paraId="67205E17" w14:textId="77777777" w:rsidR="00BC5E6C" w:rsidRDefault="00BC5E6C" w:rsidP="00BC5E6C">
      <w:pPr>
        <w:pStyle w:val="Lgende"/>
        <w:jc w:val="both"/>
        <w:rPr>
          <w:rFonts w:asciiTheme="majorHAnsi" w:hAnsiTheme="majorHAnsi"/>
          <w:iCs w:val="0"/>
          <w:color w:val="515151" w:themeColor="text1"/>
          <w:sz w:val="20"/>
          <w:szCs w:val="22"/>
        </w:rPr>
      </w:pPr>
      <w:r>
        <w:rPr>
          <w:rFonts w:asciiTheme="majorHAnsi" w:hAnsiTheme="majorHAnsi"/>
          <w:iCs w:val="0"/>
          <w:color w:val="515151" w:themeColor="text1"/>
          <w:sz w:val="20"/>
          <w:szCs w:val="22"/>
        </w:rPr>
        <w:lastRenderedPageBreak/>
        <w:t xml:space="preserve">The </w:t>
      </w:r>
      <w:r>
        <w:rPr>
          <w:rFonts w:asciiTheme="majorHAnsi" w:hAnsiTheme="majorHAnsi"/>
          <w:b/>
          <w:bCs/>
          <w:iCs w:val="0"/>
          <w:color w:val="515151" w:themeColor="text1"/>
          <w:sz w:val="20"/>
          <w:szCs w:val="22"/>
        </w:rPr>
        <w:t>blue</w:t>
      </w:r>
      <w:r>
        <w:rPr>
          <w:rFonts w:asciiTheme="majorHAnsi" w:hAnsiTheme="majorHAnsi"/>
          <w:iCs w:val="0"/>
          <w:color w:val="515151" w:themeColor="text1"/>
          <w:sz w:val="20"/>
          <w:szCs w:val="22"/>
        </w:rPr>
        <w:t xml:space="preserve"> curve is representing the daily usage of wood per household </w:t>
      </w:r>
      <w:r>
        <w:rPr>
          <w:rFonts w:asciiTheme="majorHAnsi" w:hAnsiTheme="majorHAnsi"/>
          <w:b/>
          <w:bCs/>
          <w:iCs w:val="0"/>
          <w:color w:val="515151" w:themeColor="text1"/>
          <w:sz w:val="20"/>
          <w:szCs w:val="22"/>
        </w:rPr>
        <w:t>with outliers</w:t>
      </w:r>
      <w:r>
        <w:rPr>
          <w:rFonts w:asciiTheme="majorHAnsi" w:hAnsiTheme="majorHAnsi"/>
          <w:iCs w:val="0"/>
          <w:color w:val="515151" w:themeColor="text1"/>
          <w:sz w:val="20"/>
          <w:szCs w:val="22"/>
        </w:rPr>
        <w:t xml:space="preserve"> counted in. </w:t>
      </w:r>
    </w:p>
    <w:p w14:paraId="65879123" w14:textId="4582C535" w:rsidR="00BC5E6C" w:rsidRPr="001B56E6" w:rsidRDefault="00BC5E6C" w:rsidP="001B56E6">
      <w:pPr>
        <w:pStyle w:val="Lgende"/>
        <w:jc w:val="both"/>
        <w:rPr>
          <w:rFonts w:asciiTheme="majorHAnsi" w:hAnsiTheme="majorHAnsi"/>
          <w:color w:val="515151" w:themeColor="text1"/>
          <w:sz w:val="20"/>
          <w:szCs w:val="22"/>
        </w:rPr>
      </w:pPr>
      <w:r>
        <w:rPr>
          <w:rFonts w:asciiTheme="majorHAnsi" w:hAnsiTheme="majorHAnsi"/>
          <w:iCs w:val="0"/>
          <w:color w:val="515151" w:themeColor="text1"/>
          <w:sz w:val="20"/>
          <w:szCs w:val="22"/>
        </w:rPr>
        <w:t xml:space="preserve">The </w:t>
      </w:r>
      <w:r w:rsidR="0078750C">
        <w:rPr>
          <w:rFonts w:asciiTheme="majorHAnsi" w:hAnsiTheme="majorHAnsi"/>
          <w:b/>
          <w:bCs/>
          <w:iCs w:val="0"/>
          <w:color w:val="515151" w:themeColor="text1"/>
          <w:sz w:val="20"/>
          <w:szCs w:val="22"/>
        </w:rPr>
        <w:t>red</w:t>
      </w:r>
      <w:r>
        <w:rPr>
          <w:rFonts w:asciiTheme="majorHAnsi" w:hAnsiTheme="majorHAnsi"/>
          <w:iCs w:val="0"/>
          <w:color w:val="515151" w:themeColor="text1"/>
          <w:sz w:val="20"/>
          <w:szCs w:val="22"/>
        </w:rPr>
        <w:t xml:space="preserve"> curve is representing the daily usage of wood per household </w:t>
      </w:r>
      <w:r>
        <w:rPr>
          <w:rFonts w:asciiTheme="majorHAnsi" w:hAnsiTheme="majorHAnsi"/>
          <w:b/>
          <w:bCs/>
          <w:iCs w:val="0"/>
          <w:color w:val="515151" w:themeColor="text1"/>
          <w:sz w:val="20"/>
          <w:szCs w:val="22"/>
        </w:rPr>
        <w:t>without outliers</w:t>
      </w:r>
      <w:r>
        <w:rPr>
          <w:rFonts w:asciiTheme="majorHAnsi" w:hAnsiTheme="majorHAnsi"/>
          <w:iCs w:val="0"/>
          <w:color w:val="515151" w:themeColor="text1"/>
          <w:sz w:val="20"/>
          <w:szCs w:val="22"/>
        </w:rPr>
        <w:t xml:space="preserve"> counted in.</w:t>
      </w:r>
    </w:p>
    <w:p w14:paraId="2040A20A" w14:textId="6BCFABEF" w:rsidR="00BC5E6C" w:rsidRPr="001B56E6" w:rsidRDefault="00BC5E6C" w:rsidP="001B56E6">
      <w:pPr>
        <w:pStyle w:val="Paragraphedeliste"/>
        <w:numPr>
          <w:ilvl w:val="0"/>
          <w:numId w:val="56"/>
        </w:numPr>
        <w:spacing w:line="276" w:lineRule="auto"/>
        <w:jc w:val="both"/>
        <w:rPr>
          <w:rFonts w:asciiTheme="majorHAnsi" w:hAnsiTheme="majorHAnsi"/>
          <w:color w:val="515151" w:themeColor="text1"/>
          <w:u w:val="single"/>
        </w:rPr>
      </w:pPr>
      <w:r>
        <w:rPr>
          <w:rFonts w:asciiTheme="majorHAnsi" w:hAnsiTheme="majorHAnsi"/>
          <w:color w:val="515151" w:themeColor="text1"/>
          <w:u w:val="single"/>
        </w:rPr>
        <w:t>demonstration that the required confidence interval/precision level has been met</w:t>
      </w:r>
    </w:p>
    <w:p w14:paraId="6A95235C" w14:textId="7234B684" w:rsidR="00BC5E6C" w:rsidRDefault="00BC5E6C" w:rsidP="00BC5E6C">
      <w:pPr>
        <w:autoSpaceDE w:val="0"/>
        <w:autoSpaceDN w:val="0"/>
        <w:adjustRightInd w:val="0"/>
        <w:jc w:val="both"/>
        <w:rPr>
          <w:rFonts w:asciiTheme="majorHAnsi" w:hAnsiTheme="majorHAnsi"/>
          <w:color w:val="515151" w:themeColor="text1"/>
        </w:rPr>
      </w:pPr>
      <w:r>
        <w:rPr>
          <w:rFonts w:asciiTheme="majorHAnsi" w:hAnsiTheme="majorHAnsi"/>
          <w:color w:val="515151" w:themeColor="text1"/>
        </w:rPr>
        <w:t>The Baseline Field Test was used for the ER calculation, the sample size of final 1</w:t>
      </w:r>
      <w:r w:rsidR="0083426B">
        <w:rPr>
          <w:rFonts w:asciiTheme="majorHAnsi" w:hAnsiTheme="majorHAnsi"/>
          <w:color w:val="515151" w:themeColor="text1"/>
        </w:rPr>
        <w:t>58</w:t>
      </w:r>
      <w:r>
        <w:rPr>
          <w:rFonts w:asciiTheme="majorHAnsi" w:hAnsiTheme="majorHAnsi"/>
          <w:color w:val="515151" w:themeColor="text1"/>
        </w:rPr>
        <w:t xml:space="preserve"> (without outliers) households provided a 90% confidence interval +/-7% out of the population of stoves, therefore meeting the confidence interval rule needed of 90/10 precision.</w:t>
      </w:r>
    </w:p>
    <w:p w14:paraId="74CADF09" w14:textId="77777777" w:rsidR="004E361A" w:rsidRPr="004E361A" w:rsidRDefault="004E361A" w:rsidP="004E361A">
      <w:pPr>
        <w:pStyle w:val="SectionList"/>
      </w:pPr>
      <w:r w:rsidRPr="004E361A">
        <w:tab/>
        <w:t>Demonstration of additionality</w:t>
      </w:r>
    </w:p>
    <w:p w14:paraId="02C79935" w14:textId="6C94F3D6" w:rsidR="00DA56C3" w:rsidRPr="004E361A" w:rsidRDefault="004E361A" w:rsidP="004E361A">
      <w:pPr>
        <w:spacing w:line="276" w:lineRule="auto"/>
        <w:contextualSpacing w:val="0"/>
        <w:rPr>
          <w:bCs/>
          <w:lang w:val="en-GB"/>
        </w:rPr>
      </w:pPr>
      <w:r w:rsidRPr="004E361A">
        <w:rPr>
          <w:bCs/>
          <w:lang w:val="en-GB"/>
        </w:rPr>
        <w:t>&gt;&gt;</w:t>
      </w:r>
    </w:p>
    <w:tbl>
      <w:tblPr>
        <w:tblStyle w:val="GSTableSimple"/>
        <w:tblpPr w:leftFromText="180" w:rightFromText="180" w:vertAnchor="text" w:horzAnchor="margin" w:tblpY="51"/>
        <w:tblW w:w="9889" w:type="dxa"/>
        <w:tblBorders>
          <w:top w:val="single" w:sz="4" w:space="0" w:color="DCDCDC"/>
          <w:bottom w:val="single" w:sz="4" w:space="0" w:color="DCDCDC"/>
          <w:insideH w:val="single" w:sz="4" w:space="0" w:color="DCDCDC"/>
          <w:insideV w:val="single" w:sz="4" w:space="0" w:color="DCDCDC"/>
        </w:tblBorders>
        <w:tblLook w:val="04A0" w:firstRow="1" w:lastRow="0" w:firstColumn="1" w:lastColumn="0" w:noHBand="0" w:noVBand="1"/>
      </w:tblPr>
      <w:tblGrid>
        <w:gridCol w:w="5070"/>
        <w:gridCol w:w="4819"/>
      </w:tblGrid>
      <w:tr w:rsidR="00355EF5" w:rsidRPr="004E361A" w14:paraId="7A2A7370" w14:textId="77777777" w:rsidTr="00391F1F">
        <w:trPr>
          <w:cnfStyle w:val="100000000000" w:firstRow="1" w:lastRow="0" w:firstColumn="0" w:lastColumn="0" w:oddVBand="0" w:evenVBand="0" w:oddHBand="0" w:evenHBand="0" w:firstRowFirstColumn="0" w:firstRowLastColumn="0" w:lastRowFirstColumn="0" w:lastRowLastColumn="0"/>
        </w:trPr>
        <w:tc>
          <w:tcPr>
            <w:tcW w:w="5070"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2F7E26C3" w14:textId="77777777" w:rsidR="00355EF5" w:rsidRPr="004E361A" w:rsidRDefault="00355EF5" w:rsidP="00355EF5">
            <w:pPr>
              <w:spacing w:after="200" w:line="276" w:lineRule="auto"/>
              <w:contextualSpacing w:val="0"/>
              <w:rPr>
                <w:lang w:val="en-GB"/>
              </w:rPr>
            </w:pPr>
            <w:r w:rsidRPr="004E361A">
              <w:rPr>
                <w:lang w:val="en-GB"/>
              </w:rPr>
              <w:t>Specify the methodology, activity requirement or product requirement that establishes deemed additionality for the proposed project (including the version number and the specific paragraph, if applicable).</w:t>
            </w:r>
          </w:p>
        </w:tc>
        <w:tc>
          <w:tcPr>
            <w:tcW w:w="4819"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top"/>
          </w:tcPr>
          <w:p w14:paraId="3A2DDAFE" w14:textId="6769AD0C" w:rsidR="0025055C" w:rsidRPr="00964B60" w:rsidRDefault="0025055C" w:rsidP="0025055C">
            <w:pPr>
              <w:tabs>
                <w:tab w:val="left" w:pos="3536"/>
              </w:tabs>
              <w:spacing w:line="276" w:lineRule="auto"/>
              <w:rPr>
                <w:rFonts w:asciiTheme="majorHAnsi" w:hAnsiTheme="majorHAnsi"/>
                <w:szCs w:val="22"/>
              </w:rPr>
            </w:pPr>
            <w:r w:rsidRPr="00964B60">
              <w:rPr>
                <w:rFonts w:asciiTheme="majorHAnsi" w:hAnsiTheme="majorHAnsi"/>
                <w:szCs w:val="22"/>
              </w:rPr>
              <w:t xml:space="preserve">The project </w:t>
            </w:r>
            <w:proofErr w:type="gramStart"/>
            <w:r w:rsidRPr="00964B60">
              <w:rPr>
                <w:rFonts w:asciiTheme="majorHAnsi" w:hAnsiTheme="majorHAnsi"/>
                <w:szCs w:val="22"/>
              </w:rPr>
              <w:t>is in compliance with</w:t>
            </w:r>
            <w:proofErr w:type="gramEnd"/>
            <w:r w:rsidRPr="00964B60">
              <w:rPr>
                <w:rFonts w:asciiTheme="majorHAnsi" w:hAnsiTheme="majorHAnsi"/>
                <w:szCs w:val="22"/>
              </w:rPr>
              <w:t xml:space="preserve"> item 1.1.3 of Annex B – positive list mentioned in the ‘</w:t>
            </w:r>
            <w:r w:rsidR="00D00C24" w:rsidRPr="00964B60">
              <w:rPr>
                <w:rFonts w:asciiTheme="minorHAnsi" w:hAnsiTheme="minorHAnsi"/>
                <w:szCs w:val="22"/>
              </w:rPr>
              <w:t xml:space="preserve">GS4GG Community Services Activity Requirements Version 1.2, </w:t>
            </w:r>
            <w:r w:rsidR="00D00C24" w:rsidRPr="00964B60">
              <w:rPr>
                <w:rFonts w:asciiTheme="minorHAnsi" w:hAnsiTheme="minorHAnsi" w:cs="Arial"/>
                <w:szCs w:val="22"/>
              </w:rPr>
              <w:t>October 2019</w:t>
            </w:r>
            <w:r w:rsidRPr="00964B60">
              <w:rPr>
                <w:rFonts w:asciiTheme="majorHAnsi" w:hAnsiTheme="majorHAnsi"/>
                <w:szCs w:val="22"/>
              </w:rPr>
              <w:t>.</w:t>
            </w:r>
          </w:p>
          <w:p w14:paraId="0C3709E9" w14:textId="77777777" w:rsidR="0025055C" w:rsidRPr="00964B60" w:rsidRDefault="0025055C" w:rsidP="0025055C">
            <w:pPr>
              <w:tabs>
                <w:tab w:val="left" w:pos="3536"/>
              </w:tabs>
              <w:spacing w:line="276" w:lineRule="auto"/>
              <w:rPr>
                <w:rFonts w:asciiTheme="majorHAnsi" w:hAnsiTheme="majorHAnsi"/>
                <w:szCs w:val="22"/>
              </w:rPr>
            </w:pPr>
          </w:p>
          <w:p w14:paraId="3683D5A2" w14:textId="77777777" w:rsidR="0025055C" w:rsidRPr="00964B60" w:rsidRDefault="0025055C" w:rsidP="0025055C">
            <w:pPr>
              <w:spacing w:line="276" w:lineRule="auto"/>
              <w:rPr>
                <w:rFonts w:asciiTheme="majorHAnsi" w:hAnsiTheme="majorHAnsi"/>
                <w:szCs w:val="22"/>
              </w:rPr>
            </w:pPr>
            <w:r w:rsidRPr="00964B60">
              <w:rPr>
                <w:rFonts w:asciiTheme="majorHAnsi" w:hAnsiTheme="majorHAnsi"/>
                <w:szCs w:val="22"/>
              </w:rPr>
              <w:t xml:space="preserve">This is a small-scale project which is deemed additional under Annex B-Positive List. The project meets the criteria given in 1.1.3 Project activities solely composed of isolated units (improved cookstove) where the users of the technology/measure are households and where each unit results in &lt;= 1.8 </w:t>
            </w:r>
            <w:proofErr w:type="spellStart"/>
            <w:r w:rsidRPr="00964B60">
              <w:rPr>
                <w:rFonts w:asciiTheme="majorHAnsi" w:hAnsiTheme="majorHAnsi"/>
                <w:szCs w:val="22"/>
              </w:rPr>
              <w:t>GWhth</w:t>
            </w:r>
            <w:proofErr w:type="spellEnd"/>
            <w:r w:rsidRPr="00964B60">
              <w:rPr>
                <w:rFonts w:asciiTheme="majorHAnsi" w:hAnsiTheme="majorHAnsi"/>
                <w:szCs w:val="22"/>
              </w:rPr>
              <w:t xml:space="preserve"> of energy savings per year.</w:t>
            </w:r>
          </w:p>
          <w:p w14:paraId="7AA78535" w14:textId="77777777" w:rsidR="0025055C" w:rsidRDefault="0025055C" w:rsidP="0025055C">
            <w:pPr>
              <w:spacing w:line="276" w:lineRule="auto"/>
              <w:rPr>
                <w:rFonts w:asciiTheme="majorHAnsi" w:hAnsiTheme="majorHAnsi"/>
                <w:sz w:val="20"/>
                <w:szCs w:val="22"/>
              </w:rPr>
            </w:pPr>
          </w:p>
          <w:p w14:paraId="15A1C5B5" w14:textId="05EEE00E" w:rsidR="00AD7D9E" w:rsidRPr="00964B60" w:rsidRDefault="00AD7D9E" w:rsidP="00355EF5">
            <w:pPr>
              <w:spacing w:after="200" w:line="276" w:lineRule="auto"/>
              <w:contextualSpacing w:val="0"/>
              <w:rPr>
                <w:bCs/>
                <w:lang w:val="en-GB"/>
              </w:rPr>
            </w:pPr>
          </w:p>
        </w:tc>
      </w:tr>
      <w:tr w:rsidR="00355EF5" w:rsidRPr="004E361A" w14:paraId="5576C1C9" w14:textId="77777777" w:rsidTr="00391F1F">
        <w:trPr>
          <w:cnfStyle w:val="000000100000" w:firstRow="0" w:lastRow="0" w:firstColumn="0" w:lastColumn="0" w:oddVBand="0" w:evenVBand="0" w:oddHBand="1" w:evenHBand="0" w:firstRowFirstColumn="0" w:firstRowLastColumn="0" w:lastRowFirstColumn="0" w:lastRowLastColumn="0"/>
        </w:trPr>
        <w:tc>
          <w:tcPr>
            <w:tcW w:w="5070" w:type="dxa"/>
          </w:tcPr>
          <w:p w14:paraId="499B82DA" w14:textId="02B154E1" w:rsidR="00355EF5" w:rsidRPr="004E361A" w:rsidRDefault="00355EF5" w:rsidP="00355EF5">
            <w:pPr>
              <w:spacing w:after="200" w:line="276" w:lineRule="auto"/>
              <w:contextualSpacing w:val="0"/>
              <w:rPr>
                <w:lang w:val="en-GB"/>
              </w:rPr>
            </w:pPr>
            <w:r w:rsidRPr="004E361A">
              <w:rPr>
                <w:lang w:val="en-GB"/>
              </w:rPr>
              <w:t xml:space="preserve">Describe how the proposed </w:t>
            </w:r>
            <w:r w:rsidR="00175F0A">
              <w:rPr>
                <w:lang w:val="en-GB"/>
              </w:rPr>
              <w:t>VPA</w:t>
            </w:r>
            <w:r w:rsidR="00175F0A" w:rsidRPr="004E361A">
              <w:rPr>
                <w:lang w:val="en-GB"/>
              </w:rPr>
              <w:t xml:space="preserve"> </w:t>
            </w:r>
            <w:r w:rsidRPr="004E361A">
              <w:rPr>
                <w:lang w:val="en-GB"/>
              </w:rPr>
              <w:t xml:space="preserve">meets the criteria for deemed additionality. </w:t>
            </w:r>
          </w:p>
        </w:tc>
        <w:tc>
          <w:tcPr>
            <w:tcW w:w="4819" w:type="dxa"/>
            <w:vAlign w:val="top"/>
          </w:tcPr>
          <w:p w14:paraId="5056A389" w14:textId="707DC96B" w:rsidR="00D00C24" w:rsidRPr="00D00C24" w:rsidRDefault="00D00C24" w:rsidP="00D00C24">
            <w:pPr>
              <w:spacing w:line="240" w:lineRule="auto"/>
              <w:contextualSpacing w:val="0"/>
              <w:rPr>
                <w:rStyle w:val="fontstyle01"/>
              </w:rPr>
            </w:pPr>
            <w:r w:rsidRPr="00964B60">
              <w:rPr>
                <w:rStyle w:val="fontstyle01"/>
              </w:rPr>
              <w:t>As per the ex-ante ER calculation sheet, each cookstove within the VPA save ~10 MWh/</w:t>
            </w:r>
            <w:r w:rsidRPr="00D00C24">
              <w:rPr>
                <w:rFonts w:asciiTheme="minorHAnsi" w:hAnsiTheme="minorHAnsi"/>
                <w:szCs w:val="22"/>
              </w:rPr>
              <w:t xml:space="preserve"> year</w:t>
            </w:r>
            <w:r w:rsidRPr="00964B60">
              <w:rPr>
                <w:rStyle w:val="fontstyle01"/>
              </w:rPr>
              <w:t xml:space="preserve"> of energy</w:t>
            </w:r>
            <w:r w:rsidRPr="00964B60">
              <w:rPr>
                <w:color w:val="000000"/>
                <w:szCs w:val="22"/>
              </w:rPr>
              <w:t xml:space="preserve"> </w:t>
            </w:r>
            <w:r w:rsidRPr="00964B60">
              <w:rPr>
                <w:rStyle w:val="fontstyle01"/>
              </w:rPr>
              <w:t>which is much less than the threshold of</w:t>
            </w:r>
            <w:r w:rsidRPr="00964B60">
              <w:rPr>
                <w:color w:val="000000"/>
                <w:szCs w:val="22"/>
              </w:rPr>
              <w:t xml:space="preserve"> </w:t>
            </w:r>
            <w:r w:rsidRPr="00964B60">
              <w:rPr>
                <w:rStyle w:val="fontstyle01"/>
              </w:rPr>
              <w:t xml:space="preserve">1.8 </w:t>
            </w:r>
            <w:proofErr w:type="spellStart"/>
            <w:r w:rsidRPr="00964B60">
              <w:rPr>
                <w:rStyle w:val="fontstyle01"/>
              </w:rPr>
              <w:t>GWhth</w:t>
            </w:r>
            <w:proofErr w:type="spellEnd"/>
            <w:r w:rsidRPr="00964B60">
              <w:rPr>
                <w:rStyle w:val="fontstyle01"/>
              </w:rPr>
              <w:t>/year/unit.</w:t>
            </w:r>
          </w:p>
          <w:p w14:paraId="5C278E0B" w14:textId="77777777" w:rsidR="00D00C24" w:rsidRPr="00964B60" w:rsidRDefault="00D00C24" w:rsidP="00964B60">
            <w:pPr>
              <w:spacing w:line="240" w:lineRule="auto"/>
              <w:contextualSpacing w:val="0"/>
              <w:rPr>
                <w:rFonts w:ascii="Times New Roman" w:hAnsi="Times New Roman" w:cs="Times New Roman"/>
                <w:color w:val="auto"/>
                <w:szCs w:val="22"/>
                <w14:cntxtAlts w14:val="0"/>
              </w:rPr>
            </w:pPr>
          </w:p>
          <w:p w14:paraId="26CC9AA2" w14:textId="77777777" w:rsidR="00D00C24" w:rsidRPr="00441C04" w:rsidRDefault="00D00C24" w:rsidP="00D00C24">
            <w:pPr>
              <w:rPr>
                <w:rFonts w:asciiTheme="minorHAnsi" w:hAnsiTheme="minorHAnsi"/>
                <w:szCs w:val="22"/>
              </w:rPr>
            </w:pPr>
            <w:r>
              <w:rPr>
                <w:rFonts w:asciiTheme="minorHAnsi" w:hAnsiTheme="minorHAnsi"/>
                <w:szCs w:val="22"/>
              </w:rPr>
              <w:t>Hence, the technology is auto additional.</w:t>
            </w:r>
          </w:p>
          <w:p w14:paraId="6DF7C613" w14:textId="125506DB" w:rsidR="00355EF5" w:rsidRPr="004E361A" w:rsidRDefault="00D00C24" w:rsidP="00D00C24">
            <w:pPr>
              <w:spacing w:after="200" w:line="276" w:lineRule="auto"/>
              <w:contextualSpacing w:val="0"/>
              <w:rPr>
                <w:lang w:val="en-GB"/>
              </w:rPr>
            </w:pPr>
            <w:r w:rsidRPr="00C828CC">
              <w:rPr>
                <w:bCs/>
                <w:lang w:val="en-GB"/>
              </w:rPr>
              <w:t>Therefore, the project can be deemed additional through ex-ante calculations.</w:t>
            </w:r>
          </w:p>
        </w:tc>
      </w:tr>
    </w:tbl>
    <w:p w14:paraId="360F72DF" w14:textId="09D59B2B" w:rsidR="004E361A" w:rsidRDefault="004E361A" w:rsidP="00885D25">
      <w:pPr>
        <w:spacing w:line="276" w:lineRule="auto"/>
        <w:contextualSpacing w:val="0"/>
      </w:pPr>
    </w:p>
    <w:p w14:paraId="62AE6A48" w14:textId="64E4CE98" w:rsidR="00355EF5" w:rsidRDefault="00DA56C3" w:rsidP="00885D25">
      <w:pPr>
        <w:spacing w:line="276" w:lineRule="auto"/>
        <w:contextualSpacing w:val="0"/>
      </w:pPr>
      <w:r>
        <w:t>&gt;&gt;</w:t>
      </w:r>
    </w:p>
    <w:p w14:paraId="2E3350B6" w14:textId="032ADDEC" w:rsidR="00355EF5" w:rsidRPr="00355EF5" w:rsidRDefault="00355EF5" w:rsidP="00355EF5">
      <w:pPr>
        <w:pStyle w:val="SectionList2nd"/>
      </w:pPr>
      <w:r w:rsidRPr="00355EF5">
        <w:lastRenderedPageBreak/>
        <w:t xml:space="preserve">Prior Consideration </w:t>
      </w:r>
    </w:p>
    <w:p w14:paraId="01AC2997" w14:textId="77777777" w:rsidR="00355EF5" w:rsidRDefault="00355EF5" w:rsidP="00355EF5">
      <w:pPr>
        <w:spacing w:line="276" w:lineRule="auto"/>
        <w:contextualSpacing w:val="0"/>
        <w:rPr>
          <w:lang w:val="en-GB"/>
        </w:rPr>
      </w:pPr>
      <w:r w:rsidRPr="00355EF5">
        <w:rPr>
          <w:lang w:val="en-GB"/>
        </w:rPr>
        <w:t>&gt;&gt;</w:t>
      </w:r>
    </w:p>
    <w:p w14:paraId="1D195094" w14:textId="0C98ABCA" w:rsidR="00E959E5" w:rsidRPr="00355EF5" w:rsidRDefault="00E959E5" w:rsidP="00355EF5">
      <w:pPr>
        <w:spacing w:line="276" w:lineRule="auto"/>
        <w:contextualSpacing w:val="0"/>
        <w:rPr>
          <w:lang w:val="en-GB"/>
        </w:rPr>
      </w:pPr>
      <w:r>
        <w:rPr>
          <w:lang w:val="en-GB"/>
        </w:rPr>
        <w:t>N/A</w:t>
      </w:r>
    </w:p>
    <w:p w14:paraId="44C446AB" w14:textId="1D069F11" w:rsidR="00355EF5" w:rsidRPr="00355EF5" w:rsidRDefault="00355EF5" w:rsidP="00355EF5">
      <w:pPr>
        <w:pStyle w:val="SectionList2nd"/>
      </w:pPr>
      <w:r w:rsidRPr="00355EF5">
        <w:t>Ongoing Financial Need</w:t>
      </w:r>
    </w:p>
    <w:p w14:paraId="38D7EC89" w14:textId="77777777" w:rsidR="00355EF5" w:rsidRDefault="00355EF5" w:rsidP="00355EF5">
      <w:pPr>
        <w:spacing w:line="276" w:lineRule="auto"/>
        <w:contextualSpacing w:val="0"/>
        <w:rPr>
          <w:lang w:val="en-GB"/>
        </w:rPr>
      </w:pPr>
      <w:r w:rsidRPr="00355EF5">
        <w:rPr>
          <w:lang w:val="en-GB"/>
        </w:rPr>
        <w:t>&gt;&gt;</w:t>
      </w:r>
    </w:p>
    <w:p w14:paraId="0D8E207D" w14:textId="68C299F1" w:rsidR="00E959E5" w:rsidRPr="00355EF5" w:rsidRDefault="00E959E5" w:rsidP="00355EF5">
      <w:pPr>
        <w:spacing w:line="276" w:lineRule="auto"/>
        <w:contextualSpacing w:val="0"/>
        <w:rPr>
          <w:lang w:val="en-GB"/>
        </w:rPr>
      </w:pPr>
      <w:r>
        <w:rPr>
          <w:lang w:val="en-GB"/>
        </w:rPr>
        <w:t>N/A</w:t>
      </w:r>
    </w:p>
    <w:p w14:paraId="4E9A0927" w14:textId="00472CEE" w:rsidR="00355EF5" w:rsidRPr="00355EF5" w:rsidRDefault="00355EF5" w:rsidP="00355EF5">
      <w:pPr>
        <w:pStyle w:val="SectionList"/>
      </w:pPr>
      <w:r w:rsidRPr="00355EF5">
        <w:t>Sustainable Development Goals (SDG) outcomes</w:t>
      </w:r>
    </w:p>
    <w:p w14:paraId="4E8F5A74" w14:textId="065DFEA7" w:rsidR="00355EF5" w:rsidRPr="00355EF5" w:rsidRDefault="00355EF5" w:rsidP="00355EF5">
      <w:pPr>
        <w:spacing w:line="276" w:lineRule="auto"/>
        <w:contextualSpacing w:val="0"/>
        <w:rPr>
          <w:lang w:val="en-GB"/>
        </w:rPr>
      </w:pPr>
      <w:r w:rsidRPr="00355EF5">
        <w:rPr>
          <w:lang w:val="en-GB"/>
        </w:rPr>
        <w:t>Relevant Target/Indicator for each of the three SDGs</w:t>
      </w:r>
    </w:p>
    <w:p w14:paraId="1E7ABDC6" w14:textId="77777777" w:rsidR="00355EF5" w:rsidRDefault="00355EF5" w:rsidP="00A61CC2">
      <w:pPr>
        <w:rPr>
          <w:lang w:eastAsia="en-GB"/>
        </w:rPr>
      </w:pPr>
    </w:p>
    <w:tbl>
      <w:tblPr>
        <w:tblStyle w:val="GSTableBoldline-heightcondensed3"/>
        <w:tblW w:w="5000" w:type="pct"/>
        <w:tblLayout w:type="fixed"/>
        <w:tblCellMar>
          <w:top w:w="57" w:type="dxa"/>
          <w:left w:w="57" w:type="dxa"/>
        </w:tblCellMar>
        <w:tblLook w:val="0620" w:firstRow="1" w:lastRow="0" w:firstColumn="0" w:lastColumn="0" w:noHBand="1" w:noVBand="1"/>
      </w:tblPr>
      <w:tblGrid>
        <w:gridCol w:w="3261"/>
        <w:gridCol w:w="2855"/>
        <w:gridCol w:w="3516"/>
      </w:tblGrid>
      <w:tr w:rsidR="00181B47" w:rsidRPr="00181B47" w14:paraId="4268FE9C" w14:textId="77777777" w:rsidTr="00EE63F0">
        <w:trPr>
          <w:cnfStyle w:val="100000000000" w:firstRow="1" w:lastRow="0" w:firstColumn="0" w:lastColumn="0" w:oddVBand="0" w:evenVBand="0" w:oddHBand="0" w:evenHBand="0" w:firstRowFirstColumn="0" w:firstRowLastColumn="0" w:lastRowFirstColumn="0" w:lastRowLastColumn="0"/>
          <w:trHeight w:val="20"/>
        </w:trPr>
        <w:tc>
          <w:tcPr>
            <w:tcW w:w="1693" w:type="pct"/>
            <w:vMerge w:val="restart"/>
            <w:vAlign w:val="top"/>
          </w:tcPr>
          <w:p w14:paraId="40850A7C" w14:textId="77777777" w:rsidR="00181B47" w:rsidRPr="00181B47" w:rsidRDefault="00181B47" w:rsidP="00181B47">
            <w:pPr>
              <w:spacing w:after="200" w:line="276" w:lineRule="auto"/>
              <w:contextualSpacing w:val="0"/>
              <w:rPr>
                <w:bCs/>
                <w:color w:val="FFFFFF" w:themeColor="background1"/>
                <w:lang w:val="en-GB"/>
              </w:rPr>
            </w:pPr>
            <w:bookmarkStart w:id="447" w:name="_Hlk96358624"/>
            <w:r w:rsidRPr="00181B47">
              <w:rPr>
                <w:bCs/>
                <w:color w:val="FFFFFF" w:themeColor="background1"/>
                <w:lang w:val="en-GB"/>
              </w:rPr>
              <w:t>Sustainable Development Goals Targeted</w:t>
            </w:r>
          </w:p>
        </w:tc>
        <w:tc>
          <w:tcPr>
            <w:tcW w:w="1482" w:type="pct"/>
            <w:vMerge w:val="restart"/>
            <w:vAlign w:val="top"/>
          </w:tcPr>
          <w:p w14:paraId="4AEFFBFB" w14:textId="77777777" w:rsidR="00181B47" w:rsidRPr="00181B47" w:rsidRDefault="00181B47" w:rsidP="00181B47">
            <w:pPr>
              <w:spacing w:after="200" w:line="276" w:lineRule="auto"/>
              <w:contextualSpacing w:val="0"/>
              <w:rPr>
                <w:bCs/>
                <w:color w:val="FFFFFF" w:themeColor="background1"/>
                <w:lang w:val="en-GB"/>
              </w:rPr>
            </w:pPr>
            <w:r w:rsidRPr="00181B47">
              <w:rPr>
                <w:bCs/>
                <w:color w:val="FFFFFF" w:themeColor="background1"/>
                <w:lang w:val="en-GB"/>
              </w:rPr>
              <w:t>Most relevant SDG Target</w:t>
            </w:r>
          </w:p>
        </w:tc>
        <w:tc>
          <w:tcPr>
            <w:tcW w:w="1825" w:type="pct"/>
            <w:vAlign w:val="top"/>
          </w:tcPr>
          <w:p w14:paraId="73A2AA37" w14:textId="77777777" w:rsidR="00181B47" w:rsidRPr="00181B47" w:rsidRDefault="00181B47" w:rsidP="00181B47">
            <w:pPr>
              <w:spacing w:after="200" w:line="276" w:lineRule="auto"/>
              <w:contextualSpacing w:val="0"/>
              <w:rPr>
                <w:bCs/>
                <w:color w:val="FFFFFF" w:themeColor="background1"/>
                <w:lang w:val="en-GB"/>
              </w:rPr>
            </w:pPr>
            <w:r w:rsidRPr="00181B47">
              <w:rPr>
                <w:bCs/>
                <w:color w:val="FFFFFF" w:themeColor="background1"/>
                <w:lang w:val="en-GB"/>
              </w:rPr>
              <w:t>SDG Impact</w:t>
            </w:r>
          </w:p>
        </w:tc>
      </w:tr>
      <w:tr w:rsidR="00181B47" w:rsidRPr="00181B47" w14:paraId="17E753BB" w14:textId="77777777" w:rsidTr="00EE63F0">
        <w:trPr>
          <w:trHeight w:val="20"/>
        </w:trPr>
        <w:tc>
          <w:tcPr>
            <w:tcW w:w="1693" w:type="pct"/>
            <w:vMerge/>
            <w:vAlign w:val="top"/>
          </w:tcPr>
          <w:p w14:paraId="50FC7F9C" w14:textId="77777777" w:rsidR="00181B47" w:rsidRPr="00181B47" w:rsidRDefault="00181B47" w:rsidP="00181B47">
            <w:pPr>
              <w:spacing w:after="200" w:line="276" w:lineRule="auto"/>
              <w:contextualSpacing w:val="0"/>
              <w:rPr>
                <w:b/>
                <w:bCs/>
                <w:color w:val="FFFFFF" w:themeColor="background1"/>
                <w:lang w:val="en-GB"/>
              </w:rPr>
            </w:pPr>
          </w:p>
        </w:tc>
        <w:tc>
          <w:tcPr>
            <w:tcW w:w="1482" w:type="pct"/>
            <w:vMerge/>
            <w:vAlign w:val="top"/>
          </w:tcPr>
          <w:p w14:paraId="01B874D1" w14:textId="77777777" w:rsidR="00181B47" w:rsidRPr="00181B47" w:rsidRDefault="00181B47" w:rsidP="00181B47">
            <w:pPr>
              <w:spacing w:after="200" w:line="276" w:lineRule="auto"/>
              <w:contextualSpacing w:val="0"/>
              <w:rPr>
                <w:b/>
                <w:bCs/>
                <w:color w:val="FFFFFF" w:themeColor="background1"/>
                <w:lang w:val="en-GB"/>
              </w:rPr>
            </w:pPr>
          </w:p>
        </w:tc>
        <w:tc>
          <w:tcPr>
            <w:tcW w:w="1825" w:type="pct"/>
            <w:shd w:val="clear" w:color="auto" w:fill="00B9BD" w:themeFill="accent1"/>
            <w:vAlign w:val="top"/>
          </w:tcPr>
          <w:p w14:paraId="1C66340B" w14:textId="77777777" w:rsidR="00181B47" w:rsidRPr="00181B47" w:rsidRDefault="00181B47" w:rsidP="00181B47">
            <w:pPr>
              <w:spacing w:after="200" w:line="276" w:lineRule="auto"/>
              <w:contextualSpacing w:val="0"/>
              <w:rPr>
                <w:b/>
                <w:bCs/>
                <w:color w:val="FFFFFF" w:themeColor="background1"/>
                <w:lang w:val="en-GB"/>
              </w:rPr>
            </w:pPr>
            <w:r w:rsidRPr="00181B47">
              <w:rPr>
                <w:b/>
                <w:bCs/>
                <w:color w:val="FFFFFF" w:themeColor="background1"/>
                <w:lang w:val="en-GB"/>
              </w:rPr>
              <w:t>Indicator (Proposed or SDG Indicator)</w:t>
            </w:r>
          </w:p>
        </w:tc>
      </w:tr>
      <w:tr w:rsidR="00181B47" w:rsidRPr="005D3601" w14:paraId="70880346" w14:textId="77777777" w:rsidTr="00EE63F0">
        <w:trPr>
          <w:trHeight w:val="2072"/>
        </w:trPr>
        <w:tc>
          <w:tcPr>
            <w:tcW w:w="1693" w:type="pct"/>
            <w:tcBorders>
              <w:top w:val="single" w:sz="4" w:space="0" w:color="A6A6A6" w:themeColor="background1" w:themeShade="A6"/>
            </w:tcBorders>
            <w:vAlign w:val="top"/>
          </w:tcPr>
          <w:p w14:paraId="4258ADE8" w14:textId="77777777" w:rsidR="00181B47" w:rsidRPr="00181B47" w:rsidRDefault="00181B47" w:rsidP="00A85FE3">
            <w:pPr>
              <w:rPr>
                <w:rFonts w:asciiTheme="majorHAnsi" w:hAnsiTheme="majorHAnsi" w:cs="Arial"/>
                <w:b/>
                <w:bCs/>
                <w:szCs w:val="22"/>
                <w:lang w:val="en-GB"/>
              </w:rPr>
            </w:pPr>
            <w:r w:rsidRPr="00181B47">
              <w:rPr>
                <w:rFonts w:asciiTheme="majorHAnsi" w:hAnsiTheme="majorHAnsi" w:cs="Arial"/>
                <w:b/>
                <w:bCs/>
                <w:szCs w:val="22"/>
                <w:lang w:val="en-GB"/>
              </w:rPr>
              <w:t>SDG 3 Good health and well being</w:t>
            </w:r>
          </w:p>
          <w:p w14:paraId="5F146A62" w14:textId="77777777" w:rsidR="00181B47" w:rsidRPr="00181B47" w:rsidRDefault="00181B47" w:rsidP="00181B47">
            <w:pPr>
              <w:ind w:left="360"/>
              <w:rPr>
                <w:rFonts w:asciiTheme="majorHAnsi" w:hAnsiTheme="majorHAnsi" w:cs="Arial"/>
                <w:b/>
                <w:bCs/>
                <w:szCs w:val="22"/>
                <w:lang w:val="en-GB"/>
              </w:rPr>
            </w:pPr>
          </w:p>
        </w:tc>
        <w:tc>
          <w:tcPr>
            <w:tcW w:w="1482" w:type="pct"/>
            <w:tcBorders>
              <w:top w:val="single" w:sz="4" w:space="0" w:color="A6A6A6" w:themeColor="background1" w:themeShade="A6"/>
            </w:tcBorders>
            <w:vAlign w:val="top"/>
          </w:tcPr>
          <w:p w14:paraId="2D4207EC" w14:textId="77777777" w:rsidR="00181B47" w:rsidRPr="00181B47" w:rsidRDefault="00181B47" w:rsidP="00181B47">
            <w:pPr>
              <w:spacing w:line="240" w:lineRule="auto"/>
              <w:contextualSpacing w:val="0"/>
              <w:rPr>
                <w:rFonts w:asciiTheme="majorHAnsi" w:hAnsiTheme="majorHAnsi"/>
                <w:lang w:val="en-GB"/>
              </w:rPr>
            </w:pPr>
            <w:r w:rsidRPr="00181B47">
              <w:rPr>
                <w:rFonts w:asciiTheme="majorHAnsi" w:hAnsiTheme="majorHAnsi"/>
                <w:lang w:val="en-GB"/>
              </w:rPr>
              <w:t>3.9 By 2030, substantially reduce the number of deaths and illnesses from hazardous chemicals and air, water and soil pollution and contamination</w:t>
            </w:r>
          </w:p>
          <w:p w14:paraId="5936A5CD" w14:textId="77777777" w:rsidR="00181B47" w:rsidRPr="00181B47" w:rsidRDefault="00181B47" w:rsidP="00181B47">
            <w:pPr>
              <w:rPr>
                <w:rFonts w:asciiTheme="majorHAnsi" w:hAnsiTheme="majorHAnsi"/>
                <w:lang w:val="en-GB"/>
              </w:rPr>
            </w:pPr>
          </w:p>
        </w:tc>
        <w:tc>
          <w:tcPr>
            <w:tcW w:w="1825" w:type="pct"/>
            <w:tcBorders>
              <w:top w:val="single" w:sz="4" w:space="0" w:color="A6A6A6" w:themeColor="background1" w:themeShade="A6"/>
            </w:tcBorders>
            <w:vAlign w:val="top"/>
          </w:tcPr>
          <w:p w14:paraId="4C88C8E0" w14:textId="77777777" w:rsidR="00E61F83" w:rsidRPr="00B45024" w:rsidRDefault="00181B47" w:rsidP="00E61F83">
            <w:pPr>
              <w:spacing w:line="276" w:lineRule="auto"/>
              <w:contextualSpacing w:val="0"/>
              <w:jc w:val="both"/>
              <w:rPr>
                <w:szCs w:val="22"/>
                <w:lang w:val="en-GB"/>
              </w:rPr>
            </w:pPr>
            <w:r w:rsidRPr="00181B47">
              <w:rPr>
                <w:rFonts w:asciiTheme="majorHAnsi" w:eastAsia="Meiryo" w:hAnsiTheme="majorHAnsi"/>
                <w:szCs w:val="22"/>
                <w:lang w:val="en-GB" w:eastAsia="fr-FR"/>
              </w:rPr>
              <w:t xml:space="preserve">Reduced incidence of disease caused by air pollutants: </w:t>
            </w:r>
            <w:r w:rsidR="00E61F83" w:rsidRPr="00964B60">
              <w:rPr>
                <w:szCs w:val="22"/>
                <w:lang w:val="en-GB"/>
              </w:rPr>
              <w:t>% of households confirm</w:t>
            </w:r>
            <w:r w:rsidR="00E61F83" w:rsidRPr="00B45024">
              <w:rPr>
                <w:color w:val="000000"/>
                <w:szCs w:val="22"/>
                <w:lang w:val="en-GB"/>
              </w:rPr>
              <w:t xml:space="preserve"> </w:t>
            </w:r>
            <w:r w:rsidR="00E61F83" w:rsidRPr="00B45024">
              <w:rPr>
                <w:szCs w:val="22"/>
                <w:lang w:val="en-GB"/>
              </w:rPr>
              <w:t>reduction in visiting medical facilities/dispensary for treatment of respiratory issues etc. such as cough, shortness in breath, pneumonia and other respiratory issues or households confirm reduction in respiratory issues etc. such as cough, shortness in breath, pneumonia and other respiratory issues</w:t>
            </w:r>
          </w:p>
          <w:p w14:paraId="208384BD" w14:textId="368F0A26" w:rsidR="00181B47" w:rsidRPr="001B56E6" w:rsidRDefault="00181B47" w:rsidP="00181B47">
            <w:pPr>
              <w:rPr>
                <w:rFonts w:asciiTheme="majorHAnsi" w:eastAsia="Meiryo" w:hAnsiTheme="majorHAnsi"/>
                <w:szCs w:val="22"/>
                <w:lang w:val="en-GB" w:eastAsia="fr-FR"/>
              </w:rPr>
            </w:pPr>
          </w:p>
        </w:tc>
      </w:tr>
      <w:tr w:rsidR="00181B47" w:rsidRPr="00181B47" w14:paraId="7B823D70" w14:textId="77777777" w:rsidTr="00EE63F0">
        <w:trPr>
          <w:trHeight w:val="20"/>
        </w:trPr>
        <w:tc>
          <w:tcPr>
            <w:tcW w:w="1693" w:type="pct"/>
            <w:tcBorders>
              <w:bottom w:val="single" w:sz="4" w:space="0" w:color="A6A6A6" w:themeColor="background1" w:themeShade="A6"/>
            </w:tcBorders>
            <w:vAlign w:val="top"/>
          </w:tcPr>
          <w:p w14:paraId="2CF2929C" w14:textId="33842A3A" w:rsidR="00181B47" w:rsidRPr="00181B47" w:rsidRDefault="00181B47" w:rsidP="00181B47">
            <w:pPr>
              <w:rPr>
                <w:rFonts w:asciiTheme="majorHAnsi" w:hAnsiTheme="majorHAnsi" w:cs="Arial"/>
                <w:b/>
                <w:bCs/>
                <w:szCs w:val="22"/>
                <w:lang w:val="en-GB"/>
              </w:rPr>
            </w:pPr>
            <w:r w:rsidRPr="00181B47">
              <w:rPr>
                <w:rFonts w:asciiTheme="majorHAnsi" w:hAnsiTheme="majorHAnsi" w:cs="Arial"/>
                <w:b/>
                <w:bCs/>
                <w:szCs w:val="22"/>
                <w:lang w:val="en-GB"/>
              </w:rPr>
              <w:t xml:space="preserve">SDG 5: </w:t>
            </w:r>
            <w:r w:rsidR="00F23971">
              <w:rPr>
                <w:rFonts w:asciiTheme="majorHAnsi" w:hAnsiTheme="majorHAnsi" w:cs="Arial"/>
                <w:b/>
                <w:bCs/>
                <w:szCs w:val="22"/>
                <w:lang w:val="en-GB"/>
              </w:rPr>
              <w:t>G</w:t>
            </w:r>
            <w:r w:rsidRPr="00181B47">
              <w:rPr>
                <w:rFonts w:asciiTheme="majorHAnsi" w:hAnsiTheme="majorHAnsi" w:cs="Arial"/>
                <w:b/>
                <w:bCs/>
                <w:szCs w:val="22"/>
                <w:lang w:val="en-GB"/>
              </w:rPr>
              <w:t>ender equality</w:t>
            </w:r>
          </w:p>
        </w:tc>
        <w:tc>
          <w:tcPr>
            <w:tcW w:w="1482" w:type="pct"/>
            <w:tcBorders>
              <w:bottom w:val="single" w:sz="4" w:space="0" w:color="A6A6A6" w:themeColor="background1" w:themeShade="A6"/>
            </w:tcBorders>
          </w:tcPr>
          <w:p w14:paraId="70EF4003" w14:textId="77777777" w:rsidR="00181B47" w:rsidRPr="00181B47" w:rsidRDefault="00181B47" w:rsidP="00181B47">
            <w:pPr>
              <w:rPr>
                <w:rFonts w:asciiTheme="majorHAnsi" w:hAnsiTheme="majorHAnsi"/>
                <w:lang w:val="en-GB"/>
              </w:rPr>
            </w:pPr>
            <w:r w:rsidRPr="00181B47">
              <w:rPr>
                <w:rFonts w:asciiTheme="majorHAnsi" w:hAnsiTheme="majorHAnsi"/>
                <w:lang w:val="en-GB"/>
              </w:rPr>
              <w:t xml:space="preserve">5.4 Recognize and value unpaid care and domestic work through the provision of public services, infrastructure and social protection policies and the promotion of shared </w:t>
            </w:r>
            <w:r w:rsidRPr="00181B47">
              <w:rPr>
                <w:rFonts w:asciiTheme="majorHAnsi" w:hAnsiTheme="majorHAnsi"/>
                <w:lang w:val="en-GB"/>
              </w:rPr>
              <w:lastRenderedPageBreak/>
              <w:t>responsibility within the household and the family as nationally appropriate</w:t>
            </w:r>
            <w:r w:rsidRPr="00181B47">
              <w:rPr>
                <w:rFonts w:asciiTheme="majorHAnsi" w:hAnsiTheme="majorHAnsi"/>
                <w:lang w:val="en-GB"/>
              </w:rPr>
              <w:tab/>
            </w:r>
            <w:r w:rsidRPr="00181B47">
              <w:rPr>
                <w:rFonts w:asciiTheme="majorHAnsi" w:hAnsiTheme="majorHAnsi"/>
                <w:lang w:val="en-GB"/>
              </w:rPr>
              <w:tab/>
            </w:r>
          </w:p>
        </w:tc>
        <w:tc>
          <w:tcPr>
            <w:tcW w:w="1825" w:type="pct"/>
            <w:tcBorders>
              <w:top w:val="single" w:sz="4" w:space="0" w:color="A6A6A6" w:themeColor="background1" w:themeShade="A6"/>
              <w:bottom w:val="single" w:sz="4" w:space="0" w:color="A6A6A6" w:themeColor="background1" w:themeShade="A6"/>
            </w:tcBorders>
            <w:vAlign w:val="top"/>
          </w:tcPr>
          <w:p w14:paraId="2577AF06" w14:textId="77777777" w:rsidR="00181B47" w:rsidRPr="00181B47" w:rsidRDefault="00181B47" w:rsidP="00181B47">
            <w:pPr>
              <w:rPr>
                <w:rFonts w:asciiTheme="majorHAnsi" w:hAnsiTheme="majorHAnsi"/>
                <w:lang w:val="en-GB"/>
              </w:rPr>
            </w:pPr>
            <w:r w:rsidRPr="00181B47">
              <w:rPr>
                <w:rFonts w:asciiTheme="majorHAnsi" w:hAnsiTheme="majorHAnsi"/>
                <w:lang w:val="en-GB"/>
              </w:rPr>
              <w:lastRenderedPageBreak/>
              <w:t>Women empowerment and gender equality: Average time saving associated with cooking time and fuel collection</w:t>
            </w:r>
            <w:r w:rsidRPr="00181B47">
              <w:rPr>
                <w:rFonts w:asciiTheme="majorHAnsi" w:hAnsiTheme="majorHAnsi"/>
                <w:lang w:val="en-GB"/>
              </w:rPr>
              <w:tab/>
            </w:r>
            <w:r w:rsidRPr="00181B47">
              <w:rPr>
                <w:rFonts w:asciiTheme="majorHAnsi" w:hAnsiTheme="majorHAnsi"/>
                <w:lang w:val="en-GB"/>
              </w:rPr>
              <w:tab/>
              <w:t xml:space="preserve"> </w:t>
            </w:r>
            <w:r w:rsidRPr="00181B47">
              <w:rPr>
                <w:rFonts w:asciiTheme="majorHAnsi" w:hAnsiTheme="majorHAnsi"/>
                <w:lang w:val="en-GB"/>
              </w:rPr>
              <w:tab/>
            </w:r>
            <w:r w:rsidRPr="00181B47">
              <w:rPr>
                <w:rFonts w:asciiTheme="majorHAnsi" w:hAnsiTheme="majorHAnsi"/>
                <w:lang w:val="en-GB"/>
              </w:rPr>
              <w:tab/>
            </w:r>
          </w:p>
        </w:tc>
      </w:tr>
      <w:tr w:rsidR="00181B47" w:rsidRPr="00181B47" w14:paraId="27DBA24B" w14:textId="77777777" w:rsidTr="00EE63F0">
        <w:trPr>
          <w:trHeight w:val="20"/>
        </w:trPr>
        <w:tc>
          <w:tcPr>
            <w:tcW w:w="1693" w:type="pct"/>
            <w:tcBorders>
              <w:top w:val="single" w:sz="4" w:space="0" w:color="A6A6A6" w:themeColor="background1" w:themeShade="A6"/>
              <w:bottom w:val="single" w:sz="4" w:space="0" w:color="A6A6A6" w:themeColor="background1" w:themeShade="A6"/>
            </w:tcBorders>
            <w:vAlign w:val="top"/>
          </w:tcPr>
          <w:p w14:paraId="4E7BDDBC" w14:textId="77777777" w:rsidR="00181B47" w:rsidRPr="00181B47" w:rsidRDefault="00181B47" w:rsidP="00181B47">
            <w:pPr>
              <w:rPr>
                <w:rFonts w:asciiTheme="majorHAnsi" w:hAnsiTheme="majorHAnsi" w:cs="Arial"/>
                <w:b/>
                <w:bCs/>
                <w:szCs w:val="22"/>
                <w:lang w:val="en-GB"/>
              </w:rPr>
            </w:pPr>
            <w:r w:rsidRPr="00181B47">
              <w:rPr>
                <w:rFonts w:asciiTheme="majorHAnsi" w:hAnsiTheme="majorHAnsi" w:cs="Arial"/>
                <w:b/>
                <w:bCs/>
                <w:szCs w:val="22"/>
                <w:lang w:val="en-GB"/>
              </w:rPr>
              <w:t xml:space="preserve">SDG 7: Affordable and clean energy </w:t>
            </w:r>
          </w:p>
        </w:tc>
        <w:tc>
          <w:tcPr>
            <w:tcW w:w="1482" w:type="pct"/>
            <w:tcBorders>
              <w:top w:val="single" w:sz="4" w:space="0" w:color="A6A6A6" w:themeColor="background1" w:themeShade="A6"/>
              <w:bottom w:val="single" w:sz="4" w:space="0" w:color="A6A6A6" w:themeColor="background1" w:themeShade="A6"/>
            </w:tcBorders>
          </w:tcPr>
          <w:p w14:paraId="00F64C71" w14:textId="77777777" w:rsidR="00181B47" w:rsidRPr="00181B47" w:rsidRDefault="00181B47" w:rsidP="00181B47">
            <w:pPr>
              <w:rPr>
                <w:rFonts w:asciiTheme="majorHAnsi" w:hAnsiTheme="majorHAnsi"/>
                <w:lang w:val="en-GB"/>
              </w:rPr>
            </w:pPr>
            <w:r w:rsidRPr="00181B47">
              <w:rPr>
                <w:rFonts w:asciiTheme="majorHAnsi" w:hAnsiTheme="majorHAnsi"/>
                <w:lang w:val="en-GB"/>
              </w:rPr>
              <w:t>7.1 By 2030, ensure universal access to affordable, reliable and modern energy services</w:t>
            </w:r>
            <w:r w:rsidRPr="00181B47">
              <w:rPr>
                <w:rFonts w:asciiTheme="majorHAnsi" w:hAnsiTheme="majorHAnsi"/>
                <w:lang w:val="en-GB"/>
              </w:rPr>
              <w:tab/>
            </w:r>
            <w:r w:rsidRPr="00181B47">
              <w:rPr>
                <w:rFonts w:asciiTheme="majorHAnsi" w:hAnsiTheme="majorHAnsi"/>
                <w:lang w:val="en-GB"/>
              </w:rPr>
              <w:tab/>
            </w:r>
          </w:p>
        </w:tc>
        <w:tc>
          <w:tcPr>
            <w:tcW w:w="1825" w:type="pct"/>
            <w:tcBorders>
              <w:top w:val="single" w:sz="4" w:space="0" w:color="A6A6A6" w:themeColor="background1" w:themeShade="A6"/>
              <w:bottom w:val="single" w:sz="4" w:space="0" w:color="A6A6A6" w:themeColor="background1" w:themeShade="A6"/>
            </w:tcBorders>
            <w:vAlign w:val="top"/>
          </w:tcPr>
          <w:p w14:paraId="03DF480C" w14:textId="70C4BF71" w:rsidR="00181B47" w:rsidRPr="00181B47" w:rsidRDefault="00181B47" w:rsidP="00181B47">
            <w:pPr>
              <w:rPr>
                <w:rFonts w:asciiTheme="majorHAnsi" w:eastAsia="Meiryo" w:hAnsiTheme="majorHAnsi"/>
                <w:szCs w:val="22"/>
                <w:lang w:val="en-GB" w:eastAsia="fr-FR"/>
              </w:rPr>
            </w:pPr>
            <w:r w:rsidRPr="00181B47">
              <w:rPr>
                <w:rFonts w:asciiTheme="majorHAnsi" w:eastAsia="Meiryo" w:hAnsiTheme="majorHAnsi"/>
                <w:szCs w:val="22"/>
                <w:lang w:val="en-GB" w:eastAsia="fr-FR"/>
              </w:rPr>
              <w:t>Increased access to energy: Number of beneficiaries: Households (Number of stove</w:t>
            </w:r>
            <w:r w:rsidR="009E3773">
              <w:rPr>
                <w:rFonts w:asciiTheme="majorHAnsi" w:eastAsia="Meiryo" w:hAnsiTheme="majorHAnsi"/>
                <w:szCs w:val="22"/>
                <w:lang w:val="en-GB" w:eastAsia="fr-FR"/>
              </w:rPr>
              <w:t>s</w:t>
            </w:r>
            <w:r w:rsidRPr="00181B47">
              <w:rPr>
                <w:rFonts w:asciiTheme="majorHAnsi" w:eastAsia="Meiryo" w:hAnsiTheme="majorHAnsi"/>
                <w:szCs w:val="22"/>
                <w:lang w:val="en-GB" w:eastAsia="fr-FR"/>
              </w:rPr>
              <w:t xml:space="preserve"> distributed/sold)</w:t>
            </w:r>
            <w:r w:rsidRPr="00181B47">
              <w:rPr>
                <w:rFonts w:asciiTheme="majorHAnsi" w:eastAsia="Meiryo" w:hAnsiTheme="majorHAnsi"/>
                <w:szCs w:val="22"/>
                <w:lang w:val="en-GB" w:eastAsia="fr-FR"/>
              </w:rPr>
              <w:tab/>
            </w:r>
            <w:r w:rsidRPr="00181B47">
              <w:rPr>
                <w:rFonts w:asciiTheme="majorHAnsi" w:eastAsia="Meiryo" w:hAnsiTheme="majorHAnsi"/>
                <w:szCs w:val="22"/>
                <w:lang w:val="en-GB" w:eastAsia="fr-FR"/>
              </w:rPr>
              <w:tab/>
            </w:r>
            <w:r w:rsidRPr="00181B47">
              <w:rPr>
                <w:rFonts w:asciiTheme="majorHAnsi" w:eastAsia="Meiryo" w:hAnsiTheme="majorHAnsi"/>
                <w:szCs w:val="22"/>
                <w:lang w:val="en-GB" w:eastAsia="fr-FR"/>
              </w:rPr>
              <w:tab/>
            </w:r>
            <w:r w:rsidRPr="00181B47">
              <w:rPr>
                <w:rFonts w:asciiTheme="majorHAnsi" w:eastAsia="Meiryo" w:hAnsiTheme="majorHAnsi"/>
                <w:szCs w:val="22"/>
                <w:lang w:val="en-GB" w:eastAsia="fr-FR"/>
              </w:rPr>
              <w:tab/>
            </w:r>
          </w:p>
        </w:tc>
      </w:tr>
      <w:tr w:rsidR="00181B47" w:rsidRPr="00181B47" w14:paraId="1F437DC1" w14:textId="77777777" w:rsidTr="00EE63F0">
        <w:trPr>
          <w:trHeight w:val="20"/>
        </w:trPr>
        <w:tc>
          <w:tcPr>
            <w:tcW w:w="1693" w:type="pct"/>
            <w:tcBorders>
              <w:top w:val="single" w:sz="4" w:space="0" w:color="A6A6A6" w:themeColor="background1" w:themeShade="A6"/>
              <w:bottom w:val="single" w:sz="4" w:space="0" w:color="A6A6A6" w:themeColor="background1" w:themeShade="A6"/>
            </w:tcBorders>
            <w:vAlign w:val="top"/>
          </w:tcPr>
          <w:p w14:paraId="2FEDE37B" w14:textId="77777777" w:rsidR="00181B47" w:rsidRPr="00181B47" w:rsidRDefault="00181B47" w:rsidP="00181B47">
            <w:pPr>
              <w:rPr>
                <w:rFonts w:asciiTheme="majorHAnsi" w:hAnsiTheme="majorHAnsi" w:cs="Arial"/>
                <w:b/>
                <w:bCs/>
                <w:szCs w:val="22"/>
                <w:lang w:val="en-GB"/>
              </w:rPr>
            </w:pPr>
            <w:r w:rsidRPr="00181B47">
              <w:rPr>
                <w:rFonts w:asciiTheme="majorHAnsi" w:hAnsiTheme="majorHAnsi" w:cs="Arial"/>
                <w:b/>
                <w:bCs/>
                <w:szCs w:val="22"/>
                <w:lang w:val="en-GB"/>
              </w:rPr>
              <w:t xml:space="preserve">SDG 8: Decent Work and Economic Growth </w:t>
            </w:r>
          </w:p>
          <w:p w14:paraId="543CC421" w14:textId="77777777" w:rsidR="00181B47" w:rsidRPr="00181B47" w:rsidRDefault="00181B47" w:rsidP="00181B47">
            <w:pPr>
              <w:ind w:left="360"/>
              <w:rPr>
                <w:rFonts w:asciiTheme="majorHAnsi" w:hAnsiTheme="majorHAnsi" w:cs="Arial"/>
                <w:b/>
                <w:bCs/>
                <w:szCs w:val="22"/>
                <w:lang w:val="en-GB"/>
              </w:rPr>
            </w:pPr>
          </w:p>
        </w:tc>
        <w:tc>
          <w:tcPr>
            <w:tcW w:w="1482" w:type="pct"/>
            <w:tcBorders>
              <w:top w:val="single" w:sz="4" w:space="0" w:color="A6A6A6" w:themeColor="background1" w:themeShade="A6"/>
              <w:bottom w:val="single" w:sz="4" w:space="0" w:color="A6A6A6" w:themeColor="background1" w:themeShade="A6"/>
            </w:tcBorders>
          </w:tcPr>
          <w:p w14:paraId="3A3D1166" w14:textId="77777777" w:rsidR="00181B47" w:rsidRPr="00181B47" w:rsidRDefault="00181B47" w:rsidP="00181B47">
            <w:pPr>
              <w:rPr>
                <w:rFonts w:asciiTheme="majorHAnsi" w:hAnsiTheme="majorHAnsi"/>
                <w:lang w:val="en-GB"/>
              </w:rPr>
            </w:pPr>
            <w:r w:rsidRPr="00181B47">
              <w:rPr>
                <w:rFonts w:asciiTheme="majorHAnsi" w:hAnsiTheme="majorHAnsi"/>
                <w:lang w:val="en-GB"/>
              </w:rPr>
              <w:t>8.5 By 2030, achieve full and productive employment and decent work for all women and men, including for young people and persons with disabilities, and equal pay for work of equal value</w:t>
            </w:r>
            <w:r w:rsidRPr="00181B47">
              <w:rPr>
                <w:rFonts w:asciiTheme="majorHAnsi" w:hAnsiTheme="majorHAnsi"/>
                <w:lang w:val="en-GB"/>
              </w:rPr>
              <w:tab/>
            </w:r>
            <w:r w:rsidRPr="00181B47">
              <w:rPr>
                <w:rFonts w:asciiTheme="majorHAnsi" w:hAnsiTheme="majorHAnsi"/>
                <w:lang w:val="en-GB"/>
              </w:rPr>
              <w:tab/>
            </w:r>
          </w:p>
        </w:tc>
        <w:tc>
          <w:tcPr>
            <w:tcW w:w="1825" w:type="pct"/>
            <w:tcBorders>
              <w:top w:val="single" w:sz="4" w:space="0" w:color="A6A6A6" w:themeColor="background1" w:themeShade="A6"/>
              <w:bottom w:val="single" w:sz="4" w:space="0" w:color="A6A6A6" w:themeColor="background1" w:themeShade="A6"/>
            </w:tcBorders>
          </w:tcPr>
          <w:p w14:paraId="53D14B52" w14:textId="77777777" w:rsidR="00181B47" w:rsidRPr="00181B47" w:rsidRDefault="00181B47" w:rsidP="00181B47">
            <w:pPr>
              <w:rPr>
                <w:rFonts w:asciiTheme="majorHAnsi" w:hAnsiTheme="majorHAnsi"/>
                <w:lang w:val="en-GB"/>
              </w:rPr>
            </w:pPr>
            <w:r w:rsidRPr="00181B47">
              <w:rPr>
                <w:rFonts w:asciiTheme="majorHAnsi" w:hAnsiTheme="majorHAnsi"/>
                <w:lang w:val="en-GB"/>
              </w:rPr>
              <w:t>Increased employment opportunities: Total number of full-time jobs created by gender</w:t>
            </w:r>
            <w:r w:rsidRPr="00181B47">
              <w:rPr>
                <w:rFonts w:asciiTheme="majorHAnsi" w:hAnsiTheme="majorHAnsi"/>
                <w:lang w:val="en-GB"/>
              </w:rPr>
              <w:tab/>
            </w:r>
            <w:r w:rsidRPr="00181B47">
              <w:rPr>
                <w:rFonts w:asciiTheme="majorHAnsi" w:hAnsiTheme="majorHAnsi"/>
                <w:lang w:val="en-GB"/>
              </w:rPr>
              <w:tab/>
            </w:r>
            <w:r w:rsidRPr="00181B47">
              <w:rPr>
                <w:rFonts w:asciiTheme="majorHAnsi" w:hAnsiTheme="majorHAnsi"/>
                <w:lang w:val="en-GB"/>
              </w:rPr>
              <w:tab/>
            </w:r>
            <w:r w:rsidRPr="00181B47">
              <w:rPr>
                <w:rFonts w:asciiTheme="majorHAnsi" w:hAnsiTheme="majorHAnsi"/>
                <w:lang w:val="en-GB"/>
              </w:rPr>
              <w:tab/>
            </w:r>
          </w:p>
        </w:tc>
      </w:tr>
      <w:tr w:rsidR="00181B47" w:rsidRPr="00181B47" w14:paraId="047B8615" w14:textId="77777777" w:rsidTr="00EE63F0">
        <w:trPr>
          <w:trHeight w:val="20"/>
        </w:trPr>
        <w:tc>
          <w:tcPr>
            <w:tcW w:w="1693" w:type="pct"/>
            <w:tcBorders>
              <w:top w:val="single" w:sz="4" w:space="0" w:color="A6A6A6" w:themeColor="background1" w:themeShade="A6"/>
              <w:bottom w:val="single" w:sz="4" w:space="0" w:color="A6A6A6" w:themeColor="background1" w:themeShade="A6"/>
            </w:tcBorders>
            <w:vAlign w:val="top"/>
          </w:tcPr>
          <w:p w14:paraId="7B3C1D57" w14:textId="77777777" w:rsidR="00181B47" w:rsidRPr="00181B47" w:rsidRDefault="00181B47" w:rsidP="00181B47">
            <w:pPr>
              <w:ind w:left="360"/>
              <w:rPr>
                <w:rFonts w:asciiTheme="majorHAnsi" w:hAnsiTheme="majorHAnsi" w:cs="Arial"/>
                <w:b/>
                <w:bCs/>
                <w:szCs w:val="22"/>
                <w:lang w:val="en-GB"/>
              </w:rPr>
            </w:pPr>
            <w:r w:rsidRPr="00181B47">
              <w:rPr>
                <w:rFonts w:asciiTheme="majorHAnsi" w:hAnsiTheme="majorHAnsi" w:cs="Arial"/>
                <w:b/>
                <w:bCs/>
                <w:szCs w:val="22"/>
                <w:lang w:val="en-GB"/>
              </w:rPr>
              <w:t xml:space="preserve">SDG 13: Climate change </w:t>
            </w:r>
          </w:p>
          <w:p w14:paraId="4C3E96B4" w14:textId="77777777" w:rsidR="00181B47" w:rsidRPr="00181B47" w:rsidRDefault="00181B47" w:rsidP="00181B47">
            <w:pPr>
              <w:ind w:left="360"/>
              <w:rPr>
                <w:rFonts w:asciiTheme="majorHAnsi" w:hAnsiTheme="majorHAnsi" w:cs="Arial"/>
                <w:b/>
                <w:bCs/>
                <w:szCs w:val="22"/>
                <w:lang w:val="en-GB"/>
              </w:rPr>
            </w:pPr>
          </w:p>
        </w:tc>
        <w:tc>
          <w:tcPr>
            <w:tcW w:w="1482" w:type="pct"/>
            <w:tcBorders>
              <w:top w:val="single" w:sz="4" w:space="0" w:color="A6A6A6" w:themeColor="background1" w:themeShade="A6"/>
              <w:bottom w:val="single" w:sz="4" w:space="0" w:color="A6A6A6" w:themeColor="background1" w:themeShade="A6"/>
            </w:tcBorders>
          </w:tcPr>
          <w:p w14:paraId="18285A39" w14:textId="77777777" w:rsidR="00181B47" w:rsidRPr="00181B47" w:rsidRDefault="00181B47" w:rsidP="00181B47">
            <w:pPr>
              <w:keepNext/>
              <w:keepLines/>
              <w:shd w:val="clear" w:color="auto" w:fill="FFFFFF"/>
              <w:spacing w:before="360" w:line="240" w:lineRule="auto"/>
              <w:outlineLvl w:val="2"/>
              <w:rPr>
                <w:rFonts w:asciiTheme="majorHAnsi" w:eastAsiaTheme="majorEastAsia" w:hAnsiTheme="majorHAnsi" w:cs="Times New Roman (Headings CS)"/>
                <w:b/>
                <w:caps/>
                <w:color w:val="00B9BD" w:themeColor="accent1"/>
                <w:sz w:val="32"/>
                <w:lang w:val="en-GB"/>
              </w:rPr>
            </w:pPr>
            <w:r w:rsidRPr="00181B47">
              <w:rPr>
                <w:rFonts w:asciiTheme="majorHAnsi" w:hAnsiTheme="majorHAnsi" w:cs="Arial"/>
                <w:szCs w:val="22"/>
                <w:lang w:val="en-GB"/>
              </w:rPr>
              <w:t>13.2 Integrate climate change measures into national policies, strategies and planning</w:t>
            </w:r>
          </w:p>
        </w:tc>
        <w:tc>
          <w:tcPr>
            <w:tcW w:w="1825" w:type="pct"/>
            <w:tcBorders>
              <w:top w:val="single" w:sz="4" w:space="0" w:color="A6A6A6" w:themeColor="background1" w:themeShade="A6"/>
              <w:bottom w:val="single" w:sz="4" w:space="0" w:color="A6A6A6" w:themeColor="background1" w:themeShade="A6"/>
            </w:tcBorders>
          </w:tcPr>
          <w:p w14:paraId="5F1A0696" w14:textId="77777777" w:rsidR="00181B47" w:rsidRPr="00181B47" w:rsidRDefault="00181B47" w:rsidP="00181B47">
            <w:pPr>
              <w:rPr>
                <w:rFonts w:asciiTheme="majorHAnsi" w:hAnsiTheme="majorHAnsi"/>
                <w:lang w:val="en-GB"/>
              </w:rPr>
            </w:pPr>
            <w:r w:rsidRPr="00181B47">
              <w:rPr>
                <w:rFonts w:asciiTheme="majorHAnsi" w:hAnsiTheme="majorHAnsi"/>
                <w:lang w:val="en-GB"/>
              </w:rPr>
              <w:t>Reduction in GHGs emissions: Amount of GHGs emissions avoided or sequestered</w:t>
            </w:r>
          </w:p>
        </w:tc>
      </w:tr>
      <w:bookmarkEnd w:id="447"/>
    </w:tbl>
    <w:p w14:paraId="2682371C" w14:textId="77777777" w:rsidR="00525EF1" w:rsidRPr="00355EF5" w:rsidRDefault="00525EF1" w:rsidP="00A61CC2">
      <w:pPr>
        <w:rPr>
          <w:lang w:eastAsia="en-GB"/>
        </w:rPr>
      </w:pPr>
    </w:p>
    <w:p w14:paraId="5227516E" w14:textId="05E92CAC" w:rsidR="00355EF5" w:rsidRPr="00355EF5" w:rsidRDefault="00355EF5" w:rsidP="00355EF5">
      <w:pPr>
        <w:pStyle w:val="SectionList2nd"/>
      </w:pPr>
      <w:r w:rsidRPr="00355EF5">
        <w:t>Explanation of methodological choices/approaches for estimating the SDG Impact</w:t>
      </w:r>
    </w:p>
    <w:p w14:paraId="4F97905C" w14:textId="77777777" w:rsidR="00322A88" w:rsidRDefault="00355EF5" w:rsidP="00B45024">
      <w:pPr>
        <w:spacing w:line="276" w:lineRule="auto"/>
        <w:contextualSpacing w:val="0"/>
        <w:jc w:val="both"/>
        <w:rPr>
          <w:b/>
          <w:bCs/>
          <w:lang w:val="en-GB"/>
        </w:rPr>
      </w:pPr>
      <w:r w:rsidRPr="00355EF5">
        <w:rPr>
          <w:lang w:val="en-GB"/>
        </w:rPr>
        <w:t>&gt;&gt;</w:t>
      </w:r>
      <w:r w:rsidR="00B45024" w:rsidRPr="00B45024">
        <w:rPr>
          <w:b/>
          <w:bCs/>
          <w:lang w:val="en-GB"/>
        </w:rPr>
        <w:t xml:space="preserve"> </w:t>
      </w:r>
    </w:p>
    <w:p w14:paraId="1DD412EF" w14:textId="77777777" w:rsidR="00B45024" w:rsidRPr="00B45024" w:rsidRDefault="00B45024" w:rsidP="00B45024">
      <w:pPr>
        <w:tabs>
          <w:tab w:val="left" w:pos="3105"/>
        </w:tabs>
        <w:spacing w:line="276" w:lineRule="auto"/>
        <w:contextualSpacing w:val="0"/>
        <w:jc w:val="both"/>
        <w:rPr>
          <w:highlight w:val="yellow"/>
          <w:lang w:val="en-GB"/>
        </w:rPr>
      </w:pPr>
    </w:p>
    <w:p w14:paraId="6BE72FDE" w14:textId="77777777" w:rsidR="00B45024" w:rsidRPr="00B45024" w:rsidRDefault="00B45024" w:rsidP="00B45024">
      <w:pPr>
        <w:spacing w:line="276" w:lineRule="auto"/>
        <w:contextualSpacing w:val="0"/>
        <w:jc w:val="both"/>
        <w:rPr>
          <w:b/>
          <w:bCs/>
          <w:lang w:val="en-GB"/>
        </w:rPr>
      </w:pPr>
      <w:r w:rsidRPr="00B45024">
        <w:rPr>
          <w:b/>
          <w:bCs/>
          <w:lang w:val="en-GB"/>
        </w:rPr>
        <w:t xml:space="preserve">SDG 3: Good Health and Wellbeing </w:t>
      </w:r>
    </w:p>
    <w:p w14:paraId="1F2437B5" w14:textId="77777777" w:rsidR="00B45024" w:rsidRPr="00B45024" w:rsidRDefault="00B45024" w:rsidP="00B45024">
      <w:pPr>
        <w:spacing w:line="240" w:lineRule="auto"/>
        <w:contextualSpacing w:val="0"/>
        <w:jc w:val="both"/>
        <w:rPr>
          <w:szCs w:val="22"/>
          <w:lang w:val="en-GB"/>
        </w:rPr>
      </w:pPr>
      <w:r w:rsidRPr="00B45024">
        <w:rPr>
          <w:szCs w:val="22"/>
          <w:lang w:val="en-GB"/>
        </w:rPr>
        <w:t xml:space="preserve">Outcomes for SDG 3 (Good Health and Well-being) are calculated as follows: </w:t>
      </w:r>
    </w:p>
    <w:p w14:paraId="4B79EF7F" w14:textId="21C48BBB" w:rsidR="00B45024" w:rsidRPr="00B45024" w:rsidRDefault="00B45024" w:rsidP="00B45024">
      <w:pPr>
        <w:spacing w:line="240" w:lineRule="auto"/>
        <w:contextualSpacing w:val="0"/>
        <w:jc w:val="both"/>
        <w:rPr>
          <w:szCs w:val="22"/>
          <w:lang w:val="en-GB"/>
        </w:rPr>
      </w:pPr>
      <w:r w:rsidRPr="00B45024">
        <w:rPr>
          <w:szCs w:val="22"/>
          <w:lang w:val="en-GB"/>
        </w:rPr>
        <w:t>The efficient cookstove leads to a reduction in fuel consumption and through the improved burning process to an improvement in indoor air quality. This has positive impacts and decrease in number of household</w:t>
      </w:r>
      <w:r w:rsidR="005D3601">
        <w:rPr>
          <w:szCs w:val="22"/>
          <w:lang w:val="en-GB"/>
        </w:rPr>
        <w:t>s</w:t>
      </w:r>
      <w:r w:rsidRPr="00B45024">
        <w:rPr>
          <w:szCs w:val="22"/>
          <w:lang w:val="en-GB"/>
        </w:rPr>
        <w:t xml:space="preserve"> visited medical facilities/dispensary for treatment of respiratory issues etc. such as cough, shortness in breath, pneumonia and other respiratory issues.</w:t>
      </w:r>
    </w:p>
    <w:p w14:paraId="1FE5C5B0" w14:textId="77777777" w:rsidR="00B45024" w:rsidRPr="00B45024" w:rsidRDefault="00B45024" w:rsidP="00B45024">
      <w:pPr>
        <w:spacing w:line="240" w:lineRule="auto"/>
        <w:contextualSpacing w:val="0"/>
        <w:jc w:val="both"/>
        <w:rPr>
          <w:szCs w:val="22"/>
          <w:lang w:val="en-GB"/>
        </w:rPr>
      </w:pPr>
      <w:r w:rsidRPr="00B45024">
        <w:rPr>
          <w:szCs w:val="22"/>
          <w:lang w:val="en-GB"/>
        </w:rPr>
        <w:lastRenderedPageBreak/>
        <w:t>To collect information on the improvement of air quality, the Project Survey includes questions related to that topic.</w:t>
      </w:r>
    </w:p>
    <w:p w14:paraId="4CDDAFA7" w14:textId="7C588747" w:rsidR="00B45024" w:rsidRPr="00B45024" w:rsidRDefault="00B45024" w:rsidP="615B448B">
      <w:pPr>
        <w:numPr>
          <w:ilvl w:val="0"/>
          <w:numId w:val="41"/>
        </w:numPr>
        <w:spacing w:line="240" w:lineRule="auto"/>
        <w:jc w:val="both"/>
      </w:pPr>
      <w:r w:rsidRPr="615B448B">
        <w:t xml:space="preserve">Do you </w:t>
      </w:r>
      <w:r w:rsidR="008E7320" w:rsidRPr="615B448B">
        <w:t>visit</w:t>
      </w:r>
      <w:r w:rsidRPr="615B448B">
        <w:t xml:space="preserve"> medical facilities/dispensary for treatment of respiratory issues etc. such as cough, shortness in breath, pneumonia and other respiratory issues</w:t>
      </w:r>
      <w:r w:rsidR="001974CC" w:rsidRPr="615B448B">
        <w:t>?</w:t>
      </w:r>
      <w:r w:rsidRPr="615B448B">
        <w:t xml:space="preserve">  </w:t>
      </w:r>
    </w:p>
    <w:p w14:paraId="6FA874C7" w14:textId="1E123851" w:rsidR="00B45024" w:rsidRPr="00B45024" w:rsidRDefault="00B45024" w:rsidP="615B448B">
      <w:pPr>
        <w:numPr>
          <w:ilvl w:val="0"/>
          <w:numId w:val="41"/>
        </w:numPr>
        <w:spacing w:line="240" w:lineRule="auto"/>
        <w:jc w:val="both"/>
      </w:pPr>
      <w:r w:rsidRPr="615B448B">
        <w:t>Do you feel reduction in respiratory issues etc. such as cough, shortness in breath, pneumonia and other respiratory issues</w:t>
      </w:r>
      <w:r w:rsidR="001974CC" w:rsidRPr="615B448B">
        <w:t>?</w:t>
      </w:r>
      <w:r w:rsidRPr="615B448B">
        <w:t xml:space="preserve">  </w:t>
      </w:r>
    </w:p>
    <w:p w14:paraId="2C94F1B4" w14:textId="77777777" w:rsidR="00B45024" w:rsidRPr="00B45024" w:rsidRDefault="00B45024" w:rsidP="00B45024">
      <w:pPr>
        <w:spacing w:line="240" w:lineRule="auto"/>
        <w:contextualSpacing w:val="0"/>
        <w:jc w:val="both"/>
        <w:rPr>
          <w:szCs w:val="22"/>
          <w:lang w:val="en-GB"/>
        </w:rPr>
      </w:pPr>
      <w:r w:rsidRPr="00B45024">
        <w:rPr>
          <w:szCs w:val="22"/>
          <w:lang w:val="en-GB"/>
        </w:rPr>
        <w:t>There can be also some additional question in the project survey like:</w:t>
      </w:r>
      <w:r w:rsidRPr="00B45024">
        <w:rPr>
          <w:szCs w:val="22"/>
          <w:lang w:val="en-GB"/>
        </w:rPr>
        <w:tab/>
      </w:r>
    </w:p>
    <w:p w14:paraId="69094028" w14:textId="77777777" w:rsidR="00B45024" w:rsidRPr="00B45024" w:rsidRDefault="00B45024" w:rsidP="00331C35">
      <w:pPr>
        <w:numPr>
          <w:ilvl w:val="0"/>
          <w:numId w:val="40"/>
        </w:numPr>
        <w:spacing w:line="240" w:lineRule="auto"/>
        <w:contextualSpacing w:val="0"/>
        <w:jc w:val="both"/>
        <w:rPr>
          <w:szCs w:val="22"/>
          <w:lang w:val="en-GB"/>
        </w:rPr>
      </w:pPr>
      <w:r w:rsidRPr="00B45024">
        <w:rPr>
          <w:szCs w:val="22"/>
          <w:lang w:val="en-GB"/>
        </w:rPr>
        <w:t>Do you think there is any difference in how much smoke is produced by the improved stove compared to the 3-stone fire?</w:t>
      </w:r>
    </w:p>
    <w:p w14:paraId="22EF4076" w14:textId="77777777" w:rsidR="00B45024" w:rsidRPr="00B45024" w:rsidRDefault="00B45024" w:rsidP="00331C35">
      <w:pPr>
        <w:numPr>
          <w:ilvl w:val="0"/>
          <w:numId w:val="40"/>
        </w:numPr>
        <w:spacing w:line="240" w:lineRule="auto"/>
        <w:contextualSpacing w:val="0"/>
        <w:jc w:val="both"/>
        <w:rPr>
          <w:szCs w:val="22"/>
          <w:lang w:val="en-GB"/>
        </w:rPr>
      </w:pPr>
      <w:r w:rsidRPr="00B45024">
        <w:rPr>
          <w:szCs w:val="22"/>
          <w:lang w:val="en-GB"/>
        </w:rPr>
        <w:t xml:space="preserve">Do you think the improved stove produces </w:t>
      </w:r>
      <w:proofErr w:type="gramStart"/>
      <w:r w:rsidRPr="00B45024">
        <w:rPr>
          <w:szCs w:val="22"/>
          <w:lang w:val="en-GB"/>
        </w:rPr>
        <w:t>more or less smoke</w:t>
      </w:r>
      <w:proofErr w:type="gramEnd"/>
      <w:r w:rsidRPr="00B45024">
        <w:rPr>
          <w:szCs w:val="22"/>
          <w:lang w:val="en-GB"/>
        </w:rPr>
        <w:t xml:space="preserve"> than the 3- stone? </w:t>
      </w:r>
    </w:p>
    <w:p w14:paraId="4F88A0FE" w14:textId="77777777" w:rsidR="00B45024" w:rsidRPr="00B45024" w:rsidRDefault="00B45024" w:rsidP="00B45024">
      <w:pPr>
        <w:spacing w:line="240" w:lineRule="auto"/>
        <w:contextualSpacing w:val="0"/>
        <w:jc w:val="both"/>
        <w:rPr>
          <w:szCs w:val="22"/>
          <w:lang w:val="en-GB"/>
        </w:rPr>
      </w:pPr>
      <w:r w:rsidRPr="00B45024">
        <w:rPr>
          <w:szCs w:val="22"/>
          <w:lang w:val="en-GB"/>
        </w:rPr>
        <w:t xml:space="preserve">The % of households who reported reduction in health-related disease as well as reduction in air &amp; smoke pollution of households confirming less smoke by the improved stove in the Monitoring Kitchen Survey will be multiplied with the number of stoves disseminated under the specific VPA and will result in the number of households confirming improvement in-air quality. </w:t>
      </w:r>
      <w:r w:rsidRPr="00B45024">
        <w:rPr>
          <w:szCs w:val="22"/>
          <w:lang w:val="en-GB"/>
        </w:rPr>
        <w:tab/>
      </w:r>
      <w:r w:rsidRPr="00B45024">
        <w:rPr>
          <w:szCs w:val="22"/>
          <w:lang w:val="en-GB"/>
        </w:rPr>
        <w:tab/>
      </w:r>
    </w:p>
    <w:p w14:paraId="47951DF8" w14:textId="77777777" w:rsidR="00B45024" w:rsidRPr="00B45024" w:rsidRDefault="00B45024" w:rsidP="00B45024">
      <w:pPr>
        <w:spacing w:line="276" w:lineRule="auto"/>
        <w:contextualSpacing w:val="0"/>
        <w:jc w:val="both"/>
        <w:rPr>
          <w:szCs w:val="22"/>
          <w:lang w:val="en-GB"/>
        </w:rPr>
      </w:pPr>
      <w:r w:rsidRPr="00B45024">
        <w:rPr>
          <w:b/>
          <w:bCs/>
          <w:szCs w:val="22"/>
          <w:lang w:val="en-GB"/>
        </w:rPr>
        <w:t>Baseline</w:t>
      </w:r>
      <w:r w:rsidRPr="00B45024">
        <w:rPr>
          <w:szCs w:val="22"/>
          <w:lang w:val="en-GB"/>
        </w:rPr>
        <w:t xml:space="preserve">: </w:t>
      </w:r>
    </w:p>
    <w:p w14:paraId="3EAB89F0" w14:textId="77777777" w:rsidR="00B45024" w:rsidRPr="00B45024" w:rsidRDefault="00B45024" w:rsidP="00B45024">
      <w:pPr>
        <w:spacing w:line="276" w:lineRule="auto"/>
        <w:contextualSpacing w:val="0"/>
        <w:jc w:val="both"/>
        <w:rPr>
          <w:szCs w:val="22"/>
          <w:lang w:val="en-GB"/>
        </w:rPr>
      </w:pPr>
      <w:r w:rsidRPr="00B45024">
        <w:rPr>
          <w:szCs w:val="22"/>
          <w:lang w:val="en-GB"/>
        </w:rPr>
        <w:t xml:space="preserve">Baseline is the continued use of 3-stone fire for cooking and water boiling. There are no improvements in health-related issues, indoor-air quality etc. Hence, the households keep visiting medical facilities/dispensary for treatment of respiratory issues etc. such as cough, shortness in breath, pneumonia and other respiratory issues. </w:t>
      </w:r>
    </w:p>
    <w:p w14:paraId="55D783AB" w14:textId="77777777" w:rsidR="00B45024" w:rsidRPr="00B45024" w:rsidRDefault="00B45024" w:rsidP="00B45024">
      <w:pPr>
        <w:spacing w:line="276" w:lineRule="auto"/>
        <w:contextualSpacing w:val="0"/>
        <w:jc w:val="both"/>
        <w:rPr>
          <w:szCs w:val="22"/>
          <w:lang w:val="en-GB"/>
        </w:rPr>
      </w:pPr>
      <w:r w:rsidRPr="00B45024">
        <w:rPr>
          <w:szCs w:val="22"/>
          <w:lang w:val="en-GB"/>
        </w:rPr>
        <w:t xml:space="preserve">Please also note that there is high possibility that the households have respiratory issues such as cough, shortness in breath, pneumonia and other respiratory issues but could not go to medical facilities/dispensary for treatment due to financial constraint. </w:t>
      </w:r>
    </w:p>
    <w:p w14:paraId="47E31BE6" w14:textId="77777777" w:rsidR="00B45024" w:rsidRPr="00B45024" w:rsidRDefault="00B45024" w:rsidP="00B45024">
      <w:pPr>
        <w:spacing w:line="276" w:lineRule="auto"/>
        <w:contextualSpacing w:val="0"/>
        <w:jc w:val="both"/>
        <w:rPr>
          <w:b/>
          <w:bCs/>
          <w:lang w:val="en-GB"/>
        </w:rPr>
      </w:pPr>
      <w:r w:rsidRPr="00B45024">
        <w:rPr>
          <w:b/>
          <w:bCs/>
          <w:lang w:val="en-GB"/>
        </w:rPr>
        <w:t>Project Outcome:</w:t>
      </w:r>
    </w:p>
    <w:p w14:paraId="6EB22C28" w14:textId="77777777" w:rsidR="00B45024" w:rsidRPr="00B45024" w:rsidRDefault="00B45024" w:rsidP="00B45024">
      <w:pPr>
        <w:spacing w:line="276" w:lineRule="auto"/>
        <w:contextualSpacing w:val="0"/>
        <w:jc w:val="both"/>
        <w:rPr>
          <w:szCs w:val="22"/>
          <w:lang w:val="en-GB"/>
        </w:rPr>
      </w:pPr>
      <w:r w:rsidRPr="00B45024">
        <w:rPr>
          <w:szCs w:val="22"/>
          <w:lang w:val="en-GB"/>
        </w:rPr>
        <w:t>Project is the use of improved cookstove for cooking and water boiling. There are improvements in health-related issues, indoor-air quality etc. Hence, there is reduction in households visited medical facilities/dispensary for treatment of respiratory issues etc. such as cough, shortness in breath, pneumonia and other respiratory issues.</w:t>
      </w:r>
    </w:p>
    <w:p w14:paraId="07247E16" w14:textId="57D1CDCB" w:rsidR="00B45024" w:rsidRPr="00B45024" w:rsidRDefault="00B45024" w:rsidP="00B45024">
      <w:pPr>
        <w:spacing w:line="276" w:lineRule="auto"/>
        <w:contextualSpacing w:val="0"/>
        <w:jc w:val="both"/>
        <w:rPr>
          <w:szCs w:val="22"/>
          <w:lang w:val="en-GB"/>
        </w:rPr>
      </w:pPr>
      <w:r w:rsidRPr="00B45024">
        <w:rPr>
          <w:szCs w:val="22"/>
          <w:lang w:val="en-GB"/>
        </w:rPr>
        <w:t xml:space="preserve">As stated in the baseline scenario that due to financial constraint the households are not able to go to medical facilities/dispensary for treatment, hence if during the project survey they will confirm reduction in smoke or improvement in indoor air quality or reduction in such as cough, shortness in breath, pneumonia and other respiratory issues then that will also be considered as improvement from baseline scenario (Good Health and Wellbeing). </w:t>
      </w:r>
    </w:p>
    <w:p w14:paraId="1E05D548" w14:textId="4790A00C" w:rsidR="00B45024" w:rsidRPr="00AF6BAB" w:rsidRDefault="00B45024" w:rsidP="00B45024">
      <w:pPr>
        <w:spacing w:line="276" w:lineRule="auto"/>
        <w:contextualSpacing w:val="0"/>
        <w:rPr>
          <w:color w:val="000000"/>
          <w:szCs w:val="22"/>
          <w:lang w:val="fr-FR"/>
        </w:rPr>
      </w:pPr>
      <w:proofErr w:type="spellStart"/>
      <w:r w:rsidRPr="00AF6BAB">
        <w:rPr>
          <w:color w:val="000000"/>
          <w:szCs w:val="22"/>
          <w:lang w:val="fr-FR"/>
        </w:rPr>
        <w:t>IAP</w:t>
      </w:r>
      <w:r w:rsidRPr="00AF6BAB">
        <w:rPr>
          <w:color w:val="000000"/>
          <w:szCs w:val="22"/>
          <w:vertAlign w:val="subscript"/>
          <w:lang w:val="fr-FR"/>
        </w:rPr>
        <w:t>Ry</w:t>
      </w:r>
      <w:proofErr w:type="spellEnd"/>
      <w:r w:rsidRPr="00AF6BAB">
        <w:rPr>
          <w:color w:val="000000"/>
          <w:szCs w:val="22"/>
          <w:lang w:val="fr-FR"/>
        </w:rPr>
        <w:t xml:space="preserve"> = (</w:t>
      </w:r>
      <w:proofErr w:type="spellStart"/>
      <w:proofErr w:type="gramStart"/>
      <w:r w:rsidRPr="00AF6BAB">
        <w:rPr>
          <w:color w:val="000000"/>
          <w:szCs w:val="22"/>
          <w:lang w:val="fr-FR"/>
        </w:rPr>
        <w:t>IAPb,y</w:t>
      </w:r>
      <w:proofErr w:type="spellEnd"/>
      <w:proofErr w:type="gramEnd"/>
      <w:r w:rsidRPr="00AF6BAB">
        <w:rPr>
          <w:color w:val="000000"/>
          <w:szCs w:val="22"/>
          <w:lang w:val="fr-FR"/>
        </w:rPr>
        <w:t xml:space="preserve"> - </w:t>
      </w:r>
      <w:proofErr w:type="spellStart"/>
      <w:r w:rsidRPr="00AF6BAB">
        <w:rPr>
          <w:color w:val="000000"/>
          <w:szCs w:val="22"/>
          <w:lang w:val="fr-FR"/>
        </w:rPr>
        <w:t>IAPp,y</w:t>
      </w:r>
      <w:proofErr w:type="spellEnd"/>
      <w:r w:rsidRPr="00AF6BAB">
        <w:rPr>
          <w:color w:val="000000"/>
          <w:szCs w:val="22"/>
          <w:lang w:val="fr-FR"/>
        </w:rPr>
        <w:t xml:space="preserve">)/ </w:t>
      </w:r>
      <w:proofErr w:type="spellStart"/>
      <w:r w:rsidRPr="00AF6BAB">
        <w:rPr>
          <w:color w:val="000000"/>
          <w:szCs w:val="22"/>
          <w:lang w:val="fr-FR"/>
        </w:rPr>
        <w:t>IAP</w:t>
      </w:r>
      <w:r w:rsidRPr="00AF6BAB">
        <w:rPr>
          <w:color w:val="000000"/>
          <w:szCs w:val="22"/>
          <w:vertAlign w:val="subscript"/>
          <w:lang w:val="fr-FR"/>
        </w:rPr>
        <w:t>b,y</w:t>
      </w:r>
      <w:proofErr w:type="spellEnd"/>
      <w:r w:rsidR="001B1025">
        <w:rPr>
          <w:color w:val="000000"/>
          <w:szCs w:val="22"/>
          <w:vertAlign w:val="subscript"/>
          <w:lang w:val="fr-FR"/>
        </w:rPr>
        <w:t xml:space="preserve"> </w:t>
      </w:r>
      <w:r w:rsidR="001B1025">
        <w:rPr>
          <w:color w:val="000000"/>
          <w:szCs w:val="22"/>
          <w:lang w:val="fr-FR"/>
        </w:rPr>
        <w:t>*100</w:t>
      </w:r>
      <w:r w:rsidRPr="00AF6BAB">
        <w:rPr>
          <w:color w:val="000000"/>
          <w:szCs w:val="22"/>
          <w:lang w:val="fr-FR"/>
        </w:rPr>
        <w:br/>
      </w:r>
    </w:p>
    <w:p w14:paraId="60D3E2FA" w14:textId="26D0C63B" w:rsidR="00B45024" w:rsidRPr="00B45024" w:rsidRDefault="00B45024" w:rsidP="00B45024">
      <w:pPr>
        <w:spacing w:line="276" w:lineRule="auto"/>
        <w:contextualSpacing w:val="0"/>
        <w:jc w:val="both"/>
        <w:rPr>
          <w:szCs w:val="22"/>
          <w:lang w:val="en-GB"/>
        </w:rPr>
      </w:pPr>
      <w:r w:rsidRPr="00B45024">
        <w:rPr>
          <w:color w:val="000000"/>
          <w:szCs w:val="22"/>
          <w:lang w:val="en-GB"/>
        </w:rPr>
        <w:t>Where:</w:t>
      </w:r>
      <w:r w:rsidRPr="00B45024">
        <w:rPr>
          <w:color w:val="000000"/>
          <w:szCs w:val="22"/>
          <w:lang w:val="en-GB"/>
        </w:rPr>
        <w:br/>
      </w:r>
      <w:proofErr w:type="spellStart"/>
      <w:r w:rsidR="00CF45F2" w:rsidRPr="00B45024">
        <w:rPr>
          <w:color w:val="000000"/>
          <w:szCs w:val="22"/>
          <w:lang w:val="en-GB"/>
        </w:rPr>
        <w:t>IAP</w:t>
      </w:r>
      <w:r w:rsidR="00CF45F2" w:rsidRPr="00B45024">
        <w:rPr>
          <w:color w:val="000000"/>
          <w:szCs w:val="22"/>
          <w:vertAlign w:val="subscript"/>
          <w:lang w:val="en-GB"/>
        </w:rPr>
        <w:t>Ry</w:t>
      </w:r>
      <w:proofErr w:type="spellEnd"/>
      <w:r w:rsidRPr="00B45024">
        <w:rPr>
          <w:color w:val="000000"/>
          <w:szCs w:val="22"/>
          <w:lang w:val="en-GB"/>
        </w:rPr>
        <w:t xml:space="preserve"> = </w:t>
      </w:r>
      <w:r w:rsidRPr="00964B60">
        <w:rPr>
          <w:szCs w:val="22"/>
          <w:lang w:val="en-GB"/>
        </w:rPr>
        <w:t>% of households confirm</w:t>
      </w:r>
      <w:r w:rsidRPr="00B45024">
        <w:rPr>
          <w:color w:val="000000"/>
          <w:szCs w:val="22"/>
          <w:lang w:val="en-GB"/>
        </w:rPr>
        <w:t xml:space="preserve"> </w:t>
      </w:r>
      <w:r w:rsidRPr="00B45024">
        <w:rPr>
          <w:szCs w:val="22"/>
          <w:lang w:val="en-GB"/>
        </w:rPr>
        <w:t xml:space="preserve">reduction in visiting medical facilities/dispensary for treatment of respiratory issues etc. such as cough, shortness in breath, pneumonia and </w:t>
      </w:r>
      <w:r w:rsidRPr="00B45024">
        <w:rPr>
          <w:szCs w:val="22"/>
          <w:lang w:val="en-GB"/>
        </w:rPr>
        <w:lastRenderedPageBreak/>
        <w:t>other respiratory issues or households confirm reduction in respiratory issues etc. such as cough, shortness in breath, pneumonia and other respiratory issues</w:t>
      </w:r>
    </w:p>
    <w:p w14:paraId="3BB77706" w14:textId="7AD0947C" w:rsidR="00B45024" w:rsidRPr="00B45024" w:rsidRDefault="00B45024" w:rsidP="00B45024">
      <w:pPr>
        <w:spacing w:line="276" w:lineRule="auto"/>
        <w:contextualSpacing w:val="0"/>
        <w:jc w:val="both"/>
        <w:rPr>
          <w:color w:val="000000"/>
          <w:szCs w:val="22"/>
          <w:lang w:val="en-GB"/>
        </w:rPr>
      </w:pPr>
      <w:r w:rsidRPr="00B45024">
        <w:rPr>
          <w:color w:val="000000"/>
          <w:szCs w:val="22"/>
          <w:lang w:val="en-GB"/>
        </w:rPr>
        <w:br/>
      </w:r>
      <w:proofErr w:type="spellStart"/>
      <w:proofErr w:type="gramStart"/>
      <w:r w:rsidR="00CF45F2" w:rsidRPr="00B45024">
        <w:rPr>
          <w:color w:val="000000"/>
          <w:szCs w:val="22"/>
          <w:lang w:val="en-GB"/>
        </w:rPr>
        <w:t>IAP</w:t>
      </w:r>
      <w:r w:rsidR="00CF45F2" w:rsidRPr="00964B60">
        <w:rPr>
          <w:color w:val="000000"/>
          <w:szCs w:val="22"/>
          <w:vertAlign w:val="subscript"/>
          <w:lang w:val="en-GB"/>
        </w:rPr>
        <w:t>b,y</w:t>
      </w:r>
      <w:proofErr w:type="spellEnd"/>
      <w:proofErr w:type="gramEnd"/>
      <w:r w:rsidRPr="00B45024">
        <w:rPr>
          <w:color w:val="000000"/>
          <w:szCs w:val="22"/>
          <w:lang w:val="en-GB"/>
        </w:rPr>
        <w:t xml:space="preserve">= </w:t>
      </w:r>
      <w:r w:rsidRPr="00964B60">
        <w:rPr>
          <w:szCs w:val="22"/>
          <w:lang w:val="en-GB"/>
        </w:rPr>
        <w:t xml:space="preserve">Number of </w:t>
      </w:r>
      <w:r w:rsidRPr="00B45024">
        <w:rPr>
          <w:szCs w:val="22"/>
          <w:lang w:val="en-GB"/>
        </w:rPr>
        <w:t>households keep visiting medical facilities/dispensary for treatment of respiratory issues etc. such as cough, shortness in breath, pneumonia and other respiratory issues or households confirm respiratory issues etc. such as cough, shortness in breath, pneumonia and other respiratory issues but could not visit to medical facilities/dispensary for treatment due to financial constraint</w:t>
      </w:r>
      <w:r w:rsidR="00E660C7">
        <w:rPr>
          <w:szCs w:val="22"/>
          <w:lang w:val="en-GB"/>
        </w:rPr>
        <w:t xml:space="preserve"> in baseline</w:t>
      </w:r>
      <w:r w:rsidRPr="00B45024">
        <w:rPr>
          <w:rFonts w:ascii="Calibri" w:hAnsi="Calibri"/>
          <w:color w:val="000000"/>
          <w:szCs w:val="22"/>
          <w:lang w:val="en-GB"/>
        </w:rPr>
        <w:br/>
      </w:r>
    </w:p>
    <w:p w14:paraId="170F5087" w14:textId="1F4410F3" w:rsidR="00B45024" w:rsidRPr="00B45024" w:rsidRDefault="00B45024" w:rsidP="00B45024">
      <w:pPr>
        <w:spacing w:line="276" w:lineRule="auto"/>
        <w:contextualSpacing w:val="0"/>
        <w:jc w:val="both"/>
        <w:rPr>
          <w:b/>
          <w:bCs/>
          <w:lang w:val="en-GB"/>
        </w:rPr>
      </w:pPr>
      <w:proofErr w:type="spellStart"/>
      <w:proofErr w:type="gramStart"/>
      <w:r w:rsidRPr="00964B60">
        <w:rPr>
          <w:szCs w:val="22"/>
          <w:lang w:val="en-GB"/>
        </w:rPr>
        <w:t>IAPp,y</w:t>
      </w:r>
      <w:proofErr w:type="spellEnd"/>
      <w:proofErr w:type="gramEnd"/>
      <w:r w:rsidRPr="00964B60">
        <w:rPr>
          <w:szCs w:val="22"/>
          <w:lang w:val="en-GB"/>
        </w:rPr>
        <w:t xml:space="preserve"> =</w:t>
      </w:r>
      <w:r w:rsidRPr="00B45024">
        <w:rPr>
          <w:color w:val="000000"/>
          <w:szCs w:val="22"/>
          <w:lang w:val="en-GB"/>
        </w:rPr>
        <w:t xml:space="preserve"> </w:t>
      </w:r>
      <w:r w:rsidRPr="00964B60">
        <w:rPr>
          <w:szCs w:val="22"/>
          <w:lang w:val="en-GB"/>
        </w:rPr>
        <w:t>Number of</w:t>
      </w:r>
      <w:r w:rsidRPr="00B45024">
        <w:rPr>
          <w:color w:val="000000"/>
          <w:szCs w:val="22"/>
          <w:lang w:val="en-GB"/>
        </w:rPr>
        <w:t xml:space="preserve"> </w:t>
      </w:r>
      <w:r w:rsidRPr="00B45024">
        <w:rPr>
          <w:szCs w:val="22"/>
          <w:lang w:val="en-GB"/>
        </w:rPr>
        <w:t>households confirm reduction in visiting medical facilities/dispensary for treatment of respiratory issues etc. such as cough, shortness in breath, pneumonia and other respiratory issues or households confirm reduction in respiratory issues etc. such as cough, shortness in breath, pneumonia and other respiratory issues</w:t>
      </w:r>
      <w:r w:rsidR="00E660C7">
        <w:rPr>
          <w:szCs w:val="22"/>
          <w:lang w:val="en-GB"/>
        </w:rPr>
        <w:t xml:space="preserve"> in project scenario</w:t>
      </w:r>
    </w:p>
    <w:p w14:paraId="0C85317C" w14:textId="77777777" w:rsidR="00B760BC" w:rsidRDefault="00B45024" w:rsidP="001B56E6">
      <w:pPr>
        <w:spacing w:line="276" w:lineRule="auto"/>
        <w:contextualSpacing w:val="0"/>
        <w:rPr>
          <w:szCs w:val="22"/>
          <w:lang w:val="en-GB"/>
        </w:rPr>
      </w:pPr>
      <w:r w:rsidRPr="00964B60">
        <w:rPr>
          <w:b/>
          <w:bCs/>
          <w:color w:val="000000"/>
          <w:szCs w:val="22"/>
          <w:lang w:val="en-GB"/>
        </w:rPr>
        <w:t>SDG 5 (Gender Equality)</w:t>
      </w:r>
      <w:r w:rsidRPr="00B45024">
        <w:rPr>
          <w:rFonts w:ascii="Verdana-Bold" w:hAnsi="Verdana-Bold"/>
          <w:b/>
          <w:bCs/>
          <w:szCs w:val="22"/>
          <w:lang w:val="en-GB"/>
        </w:rPr>
        <w:br/>
      </w:r>
    </w:p>
    <w:p w14:paraId="41910A5C" w14:textId="3CE3DC3F" w:rsidR="00B45024" w:rsidRPr="00964B60" w:rsidRDefault="00B45024" w:rsidP="001B56E6">
      <w:pPr>
        <w:spacing w:line="276" w:lineRule="auto"/>
        <w:contextualSpacing w:val="0"/>
        <w:jc w:val="both"/>
        <w:rPr>
          <w:b/>
          <w:bCs/>
          <w:color w:val="000000"/>
          <w:szCs w:val="22"/>
          <w:lang w:val="en-GB"/>
        </w:rPr>
      </w:pPr>
      <w:r w:rsidRPr="00964B60">
        <w:rPr>
          <w:szCs w:val="22"/>
          <w:lang w:val="en-GB"/>
        </w:rPr>
        <w:t xml:space="preserve">Women and girls perform </w:t>
      </w:r>
      <w:proofErr w:type="gramStart"/>
      <w:r w:rsidRPr="00964B60">
        <w:rPr>
          <w:szCs w:val="22"/>
          <w:lang w:val="en-GB"/>
        </w:rPr>
        <w:t>the majority of</w:t>
      </w:r>
      <w:proofErr w:type="gramEnd"/>
      <w:r w:rsidRPr="00964B60">
        <w:rPr>
          <w:szCs w:val="22"/>
          <w:lang w:val="en-GB"/>
        </w:rPr>
        <w:t xml:space="preserve"> unpaid domestic work. This leaves them with</w:t>
      </w:r>
      <w:r w:rsidR="00D00C24">
        <w:rPr>
          <w:szCs w:val="22"/>
          <w:lang w:val="en-GB"/>
        </w:rPr>
        <w:t xml:space="preserve"> </w:t>
      </w:r>
      <w:r w:rsidRPr="00964B60">
        <w:rPr>
          <w:szCs w:val="22"/>
          <w:lang w:val="en-GB"/>
        </w:rPr>
        <w:t>less time to rest, study and realize their economic potential, leaving them in time</w:t>
      </w:r>
      <w:r w:rsidRPr="00964B60">
        <w:rPr>
          <w:szCs w:val="22"/>
          <w:lang w:val="en-GB"/>
        </w:rPr>
        <w:br/>
        <w:t xml:space="preserve">poverty. </w:t>
      </w:r>
      <w:proofErr w:type="gramStart"/>
      <w:r w:rsidRPr="00964B60">
        <w:rPr>
          <w:szCs w:val="22"/>
          <w:lang w:val="en-GB"/>
        </w:rPr>
        <w:t>In regard to</w:t>
      </w:r>
      <w:proofErr w:type="gramEnd"/>
      <w:r w:rsidRPr="00964B60">
        <w:rPr>
          <w:szCs w:val="22"/>
          <w:lang w:val="en-GB"/>
        </w:rPr>
        <w:t xml:space="preserve"> time, women are poorer than men as unpaid domestic duties,</w:t>
      </w:r>
      <w:r w:rsidRPr="00964B60">
        <w:rPr>
          <w:szCs w:val="22"/>
          <w:lang w:val="en-GB"/>
        </w:rPr>
        <w:br/>
        <w:t>such as collecting firewood, must be added to their market productive work, making</w:t>
      </w:r>
      <w:r w:rsidRPr="00964B60">
        <w:rPr>
          <w:szCs w:val="22"/>
          <w:lang w:val="en-GB"/>
        </w:rPr>
        <w:br/>
        <w:t>time much scarcer. Women are widely recognized as being principally responsible for</w:t>
      </w:r>
      <w:r w:rsidRPr="00964B60">
        <w:rPr>
          <w:szCs w:val="22"/>
          <w:lang w:val="en-GB"/>
        </w:rPr>
        <w:br/>
        <w:t>natural resource collection.</w:t>
      </w:r>
    </w:p>
    <w:p w14:paraId="7447318D" w14:textId="39C31793" w:rsidR="00B45024" w:rsidRPr="00964B60" w:rsidRDefault="00B45024" w:rsidP="007A63A6">
      <w:pPr>
        <w:spacing w:line="276" w:lineRule="auto"/>
        <w:contextualSpacing w:val="0"/>
        <w:jc w:val="both"/>
        <w:rPr>
          <w:szCs w:val="22"/>
          <w:lang w:val="en-GB"/>
        </w:rPr>
      </w:pPr>
      <w:r w:rsidRPr="00964B60">
        <w:rPr>
          <w:szCs w:val="22"/>
          <w:lang w:val="en-GB"/>
        </w:rPr>
        <w:t>These trends demonstrate that reducing the amount of firewood required by households</w:t>
      </w:r>
      <w:r w:rsidR="00322A88">
        <w:rPr>
          <w:szCs w:val="22"/>
          <w:lang w:val="en-GB"/>
        </w:rPr>
        <w:t xml:space="preserve"> </w:t>
      </w:r>
      <w:r w:rsidRPr="00964B60">
        <w:rPr>
          <w:szCs w:val="22"/>
          <w:lang w:val="en-GB"/>
        </w:rPr>
        <w:t>has the potential to reduce the time poverty of women, because the time burden of</w:t>
      </w:r>
      <w:r w:rsidR="00322A88">
        <w:rPr>
          <w:szCs w:val="22"/>
          <w:lang w:val="en-GB"/>
        </w:rPr>
        <w:t xml:space="preserve"> </w:t>
      </w:r>
      <w:r w:rsidRPr="00964B60">
        <w:rPr>
          <w:szCs w:val="22"/>
          <w:lang w:val="en-GB"/>
        </w:rPr>
        <w:t>collecting firewood, which falls disproportionately on women, will be reduced. The</w:t>
      </w:r>
      <w:r w:rsidR="00322A88">
        <w:rPr>
          <w:szCs w:val="22"/>
          <w:lang w:val="en-GB"/>
        </w:rPr>
        <w:t xml:space="preserve"> </w:t>
      </w:r>
      <w:r w:rsidRPr="00964B60">
        <w:rPr>
          <w:szCs w:val="22"/>
          <w:lang w:val="en-GB"/>
        </w:rPr>
        <w:t>average reduction in time spent gathering firewood and cooking will be taken as a</w:t>
      </w:r>
      <w:r w:rsidR="00322A88">
        <w:rPr>
          <w:szCs w:val="22"/>
          <w:lang w:val="en-GB"/>
        </w:rPr>
        <w:t xml:space="preserve"> </w:t>
      </w:r>
      <w:r w:rsidRPr="00964B60">
        <w:rPr>
          <w:szCs w:val="22"/>
          <w:lang w:val="en-GB"/>
        </w:rPr>
        <w:t>proxy contribution towards the SDG target.</w:t>
      </w:r>
      <w:r w:rsidR="00322A88">
        <w:rPr>
          <w:szCs w:val="22"/>
          <w:lang w:val="en-GB"/>
        </w:rPr>
        <w:t xml:space="preserve"> </w:t>
      </w:r>
      <w:r w:rsidRPr="00964B60">
        <w:rPr>
          <w:szCs w:val="22"/>
          <w:lang w:val="en-GB"/>
        </w:rPr>
        <w:t>The overall reduction in time</w:t>
      </w:r>
      <w:r w:rsidR="00322A88">
        <w:rPr>
          <w:szCs w:val="22"/>
          <w:lang w:val="en-GB"/>
        </w:rPr>
        <w:t xml:space="preserve"> </w:t>
      </w:r>
      <w:r w:rsidRPr="00964B60">
        <w:rPr>
          <w:szCs w:val="22"/>
          <w:lang w:val="en-GB"/>
        </w:rPr>
        <w:t>spent collecting firewood and cooking by the project activity are then</w:t>
      </w:r>
      <w:r w:rsidR="007A63A6">
        <w:rPr>
          <w:szCs w:val="22"/>
          <w:lang w:val="en-GB"/>
        </w:rPr>
        <w:t xml:space="preserve"> </w:t>
      </w:r>
      <w:r w:rsidRPr="00964B60">
        <w:rPr>
          <w:szCs w:val="22"/>
          <w:lang w:val="en-GB"/>
        </w:rPr>
        <w:t>calculated as follows:</w:t>
      </w:r>
      <w:r w:rsidRPr="00964B60">
        <w:rPr>
          <w:szCs w:val="22"/>
          <w:lang w:val="en-GB"/>
        </w:rPr>
        <w:br/>
      </w:r>
    </w:p>
    <w:p w14:paraId="6A44EF06" w14:textId="77777777" w:rsidR="00B45024" w:rsidRPr="00964B60" w:rsidRDefault="00B45024" w:rsidP="00B45024">
      <w:pPr>
        <w:spacing w:line="276" w:lineRule="auto"/>
        <w:contextualSpacing w:val="0"/>
        <w:rPr>
          <w:szCs w:val="22"/>
          <w:lang w:val="en-GB"/>
        </w:rPr>
      </w:pPr>
      <w:proofErr w:type="spellStart"/>
      <w:r w:rsidRPr="00964B60">
        <w:rPr>
          <w:szCs w:val="22"/>
          <w:lang w:val="en-GB"/>
        </w:rPr>
        <w:t>TRy</w:t>
      </w:r>
      <w:proofErr w:type="spellEnd"/>
      <w:r w:rsidRPr="00964B60">
        <w:rPr>
          <w:szCs w:val="22"/>
          <w:lang w:val="en-GB"/>
        </w:rPr>
        <w:t xml:space="preserve"> = (</w:t>
      </w:r>
      <w:proofErr w:type="spellStart"/>
      <w:proofErr w:type="gramStart"/>
      <w:r w:rsidRPr="00964B60">
        <w:rPr>
          <w:szCs w:val="22"/>
          <w:lang w:val="en-GB"/>
        </w:rPr>
        <w:t>Tb,y</w:t>
      </w:r>
      <w:proofErr w:type="spellEnd"/>
      <w:proofErr w:type="gramEnd"/>
      <w:r w:rsidRPr="00964B60">
        <w:rPr>
          <w:szCs w:val="22"/>
          <w:lang w:val="en-GB"/>
        </w:rPr>
        <w:t xml:space="preserve"> - </w:t>
      </w:r>
      <w:proofErr w:type="spellStart"/>
      <w:r w:rsidRPr="00964B60">
        <w:rPr>
          <w:szCs w:val="22"/>
          <w:lang w:val="en-GB"/>
        </w:rPr>
        <w:t>Tp,y</w:t>
      </w:r>
      <w:proofErr w:type="spellEnd"/>
      <w:r w:rsidRPr="00964B60">
        <w:rPr>
          <w:szCs w:val="22"/>
          <w:lang w:val="en-GB"/>
        </w:rPr>
        <w:t>)</w:t>
      </w:r>
      <w:r w:rsidRPr="00964B60">
        <w:rPr>
          <w:szCs w:val="22"/>
          <w:lang w:val="en-GB"/>
        </w:rPr>
        <w:br/>
      </w:r>
    </w:p>
    <w:p w14:paraId="71929C4F" w14:textId="77777777" w:rsidR="00B45024" w:rsidRPr="00964B60" w:rsidRDefault="00B45024" w:rsidP="00B45024">
      <w:pPr>
        <w:spacing w:line="276" w:lineRule="auto"/>
        <w:contextualSpacing w:val="0"/>
        <w:rPr>
          <w:szCs w:val="22"/>
          <w:lang w:val="en-GB"/>
        </w:rPr>
      </w:pPr>
      <w:r w:rsidRPr="00964B60">
        <w:rPr>
          <w:szCs w:val="22"/>
          <w:lang w:val="en-GB"/>
        </w:rPr>
        <w:t>Where:</w:t>
      </w:r>
      <w:r w:rsidRPr="00964B60">
        <w:rPr>
          <w:szCs w:val="22"/>
          <w:lang w:val="en-GB"/>
        </w:rPr>
        <w:br/>
      </w:r>
      <w:proofErr w:type="spellStart"/>
      <w:r w:rsidRPr="00964B60">
        <w:rPr>
          <w:szCs w:val="22"/>
          <w:lang w:val="en-GB"/>
        </w:rPr>
        <w:t>TRy</w:t>
      </w:r>
      <w:proofErr w:type="spellEnd"/>
      <w:r w:rsidRPr="00964B60">
        <w:rPr>
          <w:szCs w:val="22"/>
          <w:lang w:val="en-GB"/>
        </w:rPr>
        <w:t xml:space="preserve"> = Total reduction time spent collecting firewood and cooking for project activity in</w:t>
      </w:r>
      <w:r w:rsidRPr="00B45024">
        <w:rPr>
          <w:color w:val="000000"/>
          <w:szCs w:val="22"/>
          <w:lang w:val="en-GB"/>
        </w:rPr>
        <w:t xml:space="preserve"> </w:t>
      </w:r>
      <w:r w:rsidRPr="00964B60">
        <w:rPr>
          <w:szCs w:val="22"/>
          <w:lang w:val="en-GB"/>
        </w:rPr>
        <w:t>year y (hours/day)</w:t>
      </w:r>
      <w:r w:rsidRPr="00964B60">
        <w:rPr>
          <w:szCs w:val="22"/>
          <w:lang w:val="en-GB"/>
        </w:rPr>
        <w:br/>
      </w:r>
      <w:proofErr w:type="spellStart"/>
      <w:proofErr w:type="gramStart"/>
      <w:r w:rsidRPr="00964B60">
        <w:rPr>
          <w:szCs w:val="22"/>
          <w:lang w:val="en-GB"/>
        </w:rPr>
        <w:t>Tb,y</w:t>
      </w:r>
      <w:proofErr w:type="spellEnd"/>
      <w:proofErr w:type="gramEnd"/>
      <w:r w:rsidRPr="00964B60">
        <w:rPr>
          <w:szCs w:val="22"/>
          <w:lang w:val="en-GB"/>
        </w:rPr>
        <w:t xml:space="preserve"> = Baseline time spent collecting firewood per household per day (hours/day)</w:t>
      </w:r>
      <w:r w:rsidRPr="00964B60">
        <w:rPr>
          <w:szCs w:val="22"/>
          <w:lang w:val="en-GB"/>
        </w:rPr>
        <w:br/>
      </w:r>
      <w:proofErr w:type="spellStart"/>
      <w:r w:rsidRPr="00964B60">
        <w:rPr>
          <w:szCs w:val="22"/>
          <w:lang w:val="en-GB"/>
        </w:rPr>
        <w:t>Tp,y</w:t>
      </w:r>
      <w:proofErr w:type="spellEnd"/>
      <w:r w:rsidRPr="00964B60">
        <w:rPr>
          <w:szCs w:val="22"/>
          <w:lang w:val="en-GB"/>
        </w:rPr>
        <w:t xml:space="preserve"> = Project time spent collecting firewood per household per day (hours/day)</w:t>
      </w:r>
    </w:p>
    <w:p w14:paraId="15A8AE0A" w14:textId="77777777" w:rsidR="00B760BC" w:rsidRDefault="00B760BC" w:rsidP="00B45024">
      <w:pPr>
        <w:spacing w:line="276" w:lineRule="auto"/>
        <w:contextualSpacing w:val="0"/>
        <w:jc w:val="both"/>
        <w:rPr>
          <w:b/>
          <w:bCs/>
          <w:lang w:val="en-GB"/>
        </w:rPr>
      </w:pPr>
    </w:p>
    <w:p w14:paraId="20836874" w14:textId="20E894FF" w:rsidR="00B45024" w:rsidRPr="00B45024" w:rsidRDefault="00B45024" w:rsidP="00B45024">
      <w:pPr>
        <w:spacing w:line="276" w:lineRule="auto"/>
        <w:contextualSpacing w:val="0"/>
        <w:jc w:val="both"/>
        <w:rPr>
          <w:b/>
          <w:bCs/>
          <w:lang w:val="en-GB"/>
        </w:rPr>
      </w:pPr>
      <w:r w:rsidRPr="00B45024">
        <w:rPr>
          <w:b/>
          <w:bCs/>
          <w:lang w:val="en-GB"/>
        </w:rPr>
        <w:t>SDG 7: Ensure access to affordable, reliable, sustainable and modern energy for all</w:t>
      </w:r>
    </w:p>
    <w:p w14:paraId="6C4AF764" w14:textId="77777777" w:rsidR="00B45024" w:rsidRPr="00B45024" w:rsidRDefault="00B45024" w:rsidP="00B45024">
      <w:pPr>
        <w:spacing w:line="276" w:lineRule="auto"/>
        <w:contextualSpacing w:val="0"/>
        <w:jc w:val="both"/>
        <w:rPr>
          <w:b/>
          <w:bCs/>
          <w:lang w:val="en-GB"/>
        </w:rPr>
      </w:pPr>
      <w:r w:rsidRPr="00B45024">
        <w:rPr>
          <w:rFonts w:asciiTheme="majorHAnsi" w:eastAsia="Meiryo" w:hAnsiTheme="majorHAnsi"/>
          <w:b/>
          <w:bCs/>
          <w:szCs w:val="22"/>
          <w:lang w:val="en-GB" w:eastAsia="fr-FR"/>
        </w:rPr>
        <w:lastRenderedPageBreak/>
        <w:t>Number of stoves distributed (number of stoves sold)</w:t>
      </w:r>
    </w:p>
    <w:p w14:paraId="13019B96" w14:textId="77777777" w:rsidR="00B45024" w:rsidRPr="00B45024" w:rsidRDefault="00B45024" w:rsidP="00B45024">
      <w:pPr>
        <w:spacing w:line="276" w:lineRule="auto"/>
        <w:contextualSpacing w:val="0"/>
        <w:jc w:val="both"/>
        <w:rPr>
          <w:lang w:val="en-GB"/>
        </w:rPr>
      </w:pPr>
      <w:r w:rsidRPr="00B45024">
        <w:rPr>
          <w:lang w:val="en-GB"/>
        </w:rPr>
        <w:t xml:space="preserve">The contribution to SDG 7 is measured by the number of efficient stoves disseminated. The number of cookstoves disseminated is taken from the sales record. </w:t>
      </w:r>
    </w:p>
    <w:p w14:paraId="3FBA7E78" w14:textId="77777777" w:rsidR="00B45024" w:rsidRPr="00B45024" w:rsidRDefault="00B45024" w:rsidP="00B45024">
      <w:pPr>
        <w:spacing w:line="276" w:lineRule="auto"/>
        <w:contextualSpacing w:val="0"/>
        <w:jc w:val="both"/>
        <w:rPr>
          <w:lang w:val="en-GB"/>
        </w:rPr>
      </w:pPr>
      <w:r w:rsidRPr="00B45024">
        <w:rPr>
          <w:b/>
          <w:bCs/>
          <w:lang w:val="en-GB"/>
        </w:rPr>
        <w:t>Baseline</w:t>
      </w:r>
      <w:r w:rsidRPr="00B45024">
        <w:rPr>
          <w:lang w:val="en-GB"/>
        </w:rPr>
        <w:t>:</w:t>
      </w:r>
    </w:p>
    <w:p w14:paraId="7092852D" w14:textId="77777777" w:rsidR="00B45024" w:rsidRPr="00B45024" w:rsidRDefault="00B45024" w:rsidP="00B45024">
      <w:pPr>
        <w:spacing w:line="276" w:lineRule="auto"/>
        <w:contextualSpacing w:val="0"/>
        <w:jc w:val="both"/>
        <w:rPr>
          <w:lang w:val="en-GB"/>
        </w:rPr>
      </w:pPr>
      <w:r w:rsidRPr="00B45024">
        <w:rPr>
          <w:lang w:val="en-GB"/>
        </w:rPr>
        <w:t xml:space="preserve">Baseline is the continued use of 3-stone fire. There is no upgrade in technology. </w:t>
      </w:r>
    </w:p>
    <w:p w14:paraId="400C0968" w14:textId="77777777" w:rsidR="00B45024" w:rsidRPr="00B45024" w:rsidRDefault="00B45024" w:rsidP="00B45024">
      <w:pPr>
        <w:spacing w:line="276" w:lineRule="auto"/>
        <w:contextualSpacing w:val="0"/>
        <w:jc w:val="both"/>
        <w:rPr>
          <w:b/>
          <w:bCs/>
          <w:lang w:val="en-GB"/>
        </w:rPr>
      </w:pPr>
      <w:r w:rsidRPr="00B45024">
        <w:rPr>
          <w:b/>
          <w:bCs/>
          <w:lang w:val="en-GB"/>
        </w:rPr>
        <w:t>Project Outcome:</w:t>
      </w:r>
    </w:p>
    <w:p w14:paraId="28D1B093" w14:textId="6B4A96A4" w:rsidR="00B45024" w:rsidRPr="00B45024" w:rsidRDefault="00B45024" w:rsidP="00B45024">
      <w:pPr>
        <w:spacing w:line="276" w:lineRule="auto"/>
        <w:contextualSpacing w:val="0"/>
        <w:jc w:val="both"/>
        <w:rPr>
          <w:lang w:val="en-GB"/>
        </w:rPr>
      </w:pPr>
      <w:r w:rsidRPr="00B45024">
        <w:rPr>
          <w:lang w:val="en-GB"/>
        </w:rPr>
        <w:t xml:space="preserve"> Total number of stoves distributed/sold (</w:t>
      </w:r>
      <w:proofErr w:type="spellStart"/>
      <w:r w:rsidRPr="00B45024">
        <w:rPr>
          <w:lang w:val="en-GB"/>
        </w:rPr>
        <w:t>S</w:t>
      </w:r>
      <w:r w:rsidRPr="00B45024">
        <w:rPr>
          <w:vertAlign w:val="subscript"/>
          <w:lang w:val="en-GB"/>
        </w:rPr>
        <w:t>distributed</w:t>
      </w:r>
      <w:proofErr w:type="spellEnd"/>
      <w:r w:rsidRPr="00B45024">
        <w:rPr>
          <w:vertAlign w:val="subscript"/>
          <w:lang w:val="en-GB"/>
        </w:rPr>
        <w:t>/sold</w:t>
      </w:r>
      <w:r w:rsidRPr="00B45024">
        <w:rPr>
          <w:lang w:val="en-GB"/>
        </w:rPr>
        <w:t>)</w:t>
      </w:r>
    </w:p>
    <w:p w14:paraId="0F6FD06C" w14:textId="77777777" w:rsidR="00B45024" w:rsidRPr="00B45024" w:rsidRDefault="00B45024" w:rsidP="00B45024">
      <w:pPr>
        <w:spacing w:after="0" w:line="240" w:lineRule="auto"/>
        <w:contextualSpacing w:val="0"/>
        <w:rPr>
          <w:b/>
          <w:bCs/>
          <w:lang w:val="en-GB"/>
        </w:rPr>
      </w:pPr>
      <w:r w:rsidRPr="00B45024">
        <w:rPr>
          <w:b/>
          <w:bCs/>
          <w:lang w:val="en-GB"/>
        </w:rPr>
        <w:t>SDG 8: Decent Work and Economic Growth by providing work, training, and sales opportunities.</w:t>
      </w:r>
    </w:p>
    <w:p w14:paraId="4F9B6A9E" w14:textId="77777777" w:rsidR="00B45024" w:rsidRPr="00B45024" w:rsidRDefault="00B45024" w:rsidP="00B45024">
      <w:pPr>
        <w:spacing w:after="0" w:line="240" w:lineRule="auto"/>
        <w:contextualSpacing w:val="0"/>
        <w:jc w:val="both"/>
        <w:rPr>
          <w:lang w:val="en-GB"/>
        </w:rPr>
      </w:pPr>
    </w:p>
    <w:p w14:paraId="18560FC2" w14:textId="77777777" w:rsidR="00B45024" w:rsidRPr="00B45024" w:rsidRDefault="00B45024" w:rsidP="00B45024">
      <w:pPr>
        <w:spacing w:after="0" w:line="240" w:lineRule="auto"/>
        <w:contextualSpacing w:val="0"/>
        <w:jc w:val="both"/>
        <w:rPr>
          <w:lang w:val="en-GB"/>
        </w:rPr>
      </w:pPr>
      <w:r w:rsidRPr="00B45024">
        <w:rPr>
          <w:lang w:val="en-GB"/>
        </w:rPr>
        <w:t>Full employment and decent work and pay is provided by the project by creating new jobs for the local population to implement the project such as local stove manufacturers and field officers.</w:t>
      </w:r>
    </w:p>
    <w:p w14:paraId="38A74F95" w14:textId="77777777" w:rsidR="00B45024" w:rsidRPr="00B45024" w:rsidRDefault="00B45024" w:rsidP="00B45024">
      <w:pPr>
        <w:spacing w:line="276" w:lineRule="auto"/>
        <w:contextualSpacing w:val="0"/>
        <w:jc w:val="both"/>
        <w:rPr>
          <w:lang w:val="en-GB"/>
        </w:rPr>
      </w:pPr>
      <w:r w:rsidRPr="00B45024">
        <w:rPr>
          <w:lang w:val="en-GB"/>
        </w:rPr>
        <w:br/>
      </w:r>
      <w:r w:rsidRPr="00B45024">
        <w:rPr>
          <w:b/>
          <w:bCs/>
          <w:lang w:val="en-GB"/>
        </w:rPr>
        <w:t>Baseline:</w:t>
      </w:r>
      <w:r w:rsidRPr="00B45024">
        <w:rPr>
          <w:lang w:val="en-GB"/>
        </w:rPr>
        <w:t xml:space="preserve"> </w:t>
      </w:r>
    </w:p>
    <w:p w14:paraId="05A4D343" w14:textId="77777777" w:rsidR="00B45024" w:rsidRPr="00B45024" w:rsidRDefault="00B45024" w:rsidP="00B45024">
      <w:pPr>
        <w:spacing w:after="0" w:line="240" w:lineRule="auto"/>
        <w:contextualSpacing w:val="0"/>
        <w:jc w:val="both"/>
        <w:rPr>
          <w:lang w:val="en-GB"/>
        </w:rPr>
      </w:pPr>
      <w:r w:rsidRPr="00B45024">
        <w:rPr>
          <w:lang w:val="en-GB"/>
        </w:rPr>
        <w:t xml:space="preserve">Baseline is continued use of three stone fire and no additional activity related to improved cooking technologies that generates local employment. </w:t>
      </w:r>
      <w:r w:rsidRPr="00B45024">
        <w:rPr>
          <w:lang w:val="en-GB"/>
        </w:rPr>
        <w:br/>
      </w:r>
    </w:p>
    <w:p w14:paraId="1F49536F" w14:textId="77777777" w:rsidR="00B45024" w:rsidRPr="00B45024" w:rsidRDefault="00B45024" w:rsidP="00B45024">
      <w:pPr>
        <w:spacing w:line="276" w:lineRule="auto"/>
        <w:contextualSpacing w:val="0"/>
        <w:jc w:val="both"/>
        <w:rPr>
          <w:b/>
          <w:bCs/>
          <w:lang w:val="en-GB"/>
        </w:rPr>
      </w:pPr>
      <w:r w:rsidRPr="00B45024">
        <w:rPr>
          <w:b/>
          <w:bCs/>
          <w:lang w:val="en-GB"/>
        </w:rPr>
        <w:t>Project Outcome:</w:t>
      </w:r>
    </w:p>
    <w:p w14:paraId="5B12959A" w14:textId="2782087E" w:rsidR="00B45024" w:rsidRPr="00B45024" w:rsidRDefault="00B45024" w:rsidP="00B45024">
      <w:pPr>
        <w:spacing w:after="0" w:line="240" w:lineRule="auto"/>
        <w:contextualSpacing w:val="0"/>
        <w:rPr>
          <w:lang w:val="en-GB"/>
        </w:rPr>
      </w:pPr>
      <w:r w:rsidRPr="00B45024">
        <w:rPr>
          <w:lang w:val="en-GB"/>
        </w:rPr>
        <w:t>The number of full</w:t>
      </w:r>
      <w:r w:rsidR="008165F8">
        <w:rPr>
          <w:lang w:val="en-GB"/>
        </w:rPr>
        <w:t>-</w:t>
      </w:r>
      <w:r w:rsidRPr="00B45024">
        <w:rPr>
          <w:lang w:val="en-GB"/>
        </w:rPr>
        <w:t>time local jobs directly created by the project as a result of the project activity each year (</w:t>
      </w:r>
      <w:proofErr w:type="spellStart"/>
      <w:r w:rsidRPr="00B45024">
        <w:rPr>
          <w:lang w:val="en-GB"/>
        </w:rPr>
        <w:t>TJp</w:t>
      </w:r>
      <w:proofErr w:type="spellEnd"/>
      <w:r w:rsidRPr="00B45024">
        <w:rPr>
          <w:lang w:val="en-GB"/>
        </w:rPr>
        <w:t xml:space="preserve">). </w:t>
      </w:r>
    </w:p>
    <w:p w14:paraId="73020B56" w14:textId="77777777" w:rsidR="00B45024" w:rsidRPr="00B45024" w:rsidRDefault="00B45024" w:rsidP="00B45024">
      <w:pPr>
        <w:spacing w:line="276" w:lineRule="auto"/>
        <w:contextualSpacing w:val="0"/>
        <w:jc w:val="both"/>
        <w:rPr>
          <w:b/>
          <w:bCs/>
          <w:lang w:val="en-GB"/>
        </w:rPr>
      </w:pPr>
    </w:p>
    <w:p w14:paraId="34815627" w14:textId="77777777" w:rsidR="00B760BC" w:rsidRDefault="00B760BC" w:rsidP="00B45024">
      <w:pPr>
        <w:spacing w:line="276" w:lineRule="auto"/>
        <w:contextualSpacing w:val="0"/>
        <w:jc w:val="both"/>
        <w:rPr>
          <w:b/>
          <w:bCs/>
          <w:lang w:val="en-GB"/>
        </w:rPr>
      </w:pPr>
    </w:p>
    <w:p w14:paraId="3079CCA4" w14:textId="31B98072" w:rsidR="00B45024" w:rsidRPr="00B45024" w:rsidRDefault="00B45024" w:rsidP="00B45024">
      <w:pPr>
        <w:spacing w:line="276" w:lineRule="auto"/>
        <w:contextualSpacing w:val="0"/>
        <w:jc w:val="both"/>
        <w:rPr>
          <w:b/>
          <w:bCs/>
          <w:lang w:val="en-GB"/>
        </w:rPr>
      </w:pPr>
      <w:r w:rsidRPr="00B45024">
        <w:rPr>
          <w:b/>
          <w:bCs/>
          <w:lang w:val="en-GB"/>
        </w:rPr>
        <w:t xml:space="preserve">SDG 13. Climate Action </w:t>
      </w:r>
    </w:p>
    <w:p w14:paraId="4BAC86B8" w14:textId="4FED95A2" w:rsidR="00B45024" w:rsidRPr="00B45024" w:rsidRDefault="00B45024" w:rsidP="00B45024">
      <w:pPr>
        <w:contextualSpacing w:val="0"/>
        <w:jc w:val="both"/>
        <w:rPr>
          <w:lang w:val="en-GB"/>
        </w:rPr>
      </w:pPr>
      <w:r w:rsidRPr="00B45024">
        <w:rPr>
          <w:lang w:val="en-GB"/>
        </w:rPr>
        <w:t xml:space="preserve">The VPA includes distribution/sales of </w:t>
      </w:r>
      <w:r w:rsidRPr="00B45024">
        <w:rPr>
          <w:lang w:val="en-GB" w:eastAsia="de-DE"/>
        </w:rPr>
        <w:t>efficient Improved Cookstoves (ICS) with the aim to reduce greenhouse gas (GHG) emissions from the burning of non-renewable woody biomass and/or charcoal for cooking in Kenya</w:t>
      </w:r>
      <w:r w:rsidRPr="00B45024">
        <w:rPr>
          <w:lang w:val="en-GB"/>
        </w:rPr>
        <w:t xml:space="preserve">. The outcome of the SDG 13 (Climate Action) will be measured as reduced greenhouse gas emissions measured as </w:t>
      </w:r>
      <w:r w:rsidR="00BB3D87">
        <w:rPr>
          <w:lang w:val="en-GB"/>
        </w:rPr>
        <w:t>tons</w:t>
      </w:r>
      <w:r w:rsidRPr="00B45024">
        <w:rPr>
          <w:lang w:val="en-GB"/>
        </w:rPr>
        <w:t xml:space="preserve"> of CO2e applying the GS </w:t>
      </w:r>
      <w:proofErr w:type="spellStart"/>
      <w:proofErr w:type="gramStart"/>
      <w:r w:rsidRPr="00B45024">
        <w:rPr>
          <w:lang w:val="en-GB"/>
        </w:rPr>
        <w:t>methodology</w:t>
      </w:r>
      <w:r w:rsidR="00142EB7">
        <w:rPr>
          <w:lang w:val="en-GB"/>
        </w:rPr>
        <w:t>“</w:t>
      </w:r>
      <w:proofErr w:type="gramEnd"/>
      <w:r w:rsidR="009418D2">
        <w:rPr>
          <w:lang w:val="en-GB"/>
        </w:rPr>
        <w:t>TPDDTEC</w:t>
      </w:r>
      <w:proofErr w:type="spellEnd"/>
      <w:r w:rsidR="009418D2">
        <w:rPr>
          <w:lang w:val="en-GB"/>
        </w:rPr>
        <w:t xml:space="preserve">: </w:t>
      </w:r>
      <w:r w:rsidR="00142EB7">
        <w:rPr>
          <w:lang w:val="en-GB"/>
        </w:rPr>
        <w:t>Reduced emissions from cooking and heating v4.0”</w:t>
      </w:r>
      <w:r w:rsidRPr="00B45024">
        <w:rPr>
          <w:lang w:val="en-GB"/>
        </w:rPr>
        <w:t xml:space="preserve">. The SDG 13 outcome will be certified as “Certified SDG 13 Impacts” allowing the generation of carbon credits (GS VERs). </w:t>
      </w:r>
    </w:p>
    <w:p w14:paraId="34B92433" w14:textId="77777777" w:rsidR="00B45024" w:rsidRPr="00B45024" w:rsidRDefault="00B45024" w:rsidP="00B45024">
      <w:pPr>
        <w:contextualSpacing w:val="0"/>
        <w:jc w:val="both"/>
        <w:rPr>
          <w:lang w:val="en-GB"/>
        </w:rPr>
      </w:pPr>
      <w:r w:rsidRPr="00B45024">
        <w:rPr>
          <w:lang w:val="en-GB"/>
        </w:rPr>
        <w:t>When the baseline fuel and the project fuel are the same and the baseline emission factor and project emission factor are same, the overall GHG reductions achieved by the project activity in year y are calculated as follows:</w:t>
      </w:r>
    </w:p>
    <w:p w14:paraId="3DAE8CD2" w14:textId="77777777" w:rsidR="00B45024" w:rsidRPr="001B56E6" w:rsidRDefault="00B45024" w:rsidP="00B45024">
      <w:pPr>
        <w:spacing w:line="276" w:lineRule="auto"/>
        <w:contextualSpacing w:val="0"/>
        <w:jc w:val="both"/>
        <w:rPr>
          <w:lang w:val="fr-FR"/>
        </w:rPr>
      </w:pPr>
      <w:proofErr w:type="spellStart"/>
      <w:r w:rsidRPr="001B56E6">
        <w:rPr>
          <w:lang w:val="fr-FR"/>
        </w:rPr>
        <w:lastRenderedPageBreak/>
        <w:t>ER</w:t>
      </w:r>
      <w:r w:rsidRPr="001B56E6">
        <w:rPr>
          <w:vertAlign w:val="subscript"/>
          <w:lang w:val="fr-FR"/>
        </w:rPr>
        <w:t>y</w:t>
      </w:r>
      <w:proofErr w:type="spellEnd"/>
      <w:r w:rsidRPr="001B56E6">
        <w:rPr>
          <w:lang w:val="fr-FR"/>
        </w:rPr>
        <w:t xml:space="preserve"> = </w:t>
      </w:r>
      <w:r w:rsidRPr="00B45024">
        <w:rPr>
          <w:lang w:val="en-IN"/>
        </w:rPr>
        <w:t>Σ</w:t>
      </w:r>
      <w:proofErr w:type="spellStart"/>
      <w:proofErr w:type="gramStart"/>
      <w:r w:rsidRPr="001B56E6">
        <w:rPr>
          <w:vertAlign w:val="subscript"/>
          <w:lang w:val="fr-FR"/>
        </w:rPr>
        <w:t>b,p</w:t>
      </w:r>
      <w:proofErr w:type="spellEnd"/>
      <w:proofErr w:type="gramEnd"/>
      <w:r w:rsidRPr="001B56E6">
        <w:rPr>
          <w:lang w:val="fr-FR"/>
        </w:rPr>
        <w:t xml:space="preserve"> (</w:t>
      </w:r>
      <w:proofErr w:type="spellStart"/>
      <w:r w:rsidRPr="001B56E6">
        <w:rPr>
          <w:lang w:val="fr-FR"/>
        </w:rPr>
        <w:t>N</w:t>
      </w:r>
      <w:r w:rsidRPr="001B56E6">
        <w:rPr>
          <w:vertAlign w:val="subscript"/>
          <w:lang w:val="fr-FR"/>
        </w:rPr>
        <w:t>p,y</w:t>
      </w:r>
      <w:proofErr w:type="spellEnd"/>
      <w:r w:rsidRPr="001B56E6">
        <w:rPr>
          <w:lang w:val="fr-FR"/>
        </w:rPr>
        <w:t xml:space="preserve">* </w:t>
      </w:r>
      <w:proofErr w:type="spellStart"/>
      <w:r w:rsidRPr="001B56E6">
        <w:rPr>
          <w:lang w:val="fr-FR"/>
        </w:rPr>
        <w:t>U</w:t>
      </w:r>
      <w:r w:rsidRPr="001B56E6">
        <w:rPr>
          <w:vertAlign w:val="subscript"/>
          <w:lang w:val="fr-FR"/>
        </w:rPr>
        <w:t>p,y</w:t>
      </w:r>
      <w:proofErr w:type="spellEnd"/>
      <w:r w:rsidRPr="001B56E6">
        <w:rPr>
          <w:lang w:val="fr-FR"/>
        </w:rPr>
        <w:t xml:space="preserve">* </w:t>
      </w:r>
      <w:proofErr w:type="spellStart"/>
      <w:r w:rsidRPr="001B56E6">
        <w:rPr>
          <w:lang w:val="fr-FR"/>
        </w:rPr>
        <w:t>P</w:t>
      </w:r>
      <w:r w:rsidRPr="001B56E6">
        <w:rPr>
          <w:vertAlign w:val="subscript"/>
          <w:lang w:val="fr-FR"/>
        </w:rPr>
        <w:t>p,b,y</w:t>
      </w:r>
      <w:proofErr w:type="spellEnd"/>
      <w:r w:rsidRPr="001B56E6">
        <w:rPr>
          <w:lang w:val="fr-FR"/>
        </w:rPr>
        <w:t xml:space="preserve">* </w:t>
      </w:r>
      <w:proofErr w:type="spellStart"/>
      <w:r w:rsidRPr="001B56E6">
        <w:rPr>
          <w:lang w:val="fr-FR"/>
        </w:rPr>
        <w:t>NCV</w:t>
      </w:r>
      <w:r w:rsidRPr="001B56E6">
        <w:rPr>
          <w:vertAlign w:val="subscript"/>
          <w:lang w:val="fr-FR"/>
        </w:rPr>
        <w:t>b</w:t>
      </w:r>
      <w:proofErr w:type="spellEnd"/>
      <w:r w:rsidRPr="001B56E6">
        <w:rPr>
          <w:vertAlign w:val="subscript"/>
          <w:lang w:val="fr-FR"/>
        </w:rPr>
        <w:t>, fuel</w:t>
      </w:r>
      <w:r w:rsidRPr="001B56E6">
        <w:rPr>
          <w:lang w:val="fr-FR"/>
        </w:rPr>
        <w:t xml:space="preserve"> * (</w:t>
      </w:r>
      <w:r w:rsidRPr="001B56E6">
        <w:rPr>
          <w:i/>
          <w:iCs/>
          <w:lang w:val="fr-FR"/>
        </w:rPr>
        <w:t xml:space="preserve">f </w:t>
      </w:r>
      <w:proofErr w:type="spellStart"/>
      <w:r w:rsidRPr="001B56E6">
        <w:rPr>
          <w:lang w:val="fr-FR"/>
        </w:rPr>
        <w:t>NRB,b</w:t>
      </w:r>
      <w:proofErr w:type="spellEnd"/>
      <w:r w:rsidRPr="001B56E6">
        <w:rPr>
          <w:lang w:val="fr-FR"/>
        </w:rPr>
        <w:t xml:space="preserve">, y * </w:t>
      </w:r>
      <w:proofErr w:type="spellStart"/>
      <w:r w:rsidRPr="001B56E6">
        <w:rPr>
          <w:lang w:val="fr-FR"/>
        </w:rPr>
        <w:t>EF</w:t>
      </w:r>
      <w:r w:rsidRPr="001B56E6">
        <w:rPr>
          <w:vertAlign w:val="subscript"/>
          <w:lang w:val="fr-FR"/>
        </w:rPr>
        <w:t>fuel</w:t>
      </w:r>
      <w:proofErr w:type="spellEnd"/>
      <w:r w:rsidRPr="001B56E6">
        <w:rPr>
          <w:vertAlign w:val="subscript"/>
          <w:lang w:val="fr-FR"/>
        </w:rPr>
        <w:t>, CO2</w:t>
      </w:r>
      <w:r w:rsidRPr="001B56E6">
        <w:rPr>
          <w:lang w:val="fr-FR"/>
        </w:rPr>
        <w:t xml:space="preserve"> + </w:t>
      </w:r>
      <w:proofErr w:type="spellStart"/>
      <w:r w:rsidRPr="001B56E6">
        <w:rPr>
          <w:lang w:val="fr-FR"/>
        </w:rPr>
        <w:t>EF</w:t>
      </w:r>
      <w:r w:rsidRPr="001B56E6">
        <w:rPr>
          <w:vertAlign w:val="subscript"/>
          <w:lang w:val="fr-FR"/>
        </w:rPr>
        <w:t>fuel</w:t>
      </w:r>
      <w:proofErr w:type="spellEnd"/>
      <w:r w:rsidRPr="001B56E6">
        <w:rPr>
          <w:vertAlign w:val="subscript"/>
          <w:lang w:val="fr-FR"/>
        </w:rPr>
        <w:t>, nonCO2</w:t>
      </w:r>
      <w:r w:rsidRPr="001B56E6">
        <w:rPr>
          <w:lang w:val="fr-FR"/>
        </w:rPr>
        <w:t xml:space="preserve">))– </w:t>
      </w:r>
      <w:r w:rsidRPr="00B45024">
        <w:rPr>
          <w:lang w:val="en-IN"/>
        </w:rPr>
        <w:t>Σ</w:t>
      </w:r>
      <w:r w:rsidRPr="001B56E6">
        <w:rPr>
          <w:lang w:val="fr-FR"/>
        </w:rPr>
        <w:t xml:space="preserve"> </w:t>
      </w:r>
      <w:proofErr w:type="spellStart"/>
      <w:r w:rsidRPr="001B56E6">
        <w:rPr>
          <w:lang w:val="fr-FR"/>
        </w:rPr>
        <w:t>LE</w:t>
      </w:r>
      <w:r w:rsidRPr="001B56E6">
        <w:rPr>
          <w:vertAlign w:val="subscript"/>
          <w:lang w:val="fr-FR"/>
        </w:rPr>
        <w:t>p,y</w:t>
      </w:r>
      <w:proofErr w:type="spellEnd"/>
      <w:r w:rsidRPr="001B56E6">
        <w:rPr>
          <w:lang w:val="fr-FR"/>
        </w:rPr>
        <w:t xml:space="preserve">   (1)</w:t>
      </w:r>
    </w:p>
    <w:p w14:paraId="6C5D3B63" w14:textId="77777777" w:rsidR="00B45024" w:rsidRPr="00B45024" w:rsidRDefault="00B45024" w:rsidP="00B45024">
      <w:pPr>
        <w:spacing w:line="276" w:lineRule="auto"/>
        <w:contextualSpacing w:val="0"/>
        <w:jc w:val="both"/>
        <w:rPr>
          <w:lang w:val="en-GB"/>
        </w:rPr>
      </w:pPr>
      <w:r w:rsidRPr="00B45024">
        <w:rPr>
          <w:lang w:val="en-GB"/>
        </w:rPr>
        <w:t>Where:</w:t>
      </w:r>
    </w:p>
    <w:tbl>
      <w:tblPr>
        <w:tblStyle w:val="TableGrid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79"/>
        <w:gridCol w:w="7397"/>
        <w:gridCol w:w="556"/>
      </w:tblGrid>
      <w:tr w:rsidR="00B45024" w:rsidRPr="00B45024" w14:paraId="19023E02" w14:textId="77777777" w:rsidTr="00EE63F0">
        <w:tc>
          <w:tcPr>
            <w:tcW w:w="1696" w:type="dxa"/>
          </w:tcPr>
          <w:p w14:paraId="4FBC42C5" w14:textId="77777777" w:rsidR="00B45024" w:rsidRPr="00B45024" w:rsidRDefault="00B45024" w:rsidP="00B45024">
            <w:pPr>
              <w:spacing w:line="276" w:lineRule="auto"/>
              <w:contextualSpacing w:val="0"/>
              <w:jc w:val="both"/>
              <w:rPr>
                <w:lang w:val="en-GB"/>
              </w:rPr>
            </w:pPr>
            <w:proofErr w:type="spellStart"/>
            <w:r w:rsidRPr="00B45024">
              <w:rPr>
                <w:lang w:val="en-IN"/>
              </w:rPr>
              <w:t>Σ</w:t>
            </w:r>
            <w:proofErr w:type="gramStart"/>
            <w:r w:rsidRPr="00B45024">
              <w:rPr>
                <w:vertAlign w:val="subscript"/>
                <w:lang w:val="en-IN"/>
              </w:rPr>
              <w:t>b,p</w:t>
            </w:r>
            <w:proofErr w:type="spellEnd"/>
            <w:proofErr w:type="gramEnd"/>
            <w:r w:rsidRPr="00B45024">
              <w:rPr>
                <w:lang w:val="en-IN"/>
              </w:rPr>
              <w:tab/>
            </w:r>
          </w:p>
        </w:tc>
        <w:tc>
          <w:tcPr>
            <w:tcW w:w="7926" w:type="dxa"/>
            <w:gridSpan w:val="2"/>
          </w:tcPr>
          <w:p w14:paraId="045A5883" w14:textId="77777777" w:rsidR="00B45024" w:rsidRPr="00B45024" w:rsidRDefault="00B45024" w:rsidP="00B45024">
            <w:pPr>
              <w:spacing w:line="276" w:lineRule="auto"/>
              <w:contextualSpacing w:val="0"/>
              <w:jc w:val="both"/>
              <w:rPr>
                <w:lang w:val="en-GB"/>
              </w:rPr>
            </w:pPr>
            <w:r w:rsidRPr="00B45024">
              <w:rPr>
                <w:lang w:val="en-IN"/>
              </w:rPr>
              <w:t>Sum over all relevant (baseline b/project p) couples</w:t>
            </w:r>
          </w:p>
        </w:tc>
      </w:tr>
      <w:tr w:rsidR="00B45024" w:rsidRPr="00B45024" w14:paraId="59860C2D" w14:textId="77777777" w:rsidTr="00EE63F0">
        <w:tc>
          <w:tcPr>
            <w:tcW w:w="1696" w:type="dxa"/>
          </w:tcPr>
          <w:p w14:paraId="061190D9" w14:textId="77777777" w:rsidR="00B45024" w:rsidRPr="00B45024" w:rsidRDefault="00B45024" w:rsidP="00B45024">
            <w:pPr>
              <w:spacing w:line="276" w:lineRule="auto"/>
              <w:contextualSpacing w:val="0"/>
              <w:jc w:val="both"/>
              <w:rPr>
                <w:lang w:val="en-GB"/>
              </w:rPr>
            </w:pPr>
            <w:proofErr w:type="spellStart"/>
            <w:proofErr w:type="gramStart"/>
            <w:r w:rsidRPr="00B45024">
              <w:rPr>
                <w:lang w:val="en-IN"/>
              </w:rPr>
              <w:t>N</w:t>
            </w:r>
            <w:r w:rsidRPr="00B45024">
              <w:rPr>
                <w:vertAlign w:val="subscript"/>
                <w:lang w:val="en-IN"/>
              </w:rPr>
              <w:t>p,y</w:t>
            </w:r>
            <w:proofErr w:type="spellEnd"/>
            <w:proofErr w:type="gramEnd"/>
            <w:r w:rsidRPr="00B45024">
              <w:rPr>
                <w:lang w:val="en-IN"/>
              </w:rPr>
              <w:tab/>
            </w:r>
          </w:p>
        </w:tc>
        <w:tc>
          <w:tcPr>
            <w:tcW w:w="7926" w:type="dxa"/>
            <w:gridSpan w:val="2"/>
          </w:tcPr>
          <w:p w14:paraId="6AEE7832" w14:textId="77777777" w:rsidR="00B45024" w:rsidRPr="00B45024" w:rsidRDefault="00B45024" w:rsidP="00B45024">
            <w:pPr>
              <w:spacing w:after="200" w:line="276" w:lineRule="auto"/>
              <w:contextualSpacing w:val="0"/>
              <w:jc w:val="both"/>
              <w:rPr>
                <w:lang w:val="en-IN"/>
              </w:rPr>
            </w:pPr>
            <w:r w:rsidRPr="00B45024">
              <w:rPr>
                <w:lang w:val="en-IN"/>
              </w:rPr>
              <w:t>Cumulative number of project technology-days included in the project database for project scenario p against baseline scenario b in year y</w:t>
            </w:r>
          </w:p>
        </w:tc>
      </w:tr>
      <w:tr w:rsidR="00B45024" w:rsidRPr="00B45024" w14:paraId="5C7AE9C0" w14:textId="77777777" w:rsidTr="00EE63F0">
        <w:tc>
          <w:tcPr>
            <w:tcW w:w="1696" w:type="dxa"/>
          </w:tcPr>
          <w:p w14:paraId="068DF77D" w14:textId="77777777" w:rsidR="00B45024" w:rsidRPr="00B45024" w:rsidRDefault="00B45024" w:rsidP="00B45024">
            <w:pPr>
              <w:spacing w:line="276" w:lineRule="auto"/>
              <w:contextualSpacing w:val="0"/>
              <w:jc w:val="both"/>
              <w:rPr>
                <w:lang w:val="en-GB"/>
              </w:rPr>
            </w:pPr>
            <w:proofErr w:type="spellStart"/>
            <w:proofErr w:type="gramStart"/>
            <w:r w:rsidRPr="00B45024">
              <w:rPr>
                <w:lang w:val="en-IN"/>
              </w:rPr>
              <w:t>U</w:t>
            </w:r>
            <w:r w:rsidRPr="00B45024">
              <w:rPr>
                <w:vertAlign w:val="subscript"/>
                <w:lang w:val="en-IN"/>
              </w:rPr>
              <w:t>p,y</w:t>
            </w:r>
            <w:proofErr w:type="spellEnd"/>
            <w:proofErr w:type="gramEnd"/>
            <w:r w:rsidRPr="00B45024">
              <w:rPr>
                <w:lang w:val="en-IN"/>
              </w:rPr>
              <w:tab/>
            </w:r>
          </w:p>
        </w:tc>
        <w:tc>
          <w:tcPr>
            <w:tcW w:w="7926" w:type="dxa"/>
            <w:gridSpan w:val="2"/>
          </w:tcPr>
          <w:p w14:paraId="0F5C216C" w14:textId="77777777" w:rsidR="00B45024" w:rsidRPr="00B45024" w:rsidRDefault="00B45024" w:rsidP="00B45024">
            <w:pPr>
              <w:spacing w:after="200" w:line="276" w:lineRule="auto"/>
              <w:contextualSpacing w:val="0"/>
              <w:jc w:val="both"/>
              <w:rPr>
                <w:lang w:val="en-IN"/>
              </w:rPr>
            </w:pPr>
            <w:r w:rsidRPr="00B45024">
              <w:rPr>
                <w:lang w:val="en-IN"/>
              </w:rPr>
              <w:t xml:space="preserve">Cumulative usage rate for technologies in project scenario </w:t>
            </w:r>
            <w:proofErr w:type="spellStart"/>
            <w:r w:rsidRPr="00B45024">
              <w:rPr>
                <w:lang w:val="en-IN"/>
              </w:rPr>
              <w:t>p in</w:t>
            </w:r>
            <w:proofErr w:type="spellEnd"/>
            <w:r w:rsidRPr="00B45024">
              <w:rPr>
                <w:lang w:val="en-IN"/>
              </w:rPr>
              <w:t xml:space="preserve"> year y, based on cumulative adoption rate and drop off rate revealed by usage surveys (fraction)</w:t>
            </w:r>
          </w:p>
        </w:tc>
      </w:tr>
      <w:tr w:rsidR="00B45024" w:rsidRPr="00B45024" w14:paraId="484DC566" w14:textId="77777777" w:rsidTr="00EE63F0">
        <w:tc>
          <w:tcPr>
            <w:tcW w:w="1696" w:type="dxa"/>
          </w:tcPr>
          <w:p w14:paraId="72664975" w14:textId="77777777" w:rsidR="00B45024" w:rsidRPr="00B45024" w:rsidRDefault="00B45024" w:rsidP="00B45024">
            <w:pPr>
              <w:spacing w:line="276" w:lineRule="auto"/>
              <w:contextualSpacing w:val="0"/>
              <w:jc w:val="both"/>
              <w:rPr>
                <w:lang w:val="en-GB"/>
              </w:rPr>
            </w:pPr>
            <w:proofErr w:type="spellStart"/>
            <w:proofErr w:type="gramStart"/>
            <w:r w:rsidRPr="00B45024">
              <w:rPr>
                <w:lang w:val="en-IN"/>
              </w:rPr>
              <w:t>P</w:t>
            </w:r>
            <w:r w:rsidRPr="00B45024">
              <w:rPr>
                <w:vertAlign w:val="subscript"/>
                <w:lang w:val="en-IN"/>
              </w:rPr>
              <w:t>p,b</w:t>
            </w:r>
            <w:proofErr w:type="gramEnd"/>
            <w:r w:rsidRPr="00B45024">
              <w:rPr>
                <w:vertAlign w:val="subscript"/>
                <w:lang w:val="en-IN"/>
              </w:rPr>
              <w:t>,y</w:t>
            </w:r>
            <w:proofErr w:type="spellEnd"/>
            <w:r w:rsidRPr="00B45024">
              <w:rPr>
                <w:lang w:val="en-IN"/>
              </w:rPr>
              <w:tab/>
            </w:r>
          </w:p>
        </w:tc>
        <w:tc>
          <w:tcPr>
            <w:tcW w:w="7926" w:type="dxa"/>
            <w:gridSpan w:val="2"/>
          </w:tcPr>
          <w:p w14:paraId="591CFE1F" w14:textId="77777777" w:rsidR="00B45024" w:rsidRPr="00B45024" w:rsidRDefault="00B45024" w:rsidP="00B45024">
            <w:pPr>
              <w:spacing w:line="276" w:lineRule="auto"/>
              <w:contextualSpacing w:val="0"/>
              <w:jc w:val="both"/>
              <w:rPr>
                <w:lang w:val="en-GB"/>
              </w:rPr>
            </w:pPr>
            <w:r w:rsidRPr="00B45024">
              <w:rPr>
                <w:lang w:val="en-GB"/>
              </w:rPr>
              <w:t>Specific fuel savings for an individual technology of project p against an individual technology of baseline b in year y, in tons/day, as derived from the statistical analysis of the data collected from the field tests</w:t>
            </w:r>
          </w:p>
        </w:tc>
      </w:tr>
      <w:tr w:rsidR="00B45024" w:rsidRPr="00B45024" w14:paraId="3B4DA5EB" w14:textId="77777777" w:rsidTr="00EE63F0">
        <w:tc>
          <w:tcPr>
            <w:tcW w:w="1696" w:type="dxa"/>
          </w:tcPr>
          <w:p w14:paraId="6A9AC799" w14:textId="77777777" w:rsidR="00B45024" w:rsidRPr="00B45024" w:rsidRDefault="00B45024" w:rsidP="00B45024">
            <w:pPr>
              <w:spacing w:line="276" w:lineRule="auto"/>
              <w:contextualSpacing w:val="0"/>
              <w:jc w:val="both"/>
              <w:rPr>
                <w:lang w:val="en-GB"/>
              </w:rPr>
            </w:pPr>
            <w:r w:rsidRPr="00B45024">
              <w:rPr>
                <w:i/>
                <w:iCs/>
                <w:lang w:val="en-IN"/>
              </w:rPr>
              <w:t xml:space="preserve">f </w:t>
            </w:r>
            <w:proofErr w:type="spellStart"/>
            <w:proofErr w:type="gramStart"/>
            <w:r w:rsidRPr="00B45024">
              <w:rPr>
                <w:vertAlign w:val="subscript"/>
                <w:lang w:val="en-IN"/>
              </w:rPr>
              <w:t>NRB,b</w:t>
            </w:r>
            <w:proofErr w:type="spellEnd"/>
            <w:proofErr w:type="gramEnd"/>
            <w:r w:rsidRPr="00B45024">
              <w:rPr>
                <w:vertAlign w:val="subscript"/>
                <w:lang w:val="en-IN"/>
              </w:rPr>
              <w:t>, y</w:t>
            </w:r>
            <w:r w:rsidRPr="00B45024">
              <w:rPr>
                <w:lang w:val="en-IN"/>
              </w:rPr>
              <w:tab/>
            </w:r>
          </w:p>
        </w:tc>
        <w:tc>
          <w:tcPr>
            <w:tcW w:w="7926" w:type="dxa"/>
            <w:gridSpan w:val="2"/>
          </w:tcPr>
          <w:p w14:paraId="4EE827DA" w14:textId="77777777" w:rsidR="00B45024" w:rsidRPr="00B45024" w:rsidRDefault="00B45024" w:rsidP="00B45024">
            <w:pPr>
              <w:spacing w:line="276" w:lineRule="auto"/>
              <w:contextualSpacing w:val="0"/>
              <w:jc w:val="both"/>
              <w:rPr>
                <w:lang w:val="en-GB"/>
              </w:rPr>
            </w:pPr>
            <w:r w:rsidRPr="00B45024">
              <w:rPr>
                <w:lang w:val="en-GB"/>
              </w:rPr>
              <w:t xml:space="preserve">Fraction of biomass used in year y for baseline scenario b that can be established as non-renewable biomass (drop this term from the equation when using a fossil fuel baseline scenario) </w:t>
            </w:r>
          </w:p>
        </w:tc>
      </w:tr>
      <w:tr w:rsidR="00B45024" w:rsidRPr="00B45024" w14:paraId="76656866" w14:textId="77777777" w:rsidTr="00EE63F0">
        <w:trPr>
          <w:gridAfter w:val="1"/>
          <w:wAfter w:w="606" w:type="dxa"/>
        </w:trPr>
        <w:tc>
          <w:tcPr>
            <w:tcW w:w="1696" w:type="dxa"/>
          </w:tcPr>
          <w:p w14:paraId="2CE30C67" w14:textId="77777777" w:rsidR="00B45024" w:rsidRPr="00B45024" w:rsidRDefault="00B45024" w:rsidP="00B45024">
            <w:pPr>
              <w:spacing w:line="276" w:lineRule="auto"/>
              <w:contextualSpacing w:val="0"/>
              <w:jc w:val="both"/>
              <w:rPr>
                <w:i/>
                <w:iCs/>
                <w:lang w:val="en-IN"/>
              </w:rPr>
            </w:pPr>
            <w:proofErr w:type="spellStart"/>
            <w:proofErr w:type="gramStart"/>
            <w:r w:rsidRPr="00B45024">
              <w:rPr>
                <w:lang w:val="en-GB"/>
              </w:rPr>
              <w:t>NCV</w:t>
            </w:r>
            <w:r w:rsidRPr="00B45024">
              <w:rPr>
                <w:vertAlign w:val="subscript"/>
                <w:lang w:val="en-GB"/>
              </w:rPr>
              <w:t>b,fuel</w:t>
            </w:r>
            <w:proofErr w:type="spellEnd"/>
            <w:proofErr w:type="gramEnd"/>
          </w:p>
        </w:tc>
        <w:tc>
          <w:tcPr>
            <w:tcW w:w="7926" w:type="dxa"/>
          </w:tcPr>
          <w:p w14:paraId="1D5F91B4" w14:textId="77777777" w:rsidR="00B45024" w:rsidRPr="00B45024" w:rsidRDefault="00B45024" w:rsidP="00B45024">
            <w:pPr>
              <w:spacing w:line="276" w:lineRule="auto"/>
              <w:contextualSpacing w:val="0"/>
              <w:jc w:val="both"/>
              <w:rPr>
                <w:lang w:val="en-GB"/>
              </w:rPr>
            </w:pPr>
            <w:r w:rsidRPr="00B45024">
              <w:rPr>
                <w:lang w:val="en-GB"/>
              </w:rPr>
              <w:t>Net calorific value of the fuel that is substituted or reduced (IPCC default for wood fuel, 0.0156 TJ/ton)</w:t>
            </w:r>
          </w:p>
        </w:tc>
      </w:tr>
      <w:tr w:rsidR="00B45024" w:rsidRPr="00B45024" w14:paraId="4E2C3446" w14:textId="77777777" w:rsidTr="00EE63F0">
        <w:tc>
          <w:tcPr>
            <w:tcW w:w="1696" w:type="dxa"/>
          </w:tcPr>
          <w:p w14:paraId="2B63123C" w14:textId="77777777" w:rsidR="00B45024" w:rsidRPr="00B45024" w:rsidRDefault="00B45024" w:rsidP="00B45024">
            <w:pPr>
              <w:spacing w:line="276" w:lineRule="auto"/>
              <w:contextualSpacing w:val="0"/>
              <w:jc w:val="both"/>
              <w:rPr>
                <w:lang w:val="en-GB"/>
              </w:rPr>
            </w:pPr>
            <w:proofErr w:type="gramStart"/>
            <w:r w:rsidRPr="00B45024">
              <w:rPr>
                <w:lang w:val="en-IN"/>
              </w:rPr>
              <w:t>EF</w:t>
            </w:r>
            <w:r w:rsidRPr="00B45024">
              <w:rPr>
                <w:vertAlign w:val="subscript"/>
                <w:lang w:val="en-IN"/>
              </w:rPr>
              <w:t>b,fuel</w:t>
            </w:r>
            <w:proofErr w:type="gramEnd"/>
            <w:r w:rsidRPr="00B45024">
              <w:rPr>
                <w:vertAlign w:val="subscript"/>
                <w:lang w:val="en-IN"/>
              </w:rPr>
              <w:t>,CO2</w:t>
            </w:r>
          </w:p>
        </w:tc>
        <w:tc>
          <w:tcPr>
            <w:tcW w:w="7926" w:type="dxa"/>
            <w:gridSpan w:val="2"/>
          </w:tcPr>
          <w:p w14:paraId="12BF40F8" w14:textId="77777777" w:rsidR="00B45024" w:rsidRPr="00B45024" w:rsidRDefault="00B45024" w:rsidP="00B45024">
            <w:pPr>
              <w:spacing w:line="276" w:lineRule="auto"/>
              <w:contextualSpacing w:val="0"/>
              <w:jc w:val="both"/>
              <w:rPr>
                <w:lang w:val="en-GB"/>
              </w:rPr>
            </w:pPr>
            <w:r w:rsidRPr="00B45024">
              <w:rPr>
                <w:lang w:val="en-GB"/>
              </w:rPr>
              <w:t>CO2 emission factor of the fuel that is substituted or reduced. 112 tCO2/TJ for Wood/Wood Waste, or the IPCC default value of other relevant fuel</w:t>
            </w:r>
          </w:p>
        </w:tc>
      </w:tr>
      <w:tr w:rsidR="00B45024" w:rsidRPr="00B45024" w14:paraId="72CCCCE3" w14:textId="77777777" w:rsidTr="00EE63F0">
        <w:tc>
          <w:tcPr>
            <w:tcW w:w="1696" w:type="dxa"/>
          </w:tcPr>
          <w:p w14:paraId="10DE3487" w14:textId="77777777" w:rsidR="00B45024" w:rsidRPr="00B45024" w:rsidRDefault="00B45024" w:rsidP="00B45024">
            <w:pPr>
              <w:spacing w:line="276" w:lineRule="auto"/>
              <w:contextualSpacing w:val="0"/>
              <w:jc w:val="both"/>
              <w:rPr>
                <w:lang w:val="en-GB"/>
              </w:rPr>
            </w:pPr>
            <w:proofErr w:type="gramStart"/>
            <w:r w:rsidRPr="00B45024">
              <w:rPr>
                <w:lang w:val="en-GB"/>
              </w:rPr>
              <w:t>EF</w:t>
            </w:r>
            <w:r w:rsidRPr="00B45024">
              <w:rPr>
                <w:vertAlign w:val="subscript"/>
                <w:lang w:val="en-GB"/>
              </w:rPr>
              <w:t>b,fuel</w:t>
            </w:r>
            <w:proofErr w:type="gramEnd"/>
            <w:r w:rsidRPr="00B45024">
              <w:rPr>
                <w:vertAlign w:val="subscript"/>
                <w:lang w:val="en-GB"/>
              </w:rPr>
              <w:t>,nonCO2</w:t>
            </w:r>
          </w:p>
        </w:tc>
        <w:tc>
          <w:tcPr>
            <w:tcW w:w="7926" w:type="dxa"/>
            <w:gridSpan w:val="2"/>
          </w:tcPr>
          <w:p w14:paraId="3D060092" w14:textId="20FDDF67" w:rsidR="00404C35" w:rsidRDefault="00404C35" w:rsidP="00404C35">
            <w:pPr>
              <w:pStyle w:val="Default"/>
              <w:jc w:val="both"/>
              <w:rPr>
                <w:color w:val="4D4D4B"/>
                <w:szCs w:val="22"/>
              </w:rPr>
            </w:pPr>
            <w:r>
              <w:rPr>
                <w:color w:val="4D4D4B"/>
                <w:sz w:val="22"/>
                <w:szCs w:val="22"/>
              </w:rPr>
              <w:t>Non-CO</w:t>
            </w:r>
            <w:r>
              <w:rPr>
                <w:color w:val="4D4D4B"/>
                <w:sz w:val="14"/>
                <w:szCs w:val="14"/>
              </w:rPr>
              <w:t xml:space="preserve">2 </w:t>
            </w:r>
            <w:r>
              <w:rPr>
                <w:color w:val="4D4D4B"/>
                <w:sz w:val="22"/>
                <w:szCs w:val="22"/>
              </w:rPr>
              <w:t xml:space="preserve">emission factor arising from use of fuel </w:t>
            </w:r>
            <w:r>
              <w:rPr>
                <w:i/>
                <w:iCs/>
                <w:color w:val="4D4D4B"/>
                <w:sz w:val="22"/>
                <w:szCs w:val="22"/>
              </w:rPr>
              <w:t>f</w:t>
            </w:r>
            <w:r>
              <w:rPr>
                <w:color w:val="4D4D4B"/>
                <w:sz w:val="22"/>
                <w:szCs w:val="22"/>
              </w:rPr>
              <w:t xml:space="preserve">, when the baseline fuel </w:t>
            </w:r>
            <w:r>
              <w:rPr>
                <w:i/>
                <w:iCs/>
                <w:color w:val="4D4D4B"/>
                <w:sz w:val="22"/>
                <w:szCs w:val="22"/>
              </w:rPr>
              <w:t xml:space="preserve">f </w:t>
            </w:r>
            <w:r>
              <w:rPr>
                <w:color w:val="4D4D4B"/>
                <w:sz w:val="22"/>
                <w:szCs w:val="22"/>
              </w:rPr>
              <w:t>is biomass or charcoal (tCO</w:t>
            </w:r>
            <w:r>
              <w:rPr>
                <w:color w:val="4D4D4B"/>
                <w:sz w:val="14"/>
                <w:szCs w:val="14"/>
              </w:rPr>
              <w:t>2</w:t>
            </w:r>
            <w:r>
              <w:rPr>
                <w:color w:val="4D4D4B"/>
                <w:sz w:val="22"/>
                <w:szCs w:val="22"/>
              </w:rPr>
              <w:t xml:space="preserve">e/TJ). </w:t>
            </w:r>
          </w:p>
          <w:p w14:paraId="3791E361" w14:textId="7B7C3A05" w:rsidR="00B45024" w:rsidRPr="00B45024" w:rsidRDefault="00B45024" w:rsidP="00B45024">
            <w:pPr>
              <w:spacing w:line="276" w:lineRule="auto"/>
              <w:contextualSpacing w:val="0"/>
              <w:jc w:val="both"/>
              <w:rPr>
                <w:lang w:val="en-GB"/>
              </w:rPr>
            </w:pPr>
          </w:p>
        </w:tc>
      </w:tr>
      <w:tr w:rsidR="00B45024" w:rsidRPr="00B45024" w14:paraId="0897BA0D" w14:textId="77777777" w:rsidTr="00EE63F0">
        <w:tc>
          <w:tcPr>
            <w:tcW w:w="1696" w:type="dxa"/>
          </w:tcPr>
          <w:p w14:paraId="35DD19B3" w14:textId="77777777" w:rsidR="00B45024" w:rsidRPr="00B45024" w:rsidRDefault="00B45024" w:rsidP="00B45024">
            <w:pPr>
              <w:spacing w:line="276" w:lineRule="auto"/>
              <w:contextualSpacing w:val="0"/>
              <w:jc w:val="both"/>
              <w:rPr>
                <w:lang w:val="en-GB"/>
              </w:rPr>
            </w:pPr>
            <w:proofErr w:type="spellStart"/>
            <w:proofErr w:type="gramStart"/>
            <w:r w:rsidRPr="00B45024">
              <w:rPr>
                <w:lang w:val="en-GB"/>
              </w:rPr>
              <w:t>LE</w:t>
            </w:r>
            <w:r w:rsidRPr="00B45024">
              <w:rPr>
                <w:vertAlign w:val="subscript"/>
                <w:lang w:val="en-GB"/>
              </w:rPr>
              <w:t>p,y</w:t>
            </w:r>
            <w:proofErr w:type="spellEnd"/>
            <w:proofErr w:type="gramEnd"/>
          </w:p>
        </w:tc>
        <w:tc>
          <w:tcPr>
            <w:tcW w:w="7926" w:type="dxa"/>
            <w:gridSpan w:val="2"/>
          </w:tcPr>
          <w:p w14:paraId="7E2FBDF7" w14:textId="77777777" w:rsidR="00B45024" w:rsidRPr="00B45024" w:rsidRDefault="00B45024" w:rsidP="00B45024">
            <w:pPr>
              <w:spacing w:line="276" w:lineRule="auto"/>
              <w:contextualSpacing w:val="0"/>
              <w:jc w:val="both"/>
              <w:rPr>
                <w:lang w:val="en-GB"/>
              </w:rPr>
            </w:pPr>
            <w:r w:rsidRPr="00B45024">
              <w:rPr>
                <w:lang w:val="en-GB"/>
              </w:rPr>
              <w:t xml:space="preserve">Leakage for project scenario </w:t>
            </w:r>
            <w:proofErr w:type="spellStart"/>
            <w:r w:rsidRPr="00B45024">
              <w:rPr>
                <w:lang w:val="en-GB"/>
              </w:rPr>
              <w:t>p in</w:t>
            </w:r>
            <w:proofErr w:type="spellEnd"/>
            <w:r w:rsidRPr="00B45024">
              <w:rPr>
                <w:lang w:val="en-GB"/>
              </w:rPr>
              <w:t xml:space="preserve"> year y (tCO</w:t>
            </w:r>
            <w:r w:rsidRPr="00B45024">
              <w:rPr>
                <w:vertAlign w:val="subscript"/>
                <w:lang w:val="en-GB"/>
              </w:rPr>
              <w:t>2</w:t>
            </w:r>
            <w:r w:rsidRPr="00B45024">
              <w:rPr>
                <w:lang w:val="en-GB"/>
              </w:rPr>
              <w:t>e/</w:t>
            </w:r>
            <w:proofErr w:type="spellStart"/>
            <w:r w:rsidRPr="00B45024">
              <w:rPr>
                <w:lang w:val="en-GB"/>
              </w:rPr>
              <w:t>yr</w:t>
            </w:r>
            <w:proofErr w:type="spellEnd"/>
            <w:r w:rsidRPr="00B45024">
              <w:rPr>
                <w:lang w:val="en-GB"/>
              </w:rPr>
              <w:t>)</w:t>
            </w:r>
          </w:p>
        </w:tc>
      </w:tr>
    </w:tbl>
    <w:p w14:paraId="5DB99930" w14:textId="77777777" w:rsidR="00B45024" w:rsidRPr="00B45024" w:rsidRDefault="00B45024" w:rsidP="00B45024">
      <w:pPr>
        <w:spacing w:line="276" w:lineRule="auto"/>
        <w:contextualSpacing w:val="0"/>
        <w:jc w:val="both"/>
        <w:rPr>
          <w:lang w:val="en-GB"/>
        </w:rPr>
      </w:pPr>
    </w:p>
    <w:p w14:paraId="3A5AF5FC" w14:textId="77777777" w:rsidR="00B45024" w:rsidRPr="00473B3C" w:rsidRDefault="00B45024" w:rsidP="00B45024">
      <w:pPr>
        <w:spacing w:line="276" w:lineRule="auto"/>
        <w:contextualSpacing w:val="0"/>
        <w:jc w:val="both"/>
        <w:rPr>
          <w:b/>
          <w:lang w:val="fr-FR"/>
        </w:rPr>
      </w:pPr>
      <w:r w:rsidRPr="00473B3C">
        <w:rPr>
          <w:b/>
          <w:lang w:val="fr-FR"/>
        </w:rPr>
        <w:t>Baseline Emissions</w:t>
      </w:r>
    </w:p>
    <w:p w14:paraId="4E9BA1FB" w14:textId="77777777" w:rsidR="00B45024" w:rsidRPr="00473B3C" w:rsidRDefault="00B45024" w:rsidP="00B45024">
      <w:pPr>
        <w:spacing w:line="276" w:lineRule="auto"/>
        <w:contextualSpacing w:val="0"/>
        <w:jc w:val="both"/>
        <w:rPr>
          <w:bCs/>
          <w:lang w:val="fr-FR"/>
        </w:rPr>
      </w:pPr>
      <w:proofErr w:type="spellStart"/>
      <w:proofErr w:type="gramStart"/>
      <w:r w:rsidRPr="00473B3C">
        <w:rPr>
          <w:bCs/>
          <w:lang w:val="fr-FR"/>
        </w:rPr>
        <w:t>BE</w:t>
      </w:r>
      <w:r w:rsidRPr="00473B3C">
        <w:rPr>
          <w:bCs/>
          <w:vertAlign w:val="subscript"/>
          <w:lang w:val="fr-FR"/>
        </w:rPr>
        <w:t>b,y</w:t>
      </w:r>
      <w:proofErr w:type="spellEnd"/>
      <w:proofErr w:type="gramEnd"/>
      <w:r w:rsidRPr="00473B3C">
        <w:rPr>
          <w:bCs/>
          <w:lang w:val="fr-FR"/>
        </w:rPr>
        <w:t xml:space="preserve"> = </w:t>
      </w:r>
      <w:proofErr w:type="spellStart"/>
      <w:r w:rsidRPr="00473B3C">
        <w:rPr>
          <w:bCs/>
          <w:lang w:val="fr-FR"/>
        </w:rPr>
        <w:t>B</w:t>
      </w:r>
      <w:r w:rsidRPr="00473B3C">
        <w:rPr>
          <w:bCs/>
          <w:vertAlign w:val="subscript"/>
          <w:lang w:val="fr-FR"/>
        </w:rPr>
        <w:t>b,y</w:t>
      </w:r>
      <w:proofErr w:type="spellEnd"/>
      <w:r w:rsidRPr="00473B3C">
        <w:rPr>
          <w:bCs/>
          <w:lang w:val="fr-FR"/>
        </w:rPr>
        <w:t>*((</w:t>
      </w:r>
      <w:proofErr w:type="spellStart"/>
      <w:r w:rsidRPr="00473B3C">
        <w:rPr>
          <w:bCs/>
          <w:lang w:val="fr-FR"/>
        </w:rPr>
        <w:t>f</w:t>
      </w:r>
      <w:r w:rsidRPr="00473B3C">
        <w:rPr>
          <w:bCs/>
          <w:vertAlign w:val="subscript"/>
          <w:lang w:val="fr-FR"/>
        </w:rPr>
        <w:t>NRB,y</w:t>
      </w:r>
      <w:proofErr w:type="spellEnd"/>
      <w:r w:rsidRPr="00473B3C">
        <w:rPr>
          <w:bCs/>
          <w:lang w:val="fr-FR"/>
        </w:rPr>
        <w:t>*EF</w:t>
      </w:r>
      <w:r w:rsidRPr="00473B3C">
        <w:rPr>
          <w:bCs/>
          <w:vertAlign w:val="subscript"/>
          <w:lang w:val="fr-FR"/>
        </w:rPr>
        <w:t>b,fuel,CO2</w:t>
      </w:r>
      <w:r w:rsidRPr="00473B3C">
        <w:rPr>
          <w:bCs/>
          <w:lang w:val="fr-FR"/>
        </w:rPr>
        <w:t>)+ EF</w:t>
      </w:r>
      <w:r w:rsidRPr="00473B3C">
        <w:rPr>
          <w:bCs/>
          <w:vertAlign w:val="subscript"/>
          <w:lang w:val="fr-FR"/>
        </w:rPr>
        <w:t>b,fuel,nonCO2</w:t>
      </w:r>
      <w:r w:rsidRPr="00473B3C">
        <w:rPr>
          <w:bCs/>
          <w:lang w:val="fr-FR"/>
        </w:rPr>
        <w:t>)*</w:t>
      </w:r>
      <w:proofErr w:type="spellStart"/>
      <w:r w:rsidRPr="00473B3C">
        <w:rPr>
          <w:bCs/>
          <w:lang w:val="fr-FR"/>
        </w:rPr>
        <w:t>NCV</w:t>
      </w:r>
      <w:r w:rsidRPr="00473B3C">
        <w:rPr>
          <w:bCs/>
          <w:vertAlign w:val="subscript"/>
          <w:lang w:val="fr-FR"/>
        </w:rPr>
        <w:t>b,fuel</w:t>
      </w:r>
      <w:proofErr w:type="spellEnd"/>
    </w:p>
    <w:p w14:paraId="43A2076E" w14:textId="77777777" w:rsidR="00B45024" w:rsidRPr="00B45024" w:rsidRDefault="00B45024" w:rsidP="00B45024">
      <w:pPr>
        <w:spacing w:line="276" w:lineRule="auto"/>
        <w:contextualSpacing w:val="0"/>
        <w:jc w:val="both"/>
        <w:rPr>
          <w:lang w:val="en-GB"/>
        </w:rPr>
      </w:pPr>
      <w:r w:rsidRPr="00B45024">
        <w:rPr>
          <w:lang w:val="en-GB"/>
        </w:rPr>
        <w:t>Where:</w:t>
      </w:r>
    </w:p>
    <w:tbl>
      <w:tblPr>
        <w:tblStyle w:val="TableGrid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926"/>
      </w:tblGrid>
      <w:tr w:rsidR="00B45024" w:rsidRPr="00B45024" w14:paraId="6E22D43B" w14:textId="77777777" w:rsidTr="00EE63F0">
        <w:tc>
          <w:tcPr>
            <w:tcW w:w="1696" w:type="dxa"/>
          </w:tcPr>
          <w:p w14:paraId="3A03DA5B" w14:textId="77777777" w:rsidR="00B45024" w:rsidRPr="00B45024" w:rsidRDefault="00B45024" w:rsidP="00B45024">
            <w:pPr>
              <w:spacing w:line="276" w:lineRule="auto"/>
              <w:contextualSpacing w:val="0"/>
              <w:jc w:val="both"/>
              <w:rPr>
                <w:lang w:val="en-GB"/>
              </w:rPr>
            </w:pPr>
            <w:bookmarkStart w:id="448" w:name="_Hlk90423742"/>
            <w:proofErr w:type="spellStart"/>
            <w:proofErr w:type="gramStart"/>
            <w:r w:rsidRPr="00B45024">
              <w:rPr>
                <w:lang w:val="en-IN"/>
              </w:rPr>
              <w:t>BE</w:t>
            </w:r>
            <w:r w:rsidRPr="00B45024">
              <w:rPr>
                <w:vertAlign w:val="subscript"/>
                <w:lang w:val="en-IN"/>
              </w:rPr>
              <w:t>b,y</w:t>
            </w:r>
            <w:proofErr w:type="spellEnd"/>
            <w:proofErr w:type="gramEnd"/>
            <w:r w:rsidRPr="00B45024">
              <w:rPr>
                <w:lang w:val="en-IN"/>
              </w:rPr>
              <w:tab/>
            </w:r>
          </w:p>
        </w:tc>
        <w:tc>
          <w:tcPr>
            <w:tcW w:w="7926" w:type="dxa"/>
          </w:tcPr>
          <w:p w14:paraId="40DCB544" w14:textId="77777777" w:rsidR="00B45024" w:rsidRPr="00B45024" w:rsidRDefault="00B45024" w:rsidP="00B45024">
            <w:pPr>
              <w:spacing w:after="200" w:line="276" w:lineRule="auto"/>
              <w:contextualSpacing w:val="0"/>
              <w:jc w:val="both"/>
              <w:rPr>
                <w:lang w:val="en-IN"/>
              </w:rPr>
            </w:pPr>
            <w:r w:rsidRPr="00B45024">
              <w:rPr>
                <w:lang w:val="en-IN"/>
              </w:rPr>
              <w:t>Emissions for baseline scenario b during the year y in tCO</w:t>
            </w:r>
            <w:r w:rsidRPr="00B45024">
              <w:rPr>
                <w:vertAlign w:val="subscript"/>
                <w:lang w:val="en-IN"/>
              </w:rPr>
              <w:t>2</w:t>
            </w:r>
            <w:r w:rsidRPr="00B45024">
              <w:rPr>
                <w:lang w:val="en-IN"/>
              </w:rPr>
              <w:t>e</w:t>
            </w:r>
          </w:p>
        </w:tc>
      </w:tr>
      <w:tr w:rsidR="00B45024" w:rsidRPr="00B45024" w14:paraId="720AE493" w14:textId="77777777" w:rsidTr="00EE63F0">
        <w:tc>
          <w:tcPr>
            <w:tcW w:w="1696" w:type="dxa"/>
          </w:tcPr>
          <w:p w14:paraId="4934D62A" w14:textId="77777777" w:rsidR="00B45024" w:rsidRPr="00B45024" w:rsidRDefault="00B45024" w:rsidP="00B45024">
            <w:pPr>
              <w:spacing w:line="276" w:lineRule="auto"/>
              <w:contextualSpacing w:val="0"/>
              <w:jc w:val="both"/>
              <w:rPr>
                <w:lang w:val="en-GB"/>
              </w:rPr>
            </w:pPr>
            <w:proofErr w:type="spellStart"/>
            <w:proofErr w:type="gramStart"/>
            <w:r w:rsidRPr="00B45024">
              <w:rPr>
                <w:lang w:val="en-IN"/>
              </w:rPr>
              <w:t>B</w:t>
            </w:r>
            <w:r w:rsidRPr="00B45024">
              <w:rPr>
                <w:vertAlign w:val="subscript"/>
                <w:lang w:val="en-IN"/>
              </w:rPr>
              <w:t>b,y</w:t>
            </w:r>
            <w:proofErr w:type="spellEnd"/>
            <w:proofErr w:type="gramEnd"/>
            <w:r w:rsidRPr="00B45024">
              <w:rPr>
                <w:lang w:val="en-IN"/>
              </w:rPr>
              <w:tab/>
            </w:r>
          </w:p>
        </w:tc>
        <w:tc>
          <w:tcPr>
            <w:tcW w:w="7926" w:type="dxa"/>
          </w:tcPr>
          <w:p w14:paraId="0B08F77B" w14:textId="77777777" w:rsidR="00B45024" w:rsidRPr="00B45024" w:rsidRDefault="00B45024" w:rsidP="00B45024">
            <w:pPr>
              <w:spacing w:after="200" w:line="276" w:lineRule="auto"/>
              <w:contextualSpacing w:val="0"/>
              <w:jc w:val="both"/>
              <w:rPr>
                <w:lang w:val="en-IN"/>
              </w:rPr>
            </w:pPr>
            <w:r w:rsidRPr="00B45024">
              <w:rPr>
                <w:lang w:val="en-GB"/>
              </w:rPr>
              <w:t>Quantity of fuel consumed in baseline scenario b during year y, in tons</w:t>
            </w:r>
          </w:p>
        </w:tc>
      </w:tr>
      <w:tr w:rsidR="00B45024" w:rsidRPr="00B45024" w14:paraId="087C7959" w14:textId="77777777" w:rsidTr="00EE63F0">
        <w:tc>
          <w:tcPr>
            <w:tcW w:w="1696" w:type="dxa"/>
          </w:tcPr>
          <w:p w14:paraId="26EFD2C4" w14:textId="77777777" w:rsidR="00B45024" w:rsidRPr="00B45024" w:rsidRDefault="00B45024" w:rsidP="00B45024">
            <w:pPr>
              <w:spacing w:line="276" w:lineRule="auto"/>
              <w:contextualSpacing w:val="0"/>
              <w:jc w:val="both"/>
              <w:rPr>
                <w:lang w:val="en-GB"/>
              </w:rPr>
            </w:pPr>
            <w:r w:rsidRPr="00B45024">
              <w:rPr>
                <w:i/>
                <w:iCs/>
                <w:lang w:val="en-IN"/>
              </w:rPr>
              <w:t xml:space="preserve">f </w:t>
            </w:r>
            <w:proofErr w:type="spellStart"/>
            <w:proofErr w:type="gramStart"/>
            <w:r w:rsidRPr="00B45024">
              <w:rPr>
                <w:vertAlign w:val="subscript"/>
                <w:lang w:val="en-IN"/>
              </w:rPr>
              <w:t>NRB,y</w:t>
            </w:r>
            <w:proofErr w:type="spellEnd"/>
            <w:proofErr w:type="gramEnd"/>
            <w:r w:rsidRPr="00B45024">
              <w:rPr>
                <w:lang w:val="en-IN"/>
              </w:rPr>
              <w:tab/>
            </w:r>
          </w:p>
        </w:tc>
        <w:tc>
          <w:tcPr>
            <w:tcW w:w="7926" w:type="dxa"/>
          </w:tcPr>
          <w:p w14:paraId="59756A51" w14:textId="77777777" w:rsidR="00B45024" w:rsidRPr="00B45024" w:rsidRDefault="00B45024" w:rsidP="00B45024">
            <w:pPr>
              <w:spacing w:line="276" w:lineRule="auto"/>
              <w:contextualSpacing w:val="0"/>
              <w:jc w:val="both"/>
              <w:rPr>
                <w:lang w:val="en-GB"/>
              </w:rPr>
            </w:pPr>
            <w:r w:rsidRPr="00B45024">
              <w:rPr>
                <w:lang w:val="en-GB"/>
              </w:rPr>
              <w:t xml:space="preserve">Fraction of biomass used in year y for baseline scenario b that can be established as non-renewable biomass </w:t>
            </w:r>
          </w:p>
        </w:tc>
      </w:tr>
      <w:tr w:rsidR="00B45024" w:rsidRPr="00B45024" w14:paraId="548817E9" w14:textId="77777777" w:rsidTr="00EE63F0">
        <w:tc>
          <w:tcPr>
            <w:tcW w:w="1696" w:type="dxa"/>
          </w:tcPr>
          <w:p w14:paraId="2A480F98" w14:textId="77777777" w:rsidR="00B45024" w:rsidRPr="00B45024" w:rsidRDefault="00B45024" w:rsidP="00B45024">
            <w:pPr>
              <w:spacing w:line="276" w:lineRule="auto"/>
              <w:contextualSpacing w:val="0"/>
              <w:jc w:val="both"/>
              <w:rPr>
                <w:i/>
                <w:iCs/>
                <w:lang w:val="en-IN"/>
              </w:rPr>
            </w:pPr>
            <w:proofErr w:type="spellStart"/>
            <w:proofErr w:type="gramStart"/>
            <w:r w:rsidRPr="00B45024">
              <w:rPr>
                <w:lang w:val="en-GB"/>
              </w:rPr>
              <w:t>NCV</w:t>
            </w:r>
            <w:r w:rsidRPr="00B45024">
              <w:rPr>
                <w:vertAlign w:val="subscript"/>
                <w:lang w:val="en-GB"/>
              </w:rPr>
              <w:t>b,fuel</w:t>
            </w:r>
            <w:proofErr w:type="spellEnd"/>
            <w:proofErr w:type="gramEnd"/>
          </w:p>
        </w:tc>
        <w:tc>
          <w:tcPr>
            <w:tcW w:w="7926" w:type="dxa"/>
          </w:tcPr>
          <w:p w14:paraId="298AFFE7" w14:textId="77777777" w:rsidR="00B45024" w:rsidRPr="00B45024" w:rsidRDefault="00B45024" w:rsidP="00B45024">
            <w:pPr>
              <w:spacing w:line="276" w:lineRule="auto"/>
              <w:contextualSpacing w:val="0"/>
              <w:jc w:val="both"/>
              <w:rPr>
                <w:lang w:val="en-GB"/>
              </w:rPr>
            </w:pPr>
            <w:r w:rsidRPr="00B45024">
              <w:rPr>
                <w:lang w:val="en-GB"/>
              </w:rPr>
              <w:t>Net calorific value of the fuel that is substituted or reduced (IPCC default for wood fuel, 0.0156 TJ/ton)</w:t>
            </w:r>
          </w:p>
        </w:tc>
      </w:tr>
      <w:tr w:rsidR="00B45024" w:rsidRPr="00B45024" w14:paraId="7A4F69AE" w14:textId="77777777" w:rsidTr="00EE63F0">
        <w:tc>
          <w:tcPr>
            <w:tcW w:w="1696" w:type="dxa"/>
          </w:tcPr>
          <w:p w14:paraId="040A1B11" w14:textId="77777777" w:rsidR="00B45024" w:rsidRPr="00B45024" w:rsidRDefault="00B45024" w:rsidP="00B45024">
            <w:pPr>
              <w:spacing w:line="276" w:lineRule="auto"/>
              <w:contextualSpacing w:val="0"/>
              <w:jc w:val="both"/>
              <w:rPr>
                <w:lang w:val="en-GB"/>
              </w:rPr>
            </w:pPr>
            <w:proofErr w:type="gramStart"/>
            <w:r w:rsidRPr="00B45024">
              <w:rPr>
                <w:lang w:val="en-IN"/>
              </w:rPr>
              <w:t>EF</w:t>
            </w:r>
            <w:r w:rsidRPr="00B45024">
              <w:rPr>
                <w:vertAlign w:val="subscript"/>
                <w:lang w:val="en-IN"/>
              </w:rPr>
              <w:t>b,fuel</w:t>
            </w:r>
            <w:proofErr w:type="gramEnd"/>
            <w:r w:rsidRPr="00B45024">
              <w:rPr>
                <w:vertAlign w:val="subscript"/>
                <w:lang w:val="en-IN"/>
              </w:rPr>
              <w:t>,CO2</w:t>
            </w:r>
          </w:p>
        </w:tc>
        <w:tc>
          <w:tcPr>
            <w:tcW w:w="7926" w:type="dxa"/>
          </w:tcPr>
          <w:p w14:paraId="12BD115A" w14:textId="77777777" w:rsidR="00B45024" w:rsidRPr="00B45024" w:rsidRDefault="00B45024" w:rsidP="00B45024">
            <w:pPr>
              <w:spacing w:line="276" w:lineRule="auto"/>
              <w:contextualSpacing w:val="0"/>
              <w:jc w:val="both"/>
              <w:rPr>
                <w:lang w:val="en-GB"/>
              </w:rPr>
            </w:pPr>
            <w:r w:rsidRPr="00B45024">
              <w:rPr>
                <w:lang w:val="en-GB"/>
              </w:rPr>
              <w:t>CO2 emission factor of the fuel that is substituted or reduced. 112 tCO2/TJ for Wood/Wood Waste, or the IPCC default value of other relevant fuel</w:t>
            </w:r>
          </w:p>
        </w:tc>
      </w:tr>
      <w:tr w:rsidR="00B45024" w:rsidRPr="00B45024" w14:paraId="3C939F31" w14:textId="77777777" w:rsidTr="00EE63F0">
        <w:tc>
          <w:tcPr>
            <w:tcW w:w="1696" w:type="dxa"/>
          </w:tcPr>
          <w:p w14:paraId="53963D0F" w14:textId="77777777" w:rsidR="00B45024" w:rsidRPr="00B45024" w:rsidRDefault="00B45024" w:rsidP="00B45024">
            <w:pPr>
              <w:spacing w:line="276" w:lineRule="auto"/>
              <w:contextualSpacing w:val="0"/>
              <w:jc w:val="both"/>
              <w:rPr>
                <w:lang w:val="en-GB"/>
              </w:rPr>
            </w:pPr>
            <w:proofErr w:type="gramStart"/>
            <w:r w:rsidRPr="00B45024">
              <w:rPr>
                <w:lang w:val="en-GB"/>
              </w:rPr>
              <w:t>EF</w:t>
            </w:r>
            <w:r w:rsidRPr="00B45024">
              <w:rPr>
                <w:vertAlign w:val="subscript"/>
                <w:lang w:val="en-GB"/>
              </w:rPr>
              <w:t>b,fuel</w:t>
            </w:r>
            <w:proofErr w:type="gramEnd"/>
            <w:r w:rsidRPr="00B45024">
              <w:rPr>
                <w:vertAlign w:val="subscript"/>
                <w:lang w:val="en-GB"/>
              </w:rPr>
              <w:t>,nonCO2</w:t>
            </w:r>
          </w:p>
        </w:tc>
        <w:tc>
          <w:tcPr>
            <w:tcW w:w="7926" w:type="dxa"/>
          </w:tcPr>
          <w:p w14:paraId="45B1443D" w14:textId="77777777" w:rsidR="00B45024" w:rsidRPr="00B45024" w:rsidRDefault="00B45024" w:rsidP="00B45024">
            <w:pPr>
              <w:spacing w:line="276" w:lineRule="auto"/>
              <w:contextualSpacing w:val="0"/>
              <w:jc w:val="both"/>
              <w:rPr>
                <w:lang w:val="en-GB"/>
              </w:rPr>
            </w:pPr>
            <w:r w:rsidRPr="00B45024">
              <w:rPr>
                <w:lang w:val="en-GB"/>
              </w:rPr>
              <w:t>Non-CO2 emission factor of the fuel that is reduced</w:t>
            </w:r>
          </w:p>
        </w:tc>
      </w:tr>
      <w:bookmarkEnd w:id="448"/>
    </w:tbl>
    <w:p w14:paraId="064EFC23" w14:textId="77777777" w:rsidR="00B45024" w:rsidRPr="00B45024" w:rsidRDefault="00B45024" w:rsidP="00B45024">
      <w:pPr>
        <w:spacing w:line="276" w:lineRule="auto"/>
        <w:contextualSpacing w:val="0"/>
        <w:jc w:val="both"/>
        <w:rPr>
          <w:lang w:val="en-GB"/>
        </w:rPr>
      </w:pPr>
    </w:p>
    <w:p w14:paraId="1F2B7C52" w14:textId="77777777" w:rsidR="00B45024" w:rsidRPr="00473B3C" w:rsidRDefault="00B45024" w:rsidP="00B45024">
      <w:pPr>
        <w:spacing w:line="276" w:lineRule="auto"/>
        <w:contextualSpacing w:val="0"/>
        <w:jc w:val="both"/>
        <w:rPr>
          <w:lang w:val="fr-FR"/>
        </w:rPr>
      </w:pPr>
      <w:proofErr w:type="spellStart"/>
      <w:proofErr w:type="gramStart"/>
      <w:r w:rsidRPr="00473B3C">
        <w:rPr>
          <w:lang w:val="fr-FR"/>
        </w:rPr>
        <w:lastRenderedPageBreak/>
        <w:t>B</w:t>
      </w:r>
      <w:r w:rsidRPr="00473B3C">
        <w:rPr>
          <w:vertAlign w:val="subscript"/>
          <w:lang w:val="fr-FR"/>
        </w:rPr>
        <w:t>b,y</w:t>
      </w:r>
      <w:proofErr w:type="spellEnd"/>
      <w:proofErr w:type="gramEnd"/>
      <w:r w:rsidRPr="00473B3C">
        <w:rPr>
          <w:lang w:val="fr-FR"/>
        </w:rPr>
        <w:t xml:space="preserve"> = </w:t>
      </w:r>
      <w:proofErr w:type="spellStart"/>
      <w:r w:rsidRPr="00473B3C">
        <w:rPr>
          <w:lang w:val="fr-FR"/>
        </w:rPr>
        <w:t>N</w:t>
      </w:r>
      <w:r w:rsidRPr="00473B3C">
        <w:rPr>
          <w:vertAlign w:val="subscript"/>
          <w:lang w:val="fr-FR"/>
        </w:rPr>
        <w:t>p,y</w:t>
      </w:r>
      <w:proofErr w:type="spellEnd"/>
      <w:r w:rsidRPr="00473B3C">
        <w:rPr>
          <w:lang w:val="fr-FR"/>
        </w:rPr>
        <w:t xml:space="preserve"> * </w:t>
      </w:r>
      <w:proofErr w:type="spellStart"/>
      <w:r w:rsidRPr="00473B3C">
        <w:rPr>
          <w:lang w:val="fr-FR"/>
        </w:rPr>
        <w:t>P</w:t>
      </w:r>
      <w:r w:rsidRPr="00473B3C">
        <w:rPr>
          <w:vertAlign w:val="subscript"/>
          <w:lang w:val="fr-FR"/>
        </w:rPr>
        <w:t>b,y</w:t>
      </w:r>
      <w:proofErr w:type="spellEnd"/>
    </w:p>
    <w:p w14:paraId="624D12B4" w14:textId="77777777" w:rsidR="00B45024" w:rsidRPr="00473B3C" w:rsidRDefault="00B45024" w:rsidP="00B45024">
      <w:pPr>
        <w:spacing w:line="276" w:lineRule="auto"/>
        <w:contextualSpacing w:val="0"/>
        <w:jc w:val="both"/>
        <w:rPr>
          <w:lang w:val="fr-FR"/>
        </w:rPr>
      </w:pPr>
      <w:proofErr w:type="spellStart"/>
      <w:proofErr w:type="gramStart"/>
      <w:r w:rsidRPr="00473B3C">
        <w:rPr>
          <w:lang w:val="fr-FR"/>
        </w:rPr>
        <w:t>Where</w:t>
      </w:r>
      <w:proofErr w:type="spellEnd"/>
      <w:r w:rsidRPr="00473B3C">
        <w:rPr>
          <w:lang w:val="fr-FR"/>
        </w:rPr>
        <w:t>:</w:t>
      </w:r>
      <w:proofErr w:type="gramEnd"/>
    </w:p>
    <w:tbl>
      <w:tblPr>
        <w:tblStyle w:val="TableGrid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926"/>
      </w:tblGrid>
      <w:tr w:rsidR="00B45024" w:rsidRPr="00B45024" w14:paraId="6387037A" w14:textId="77777777" w:rsidTr="00EE63F0">
        <w:tc>
          <w:tcPr>
            <w:tcW w:w="1696" w:type="dxa"/>
          </w:tcPr>
          <w:p w14:paraId="41D37715" w14:textId="77777777" w:rsidR="00B45024" w:rsidRPr="00B45024" w:rsidRDefault="00B45024" w:rsidP="00B45024">
            <w:pPr>
              <w:spacing w:line="276" w:lineRule="auto"/>
              <w:contextualSpacing w:val="0"/>
              <w:jc w:val="both"/>
              <w:rPr>
                <w:lang w:val="en-GB"/>
              </w:rPr>
            </w:pPr>
            <w:proofErr w:type="spellStart"/>
            <w:proofErr w:type="gramStart"/>
            <w:r w:rsidRPr="00B45024">
              <w:rPr>
                <w:lang w:val="en-IN"/>
              </w:rPr>
              <w:t>B</w:t>
            </w:r>
            <w:r w:rsidRPr="00B45024">
              <w:rPr>
                <w:vertAlign w:val="subscript"/>
                <w:lang w:val="en-IN"/>
              </w:rPr>
              <w:t>b,y</w:t>
            </w:r>
            <w:proofErr w:type="spellEnd"/>
            <w:proofErr w:type="gramEnd"/>
            <w:r w:rsidRPr="00B45024">
              <w:rPr>
                <w:lang w:val="en-IN"/>
              </w:rPr>
              <w:tab/>
            </w:r>
          </w:p>
        </w:tc>
        <w:tc>
          <w:tcPr>
            <w:tcW w:w="7926" w:type="dxa"/>
          </w:tcPr>
          <w:p w14:paraId="688C257C" w14:textId="77777777" w:rsidR="00B45024" w:rsidRPr="00B45024" w:rsidRDefault="00B45024" w:rsidP="00B45024">
            <w:pPr>
              <w:spacing w:after="200" w:line="276" w:lineRule="auto"/>
              <w:contextualSpacing w:val="0"/>
              <w:jc w:val="both"/>
              <w:rPr>
                <w:lang w:val="en-IN"/>
              </w:rPr>
            </w:pPr>
            <w:r w:rsidRPr="00B45024">
              <w:rPr>
                <w:lang w:val="en-GB"/>
              </w:rPr>
              <w:t>Quantity of fuel consumed in baseline scenario b during year y, in tons</w:t>
            </w:r>
          </w:p>
        </w:tc>
      </w:tr>
      <w:tr w:rsidR="00B45024" w:rsidRPr="00B45024" w14:paraId="716AC358" w14:textId="77777777" w:rsidTr="00EE63F0">
        <w:tc>
          <w:tcPr>
            <w:tcW w:w="1696" w:type="dxa"/>
          </w:tcPr>
          <w:p w14:paraId="4D9D3BB5" w14:textId="77777777" w:rsidR="00B45024" w:rsidRPr="00B45024" w:rsidRDefault="00B45024" w:rsidP="00B45024">
            <w:pPr>
              <w:spacing w:line="276" w:lineRule="auto"/>
              <w:contextualSpacing w:val="0"/>
              <w:jc w:val="both"/>
              <w:rPr>
                <w:lang w:val="en-GB"/>
              </w:rPr>
            </w:pPr>
            <w:proofErr w:type="spellStart"/>
            <w:proofErr w:type="gramStart"/>
            <w:r w:rsidRPr="00B45024">
              <w:rPr>
                <w:lang w:val="en-IN"/>
              </w:rPr>
              <w:t>P</w:t>
            </w:r>
            <w:r w:rsidRPr="00B45024">
              <w:rPr>
                <w:vertAlign w:val="subscript"/>
                <w:lang w:val="en-IN"/>
              </w:rPr>
              <w:t>b,y</w:t>
            </w:r>
            <w:proofErr w:type="spellEnd"/>
            <w:proofErr w:type="gramEnd"/>
            <w:r w:rsidRPr="00B45024">
              <w:rPr>
                <w:lang w:val="en-IN"/>
              </w:rPr>
              <w:tab/>
            </w:r>
          </w:p>
        </w:tc>
        <w:tc>
          <w:tcPr>
            <w:tcW w:w="7926" w:type="dxa"/>
          </w:tcPr>
          <w:p w14:paraId="2408672C" w14:textId="77777777" w:rsidR="00B45024" w:rsidRPr="00B45024" w:rsidRDefault="00B45024" w:rsidP="00B45024">
            <w:pPr>
              <w:spacing w:after="200" w:line="276" w:lineRule="auto"/>
              <w:contextualSpacing w:val="0"/>
              <w:jc w:val="both"/>
              <w:rPr>
                <w:lang w:val="en-IN"/>
              </w:rPr>
            </w:pPr>
            <w:r w:rsidRPr="00B45024">
              <w:rPr>
                <w:bCs/>
                <w:lang w:val="en-GB"/>
              </w:rPr>
              <w:t>Specific fuel consumption for an individual technology in baseline scenario b during year y converted to tons/day</w:t>
            </w:r>
          </w:p>
        </w:tc>
      </w:tr>
      <w:tr w:rsidR="00B45024" w:rsidRPr="00B45024" w14:paraId="0E5C9E86" w14:textId="77777777" w:rsidTr="00EE63F0">
        <w:tc>
          <w:tcPr>
            <w:tcW w:w="1696" w:type="dxa"/>
          </w:tcPr>
          <w:p w14:paraId="27D5084C" w14:textId="77777777" w:rsidR="00B45024" w:rsidRPr="00B45024" w:rsidRDefault="00B45024" w:rsidP="00B45024">
            <w:pPr>
              <w:spacing w:line="276" w:lineRule="auto"/>
              <w:contextualSpacing w:val="0"/>
              <w:jc w:val="both"/>
              <w:rPr>
                <w:lang w:val="en-IN"/>
              </w:rPr>
            </w:pPr>
            <w:proofErr w:type="spellStart"/>
            <w:proofErr w:type="gramStart"/>
            <w:r w:rsidRPr="00B45024">
              <w:rPr>
                <w:lang w:val="en-IN"/>
              </w:rPr>
              <w:t>N</w:t>
            </w:r>
            <w:r w:rsidRPr="00B45024">
              <w:rPr>
                <w:vertAlign w:val="subscript"/>
                <w:lang w:val="en-IN"/>
              </w:rPr>
              <w:t>p,y</w:t>
            </w:r>
            <w:proofErr w:type="spellEnd"/>
            <w:proofErr w:type="gramEnd"/>
          </w:p>
        </w:tc>
        <w:tc>
          <w:tcPr>
            <w:tcW w:w="7926" w:type="dxa"/>
          </w:tcPr>
          <w:p w14:paraId="32AC12DE" w14:textId="77777777" w:rsidR="00B45024" w:rsidRPr="00B45024" w:rsidRDefault="00B45024" w:rsidP="00B45024">
            <w:pPr>
              <w:spacing w:after="200" w:line="276" w:lineRule="auto"/>
              <w:contextualSpacing w:val="0"/>
              <w:jc w:val="both"/>
              <w:rPr>
                <w:lang w:val="en-IN"/>
              </w:rPr>
            </w:pPr>
            <w:r w:rsidRPr="00B45024">
              <w:rPr>
                <w:lang w:val="en-GB"/>
              </w:rPr>
              <w:t>Project</w:t>
            </w:r>
            <w:r w:rsidRPr="00B45024">
              <w:rPr>
                <w:bCs/>
                <w:lang w:val="en-GB"/>
              </w:rPr>
              <w:t xml:space="preserve"> technology-days in the project database for project scenario p through year y</w:t>
            </w:r>
          </w:p>
        </w:tc>
      </w:tr>
    </w:tbl>
    <w:p w14:paraId="123A4649" w14:textId="77777777" w:rsidR="00B45024" w:rsidRPr="00473B3C" w:rsidRDefault="00B45024" w:rsidP="00B45024">
      <w:pPr>
        <w:spacing w:line="276" w:lineRule="auto"/>
        <w:contextualSpacing w:val="0"/>
        <w:jc w:val="both"/>
        <w:rPr>
          <w:b/>
          <w:lang w:val="fr-FR"/>
        </w:rPr>
      </w:pPr>
      <w:r w:rsidRPr="00473B3C">
        <w:rPr>
          <w:b/>
          <w:lang w:val="fr-FR"/>
        </w:rPr>
        <w:t>Project Emissions</w:t>
      </w:r>
    </w:p>
    <w:p w14:paraId="60A71C8F" w14:textId="77777777" w:rsidR="00B45024" w:rsidRPr="00473B3C" w:rsidRDefault="00B45024" w:rsidP="00B45024">
      <w:pPr>
        <w:spacing w:line="276" w:lineRule="auto"/>
        <w:contextualSpacing w:val="0"/>
        <w:jc w:val="both"/>
        <w:rPr>
          <w:bCs/>
          <w:vertAlign w:val="subscript"/>
          <w:lang w:val="fr-FR"/>
        </w:rPr>
      </w:pPr>
      <w:proofErr w:type="spellStart"/>
      <w:proofErr w:type="gramStart"/>
      <w:r w:rsidRPr="00473B3C">
        <w:rPr>
          <w:bCs/>
          <w:lang w:val="fr-FR"/>
        </w:rPr>
        <w:t>PE</w:t>
      </w:r>
      <w:r w:rsidRPr="00473B3C">
        <w:rPr>
          <w:bCs/>
          <w:vertAlign w:val="subscript"/>
          <w:lang w:val="fr-FR"/>
        </w:rPr>
        <w:t>p,y</w:t>
      </w:r>
      <w:proofErr w:type="spellEnd"/>
      <w:proofErr w:type="gramEnd"/>
      <w:r w:rsidRPr="00473B3C">
        <w:rPr>
          <w:bCs/>
          <w:lang w:val="fr-FR"/>
        </w:rPr>
        <w:t xml:space="preserve"> = </w:t>
      </w:r>
      <w:proofErr w:type="spellStart"/>
      <w:r w:rsidRPr="00473B3C">
        <w:rPr>
          <w:bCs/>
          <w:lang w:val="fr-FR"/>
        </w:rPr>
        <w:t>B</w:t>
      </w:r>
      <w:r w:rsidRPr="00473B3C">
        <w:rPr>
          <w:bCs/>
          <w:vertAlign w:val="subscript"/>
          <w:lang w:val="fr-FR"/>
        </w:rPr>
        <w:t>p,y</w:t>
      </w:r>
      <w:proofErr w:type="spellEnd"/>
      <w:r w:rsidRPr="00473B3C">
        <w:rPr>
          <w:bCs/>
          <w:lang w:val="fr-FR"/>
        </w:rPr>
        <w:t xml:space="preserve"> * ((</w:t>
      </w:r>
      <w:proofErr w:type="spellStart"/>
      <w:r w:rsidRPr="00473B3C">
        <w:rPr>
          <w:bCs/>
          <w:lang w:val="fr-FR"/>
        </w:rPr>
        <w:t>f</w:t>
      </w:r>
      <w:r w:rsidRPr="00473B3C">
        <w:rPr>
          <w:bCs/>
          <w:vertAlign w:val="subscript"/>
          <w:lang w:val="fr-FR"/>
        </w:rPr>
        <w:t>NRB,y</w:t>
      </w:r>
      <w:proofErr w:type="spellEnd"/>
      <w:r w:rsidRPr="00473B3C">
        <w:rPr>
          <w:bCs/>
          <w:lang w:val="fr-FR"/>
        </w:rPr>
        <w:t xml:space="preserve"> * EF</w:t>
      </w:r>
      <w:r w:rsidRPr="00473B3C">
        <w:rPr>
          <w:bCs/>
          <w:vertAlign w:val="subscript"/>
          <w:lang w:val="fr-FR"/>
        </w:rPr>
        <w:t>p,fuel,CO2</w:t>
      </w:r>
      <w:r w:rsidRPr="00473B3C">
        <w:rPr>
          <w:bCs/>
          <w:lang w:val="fr-FR"/>
        </w:rPr>
        <w:t>) + EF</w:t>
      </w:r>
      <w:r w:rsidRPr="00473B3C">
        <w:rPr>
          <w:bCs/>
          <w:vertAlign w:val="subscript"/>
          <w:lang w:val="fr-FR"/>
        </w:rPr>
        <w:t>p,fuel,nonCO2</w:t>
      </w:r>
      <w:r w:rsidRPr="00473B3C">
        <w:rPr>
          <w:bCs/>
          <w:lang w:val="fr-FR"/>
        </w:rPr>
        <w:t xml:space="preserve">) * </w:t>
      </w:r>
      <w:proofErr w:type="spellStart"/>
      <w:r w:rsidRPr="00473B3C">
        <w:rPr>
          <w:bCs/>
          <w:lang w:val="fr-FR"/>
        </w:rPr>
        <w:t>NCV</w:t>
      </w:r>
      <w:r w:rsidRPr="00473B3C">
        <w:rPr>
          <w:bCs/>
          <w:vertAlign w:val="subscript"/>
          <w:lang w:val="fr-FR"/>
        </w:rPr>
        <w:t>p,fuel</w:t>
      </w:r>
      <w:proofErr w:type="spellEnd"/>
    </w:p>
    <w:p w14:paraId="05FF8314" w14:textId="77777777" w:rsidR="00B45024" w:rsidRPr="00B45024" w:rsidRDefault="00B45024" w:rsidP="00B45024">
      <w:pPr>
        <w:spacing w:line="276" w:lineRule="auto"/>
        <w:contextualSpacing w:val="0"/>
        <w:jc w:val="both"/>
        <w:rPr>
          <w:lang w:val="fr-FR"/>
        </w:rPr>
      </w:pPr>
      <w:proofErr w:type="spellStart"/>
      <w:proofErr w:type="gramStart"/>
      <w:r w:rsidRPr="00473B3C">
        <w:rPr>
          <w:bCs/>
          <w:lang w:val="fr-FR"/>
        </w:rPr>
        <w:t>B</w:t>
      </w:r>
      <w:r w:rsidRPr="00473B3C">
        <w:rPr>
          <w:bCs/>
          <w:vertAlign w:val="subscript"/>
          <w:lang w:val="fr-FR"/>
        </w:rPr>
        <w:t>p,y</w:t>
      </w:r>
      <w:proofErr w:type="spellEnd"/>
      <w:proofErr w:type="gramEnd"/>
      <w:r w:rsidRPr="00473B3C">
        <w:rPr>
          <w:bCs/>
          <w:lang w:val="fr-FR"/>
        </w:rPr>
        <w:t xml:space="preserve"> = </w:t>
      </w:r>
      <w:proofErr w:type="spellStart"/>
      <w:r w:rsidRPr="00473B3C">
        <w:rPr>
          <w:bCs/>
          <w:lang w:val="fr-FR"/>
        </w:rPr>
        <w:t>N</w:t>
      </w:r>
      <w:r w:rsidRPr="00473B3C">
        <w:rPr>
          <w:bCs/>
          <w:vertAlign w:val="subscript"/>
          <w:lang w:val="fr-FR"/>
        </w:rPr>
        <w:t>p,y</w:t>
      </w:r>
      <w:proofErr w:type="spellEnd"/>
      <w:r w:rsidRPr="00473B3C">
        <w:rPr>
          <w:bCs/>
          <w:lang w:val="fr-FR"/>
        </w:rPr>
        <w:t xml:space="preserve"> * ((</w:t>
      </w:r>
      <w:proofErr w:type="spellStart"/>
      <w:r w:rsidRPr="00473B3C">
        <w:rPr>
          <w:bCs/>
          <w:lang w:val="fr-FR"/>
        </w:rPr>
        <w:t>P</w:t>
      </w:r>
      <w:r w:rsidRPr="00473B3C">
        <w:rPr>
          <w:bCs/>
          <w:vertAlign w:val="subscript"/>
          <w:lang w:val="fr-FR"/>
        </w:rPr>
        <w:t>p,y</w:t>
      </w:r>
      <w:proofErr w:type="spellEnd"/>
      <w:r w:rsidRPr="00473B3C">
        <w:rPr>
          <w:bCs/>
          <w:lang w:val="fr-FR"/>
        </w:rPr>
        <w:t xml:space="preserve"> * </w:t>
      </w:r>
      <w:proofErr w:type="spellStart"/>
      <w:r w:rsidRPr="00473B3C">
        <w:rPr>
          <w:bCs/>
          <w:lang w:val="fr-FR"/>
        </w:rPr>
        <w:t>U</w:t>
      </w:r>
      <w:r w:rsidRPr="00473B3C">
        <w:rPr>
          <w:bCs/>
          <w:vertAlign w:val="subscript"/>
          <w:lang w:val="fr-FR"/>
        </w:rPr>
        <w:t>p,y</w:t>
      </w:r>
      <w:proofErr w:type="spellEnd"/>
      <w:r w:rsidRPr="00473B3C">
        <w:rPr>
          <w:bCs/>
          <w:lang w:val="fr-FR"/>
        </w:rPr>
        <w:t>) + (</w:t>
      </w:r>
      <w:proofErr w:type="spellStart"/>
      <w:r w:rsidRPr="00473B3C">
        <w:rPr>
          <w:bCs/>
          <w:lang w:val="fr-FR"/>
        </w:rPr>
        <w:t>P</w:t>
      </w:r>
      <w:r w:rsidRPr="00473B3C">
        <w:rPr>
          <w:bCs/>
          <w:vertAlign w:val="subscript"/>
          <w:lang w:val="fr-FR"/>
        </w:rPr>
        <w:t>b,y</w:t>
      </w:r>
      <w:proofErr w:type="spellEnd"/>
      <w:r w:rsidRPr="00473B3C">
        <w:rPr>
          <w:bCs/>
          <w:lang w:val="fr-FR"/>
        </w:rPr>
        <w:t xml:space="preserve"> * (1 – </w:t>
      </w:r>
      <w:proofErr w:type="spellStart"/>
      <w:r w:rsidRPr="00473B3C">
        <w:rPr>
          <w:bCs/>
          <w:lang w:val="fr-FR"/>
        </w:rPr>
        <w:t>U</w:t>
      </w:r>
      <w:r w:rsidRPr="00473B3C">
        <w:rPr>
          <w:bCs/>
          <w:vertAlign w:val="subscript"/>
          <w:lang w:val="fr-FR"/>
        </w:rPr>
        <w:t>p,y</w:t>
      </w:r>
      <w:proofErr w:type="spellEnd"/>
      <w:r w:rsidRPr="00473B3C">
        <w:rPr>
          <w:bCs/>
          <w:lang w:val="fr-FR"/>
        </w:rPr>
        <w:t>)))</w:t>
      </w:r>
    </w:p>
    <w:p w14:paraId="365443AC" w14:textId="77777777" w:rsidR="00B45024" w:rsidRPr="00B45024" w:rsidRDefault="00B45024" w:rsidP="00B45024">
      <w:pPr>
        <w:spacing w:line="276" w:lineRule="auto"/>
        <w:contextualSpacing w:val="0"/>
        <w:jc w:val="both"/>
        <w:rPr>
          <w:lang w:val="fr-FR"/>
        </w:rPr>
      </w:pPr>
      <w:proofErr w:type="spellStart"/>
      <w:proofErr w:type="gramStart"/>
      <w:r w:rsidRPr="00B45024">
        <w:rPr>
          <w:lang w:val="fr-FR"/>
        </w:rPr>
        <w:t>Where</w:t>
      </w:r>
      <w:proofErr w:type="spellEnd"/>
      <w:r w:rsidRPr="00B45024">
        <w:rPr>
          <w:lang w:val="fr-FR"/>
        </w:rPr>
        <w:t>:</w:t>
      </w:r>
      <w:proofErr w:type="gramEnd"/>
    </w:p>
    <w:tbl>
      <w:tblPr>
        <w:tblStyle w:val="TableGrid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926"/>
      </w:tblGrid>
      <w:tr w:rsidR="00B45024" w:rsidRPr="00B45024" w14:paraId="63E3BBE3" w14:textId="77777777" w:rsidTr="00EE63F0">
        <w:tc>
          <w:tcPr>
            <w:tcW w:w="1696" w:type="dxa"/>
          </w:tcPr>
          <w:p w14:paraId="59B4FA2B" w14:textId="77777777" w:rsidR="00B45024" w:rsidRPr="00B45024" w:rsidRDefault="00B45024" w:rsidP="00B45024">
            <w:pPr>
              <w:spacing w:line="276" w:lineRule="auto"/>
              <w:contextualSpacing w:val="0"/>
              <w:jc w:val="both"/>
              <w:rPr>
                <w:lang w:val="en-GB"/>
              </w:rPr>
            </w:pPr>
            <w:bookmarkStart w:id="449" w:name="_Hlk90424075"/>
            <w:proofErr w:type="spellStart"/>
            <w:proofErr w:type="gramStart"/>
            <w:r w:rsidRPr="00B45024">
              <w:rPr>
                <w:lang w:val="en-IN"/>
              </w:rPr>
              <w:t>PE</w:t>
            </w:r>
            <w:r w:rsidRPr="00B45024">
              <w:rPr>
                <w:vertAlign w:val="subscript"/>
                <w:lang w:val="en-IN"/>
              </w:rPr>
              <w:t>p,y</w:t>
            </w:r>
            <w:proofErr w:type="spellEnd"/>
            <w:proofErr w:type="gramEnd"/>
            <w:r w:rsidRPr="00B45024">
              <w:rPr>
                <w:lang w:val="en-IN"/>
              </w:rPr>
              <w:tab/>
            </w:r>
          </w:p>
        </w:tc>
        <w:tc>
          <w:tcPr>
            <w:tcW w:w="7926" w:type="dxa"/>
          </w:tcPr>
          <w:p w14:paraId="0EEE37EA" w14:textId="77777777" w:rsidR="00B45024" w:rsidRPr="00B45024" w:rsidRDefault="00B45024" w:rsidP="00B45024">
            <w:pPr>
              <w:spacing w:line="276" w:lineRule="auto"/>
              <w:contextualSpacing w:val="0"/>
              <w:jc w:val="both"/>
              <w:rPr>
                <w:lang w:val="en-GB"/>
              </w:rPr>
            </w:pPr>
            <w:r w:rsidRPr="00B45024">
              <w:rPr>
                <w:lang w:val="en-GB"/>
              </w:rPr>
              <w:t>Emissions for project scenario p during the year y in tCO2e</w:t>
            </w:r>
          </w:p>
        </w:tc>
      </w:tr>
      <w:tr w:rsidR="00B45024" w:rsidRPr="00B45024" w14:paraId="3C1DCF4A" w14:textId="77777777" w:rsidTr="00EE63F0">
        <w:tc>
          <w:tcPr>
            <w:tcW w:w="1696" w:type="dxa"/>
          </w:tcPr>
          <w:p w14:paraId="32ABCFED" w14:textId="77777777" w:rsidR="00B45024" w:rsidRPr="00B45024" w:rsidRDefault="00B45024" w:rsidP="00B45024">
            <w:pPr>
              <w:spacing w:line="276" w:lineRule="auto"/>
              <w:contextualSpacing w:val="0"/>
              <w:jc w:val="both"/>
              <w:rPr>
                <w:lang w:val="en-GB"/>
              </w:rPr>
            </w:pPr>
            <w:proofErr w:type="spellStart"/>
            <w:proofErr w:type="gramStart"/>
            <w:r w:rsidRPr="00B45024">
              <w:rPr>
                <w:lang w:val="en-IN"/>
              </w:rPr>
              <w:t>B</w:t>
            </w:r>
            <w:r w:rsidRPr="00B45024">
              <w:rPr>
                <w:vertAlign w:val="subscript"/>
                <w:lang w:val="en-IN"/>
              </w:rPr>
              <w:t>p,y</w:t>
            </w:r>
            <w:proofErr w:type="spellEnd"/>
            <w:proofErr w:type="gramEnd"/>
            <w:r w:rsidRPr="00B45024">
              <w:rPr>
                <w:lang w:val="en-IN"/>
              </w:rPr>
              <w:tab/>
            </w:r>
          </w:p>
        </w:tc>
        <w:tc>
          <w:tcPr>
            <w:tcW w:w="7926" w:type="dxa"/>
          </w:tcPr>
          <w:p w14:paraId="0454967C" w14:textId="77777777" w:rsidR="00B45024" w:rsidRPr="00B45024" w:rsidRDefault="00B45024" w:rsidP="00B45024">
            <w:pPr>
              <w:spacing w:after="200" w:line="276" w:lineRule="auto"/>
              <w:contextualSpacing w:val="0"/>
              <w:jc w:val="both"/>
              <w:rPr>
                <w:lang w:val="en-IN"/>
              </w:rPr>
            </w:pPr>
            <w:r w:rsidRPr="00B45024">
              <w:rPr>
                <w:lang w:val="en-GB"/>
              </w:rPr>
              <w:t>Quantity of fuel consumed in project scenario p during year y, in tons</w:t>
            </w:r>
          </w:p>
        </w:tc>
      </w:tr>
      <w:tr w:rsidR="00B45024" w:rsidRPr="00B45024" w14:paraId="302D73F1" w14:textId="77777777" w:rsidTr="00EE63F0">
        <w:tc>
          <w:tcPr>
            <w:tcW w:w="1696" w:type="dxa"/>
          </w:tcPr>
          <w:p w14:paraId="5EA62538" w14:textId="77777777" w:rsidR="00B45024" w:rsidRPr="00B45024" w:rsidRDefault="00B45024" w:rsidP="00B45024">
            <w:pPr>
              <w:spacing w:line="276" w:lineRule="auto"/>
              <w:contextualSpacing w:val="0"/>
              <w:jc w:val="both"/>
              <w:rPr>
                <w:lang w:val="en-GB"/>
              </w:rPr>
            </w:pPr>
            <w:r w:rsidRPr="00B45024">
              <w:rPr>
                <w:i/>
                <w:iCs/>
                <w:lang w:val="en-IN"/>
              </w:rPr>
              <w:t xml:space="preserve">f </w:t>
            </w:r>
            <w:proofErr w:type="spellStart"/>
            <w:proofErr w:type="gramStart"/>
            <w:r w:rsidRPr="00B45024">
              <w:rPr>
                <w:vertAlign w:val="subscript"/>
                <w:lang w:val="en-IN"/>
              </w:rPr>
              <w:t>NRB,y</w:t>
            </w:r>
            <w:proofErr w:type="spellEnd"/>
            <w:proofErr w:type="gramEnd"/>
            <w:r w:rsidRPr="00B45024">
              <w:rPr>
                <w:lang w:val="en-IN"/>
              </w:rPr>
              <w:tab/>
            </w:r>
          </w:p>
        </w:tc>
        <w:tc>
          <w:tcPr>
            <w:tcW w:w="7926" w:type="dxa"/>
          </w:tcPr>
          <w:p w14:paraId="26EEBF4B" w14:textId="77777777" w:rsidR="00B45024" w:rsidRPr="00B45024" w:rsidRDefault="00B45024" w:rsidP="00B45024">
            <w:pPr>
              <w:spacing w:line="276" w:lineRule="auto"/>
              <w:contextualSpacing w:val="0"/>
              <w:jc w:val="both"/>
              <w:rPr>
                <w:lang w:val="en-GB"/>
              </w:rPr>
            </w:pPr>
            <w:r w:rsidRPr="00B45024">
              <w:rPr>
                <w:lang w:val="en-GB"/>
              </w:rPr>
              <w:t xml:space="preserve">Fraction of biomass used in year y that can be established as non-renewable biomass </w:t>
            </w:r>
          </w:p>
        </w:tc>
      </w:tr>
      <w:tr w:rsidR="00B45024" w:rsidRPr="00B45024" w14:paraId="68221D67" w14:textId="77777777" w:rsidTr="00EE63F0">
        <w:tc>
          <w:tcPr>
            <w:tcW w:w="1696" w:type="dxa"/>
          </w:tcPr>
          <w:p w14:paraId="5AC5BA44" w14:textId="77777777" w:rsidR="00B45024" w:rsidRPr="00B45024" w:rsidRDefault="00B45024" w:rsidP="00B45024">
            <w:pPr>
              <w:spacing w:line="276" w:lineRule="auto"/>
              <w:contextualSpacing w:val="0"/>
              <w:jc w:val="both"/>
              <w:rPr>
                <w:i/>
                <w:iCs/>
                <w:lang w:val="en-IN"/>
              </w:rPr>
            </w:pPr>
            <w:proofErr w:type="spellStart"/>
            <w:proofErr w:type="gramStart"/>
            <w:r w:rsidRPr="00B45024">
              <w:rPr>
                <w:lang w:val="en-GB"/>
              </w:rPr>
              <w:t>NCV</w:t>
            </w:r>
            <w:r w:rsidRPr="00B45024">
              <w:rPr>
                <w:vertAlign w:val="subscript"/>
                <w:lang w:val="en-GB"/>
              </w:rPr>
              <w:t>p,fuel</w:t>
            </w:r>
            <w:proofErr w:type="spellEnd"/>
            <w:proofErr w:type="gramEnd"/>
          </w:p>
        </w:tc>
        <w:tc>
          <w:tcPr>
            <w:tcW w:w="7926" w:type="dxa"/>
          </w:tcPr>
          <w:p w14:paraId="6E87BB1C" w14:textId="77777777" w:rsidR="00B45024" w:rsidRPr="00B45024" w:rsidRDefault="00B45024" w:rsidP="00B45024">
            <w:pPr>
              <w:spacing w:line="276" w:lineRule="auto"/>
              <w:contextualSpacing w:val="0"/>
              <w:jc w:val="both"/>
              <w:rPr>
                <w:lang w:val="en-GB"/>
              </w:rPr>
            </w:pPr>
            <w:r w:rsidRPr="00B45024">
              <w:rPr>
                <w:lang w:val="en-GB"/>
              </w:rPr>
              <w:t>Net calorific value of the project fuel that is substituted or reduced (IPCC default for wood fuel, 0.0156 TJ/ton)</w:t>
            </w:r>
          </w:p>
        </w:tc>
      </w:tr>
      <w:tr w:rsidR="00B45024" w:rsidRPr="00B45024" w14:paraId="38CB1BA9" w14:textId="77777777" w:rsidTr="00EE63F0">
        <w:tc>
          <w:tcPr>
            <w:tcW w:w="1696" w:type="dxa"/>
          </w:tcPr>
          <w:p w14:paraId="7FCED88C" w14:textId="77777777" w:rsidR="00B45024" w:rsidRPr="00B45024" w:rsidRDefault="00B45024" w:rsidP="00B45024">
            <w:pPr>
              <w:spacing w:line="276" w:lineRule="auto"/>
              <w:contextualSpacing w:val="0"/>
              <w:jc w:val="both"/>
              <w:rPr>
                <w:lang w:val="en-GB"/>
              </w:rPr>
            </w:pPr>
            <w:proofErr w:type="gramStart"/>
            <w:r w:rsidRPr="00B45024">
              <w:rPr>
                <w:lang w:val="en-IN"/>
              </w:rPr>
              <w:t>EF</w:t>
            </w:r>
            <w:r w:rsidRPr="00B45024">
              <w:rPr>
                <w:vertAlign w:val="subscript"/>
                <w:lang w:val="en-IN"/>
              </w:rPr>
              <w:t>p,fuel</w:t>
            </w:r>
            <w:proofErr w:type="gramEnd"/>
            <w:r w:rsidRPr="00B45024">
              <w:rPr>
                <w:vertAlign w:val="subscript"/>
                <w:lang w:val="en-IN"/>
              </w:rPr>
              <w:t>,CO2</w:t>
            </w:r>
          </w:p>
        </w:tc>
        <w:tc>
          <w:tcPr>
            <w:tcW w:w="7926" w:type="dxa"/>
          </w:tcPr>
          <w:p w14:paraId="3D5674C9" w14:textId="77777777" w:rsidR="00B45024" w:rsidRPr="00B45024" w:rsidRDefault="00B45024" w:rsidP="00B45024">
            <w:pPr>
              <w:spacing w:line="276" w:lineRule="auto"/>
              <w:contextualSpacing w:val="0"/>
              <w:jc w:val="both"/>
              <w:rPr>
                <w:lang w:val="en-GB"/>
              </w:rPr>
            </w:pPr>
            <w:r w:rsidRPr="00B45024">
              <w:rPr>
                <w:lang w:val="en-GB"/>
              </w:rPr>
              <w:t>CO2 emission factor of the fuel that is substituted or reduced. 112 tCO2/TJ for Wood/Wood Waste, or the IPCC default value of other relevant fuel</w:t>
            </w:r>
          </w:p>
        </w:tc>
      </w:tr>
      <w:tr w:rsidR="00B45024" w:rsidRPr="00B45024" w14:paraId="053FA8A8" w14:textId="77777777" w:rsidTr="00EE63F0">
        <w:tc>
          <w:tcPr>
            <w:tcW w:w="1696" w:type="dxa"/>
          </w:tcPr>
          <w:p w14:paraId="62F0F7A9" w14:textId="77777777" w:rsidR="00B45024" w:rsidRPr="00B45024" w:rsidRDefault="00B45024" w:rsidP="00B45024">
            <w:pPr>
              <w:spacing w:line="276" w:lineRule="auto"/>
              <w:contextualSpacing w:val="0"/>
              <w:jc w:val="both"/>
              <w:rPr>
                <w:lang w:val="en-GB"/>
              </w:rPr>
            </w:pPr>
            <w:proofErr w:type="gramStart"/>
            <w:r w:rsidRPr="00B45024">
              <w:rPr>
                <w:lang w:val="en-GB"/>
              </w:rPr>
              <w:t>EF</w:t>
            </w:r>
            <w:r w:rsidRPr="00B45024">
              <w:rPr>
                <w:vertAlign w:val="subscript"/>
                <w:lang w:val="en-GB"/>
              </w:rPr>
              <w:t>p,fuel</w:t>
            </w:r>
            <w:proofErr w:type="gramEnd"/>
            <w:r w:rsidRPr="00B45024">
              <w:rPr>
                <w:vertAlign w:val="subscript"/>
                <w:lang w:val="en-GB"/>
              </w:rPr>
              <w:t>,nonCO2</w:t>
            </w:r>
          </w:p>
        </w:tc>
        <w:tc>
          <w:tcPr>
            <w:tcW w:w="7926" w:type="dxa"/>
          </w:tcPr>
          <w:p w14:paraId="515A035B" w14:textId="77777777" w:rsidR="00B45024" w:rsidRPr="00B45024" w:rsidRDefault="00B45024" w:rsidP="00B45024">
            <w:pPr>
              <w:spacing w:line="276" w:lineRule="auto"/>
              <w:contextualSpacing w:val="0"/>
              <w:jc w:val="both"/>
              <w:rPr>
                <w:lang w:val="en-GB"/>
              </w:rPr>
            </w:pPr>
            <w:r w:rsidRPr="00B45024">
              <w:rPr>
                <w:lang w:val="en-GB"/>
              </w:rPr>
              <w:t>Non-CO2 emission factor of the fuel that is reduced</w:t>
            </w:r>
          </w:p>
        </w:tc>
      </w:tr>
      <w:tr w:rsidR="00B45024" w:rsidRPr="00B45024" w14:paraId="5C1B9768" w14:textId="77777777" w:rsidTr="00EE63F0">
        <w:tc>
          <w:tcPr>
            <w:tcW w:w="1696" w:type="dxa"/>
          </w:tcPr>
          <w:p w14:paraId="7635EC66" w14:textId="77777777" w:rsidR="00B45024" w:rsidRPr="00B45024" w:rsidRDefault="00B45024" w:rsidP="00B45024">
            <w:pPr>
              <w:spacing w:line="276" w:lineRule="auto"/>
              <w:contextualSpacing w:val="0"/>
              <w:jc w:val="both"/>
              <w:rPr>
                <w:lang w:val="en-GB"/>
              </w:rPr>
            </w:pPr>
            <w:proofErr w:type="spellStart"/>
            <w:proofErr w:type="gramStart"/>
            <w:r w:rsidRPr="00B45024">
              <w:rPr>
                <w:lang w:val="en-GB"/>
              </w:rPr>
              <w:t>N</w:t>
            </w:r>
            <w:r w:rsidRPr="00B45024">
              <w:rPr>
                <w:vertAlign w:val="subscript"/>
                <w:lang w:val="en-GB"/>
              </w:rPr>
              <w:t>p,y</w:t>
            </w:r>
            <w:proofErr w:type="spellEnd"/>
            <w:proofErr w:type="gramEnd"/>
          </w:p>
        </w:tc>
        <w:tc>
          <w:tcPr>
            <w:tcW w:w="7926" w:type="dxa"/>
          </w:tcPr>
          <w:p w14:paraId="0DBB0E2D" w14:textId="77777777" w:rsidR="00B45024" w:rsidRPr="00B45024" w:rsidRDefault="00B45024" w:rsidP="00B45024">
            <w:pPr>
              <w:spacing w:line="276" w:lineRule="auto"/>
              <w:contextualSpacing w:val="0"/>
              <w:jc w:val="both"/>
              <w:rPr>
                <w:lang w:val="en-GB"/>
              </w:rPr>
            </w:pPr>
            <w:r w:rsidRPr="00B45024">
              <w:rPr>
                <w:lang w:val="en-GB"/>
              </w:rPr>
              <w:t>Project technology-days in the project database for project scenario p through year y</w:t>
            </w:r>
          </w:p>
        </w:tc>
      </w:tr>
      <w:tr w:rsidR="00B45024" w:rsidRPr="00B45024" w14:paraId="29BDE4E6" w14:textId="77777777" w:rsidTr="00EE63F0">
        <w:tc>
          <w:tcPr>
            <w:tcW w:w="1696" w:type="dxa"/>
          </w:tcPr>
          <w:p w14:paraId="298C606D" w14:textId="77777777" w:rsidR="00B45024" w:rsidRPr="00B45024" w:rsidRDefault="00B45024" w:rsidP="00B45024">
            <w:pPr>
              <w:spacing w:line="276" w:lineRule="auto"/>
              <w:contextualSpacing w:val="0"/>
              <w:jc w:val="both"/>
              <w:rPr>
                <w:lang w:val="en-GB"/>
              </w:rPr>
            </w:pPr>
            <w:proofErr w:type="spellStart"/>
            <w:proofErr w:type="gramStart"/>
            <w:r w:rsidRPr="00B45024">
              <w:rPr>
                <w:lang w:val="en-GB"/>
              </w:rPr>
              <w:t>P</w:t>
            </w:r>
            <w:r w:rsidRPr="00B45024">
              <w:rPr>
                <w:vertAlign w:val="subscript"/>
                <w:lang w:val="en-GB"/>
              </w:rPr>
              <w:t>p,y</w:t>
            </w:r>
            <w:proofErr w:type="spellEnd"/>
            <w:proofErr w:type="gramEnd"/>
          </w:p>
        </w:tc>
        <w:tc>
          <w:tcPr>
            <w:tcW w:w="7926" w:type="dxa"/>
          </w:tcPr>
          <w:p w14:paraId="095C01CE" w14:textId="77777777" w:rsidR="00B45024" w:rsidRPr="00B45024" w:rsidRDefault="00B45024" w:rsidP="00B45024">
            <w:pPr>
              <w:spacing w:line="276" w:lineRule="auto"/>
              <w:contextualSpacing w:val="0"/>
              <w:jc w:val="both"/>
              <w:rPr>
                <w:lang w:val="en-GB"/>
              </w:rPr>
            </w:pPr>
            <w:r w:rsidRPr="00B45024">
              <w:rPr>
                <w:lang w:val="en-GB"/>
              </w:rPr>
              <w:t>Specific fuel consumption for an individual technology in project scenario p during year y converted to tons/day</w:t>
            </w:r>
          </w:p>
        </w:tc>
      </w:tr>
      <w:tr w:rsidR="00B45024" w:rsidRPr="00B45024" w14:paraId="3E59DC21" w14:textId="77777777" w:rsidTr="00EE63F0">
        <w:tc>
          <w:tcPr>
            <w:tcW w:w="1696" w:type="dxa"/>
          </w:tcPr>
          <w:p w14:paraId="750313B5" w14:textId="77777777" w:rsidR="00B45024" w:rsidRPr="00B45024" w:rsidRDefault="00B45024" w:rsidP="00B45024">
            <w:pPr>
              <w:spacing w:line="276" w:lineRule="auto"/>
              <w:contextualSpacing w:val="0"/>
              <w:jc w:val="both"/>
              <w:rPr>
                <w:lang w:val="en-GB"/>
              </w:rPr>
            </w:pPr>
            <w:proofErr w:type="spellStart"/>
            <w:proofErr w:type="gramStart"/>
            <w:r w:rsidRPr="00B45024">
              <w:rPr>
                <w:lang w:val="en-GB"/>
              </w:rPr>
              <w:t>U</w:t>
            </w:r>
            <w:r w:rsidRPr="00B45024">
              <w:rPr>
                <w:vertAlign w:val="subscript"/>
                <w:lang w:val="en-GB"/>
              </w:rPr>
              <w:t>p,y</w:t>
            </w:r>
            <w:proofErr w:type="spellEnd"/>
            <w:proofErr w:type="gramEnd"/>
          </w:p>
        </w:tc>
        <w:tc>
          <w:tcPr>
            <w:tcW w:w="7926" w:type="dxa"/>
          </w:tcPr>
          <w:p w14:paraId="121803E3" w14:textId="77777777" w:rsidR="00B45024" w:rsidRPr="00B45024" w:rsidRDefault="00B45024" w:rsidP="00B45024">
            <w:pPr>
              <w:spacing w:line="276" w:lineRule="auto"/>
              <w:contextualSpacing w:val="0"/>
              <w:jc w:val="both"/>
              <w:rPr>
                <w:lang w:val="en-GB"/>
              </w:rPr>
            </w:pPr>
            <w:r w:rsidRPr="00B45024">
              <w:rPr>
                <w:lang w:val="en-GB"/>
              </w:rPr>
              <w:t>Cumulative usage rate for technologies in project scenario j during year y, based on cumulative installation rate and drop-off rate</w:t>
            </w:r>
          </w:p>
        </w:tc>
      </w:tr>
      <w:tr w:rsidR="00B45024" w:rsidRPr="00B45024" w14:paraId="58B4B1FE" w14:textId="77777777" w:rsidTr="00EE63F0">
        <w:tc>
          <w:tcPr>
            <w:tcW w:w="1696" w:type="dxa"/>
          </w:tcPr>
          <w:p w14:paraId="185EAE77" w14:textId="77777777" w:rsidR="00B45024" w:rsidRPr="00B45024" w:rsidRDefault="00B45024" w:rsidP="00B45024">
            <w:pPr>
              <w:spacing w:line="276" w:lineRule="auto"/>
              <w:contextualSpacing w:val="0"/>
              <w:jc w:val="both"/>
              <w:rPr>
                <w:lang w:val="en-GB"/>
              </w:rPr>
            </w:pPr>
            <w:proofErr w:type="spellStart"/>
            <w:proofErr w:type="gramStart"/>
            <w:r w:rsidRPr="00B45024">
              <w:rPr>
                <w:lang w:val="en-GB"/>
              </w:rPr>
              <w:t>P</w:t>
            </w:r>
            <w:r w:rsidRPr="00B45024">
              <w:rPr>
                <w:vertAlign w:val="subscript"/>
                <w:lang w:val="en-GB"/>
              </w:rPr>
              <w:t>b,y</w:t>
            </w:r>
            <w:proofErr w:type="spellEnd"/>
            <w:proofErr w:type="gramEnd"/>
          </w:p>
        </w:tc>
        <w:tc>
          <w:tcPr>
            <w:tcW w:w="7926" w:type="dxa"/>
          </w:tcPr>
          <w:p w14:paraId="0357C1DB" w14:textId="77777777" w:rsidR="00B45024" w:rsidRPr="00B45024" w:rsidRDefault="00B45024" w:rsidP="00B45024">
            <w:pPr>
              <w:spacing w:line="276" w:lineRule="auto"/>
              <w:contextualSpacing w:val="0"/>
              <w:jc w:val="both"/>
              <w:rPr>
                <w:lang w:val="en-GB"/>
              </w:rPr>
            </w:pPr>
            <w:r w:rsidRPr="00B45024">
              <w:rPr>
                <w:lang w:val="en-GB"/>
              </w:rPr>
              <w:t>Specific</w:t>
            </w:r>
            <w:r w:rsidRPr="00B45024">
              <w:rPr>
                <w:lang w:val="en-IN"/>
              </w:rPr>
              <w:t xml:space="preserve"> fuel consumption for an individual technology in baseline scenario b during year y converted to tons/day</w:t>
            </w:r>
          </w:p>
        </w:tc>
      </w:tr>
      <w:bookmarkEnd w:id="449"/>
    </w:tbl>
    <w:p w14:paraId="271D4966" w14:textId="77777777" w:rsidR="00B45024" w:rsidRPr="00B45024" w:rsidRDefault="00B45024" w:rsidP="00B45024">
      <w:pPr>
        <w:spacing w:line="276" w:lineRule="auto"/>
        <w:contextualSpacing w:val="0"/>
        <w:jc w:val="both"/>
        <w:rPr>
          <w:b/>
          <w:lang w:val="en-GB"/>
        </w:rPr>
      </w:pPr>
    </w:p>
    <w:p w14:paraId="299585A7" w14:textId="77777777" w:rsidR="00B45024" w:rsidRPr="00B45024" w:rsidRDefault="00B45024" w:rsidP="00B45024">
      <w:pPr>
        <w:spacing w:line="276" w:lineRule="auto"/>
        <w:contextualSpacing w:val="0"/>
        <w:jc w:val="both"/>
        <w:rPr>
          <w:b/>
          <w:lang w:val="en-GB"/>
        </w:rPr>
      </w:pPr>
      <w:r w:rsidRPr="00B45024">
        <w:rPr>
          <w:b/>
          <w:lang w:val="en-GB"/>
        </w:rPr>
        <w:t>Emission Reductions</w:t>
      </w:r>
    </w:p>
    <w:p w14:paraId="683528F7" w14:textId="77777777" w:rsidR="00B45024" w:rsidRPr="00B45024" w:rsidRDefault="00B45024" w:rsidP="00B45024">
      <w:pPr>
        <w:spacing w:line="276" w:lineRule="auto"/>
        <w:contextualSpacing w:val="0"/>
        <w:jc w:val="both"/>
        <w:rPr>
          <w:rFonts w:eastAsiaTheme="minorEastAsia"/>
          <w:lang w:val="en-GB"/>
        </w:rPr>
      </w:pPr>
      <w:r w:rsidRPr="00B45024">
        <w:rPr>
          <w:rFonts w:eastAsiaTheme="minorEastAsia"/>
          <w:lang w:val="en-GB"/>
        </w:rPr>
        <w:t>The overall GHG reductions achieved by the project activity are then calculated as follows:</w:t>
      </w:r>
    </w:p>
    <w:p w14:paraId="5A7168A4" w14:textId="77777777" w:rsidR="00B45024" w:rsidRPr="00473B3C" w:rsidRDefault="00B45024" w:rsidP="00B45024">
      <w:pPr>
        <w:spacing w:line="276" w:lineRule="auto"/>
        <w:contextualSpacing w:val="0"/>
        <w:jc w:val="both"/>
        <w:rPr>
          <w:rFonts w:eastAsiaTheme="minorEastAsia"/>
          <w:lang w:val="fr-FR"/>
        </w:rPr>
      </w:pPr>
      <w:proofErr w:type="spellStart"/>
      <w:r w:rsidRPr="00473B3C">
        <w:rPr>
          <w:rFonts w:eastAsiaTheme="minorEastAsia"/>
          <w:lang w:val="fr-FR"/>
        </w:rPr>
        <w:t>ER</w:t>
      </w:r>
      <w:r w:rsidRPr="00473B3C">
        <w:rPr>
          <w:rFonts w:eastAsiaTheme="minorEastAsia"/>
          <w:vertAlign w:val="subscript"/>
          <w:lang w:val="fr-FR"/>
        </w:rPr>
        <w:t>y</w:t>
      </w:r>
      <w:proofErr w:type="spellEnd"/>
      <w:r w:rsidRPr="00473B3C">
        <w:rPr>
          <w:rFonts w:eastAsiaTheme="minorEastAsia"/>
          <w:lang w:val="fr-FR"/>
        </w:rPr>
        <w:t xml:space="preserve"> = ∑</w:t>
      </w:r>
      <w:proofErr w:type="spellStart"/>
      <w:proofErr w:type="gramStart"/>
      <w:r w:rsidRPr="00473B3C">
        <w:rPr>
          <w:rFonts w:eastAsiaTheme="minorEastAsia"/>
          <w:lang w:val="fr-FR"/>
        </w:rPr>
        <w:t>BE</w:t>
      </w:r>
      <w:r w:rsidRPr="00473B3C">
        <w:rPr>
          <w:rFonts w:eastAsiaTheme="minorEastAsia"/>
          <w:vertAlign w:val="subscript"/>
          <w:lang w:val="fr-FR"/>
        </w:rPr>
        <w:t>b,y</w:t>
      </w:r>
      <w:proofErr w:type="spellEnd"/>
      <w:proofErr w:type="gramEnd"/>
      <w:r w:rsidRPr="00473B3C">
        <w:rPr>
          <w:rFonts w:eastAsiaTheme="minorEastAsia"/>
          <w:lang w:val="fr-FR"/>
        </w:rPr>
        <w:t xml:space="preserve"> - ∑</w:t>
      </w:r>
      <w:proofErr w:type="spellStart"/>
      <w:r w:rsidRPr="00473B3C">
        <w:rPr>
          <w:rFonts w:eastAsiaTheme="minorEastAsia"/>
          <w:lang w:val="fr-FR"/>
        </w:rPr>
        <w:t>PE</w:t>
      </w:r>
      <w:r w:rsidRPr="00473B3C">
        <w:rPr>
          <w:rFonts w:eastAsiaTheme="minorEastAsia"/>
          <w:vertAlign w:val="subscript"/>
          <w:lang w:val="fr-FR"/>
        </w:rPr>
        <w:t>p,y</w:t>
      </w:r>
      <w:proofErr w:type="spellEnd"/>
      <w:r w:rsidRPr="00473B3C">
        <w:rPr>
          <w:rFonts w:eastAsiaTheme="minorEastAsia"/>
          <w:vertAlign w:val="subscript"/>
          <w:lang w:val="fr-FR"/>
        </w:rPr>
        <w:t xml:space="preserve"> </w:t>
      </w:r>
      <w:r w:rsidRPr="00473B3C">
        <w:rPr>
          <w:rFonts w:eastAsiaTheme="minorEastAsia"/>
          <w:lang w:val="fr-FR"/>
        </w:rPr>
        <w:t>- ∑</w:t>
      </w:r>
      <w:proofErr w:type="spellStart"/>
      <w:r w:rsidRPr="00473B3C">
        <w:rPr>
          <w:rFonts w:eastAsiaTheme="minorEastAsia"/>
          <w:lang w:val="fr-FR"/>
        </w:rPr>
        <w:t>LE</w:t>
      </w:r>
      <w:r w:rsidRPr="00473B3C">
        <w:rPr>
          <w:rFonts w:eastAsiaTheme="minorEastAsia"/>
          <w:vertAlign w:val="subscript"/>
          <w:lang w:val="fr-FR"/>
        </w:rPr>
        <w:t>p,y</w:t>
      </w:r>
      <w:proofErr w:type="spellEnd"/>
    </w:p>
    <w:p w14:paraId="4BC83E68" w14:textId="77777777" w:rsidR="00B45024" w:rsidRPr="00B45024" w:rsidRDefault="00B45024" w:rsidP="00B45024">
      <w:pPr>
        <w:spacing w:line="276" w:lineRule="auto"/>
        <w:contextualSpacing w:val="0"/>
        <w:jc w:val="both"/>
        <w:rPr>
          <w:lang w:val="en-GB"/>
        </w:rPr>
      </w:pPr>
      <w:r w:rsidRPr="00B45024">
        <w:rPr>
          <w:lang w:val="en-GB"/>
        </w:rPr>
        <w:t>Where:</w:t>
      </w:r>
    </w:p>
    <w:tbl>
      <w:tblPr>
        <w:tblStyle w:val="TableGrid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926"/>
      </w:tblGrid>
      <w:tr w:rsidR="00B45024" w:rsidRPr="00B45024" w14:paraId="51C87705" w14:textId="77777777" w:rsidTr="00EE63F0">
        <w:tc>
          <w:tcPr>
            <w:tcW w:w="1696" w:type="dxa"/>
          </w:tcPr>
          <w:p w14:paraId="5C0F0C06" w14:textId="77777777" w:rsidR="00B45024" w:rsidRPr="00B45024" w:rsidRDefault="00B45024" w:rsidP="00B45024">
            <w:pPr>
              <w:spacing w:line="276" w:lineRule="auto"/>
              <w:contextualSpacing w:val="0"/>
              <w:jc w:val="both"/>
              <w:rPr>
                <w:lang w:val="en-GB"/>
              </w:rPr>
            </w:pPr>
            <w:r w:rsidRPr="00B45024">
              <w:rPr>
                <w:lang w:val="en-GB"/>
              </w:rPr>
              <w:lastRenderedPageBreak/>
              <w:t>ER</w:t>
            </w:r>
            <w:r w:rsidRPr="00B45024">
              <w:rPr>
                <w:vertAlign w:val="subscript"/>
                <w:lang w:val="en-GB"/>
              </w:rPr>
              <w:t>y</w:t>
            </w:r>
          </w:p>
        </w:tc>
        <w:tc>
          <w:tcPr>
            <w:tcW w:w="7926" w:type="dxa"/>
          </w:tcPr>
          <w:p w14:paraId="484D1FC4" w14:textId="77777777" w:rsidR="00B45024" w:rsidRPr="00B45024" w:rsidRDefault="00B45024" w:rsidP="00B45024">
            <w:pPr>
              <w:spacing w:line="276" w:lineRule="auto"/>
              <w:contextualSpacing w:val="0"/>
              <w:jc w:val="both"/>
              <w:rPr>
                <w:lang w:val="en-GB"/>
              </w:rPr>
            </w:pPr>
            <w:r w:rsidRPr="00B45024">
              <w:rPr>
                <w:lang w:val="en-IN"/>
              </w:rPr>
              <w:t>Emission reduction for total project activity in year y (tCO2e/</w:t>
            </w:r>
            <w:proofErr w:type="spellStart"/>
            <w:r w:rsidRPr="00B45024">
              <w:rPr>
                <w:lang w:val="en-IN"/>
              </w:rPr>
              <w:t>yr</w:t>
            </w:r>
            <w:proofErr w:type="spellEnd"/>
            <w:r w:rsidRPr="00B45024">
              <w:rPr>
                <w:lang w:val="en-IN"/>
              </w:rPr>
              <w:t>)</w:t>
            </w:r>
          </w:p>
        </w:tc>
      </w:tr>
      <w:tr w:rsidR="00B45024" w:rsidRPr="00B45024" w14:paraId="7418423A" w14:textId="77777777" w:rsidTr="00EE63F0">
        <w:tc>
          <w:tcPr>
            <w:tcW w:w="1696" w:type="dxa"/>
          </w:tcPr>
          <w:p w14:paraId="128AEC56" w14:textId="77777777" w:rsidR="00B45024" w:rsidRPr="00B45024" w:rsidRDefault="00B45024" w:rsidP="00B45024">
            <w:pPr>
              <w:spacing w:line="276" w:lineRule="auto"/>
              <w:contextualSpacing w:val="0"/>
              <w:jc w:val="both"/>
              <w:rPr>
                <w:lang w:val="en-GB"/>
              </w:rPr>
            </w:pPr>
            <w:proofErr w:type="spellStart"/>
            <w:proofErr w:type="gramStart"/>
            <w:r w:rsidRPr="00B45024">
              <w:rPr>
                <w:lang w:val="en-IN"/>
              </w:rPr>
              <w:t>PE</w:t>
            </w:r>
            <w:r w:rsidRPr="00B45024">
              <w:rPr>
                <w:vertAlign w:val="subscript"/>
                <w:lang w:val="en-IN"/>
              </w:rPr>
              <w:t>p,y</w:t>
            </w:r>
            <w:proofErr w:type="spellEnd"/>
            <w:proofErr w:type="gramEnd"/>
            <w:r w:rsidRPr="00B45024">
              <w:rPr>
                <w:lang w:val="en-IN"/>
              </w:rPr>
              <w:tab/>
            </w:r>
          </w:p>
        </w:tc>
        <w:tc>
          <w:tcPr>
            <w:tcW w:w="7926" w:type="dxa"/>
          </w:tcPr>
          <w:p w14:paraId="769959D5" w14:textId="77777777" w:rsidR="00B45024" w:rsidRPr="00B45024" w:rsidRDefault="00B45024" w:rsidP="00B45024">
            <w:pPr>
              <w:spacing w:after="200" w:line="276" w:lineRule="auto"/>
              <w:contextualSpacing w:val="0"/>
              <w:jc w:val="both"/>
              <w:rPr>
                <w:lang w:val="en-IN"/>
              </w:rPr>
            </w:pPr>
            <w:r w:rsidRPr="00B45024">
              <w:rPr>
                <w:lang w:val="en-GB"/>
              </w:rPr>
              <w:t>Emissions for project scenario p during the year y in tCO2e</w:t>
            </w:r>
          </w:p>
        </w:tc>
      </w:tr>
      <w:tr w:rsidR="00B45024" w:rsidRPr="00B45024" w14:paraId="7AC214BB" w14:textId="77777777" w:rsidTr="00EE63F0">
        <w:tc>
          <w:tcPr>
            <w:tcW w:w="1696" w:type="dxa"/>
          </w:tcPr>
          <w:p w14:paraId="61B1A307" w14:textId="77777777" w:rsidR="00B45024" w:rsidRPr="00B45024" w:rsidRDefault="00B45024" w:rsidP="00B45024">
            <w:pPr>
              <w:spacing w:line="276" w:lineRule="auto"/>
              <w:contextualSpacing w:val="0"/>
              <w:jc w:val="both"/>
              <w:rPr>
                <w:lang w:val="en-GB"/>
              </w:rPr>
            </w:pPr>
            <w:proofErr w:type="spellStart"/>
            <w:proofErr w:type="gramStart"/>
            <w:r w:rsidRPr="00B45024">
              <w:rPr>
                <w:lang w:val="en-GB"/>
              </w:rPr>
              <w:t>BE</w:t>
            </w:r>
            <w:r w:rsidRPr="00B45024">
              <w:rPr>
                <w:vertAlign w:val="subscript"/>
                <w:lang w:val="en-GB"/>
              </w:rPr>
              <w:t>p,y</w:t>
            </w:r>
            <w:proofErr w:type="spellEnd"/>
            <w:proofErr w:type="gramEnd"/>
          </w:p>
        </w:tc>
        <w:tc>
          <w:tcPr>
            <w:tcW w:w="7926" w:type="dxa"/>
          </w:tcPr>
          <w:p w14:paraId="76C83C66" w14:textId="77777777" w:rsidR="00B45024" w:rsidRPr="00B45024" w:rsidRDefault="00B45024" w:rsidP="00B45024">
            <w:pPr>
              <w:spacing w:line="276" w:lineRule="auto"/>
              <w:contextualSpacing w:val="0"/>
              <w:jc w:val="both"/>
              <w:rPr>
                <w:lang w:val="en-GB"/>
              </w:rPr>
            </w:pPr>
            <w:r w:rsidRPr="00B45024">
              <w:rPr>
                <w:lang w:val="en-GB"/>
              </w:rPr>
              <w:t>Baseline emissions for baseline scenario b in year y (tCO2e/</w:t>
            </w:r>
            <w:proofErr w:type="spellStart"/>
            <w:r w:rsidRPr="00B45024">
              <w:rPr>
                <w:lang w:val="en-GB"/>
              </w:rPr>
              <w:t>yr</w:t>
            </w:r>
            <w:proofErr w:type="spellEnd"/>
            <w:r w:rsidRPr="00B45024">
              <w:rPr>
                <w:lang w:val="en-GB"/>
              </w:rPr>
              <w:t>)</w:t>
            </w:r>
          </w:p>
        </w:tc>
      </w:tr>
      <w:tr w:rsidR="00B45024" w:rsidRPr="00B45024" w14:paraId="62E5E457" w14:textId="77777777" w:rsidTr="00EE63F0">
        <w:trPr>
          <w:trHeight w:val="60"/>
        </w:trPr>
        <w:tc>
          <w:tcPr>
            <w:tcW w:w="1696" w:type="dxa"/>
          </w:tcPr>
          <w:p w14:paraId="02A2378F" w14:textId="77777777" w:rsidR="00B45024" w:rsidRPr="00B45024" w:rsidRDefault="00B45024" w:rsidP="00B45024">
            <w:pPr>
              <w:spacing w:line="276" w:lineRule="auto"/>
              <w:contextualSpacing w:val="0"/>
              <w:jc w:val="both"/>
              <w:rPr>
                <w:lang w:val="en-GB"/>
              </w:rPr>
            </w:pPr>
            <w:proofErr w:type="spellStart"/>
            <w:proofErr w:type="gramStart"/>
            <w:r w:rsidRPr="00B45024">
              <w:rPr>
                <w:lang w:val="en-GB"/>
              </w:rPr>
              <w:t>LE</w:t>
            </w:r>
            <w:r w:rsidRPr="00B45024">
              <w:rPr>
                <w:vertAlign w:val="subscript"/>
                <w:lang w:val="en-GB"/>
              </w:rPr>
              <w:t>p,y</w:t>
            </w:r>
            <w:proofErr w:type="spellEnd"/>
            <w:proofErr w:type="gramEnd"/>
          </w:p>
        </w:tc>
        <w:tc>
          <w:tcPr>
            <w:tcW w:w="7926" w:type="dxa"/>
          </w:tcPr>
          <w:p w14:paraId="243A1289" w14:textId="77777777" w:rsidR="00B45024" w:rsidRPr="00B45024" w:rsidRDefault="00B45024" w:rsidP="00B45024">
            <w:pPr>
              <w:spacing w:line="276" w:lineRule="auto"/>
              <w:contextualSpacing w:val="0"/>
              <w:jc w:val="both"/>
              <w:rPr>
                <w:lang w:val="en-GB"/>
              </w:rPr>
            </w:pPr>
            <w:r w:rsidRPr="00B45024">
              <w:rPr>
                <w:lang w:val="en-GB"/>
              </w:rPr>
              <w:t xml:space="preserve">Leakage for project scenario </w:t>
            </w:r>
            <w:proofErr w:type="spellStart"/>
            <w:r w:rsidRPr="00B45024">
              <w:rPr>
                <w:lang w:val="en-GB"/>
              </w:rPr>
              <w:t>p in</w:t>
            </w:r>
            <w:proofErr w:type="spellEnd"/>
            <w:r w:rsidRPr="00B45024">
              <w:rPr>
                <w:lang w:val="en-GB"/>
              </w:rPr>
              <w:t xml:space="preserve"> year y (tCO2e/</w:t>
            </w:r>
            <w:proofErr w:type="spellStart"/>
            <w:r w:rsidRPr="00B45024">
              <w:rPr>
                <w:lang w:val="en-GB"/>
              </w:rPr>
              <w:t>yr</w:t>
            </w:r>
            <w:proofErr w:type="spellEnd"/>
            <w:r w:rsidRPr="00B45024">
              <w:rPr>
                <w:lang w:val="en-GB"/>
              </w:rPr>
              <w:t>)</w:t>
            </w:r>
          </w:p>
        </w:tc>
      </w:tr>
    </w:tbl>
    <w:p w14:paraId="496BC592" w14:textId="4B750F43" w:rsidR="00355EF5" w:rsidRPr="00355EF5" w:rsidRDefault="00355EF5" w:rsidP="00355EF5">
      <w:pPr>
        <w:spacing w:line="276" w:lineRule="auto"/>
        <w:contextualSpacing w:val="0"/>
        <w:rPr>
          <w:lang w:val="en-GB"/>
        </w:rPr>
      </w:pPr>
    </w:p>
    <w:p w14:paraId="46875F5C" w14:textId="28A89822" w:rsidR="00355EF5" w:rsidRPr="00355EF5" w:rsidRDefault="00355EF5" w:rsidP="00355EF5">
      <w:pPr>
        <w:pStyle w:val="SectionList2nd"/>
      </w:pPr>
      <w:r w:rsidRPr="00355EF5">
        <w:t xml:space="preserve">Data and parameters fixed ex ante </w:t>
      </w:r>
    </w:p>
    <w:p w14:paraId="32BE8D56" w14:textId="5FC14BEF" w:rsidR="005366D9" w:rsidRPr="00D51A48" w:rsidRDefault="00A10B8A" w:rsidP="00D51A48">
      <w:pPr>
        <w:spacing w:line="276" w:lineRule="auto"/>
        <w:contextualSpacing w:val="0"/>
        <w:rPr>
          <w:b/>
          <w:bCs/>
        </w:rPr>
      </w:pPr>
      <w:r>
        <w:rPr>
          <w:b/>
          <w:bCs/>
        </w:rPr>
        <w:br/>
      </w:r>
      <w:r w:rsidR="005366D9" w:rsidRPr="005366D9">
        <w:rPr>
          <w:b/>
          <w:bCs/>
          <w:lang w:val="en-GB"/>
        </w:rPr>
        <w:t xml:space="preserve">SDG13 </w:t>
      </w:r>
    </w:p>
    <w:tbl>
      <w:tblPr>
        <w:tblStyle w:val="GridTable5Dark-Accent11"/>
        <w:tblpPr w:leftFromText="180" w:rightFromText="180" w:vertAnchor="text" w:horzAnchor="margin" w:tblpY="219"/>
        <w:tblW w:w="5000" w:type="pct"/>
        <w:tblCellMar>
          <w:top w:w="57" w:type="dxa"/>
        </w:tblCellMar>
        <w:tblLook w:val="0680" w:firstRow="0" w:lastRow="0" w:firstColumn="1" w:lastColumn="0" w:noHBand="1" w:noVBand="1"/>
      </w:tblPr>
      <w:tblGrid>
        <w:gridCol w:w="2971"/>
        <w:gridCol w:w="6651"/>
      </w:tblGrid>
      <w:tr w:rsidR="005366D9" w:rsidRPr="005366D9" w14:paraId="2C8B9BAF" w14:textId="77777777" w:rsidTr="00EE63F0">
        <w:trPr>
          <w:trHeight w:val="280"/>
        </w:trPr>
        <w:tc>
          <w:tcPr>
            <w:cnfStyle w:val="001000000000" w:firstRow="0" w:lastRow="0" w:firstColumn="1" w:lastColumn="0" w:oddVBand="0" w:evenVBand="0" w:oddHBand="0" w:evenHBand="0" w:firstRowFirstColumn="0" w:firstRowLastColumn="0" w:lastRowFirstColumn="0" w:lastRowLastColumn="0"/>
            <w:tcW w:w="1544" w:type="pct"/>
          </w:tcPr>
          <w:p w14:paraId="5340E778" w14:textId="77777777" w:rsidR="005366D9" w:rsidRPr="005366D9" w:rsidRDefault="005366D9" w:rsidP="005366D9">
            <w:pPr>
              <w:spacing w:after="200" w:line="276" w:lineRule="auto"/>
              <w:contextualSpacing w:val="0"/>
              <w:jc w:val="both"/>
              <w:rPr>
                <w:color w:val="FFFFFF" w:themeColor="background1"/>
                <w:lang w:val="en-GB"/>
              </w:rPr>
            </w:pPr>
            <w:r w:rsidRPr="005366D9">
              <w:rPr>
                <w:color w:val="FFFFFF" w:themeColor="background1"/>
                <w:lang w:val="en-GB"/>
              </w:rPr>
              <w:t>Data/parameter</w:t>
            </w:r>
          </w:p>
        </w:tc>
        <w:tc>
          <w:tcPr>
            <w:tcW w:w="3456" w:type="pct"/>
          </w:tcPr>
          <w:p w14:paraId="7BFCCE84" w14:textId="77777777" w:rsidR="005366D9" w:rsidRPr="005366D9" w:rsidRDefault="005366D9" w:rsidP="005366D9">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proofErr w:type="gramStart"/>
            <w:r w:rsidRPr="005366D9">
              <w:rPr>
                <w:rFonts w:ascii="Cambria Math" w:hAnsi="Cambria Math" w:cs="Cambria Math"/>
                <w:lang w:val="en-GB"/>
              </w:rPr>
              <w:t>𝐸𝐹</w:t>
            </w:r>
            <w:r w:rsidRPr="005366D9">
              <w:rPr>
                <w:rFonts w:ascii="Cambria Math" w:hAnsi="Cambria Math" w:cs="Cambria Math"/>
                <w:vertAlign w:val="subscript"/>
                <w:lang w:val="en-GB"/>
              </w:rPr>
              <w:t>𝑏</w:t>
            </w:r>
            <w:r w:rsidRPr="005366D9">
              <w:rPr>
                <w:vertAlign w:val="subscript"/>
                <w:lang w:val="en-GB"/>
              </w:rPr>
              <w:t>,</w:t>
            </w:r>
            <w:r w:rsidRPr="005366D9">
              <w:rPr>
                <w:rFonts w:ascii="Cambria Math" w:hAnsi="Cambria Math" w:cs="Cambria Math"/>
                <w:vertAlign w:val="subscript"/>
                <w:lang w:val="en-GB"/>
              </w:rPr>
              <w:t>𝑐𝑜</w:t>
            </w:r>
            <w:proofErr w:type="gramEnd"/>
            <w:r w:rsidRPr="005366D9">
              <w:rPr>
                <w:vertAlign w:val="subscript"/>
                <w:lang w:val="en-GB"/>
              </w:rPr>
              <w:t>2</w:t>
            </w:r>
          </w:p>
        </w:tc>
      </w:tr>
      <w:tr w:rsidR="005366D9" w:rsidRPr="005366D9" w14:paraId="73250F79" w14:textId="77777777" w:rsidTr="00EE63F0">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02E05AA0" w14:textId="77777777" w:rsidR="005366D9" w:rsidRPr="005366D9" w:rsidRDefault="005366D9" w:rsidP="005366D9">
            <w:pPr>
              <w:spacing w:after="200" w:line="276" w:lineRule="auto"/>
              <w:contextualSpacing w:val="0"/>
              <w:jc w:val="both"/>
              <w:rPr>
                <w:color w:val="FFFFFF" w:themeColor="background1"/>
                <w:lang w:val="en-GB"/>
              </w:rPr>
            </w:pPr>
            <w:r w:rsidRPr="005366D9">
              <w:rPr>
                <w:color w:val="FFFFFF" w:themeColor="background1"/>
                <w:lang w:val="en-GB"/>
              </w:rPr>
              <w:t>Unit</w:t>
            </w:r>
          </w:p>
        </w:tc>
        <w:tc>
          <w:tcPr>
            <w:tcW w:w="3456" w:type="pct"/>
          </w:tcPr>
          <w:p w14:paraId="74015BA0" w14:textId="77777777" w:rsidR="005366D9" w:rsidRPr="005366D9" w:rsidRDefault="005366D9" w:rsidP="005366D9">
            <w:pPr>
              <w:spacing w:after="200"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sidRPr="005366D9">
              <w:rPr>
                <w:lang w:val="en-GB"/>
              </w:rPr>
              <w:t>tCO</w:t>
            </w:r>
            <w:r w:rsidRPr="005366D9">
              <w:rPr>
                <w:vertAlign w:val="subscript"/>
                <w:lang w:val="en-GB"/>
              </w:rPr>
              <w:t>2</w:t>
            </w:r>
            <w:r w:rsidRPr="005366D9">
              <w:rPr>
                <w:lang w:val="en-GB"/>
              </w:rPr>
              <w:t>/TJ</w:t>
            </w:r>
          </w:p>
        </w:tc>
      </w:tr>
      <w:tr w:rsidR="005366D9" w:rsidRPr="005366D9" w14:paraId="7251973E" w14:textId="77777777" w:rsidTr="00EE63F0">
        <w:trPr>
          <w:trHeight w:val="280"/>
        </w:trPr>
        <w:tc>
          <w:tcPr>
            <w:cnfStyle w:val="001000000000" w:firstRow="0" w:lastRow="0" w:firstColumn="1" w:lastColumn="0" w:oddVBand="0" w:evenVBand="0" w:oddHBand="0" w:evenHBand="0" w:firstRowFirstColumn="0" w:firstRowLastColumn="0" w:lastRowFirstColumn="0" w:lastRowLastColumn="0"/>
            <w:tcW w:w="1544" w:type="pct"/>
          </w:tcPr>
          <w:p w14:paraId="6FCF7995" w14:textId="77777777" w:rsidR="005366D9" w:rsidRPr="005366D9" w:rsidRDefault="005366D9" w:rsidP="005366D9">
            <w:pPr>
              <w:spacing w:after="200" w:line="276" w:lineRule="auto"/>
              <w:contextualSpacing w:val="0"/>
              <w:jc w:val="both"/>
              <w:rPr>
                <w:color w:val="FFFFFF" w:themeColor="background1"/>
                <w:lang w:val="en-GB"/>
              </w:rPr>
            </w:pPr>
            <w:r w:rsidRPr="005366D9">
              <w:rPr>
                <w:color w:val="FFFFFF" w:themeColor="background1"/>
                <w:lang w:val="en-GB"/>
              </w:rPr>
              <w:t>Description</w:t>
            </w:r>
          </w:p>
        </w:tc>
        <w:tc>
          <w:tcPr>
            <w:tcW w:w="3456" w:type="pct"/>
          </w:tcPr>
          <w:p w14:paraId="0578473D" w14:textId="77777777" w:rsidR="005366D9" w:rsidRPr="005366D9" w:rsidRDefault="005366D9" w:rsidP="005366D9">
            <w:pPr>
              <w:spacing w:after="200"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sidRPr="005366D9">
              <w:rPr>
                <w:lang w:val="en-GB"/>
              </w:rPr>
              <w:t>CO</w:t>
            </w:r>
            <w:r w:rsidRPr="005366D9">
              <w:rPr>
                <w:vertAlign w:val="subscript"/>
                <w:lang w:val="en-GB"/>
              </w:rPr>
              <w:t>2</w:t>
            </w:r>
            <w:r w:rsidRPr="005366D9">
              <w:rPr>
                <w:lang w:val="en-GB"/>
              </w:rPr>
              <w:t xml:space="preserve"> emission factor arising from use of fuels in baseline scenario</w:t>
            </w:r>
          </w:p>
        </w:tc>
      </w:tr>
      <w:tr w:rsidR="005366D9" w:rsidRPr="005366D9" w14:paraId="28569E78" w14:textId="77777777" w:rsidTr="00EE63F0">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3F242C8B" w14:textId="77777777" w:rsidR="005366D9" w:rsidRPr="005366D9" w:rsidRDefault="005366D9" w:rsidP="005366D9">
            <w:pPr>
              <w:spacing w:after="200" w:line="276" w:lineRule="auto"/>
              <w:contextualSpacing w:val="0"/>
              <w:jc w:val="both"/>
              <w:rPr>
                <w:color w:val="FFFFFF" w:themeColor="background1"/>
                <w:lang w:val="en-GB"/>
              </w:rPr>
            </w:pPr>
            <w:r w:rsidRPr="005366D9">
              <w:rPr>
                <w:color w:val="FFFFFF" w:themeColor="background1"/>
                <w:lang w:val="en-GB"/>
              </w:rPr>
              <w:t>Source of data</w:t>
            </w:r>
          </w:p>
        </w:tc>
        <w:tc>
          <w:tcPr>
            <w:tcW w:w="3456" w:type="pct"/>
          </w:tcPr>
          <w:p w14:paraId="13E3E1B5" w14:textId="7115D693" w:rsidR="005366D9" w:rsidRPr="005366D9" w:rsidRDefault="009418D2" w:rsidP="009667AC">
            <w:pPr>
              <w:spacing w:after="200"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Pr>
                <w:lang w:val="en-GB"/>
              </w:rPr>
              <w:t>Methodology default value</w:t>
            </w:r>
          </w:p>
        </w:tc>
      </w:tr>
      <w:tr w:rsidR="005366D9" w:rsidRPr="005366D9" w14:paraId="57D0AB47" w14:textId="77777777" w:rsidTr="00EE63F0">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1E0A2089" w14:textId="77777777" w:rsidR="005366D9" w:rsidRPr="005366D9" w:rsidRDefault="005366D9" w:rsidP="005366D9">
            <w:pPr>
              <w:spacing w:after="200" w:line="276" w:lineRule="auto"/>
              <w:contextualSpacing w:val="0"/>
              <w:jc w:val="both"/>
              <w:rPr>
                <w:color w:val="FFFFFF" w:themeColor="background1"/>
                <w:lang w:val="en-GB"/>
              </w:rPr>
            </w:pPr>
            <w:r w:rsidRPr="005366D9">
              <w:rPr>
                <w:color w:val="FFFFFF" w:themeColor="background1"/>
                <w:lang w:val="en-GB"/>
              </w:rPr>
              <w:t>Value(s) applied</w:t>
            </w:r>
          </w:p>
        </w:tc>
        <w:tc>
          <w:tcPr>
            <w:tcW w:w="3456" w:type="pct"/>
          </w:tcPr>
          <w:p w14:paraId="058EF16E" w14:textId="77777777" w:rsidR="005366D9" w:rsidRPr="005366D9" w:rsidRDefault="005366D9" w:rsidP="005366D9">
            <w:pPr>
              <w:spacing w:after="200"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sidRPr="005366D9">
              <w:rPr>
                <w:lang w:val="en-GB"/>
              </w:rPr>
              <w:t>112</w:t>
            </w:r>
          </w:p>
        </w:tc>
      </w:tr>
      <w:tr w:rsidR="005366D9" w:rsidRPr="005366D9" w14:paraId="3D84AB5B" w14:textId="77777777" w:rsidTr="00EE63F0">
        <w:tc>
          <w:tcPr>
            <w:cnfStyle w:val="001000000000" w:firstRow="0" w:lastRow="0" w:firstColumn="1" w:lastColumn="0" w:oddVBand="0" w:evenVBand="0" w:oddHBand="0" w:evenHBand="0" w:firstRowFirstColumn="0" w:firstRowLastColumn="0" w:lastRowFirstColumn="0" w:lastRowLastColumn="0"/>
            <w:tcW w:w="1544" w:type="pct"/>
          </w:tcPr>
          <w:p w14:paraId="7B47A3F9" w14:textId="77777777" w:rsidR="005366D9" w:rsidRPr="005366D9" w:rsidRDefault="005366D9" w:rsidP="005366D9">
            <w:pPr>
              <w:spacing w:after="200" w:line="276" w:lineRule="auto"/>
              <w:contextualSpacing w:val="0"/>
              <w:jc w:val="both"/>
              <w:rPr>
                <w:color w:val="FFFFFF" w:themeColor="background1"/>
                <w:lang w:val="en-GB"/>
              </w:rPr>
            </w:pPr>
            <w:r w:rsidRPr="005366D9">
              <w:rPr>
                <w:color w:val="FFFFFF" w:themeColor="background1"/>
                <w:lang w:val="en-GB"/>
              </w:rPr>
              <w:t xml:space="preserve">Choice of data or Measurement methods and procedures </w:t>
            </w:r>
          </w:p>
        </w:tc>
        <w:tc>
          <w:tcPr>
            <w:tcW w:w="3456" w:type="pct"/>
          </w:tcPr>
          <w:p w14:paraId="066A77DA" w14:textId="1DC6B8A8" w:rsidR="005366D9" w:rsidRPr="005366D9" w:rsidRDefault="005366D9" w:rsidP="005366D9">
            <w:pPr>
              <w:spacing w:after="200"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sidRPr="005366D9">
              <w:rPr>
                <w:lang w:val="en-GB"/>
              </w:rPr>
              <w:t xml:space="preserve">Deemed valid by GS </w:t>
            </w:r>
            <w:r w:rsidR="009418D2">
              <w:rPr>
                <w:lang w:val="en-GB"/>
              </w:rPr>
              <w:t xml:space="preserve">TPDDTEC </w:t>
            </w:r>
            <w:r w:rsidRPr="005366D9">
              <w:rPr>
                <w:lang w:val="en-GB"/>
              </w:rPr>
              <w:t>Methodology</w:t>
            </w:r>
            <w:r w:rsidR="009418D2">
              <w:rPr>
                <w:lang w:val="en-GB"/>
              </w:rPr>
              <w:t xml:space="preserve"> v4.0</w:t>
            </w:r>
          </w:p>
        </w:tc>
      </w:tr>
      <w:tr w:rsidR="005366D9" w:rsidRPr="005366D9" w14:paraId="64F08BCF" w14:textId="77777777" w:rsidTr="00EE63F0">
        <w:trPr>
          <w:trHeight w:val="248"/>
        </w:trPr>
        <w:tc>
          <w:tcPr>
            <w:cnfStyle w:val="001000000000" w:firstRow="0" w:lastRow="0" w:firstColumn="1" w:lastColumn="0" w:oddVBand="0" w:evenVBand="0" w:oddHBand="0" w:evenHBand="0" w:firstRowFirstColumn="0" w:firstRowLastColumn="0" w:lastRowFirstColumn="0" w:lastRowLastColumn="0"/>
            <w:tcW w:w="1544" w:type="pct"/>
          </w:tcPr>
          <w:p w14:paraId="25AE8EA3" w14:textId="77777777" w:rsidR="005366D9" w:rsidRPr="005366D9" w:rsidRDefault="005366D9" w:rsidP="005366D9">
            <w:pPr>
              <w:spacing w:after="200" w:line="276" w:lineRule="auto"/>
              <w:contextualSpacing w:val="0"/>
              <w:jc w:val="both"/>
              <w:rPr>
                <w:color w:val="FFFFFF" w:themeColor="background1"/>
                <w:lang w:val="en-GB"/>
              </w:rPr>
            </w:pPr>
            <w:r w:rsidRPr="005366D9">
              <w:rPr>
                <w:color w:val="FFFFFF" w:themeColor="background1"/>
                <w:lang w:val="en-GB"/>
              </w:rPr>
              <w:t>Purpose of data</w:t>
            </w:r>
          </w:p>
        </w:tc>
        <w:tc>
          <w:tcPr>
            <w:tcW w:w="3456" w:type="pct"/>
          </w:tcPr>
          <w:p w14:paraId="34A2CF1E" w14:textId="77777777" w:rsidR="005366D9" w:rsidRPr="005366D9" w:rsidRDefault="005366D9" w:rsidP="005366D9">
            <w:pPr>
              <w:spacing w:after="200"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sidRPr="005366D9">
              <w:rPr>
                <w:lang w:val="en-GB"/>
              </w:rPr>
              <w:t>Calculation of baseline scenario</w:t>
            </w:r>
          </w:p>
        </w:tc>
      </w:tr>
      <w:tr w:rsidR="005366D9" w:rsidRPr="005366D9" w14:paraId="481EEEA5" w14:textId="77777777" w:rsidTr="00EE63F0">
        <w:trPr>
          <w:trHeight w:val="249"/>
        </w:trPr>
        <w:tc>
          <w:tcPr>
            <w:cnfStyle w:val="001000000000" w:firstRow="0" w:lastRow="0" w:firstColumn="1" w:lastColumn="0" w:oddVBand="0" w:evenVBand="0" w:oddHBand="0" w:evenHBand="0" w:firstRowFirstColumn="0" w:firstRowLastColumn="0" w:lastRowFirstColumn="0" w:lastRowLastColumn="0"/>
            <w:tcW w:w="1544" w:type="pct"/>
          </w:tcPr>
          <w:p w14:paraId="7B308333" w14:textId="77777777" w:rsidR="005366D9" w:rsidRPr="005366D9" w:rsidRDefault="005366D9" w:rsidP="005366D9">
            <w:pPr>
              <w:spacing w:after="200" w:line="276" w:lineRule="auto"/>
              <w:contextualSpacing w:val="0"/>
              <w:jc w:val="both"/>
              <w:rPr>
                <w:color w:val="FFFFFF" w:themeColor="background1"/>
                <w:lang w:val="en-GB"/>
              </w:rPr>
            </w:pPr>
            <w:r w:rsidRPr="005366D9">
              <w:rPr>
                <w:color w:val="FFFFFF" w:themeColor="background1"/>
                <w:lang w:val="en-GB"/>
              </w:rPr>
              <w:t>Additional comment</w:t>
            </w:r>
          </w:p>
        </w:tc>
        <w:tc>
          <w:tcPr>
            <w:tcW w:w="3456" w:type="pct"/>
          </w:tcPr>
          <w:p w14:paraId="0F26372A" w14:textId="77777777" w:rsidR="005366D9" w:rsidRPr="005366D9" w:rsidRDefault="005366D9" w:rsidP="005366D9">
            <w:pPr>
              <w:spacing w:after="200"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sidRPr="005366D9">
              <w:rPr>
                <w:lang w:val="en-GB"/>
              </w:rPr>
              <w:t>-</w:t>
            </w:r>
          </w:p>
        </w:tc>
      </w:tr>
    </w:tbl>
    <w:p w14:paraId="65B6061B" w14:textId="77777777" w:rsidR="005366D9" w:rsidRPr="005366D9" w:rsidRDefault="005366D9" w:rsidP="005366D9">
      <w:pPr>
        <w:spacing w:line="276" w:lineRule="auto"/>
        <w:contextualSpacing w:val="0"/>
        <w:jc w:val="both"/>
        <w:rPr>
          <w:b/>
          <w:bCs/>
          <w:lang w:val="en-GB"/>
        </w:rPr>
      </w:pPr>
    </w:p>
    <w:p w14:paraId="131535AB" w14:textId="77777777" w:rsidR="005366D9" w:rsidRPr="005366D9" w:rsidRDefault="005366D9" w:rsidP="005366D9">
      <w:pPr>
        <w:spacing w:line="276" w:lineRule="auto"/>
        <w:contextualSpacing w:val="0"/>
        <w:jc w:val="both"/>
        <w:rPr>
          <w:lang w:val="en-GB"/>
        </w:rPr>
      </w:pPr>
      <w:r w:rsidRPr="005366D9">
        <w:rPr>
          <w:b/>
          <w:bCs/>
          <w:lang w:val="en-GB"/>
        </w:rPr>
        <w:t xml:space="preserve">SDG13 </w:t>
      </w:r>
    </w:p>
    <w:tbl>
      <w:tblPr>
        <w:tblStyle w:val="GridTable5Dark-Accent11"/>
        <w:tblpPr w:leftFromText="180" w:rightFromText="180" w:vertAnchor="text" w:horzAnchor="margin" w:tblpY="219"/>
        <w:tblW w:w="5000" w:type="pct"/>
        <w:tblLayout w:type="fixed"/>
        <w:tblCellMar>
          <w:top w:w="57" w:type="dxa"/>
        </w:tblCellMar>
        <w:tblLook w:val="0680" w:firstRow="0" w:lastRow="0" w:firstColumn="1" w:lastColumn="0" w:noHBand="1" w:noVBand="1"/>
      </w:tblPr>
      <w:tblGrid>
        <w:gridCol w:w="2971"/>
        <w:gridCol w:w="6651"/>
      </w:tblGrid>
      <w:tr w:rsidR="005366D9" w:rsidRPr="005366D9" w14:paraId="001889E7" w14:textId="77777777" w:rsidTr="00EE63F0">
        <w:trPr>
          <w:trHeight w:val="280"/>
        </w:trPr>
        <w:tc>
          <w:tcPr>
            <w:cnfStyle w:val="001000000000" w:firstRow="0" w:lastRow="0" w:firstColumn="1" w:lastColumn="0" w:oddVBand="0" w:evenVBand="0" w:oddHBand="0" w:evenHBand="0" w:firstRowFirstColumn="0" w:firstRowLastColumn="0" w:lastRowFirstColumn="0" w:lastRowLastColumn="0"/>
            <w:tcW w:w="1544" w:type="pct"/>
          </w:tcPr>
          <w:p w14:paraId="2FB89E44" w14:textId="77777777" w:rsidR="005366D9" w:rsidRPr="005366D9" w:rsidRDefault="005366D9" w:rsidP="005366D9">
            <w:pPr>
              <w:spacing w:after="200" w:line="276" w:lineRule="auto"/>
              <w:contextualSpacing w:val="0"/>
              <w:jc w:val="both"/>
              <w:rPr>
                <w:color w:val="FFFFFF" w:themeColor="background1"/>
                <w:lang w:val="en-GB"/>
              </w:rPr>
            </w:pPr>
            <w:r w:rsidRPr="005366D9">
              <w:rPr>
                <w:color w:val="FFFFFF" w:themeColor="background1"/>
                <w:lang w:val="en-GB"/>
              </w:rPr>
              <w:t>Data/parameter</w:t>
            </w:r>
          </w:p>
        </w:tc>
        <w:tc>
          <w:tcPr>
            <w:tcW w:w="3456" w:type="pct"/>
          </w:tcPr>
          <w:p w14:paraId="589C5292" w14:textId="77777777" w:rsidR="005366D9" w:rsidRPr="005366D9" w:rsidRDefault="005366D9" w:rsidP="005366D9">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proofErr w:type="gramStart"/>
            <w:r w:rsidRPr="005366D9">
              <w:rPr>
                <w:rFonts w:ascii="Cambria Math" w:hAnsi="Cambria Math" w:cs="Cambria Math"/>
                <w:lang w:val="en-GB"/>
              </w:rPr>
              <w:t>𝐸𝐹</w:t>
            </w:r>
            <w:r w:rsidRPr="005366D9">
              <w:rPr>
                <w:rFonts w:ascii="Cambria Math" w:hAnsi="Cambria Math" w:cs="Cambria Math"/>
                <w:vertAlign w:val="subscript"/>
                <w:lang w:val="en-GB"/>
              </w:rPr>
              <w:t>𝑏</w:t>
            </w:r>
            <w:r w:rsidRPr="005366D9">
              <w:rPr>
                <w:vertAlign w:val="subscript"/>
                <w:lang w:val="en-GB"/>
              </w:rPr>
              <w:t>,</w:t>
            </w:r>
            <w:proofErr w:type="spellStart"/>
            <w:r w:rsidRPr="005366D9">
              <w:rPr>
                <w:vertAlign w:val="subscript"/>
                <w:lang w:val="en-GB"/>
              </w:rPr>
              <w:t>non</w:t>
            </w:r>
            <w:proofErr w:type="spellEnd"/>
            <w:proofErr w:type="gramEnd"/>
            <w:r w:rsidRPr="005366D9">
              <w:rPr>
                <w:rFonts w:ascii="Cambria Math" w:hAnsi="Cambria Math" w:cs="Cambria Math"/>
                <w:vertAlign w:val="subscript"/>
                <w:lang w:val="en-GB"/>
              </w:rPr>
              <w:t>𝑐𝑜</w:t>
            </w:r>
            <w:r w:rsidRPr="005366D9">
              <w:rPr>
                <w:vertAlign w:val="subscript"/>
                <w:lang w:val="en-GB"/>
              </w:rPr>
              <w:t>2</w:t>
            </w:r>
          </w:p>
        </w:tc>
      </w:tr>
      <w:tr w:rsidR="005366D9" w:rsidRPr="005366D9" w14:paraId="6CE3A737" w14:textId="77777777" w:rsidTr="00EE63F0">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486F14BF" w14:textId="77777777" w:rsidR="005366D9" w:rsidRPr="005366D9" w:rsidRDefault="005366D9" w:rsidP="005366D9">
            <w:pPr>
              <w:spacing w:after="200" w:line="276" w:lineRule="auto"/>
              <w:contextualSpacing w:val="0"/>
              <w:jc w:val="both"/>
              <w:rPr>
                <w:color w:val="FFFFFF" w:themeColor="background1"/>
                <w:lang w:val="en-GB"/>
              </w:rPr>
            </w:pPr>
            <w:r w:rsidRPr="005366D9">
              <w:rPr>
                <w:color w:val="FFFFFF" w:themeColor="background1"/>
                <w:lang w:val="en-GB"/>
              </w:rPr>
              <w:t>Unit</w:t>
            </w:r>
          </w:p>
        </w:tc>
        <w:tc>
          <w:tcPr>
            <w:tcW w:w="3456" w:type="pct"/>
          </w:tcPr>
          <w:p w14:paraId="687BB535" w14:textId="77777777" w:rsidR="005366D9" w:rsidRPr="005366D9" w:rsidRDefault="005366D9" w:rsidP="005366D9">
            <w:pPr>
              <w:spacing w:after="200"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sidRPr="005366D9">
              <w:rPr>
                <w:lang w:val="en-GB"/>
              </w:rPr>
              <w:t>tCO</w:t>
            </w:r>
            <w:r w:rsidRPr="005366D9">
              <w:rPr>
                <w:vertAlign w:val="subscript"/>
                <w:lang w:val="en-GB"/>
              </w:rPr>
              <w:t>2</w:t>
            </w:r>
            <w:r w:rsidRPr="005366D9">
              <w:rPr>
                <w:lang w:val="en-GB"/>
              </w:rPr>
              <w:t>/TJ</w:t>
            </w:r>
          </w:p>
        </w:tc>
      </w:tr>
      <w:tr w:rsidR="005366D9" w:rsidRPr="005366D9" w14:paraId="7DC3218B" w14:textId="77777777" w:rsidTr="00EE63F0">
        <w:trPr>
          <w:trHeight w:val="280"/>
        </w:trPr>
        <w:tc>
          <w:tcPr>
            <w:cnfStyle w:val="001000000000" w:firstRow="0" w:lastRow="0" w:firstColumn="1" w:lastColumn="0" w:oddVBand="0" w:evenVBand="0" w:oddHBand="0" w:evenHBand="0" w:firstRowFirstColumn="0" w:firstRowLastColumn="0" w:lastRowFirstColumn="0" w:lastRowLastColumn="0"/>
            <w:tcW w:w="1544" w:type="pct"/>
          </w:tcPr>
          <w:p w14:paraId="7492D792" w14:textId="77777777" w:rsidR="005366D9" w:rsidRPr="005366D9" w:rsidRDefault="005366D9" w:rsidP="005366D9">
            <w:pPr>
              <w:spacing w:after="200" w:line="276" w:lineRule="auto"/>
              <w:contextualSpacing w:val="0"/>
              <w:jc w:val="both"/>
              <w:rPr>
                <w:color w:val="FFFFFF" w:themeColor="background1"/>
                <w:lang w:val="en-GB"/>
              </w:rPr>
            </w:pPr>
            <w:r w:rsidRPr="005366D9">
              <w:rPr>
                <w:color w:val="FFFFFF" w:themeColor="background1"/>
                <w:lang w:val="en-GB"/>
              </w:rPr>
              <w:t>Description</w:t>
            </w:r>
          </w:p>
        </w:tc>
        <w:tc>
          <w:tcPr>
            <w:tcW w:w="3456" w:type="pct"/>
          </w:tcPr>
          <w:p w14:paraId="40650023" w14:textId="77777777" w:rsidR="005366D9" w:rsidRPr="005366D9" w:rsidRDefault="005366D9" w:rsidP="005366D9">
            <w:pPr>
              <w:spacing w:after="200"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sidRPr="005366D9">
              <w:rPr>
                <w:lang w:val="en-GB"/>
              </w:rPr>
              <w:t>Non-CO</w:t>
            </w:r>
            <w:r w:rsidRPr="005366D9">
              <w:rPr>
                <w:vertAlign w:val="subscript"/>
                <w:lang w:val="en-GB"/>
              </w:rPr>
              <w:t>2</w:t>
            </w:r>
            <w:r w:rsidRPr="005366D9">
              <w:rPr>
                <w:lang w:val="en-GB"/>
              </w:rPr>
              <w:t xml:space="preserve"> emission factor arising from use of fuels in baseline scenario</w:t>
            </w:r>
          </w:p>
        </w:tc>
      </w:tr>
      <w:tr w:rsidR="005366D9" w:rsidRPr="005366D9" w14:paraId="6C2E44B0" w14:textId="77777777" w:rsidTr="00EE63F0">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41EAC1BD" w14:textId="77777777" w:rsidR="005366D9" w:rsidRPr="005366D9" w:rsidRDefault="005366D9" w:rsidP="005366D9">
            <w:pPr>
              <w:spacing w:after="200" w:line="276" w:lineRule="auto"/>
              <w:contextualSpacing w:val="0"/>
              <w:jc w:val="both"/>
              <w:rPr>
                <w:color w:val="FFFFFF" w:themeColor="background1"/>
                <w:lang w:val="en-GB"/>
              </w:rPr>
            </w:pPr>
            <w:r w:rsidRPr="005366D9">
              <w:rPr>
                <w:color w:val="FFFFFF" w:themeColor="background1"/>
                <w:lang w:val="en-GB"/>
              </w:rPr>
              <w:t>Source of data</w:t>
            </w:r>
          </w:p>
        </w:tc>
        <w:tc>
          <w:tcPr>
            <w:tcW w:w="3456" w:type="pct"/>
          </w:tcPr>
          <w:p w14:paraId="2700FE73" w14:textId="01120245" w:rsidR="00245D2C" w:rsidRPr="00315C6F" w:rsidRDefault="009418D2" w:rsidP="00964B60">
            <w:pPr>
              <w:pStyle w:val="Paragraphedeliste"/>
              <w:numPr>
                <w:ilvl w:val="0"/>
                <w:numId w:val="55"/>
              </w:num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Pr>
                <w:lang w:val="en-GB"/>
              </w:rPr>
              <w:t>Methodology default value</w:t>
            </w:r>
            <w:r w:rsidR="005366D9" w:rsidRPr="00315C6F">
              <w:rPr>
                <w:lang w:val="en-GB"/>
              </w:rPr>
              <w:t xml:space="preserve"> </w:t>
            </w:r>
          </w:p>
        </w:tc>
      </w:tr>
      <w:tr w:rsidR="005366D9" w:rsidRPr="005366D9" w14:paraId="3F883DC7" w14:textId="77777777" w:rsidTr="00EE63F0">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460DF5A5" w14:textId="77777777" w:rsidR="005366D9" w:rsidRPr="005366D9" w:rsidRDefault="005366D9" w:rsidP="005366D9">
            <w:pPr>
              <w:spacing w:after="200" w:line="276" w:lineRule="auto"/>
              <w:contextualSpacing w:val="0"/>
              <w:jc w:val="both"/>
              <w:rPr>
                <w:color w:val="FFFFFF" w:themeColor="background1"/>
                <w:lang w:val="en-GB"/>
              </w:rPr>
            </w:pPr>
            <w:r w:rsidRPr="005366D9">
              <w:rPr>
                <w:color w:val="FFFFFF" w:themeColor="background1"/>
                <w:lang w:val="en-GB"/>
              </w:rPr>
              <w:t>Value(s) applied</w:t>
            </w:r>
          </w:p>
        </w:tc>
        <w:tc>
          <w:tcPr>
            <w:tcW w:w="3456" w:type="pct"/>
          </w:tcPr>
          <w:p w14:paraId="501D7796" w14:textId="358EA532" w:rsidR="005366D9" w:rsidRDefault="005366D9" w:rsidP="005366D9">
            <w:pPr>
              <w:spacing w:after="200"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sidRPr="005366D9">
              <w:rPr>
                <w:lang w:val="en-GB"/>
              </w:rPr>
              <w:t>Wood:9.4</w:t>
            </w:r>
            <w:r w:rsidR="00172C6E">
              <w:rPr>
                <w:lang w:val="en-GB"/>
              </w:rPr>
              <w:t>6</w:t>
            </w:r>
          </w:p>
          <w:p w14:paraId="38C629AB" w14:textId="1DAB7E3E" w:rsidR="006E6223" w:rsidRDefault="006E6223" w:rsidP="00637856">
            <w:pPr>
              <w:spacing w:line="240" w:lineRule="auto"/>
              <w:contextualSpacing w:val="0"/>
              <w:jc w:val="both"/>
              <w:cnfStyle w:val="000000000000" w:firstRow="0" w:lastRow="0" w:firstColumn="0" w:lastColumn="0" w:oddVBand="0" w:evenVBand="0" w:oddHBand="0" w:evenHBand="0" w:firstRowFirstColumn="0" w:firstRowLastColumn="0" w:lastRowFirstColumn="0" w:lastRowLastColumn="0"/>
              <w:rPr>
                <w:rStyle w:val="fontstyle01"/>
              </w:rPr>
            </w:pPr>
            <w:r>
              <w:rPr>
                <w:rStyle w:val="fontstyle01"/>
              </w:rPr>
              <w:lastRenderedPageBreak/>
              <w:t>8.40</w:t>
            </w:r>
            <w:r w:rsidR="00637856">
              <w:rPr>
                <w:rStyle w:val="fontstyle01"/>
              </w:rPr>
              <w:t xml:space="preserve"> tCO</w:t>
            </w:r>
            <w:r w:rsidR="00637856">
              <w:rPr>
                <w:rStyle w:val="fontstyle01"/>
                <w:sz w:val="14"/>
                <w:szCs w:val="14"/>
              </w:rPr>
              <w:t>2</w:t>
            </w:r>
            <w:r w:rsidR="00637856">
              <w:rPr>
                <w:rStyle w:val="fontstyle01"/>
              </w:rPr>
              <w:t>e/TJ for methane and 1.0</w:t>
            </w:r>
            <w:r>
              <w:rPr>
                <w:rStyle w:val="fontstyle01"/>
              </w:rPr>
              <w:t>9</w:t>
            </w:r>
            <w:r w:rsidR="00637856">
              <w:rPr>
                <w:rStyle w:val="fontstyle01"/>
              </w:rPr>
              <w:t xml:space="preserve"> tCO</w:t>
            </w:r>
            <w:r w:rsidR="00637856">
              <w:rPr>
                <w:rStyle w:val="fontstyle01"/>
                <w:sz w:val="14"/>
                <w:szCs w:val="14"/>
              </w:rPr>
              <w:t>2</w:t>
            </w:r>
            <w:r w:rsidR="00637856">
              <w:rPr>
                <w:rStyle w:val="fontstyle01"/>
              </w:rPr>
              <w:t>e/TJ for N</w:t>
            </w:r>
            <w:r w:rsidR="00637856">
              <w:rPr>
                <w:rStyle w:val="fontstyle01"/>
                <w:sz w:val="14"/>
                <w:szCs w:val="14"/>
              </w:rPr>
              <w:t>2</w:t>
            </w:r>
            <w:r w:rsidR="00637856">
              <w:rPr>
                <w:rStyle w:val="fontstyle01"/>
              </w:rPr>
              <w:t>O</w:t>
            </w:r>
            <w:r w:rsidR="00637856">
              <w:rPr>
                <w:rFonts w:ascii="CIDFont+F1" w:hAnsi="CIDFont+F1"/>
                <w:color w:val="515151"/>
                <w:szCs w:val="22"/>
              </w:rPr>
              <w:br/>
            </w:r>
            <w:r w:rsidR="00637856">
              <w:rPr>
                <w:rStyle w:val="fontstyle01"/>
              </w:rPr>
              <w:t>CH</w:t>
            </w:r>
            <w:r w:rsidR="00637856">
              <w:rPr>
                <w:rStyle w:val="fontstyle01"/>
                <w:sz w:val="14"/>
                <w:szCs w:val="14"/>
              </w:rPr>
              <w:t xml:space="preserve">4 </w:t>
            </w:r>
            <w:r w:rsidR="00637856">
              <w:rPr>
                <w:rStyle w:val="fontstyle01"/>
              </w:rPr>
              <w:t>= 0.3 tCH</w:t>
            </w:r>
            <w:r w:rsidR="00637856">
              <w:rPr>
                <w:rStyle w:val="fontstyle01"/>
                <w:sz w:val="14"/>
                <w:szCs w:val="14"/>
              </w:rPr>
              <w:t>4</w:t>
            </w:r>
            <w:r w:rsidR="00637856">
              <w:rPr>
                <w:rStyle w:val="fontstyle01"/>
              </w:rPr>
              <w:t>/TJ * 2</w:t>
            </w:r>
            <w:r>
              <w:rPr>
                <w:rStyle w:val="fontstyle01"/>
              </w:rPr>
              <w:t>8</w:t>
            </w:r>
            <w:r w:rsidR="00637856">
              <w:rPr>
                <w:rStyle w:val="fontstyle01"/>
              </w:rPr>
              <w:t xml:space="preserve"> (GWP)</w:t>
            </w:r>
            <w:r w:rsidR="00637856">
              <w:rPr>
                <w:rFonts w:ascii="CIDFont+F1" w:hAnsi="CIDFont+F1"/>
                <w:color w:val="515151"/>
                <w:szCs w:val="22"/>
              </w:rPr>
              <w:br/>
            </w:r>
          </w:p>
          <w:p w14:paraId="24AA97A4" w14:textId="404EB922" w:rsidR="00637856" w:rsidRPr="00964B60" w:rsidRDefault="00637856" w:rsidP="00964B60">
            <w:pPr>
              <w:spacing w:line="240" w:lineRule="auto"/>
              <w:contextualSpacing w:val="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14:cntxtAlts w14:val="0"/>
              </w:rPr>
            </w:pPr>
            <w:r>
              <w:rPr>
                <w:rStyle w:val="fontstyle01"/>
              </w:rPr>
              <w:t>N</w:t>
            </w:r>
            <w:r>
              <w:rPr>
                <w:rStyle w:val="fontstyle01"/>
                <w:sz w:val="14"/>
                <w:szCs w:val="14"/>
              </w:rPr>
              <w:t>2</w:t>
            </w:r>
            <w:r>
              <w:rPr>
                <w:rStyle w:val="fontstyle01"/>
              </w:rPr>
              <w:t>O = 0.004 tN</w:t>
            </w:r>
            <w:r>
              <w:rPr>
                <w:rStyle w:val="fontstyle01"/>
                <w:sz w:val="14"/>
                <w:szCs w:val="14"/>
              </w:rPr>
              <w:t>2</w:t>
            </w:r>
            <w:r>
              <w:rPr>
                <w:rStyle w:val="fontstyle01"/>
              </w:rPr>
              <w:t>O/TJ * 2</w:t>
            </w:r>
            <w:r w:rsidR="00315C6F">
              <w:rPr>
                <w:rStyle w:val="fontstyle01"/>
              </w:rPr>
              <w:t>73</w:t>
            </w:r>
            <w:r>
              <w:rPr>
                <w:rStyle w:val="fontstyle01"/>
              </w:rPr>
              <w:t xml:space="preserve"> (GWP)</w:t>
            </w:r>
          </w:p>
        </w:tc>
      </w:tr>
      <w:tr w:rsidR="005366D9" w:rsidRPr="005366D9" w14:paraId="6C46C0E5" w14:textId="77777777" w:rsidTr="00EE63F0">
        <w:tc>
          <w:tcPr>
            <w:cnfStyle w:val="001000000000" w:firstRow="0" w:lastRow="0" w:firstColumn="1" w:lastColumn="0" w:oddVBand="0" w:evenVBand="0" w:oddHBand="0" w:evenHBand="0" w:firstRowFirstColumn="0" w:firstRowLastColumn="0" w:lastRowFirstColumn="0" w:lastRowLastColumn="0"/>
            <w:tcW w:w="1544" w:type="pct"/>
          </w:tcPr>
          <w:p w14:paraId="68B6D4E8" w14:textId="77777777" w:rsidR="005366D9" w:rsidRPr="005366D9" w:rsidRDefault="005366D9" w:rsidP="005366D9">
            <w:pPr>
              <w:spacing w:after="200" w:line="276" w:lineRule="auto"/>
              <w:contextualSpacing w:val="0"/>
              <w:jc w:val="both"/>
              <w:rPr>
                <w:color w:val="FFFFFF" w:themeColor="background1"/>
                <w:lang w:val="en-GB"/>
              </w:rPr>
            </w:pPr>
            <w:r w:rsidRPr="005366D9">
              <w:rPr>
                <w:color w:val="FFFFFF" w:themeColor="background1"/>
                <w:lang w:val="en-GB"/>
              </w:rPr>
              <w:lastRenderedPageBreak/>
              <w:t xml:space="preserve">Choice of data or Measurement methods and procedures </w:t>
            </w:r>
          </w:p>
        </w:tc>
        <w:tc>
          <w:tcPr>
            <w:tcW w:w="3456" w:type="pct"/>
          </w:tcPr>
          <w:p w14:paraId="4912AB69" w14:textId="7B8BFD58" w:rsidR="005366D9" w:rsidRPr="005366D9" w:rsidRDefault="005366D9" w:rsidP="005366D9">
            <w:pPr>
              <w:spacing w:after="200"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sidRPr="005366D9">
              <w:rPr>
                <w:lang w:val="en-GB"/>
              </w:rPr>
              <w:t xml:space="preserve">Deemed valid by GS </w:t>
            </w:r>
            <w:r w:rsidR="009418D2">
              <w:rPr>
                <w:lang w:val="en-GB"/>
              </w:rPr>
              <w:t xml:space="preserve">TPDDTEC </w:t>
            </w:r>
            <w:r w:rsidRPr="005366D9">
              <w:rPr>
                <w:lang w:val="en-GB"/>
              </w:rPr>
              <w:t>Methodology</w:t>
            </w:r>
            <w:r w:rsidR="009418D2">
              <w:rPr>
                <w:lang w:val="en-GB"/>
              </w:rPr>
              <w:t xml:space="preserve"> v4.0</w:t>
            </w:r>
          </w:p>
        </w:tc>
      </w:tr>
      <w:tr w:rsidR="005366D9" w:rsidRPr="005366D9" w14:paraId="391054B5" w14:textId="77777777" w:rsidTr="00EE63F0">
        <w:trPr>
          <w:trHeight w:val="248"/>
        </w:trPr>
        <w:tc>
          <w:tcPr>
            <w:cnfStyle w:val="001000000000" w:firstRow="0" w:lastRow="0" w:firstColumn="1" w:lastColumn="0" w:oddVBand="0" w:evenVBand="0" w:oddHBand="0" w:evenHBand="0" w:firstRowFirstColumn="0" w:firstRowLastColumn="0" w:lastRowFirstColumn="0" w:lastRowLastColumn="0"/>
            <w:tcW w:w="1544" w:type="pct"/>
          </w:tcPr>
          <w:p w14:paraId="716304A7" w14:textId="77777777" w:rsidR="005366D9" w:rsidRPr="005366D9" w:rsidRDefault="005366D9" w:rsidP="005366D9">
            <w:pPr>
              <w:spacing w:after="200" w:line="276" w:lineRule="auto"/>
              <w:contextualSpacing w:val="0"/>
              <w:jc w:val="both"/>
              <w:rPr>
                <w:color w:val="FFFFFF" w:themeColor="background1"/>
                <w:lang w:val="en-GB"/>
              </w:rPr>
            </w:pPr>
            <w:r w:rsidRPr="005366D9">
              <w:rPr>
                <w:color w:val="FFFFFF" w:themeColor="background1"/>
                <w:lang w:val="en-GB"/>
              </w:rPr>
              <w:t>Purpose of data</w:t>
            </w:r>
          </w:p>
        </w:tc>
        <w:tc>
          <w:tcPr>
            <w:tcW w:w="3456" w:type="pct"/>
          </w:tcPr>
          <w:p w14:paraId="7EB6776C" w14:textId="77777777" w:rsidR="005366D9" w:rsidRPr="005366D9" w:rsidRDefault="005366D9" w:rsidP="005366D9">
            <w:pPr>
              <w:spacing w:after="200"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sidRPr="005366D9">
              <w:rPr>
                <w:lang w:val="en-GB"/>
              </w:rPr>
              <w:t>Calculation of baseline scenario</w:t>
            </w:r>
          </w:p>
        </w:tc>
      </w:tr>
      <w:tr w:rsidR="005366D9" w:rsidRPr="005366D9" w14:paraId="72CA5EE0" w14:textId="77777777" w:rsidTr="00EE63F0">
        <w:trPr>
          <w:trHeight w:val="249"/>
        </w:trPr>
        <w:tc>
          <w:tcPr>
            <w:cnfStyle w:val="001000000000" w:firstRow="0" w:lastRow="0" w:firstColumn="1" w:lastColumn="0" w:oddVBand="0" w:evenVBand="0" w:oddHBand="0" w:evenHBand="0" w:firstRowFirstColumn="0" w:firstRowLastColumn="0" w:lastRowFirstColumn="0" w:lastRowLastColumn="0"/>
            <w:tcW w:w="1544" w:type="pct"/>
          </w:tcPr>
          <w:p w14:paraId="428E81F0" w14:textId="77777777" w:rsidR="005366D9" w:rsidRPr="005366D9" w:rsidRDefault="005366D9" w:rsidP="005366D9">
            <w:pPr>
              <w:spacing w:after="200" w:line="276" w:lineRule="auto"/>
              <w:contextualSpacing w:val="0"/>
              <w:jc w:val="both"/>
              <w:rPr>
                <w:color w:val="FFFFFF" w:themeColor="background1"/>
                <w:lang w:val="en-GB"/>
              </w:rPr>
            </w:pPr>
            <w:r w:rsidRPr="005366D9">
              <w:rPr>
                <w:color w:val="FFFFFF" w:themeColor="background1"/>
                <w:lang w:val="en-GB"/>
              </w:rPr>
              <w:t>Additional comment</w:t>
            </w:r>
          </w:p>
        </w:tc>
        <w:tc>
          <w:tcPr>
            <w:tcW w:w="3456" w:type="pct"/>
          </w:tcPr>
          <w:p w14:paraId="701BBA63" w14:textId="77777777" w:rsidR="005366D9" w:rsidRPr="005366D9" w:rsidRDefault="005366D9" w:rsidP="005366D9">
            <w:pPr>
              <w:spacing w:after="200"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sidRPr="005366D9">
              <w:rPr>
                <w:lang w:val="en-GB"/>
              </w:rPr>
              <w:t>-</w:t>
            </w:r>
          </w:p>
        </w:tc>
      </w:tr>
    </w:tbl>
    <w:p w14:paraId="58A69B67" w14:textId="77777777" w:rsidR="005366D9" w:rsidRPr="005366D9" w:rsidRDefault="005366D9" w:rsidP="005366D9">
      <w:pPr>
        <w:spacing w:line="276" w:lineRule="auto"/>
        <w:contextualSpacing w:val="0"/>
        <w:jc w:val="both"/>
        <w:rPr>
          <w:lang w:val="en-GB"/>
        </w:rPr>
      </w:pPr>
      <w:r w:rsidRPr="005366D9">
        <w:rPr>
          <w:b/>
          <w:bCs/>
          <w:lang w:val="en-GB"/>
        </w:rPr>
        <w:t xml:space="preserve">SDG13 </w:t>
      </w:r>
    </w:p>
    <w:tbl>
      <w:tblPr>
        <w:tblStyle w:val="GridTable5Dark-Accent11"/>
        <w:tblpPr w:leftFromText="180" w:rightFromText="180" w:vertAnchor="text" w:horzAnchor="margin" w:tblpY="219"/>
        <w:tblW w:w="5000" w:type="pct"/>
        <w:tblCellMar>
          <w:top w:w="57" w:type="dxa"/>
        </w:tblCellMar>
        <w:tblLook w:val="0680" w:firstRow="0" w:lastRow="0" w:firstColumn="1" w:lastColumn="0" w:noHBand="1" w:noVBand="1"/>
      </w:tblPr>
      <w:tblGrid>
        <w:gridCol w:w="2971"/>
        <w:gridCol w:w="6651"/>
      </w:tblGrid>
      <w:tr w:rsidR="005366D9" w:rsidRPr="005366D9" w14:paraId="26070F25" w14:textId="77777777" w:rsidTr="00EE63F0">
        <w:trPr>
          <w:trHeight w:val="280"/>
        </w:trPr>
        <w:tc>
          <w:tcPr>
            <w:cnfStyle w:val="001000000000" w:firstRow="0" w:lastRow="0" w:firstColumn="1" w:lastColumn="0" w:oddVBand="0" w:evenVBand="0" w:oddHBand="0" w:evenHBand="0" w:firstRowFirstColumn="0" w:firstRowLastColumn="0" w:lastRowFirstColumn="0" w:lastRowLastColumn="0"/>
            <w:tcW w:w="1544" w:type="pct"/>
          </w:tcPr>
          <w:p w14:paraId="0AA4AB24" w14:textId="77777777" w:rsidR="005366D9" w:rsidRPr="005366D9" w:rsidRDefault="005366D9" w:rsidP="005366D9">
            <w:pPr>
              <w:spacing w:after="200" w:line="276" w:lineRule="auto"/>
              <w:contextualSpacing w:val="0"/>
              <w:jc w:val="both"/>
              <w:rPr>
                <w:color w:val="FFFFFF" w:themeColor="background1"/>
                <w:lang w:val="en-GB"/>
              </w:rPr>
            </w:pPr>
            <w:r w:rsidRPr="005366D9">
              <w:rPr>
                <w:color w:val="FFFFFF" w:themeColor="background1"/>
                <w:lang w:val="en-GB"/>
              </w:rPr>
              <w:t>Data/parameter</w:t>
            </w:r>
          </w:p>
        </w:tc>
        <w:tc>
          <w:tcPr>
            <w:tcW w:w="3456" w:type="pct"/>
          </w:tcPr>
          <w:p w14:paraId="6A464D0E" w14:textId="77777777" w:rsidR="005366D9" w:rsidRPr="005366D9" w:rsidRDefault="005366D9" w:rsidP="005366D9">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sidRPr="005366D9">
              <w:rPr>
                <w:rFonts w:ascii="Cambria Math" w:hAnsi="Cambria Math" w:cs="Cambria Math"/>
                <w:lang w:val="en-GB"/>
              </w:rPr>
              <w:t>𝐸𝐹</w:t>
            </w:r>
            <w:proofErr w:type="gramStart"/>
            <w:r w:rsidRPr="005366D9">
              <w:rPr>
                <w:rFonts w:ascii="Cambria Math" w:hAnsi="Cambria Math" w:cs="Cambria Math"/>
                <w:vertAlign w:val="subscript"/>
                <w:lang w:val="en-GB"/>
              </w:rPr>
              <w:t>p</w:t>
            </w:r>
            <w:r w:rsidRPr="005366D9">
              <w:rPr>
                <w:rFonts w:ascii="Cambria Math" w:hAnsi="Cambria Math" w:cs="Cambria Math"/>
                <w:lang w:val="en-GB"/>
              </w:rPr>
              <w:t>,</w:t>
            </w:r>
            <w:r w:rsidRPr="005366D9">
              <w:rPr>
                <w:rFonts w:ascii="Cambria Math" w:hAnsi="Cambria Math" w:cs="Cambria Math"/>
                <w:vertAlign w:val="subscript"/>
                <w:lang w:val="en-GB"/>
              </w:rPr>
              <w:t>𝑐𝑜</w:t>
            </w:r>
            <w:proofErr w:type="gramEnd"/>
            <w:r w:rsidRPr="005366D9">
              <w:rPr>
                <w:vertAlign w:val="subscript"/>
                <w:lang w:val="en-GB"/>
              </w:rPr>
              <w:t>2</w:t>
            </w:r>
          </w:p>
        </w:tc>
      </w:tr>
      <w:tr w:rsidR="005366D9" w:rsidRPr="005366D9" w14:paraId="1B133E9B" w14:textId="77777777" w:rsidTr="00EE63F0">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77DCB7FC" w14:textId="77777777" w:rsidR="005366D9" w:rsidRPr="005366D9" w:rsidRDefault="005366D9" w:rsidP="005366D9">
            <w:pPr>
              <w:spacing w:after="200" w:line="276" w:lineRule="auto"/>
              <w:contextualSpacing w:val="0"/>
              <w:jc w:val="both"/>
              <w:rPr>
                <w:color w:val="FFFFFF" w:themeColor="background1"/>
                <w:lang w:val="en-GB"/>
              </w:rPr>
            </w:pPr>
            <w:r w:rsidRPr="005366D9">
              <w:rPr>
                <w:color w:val="FFFFFF" w:themeColor="background1"/>
                <w:lang w:val="en-GB"/>
              </w:rPr>
              <w:t>Unit</w:t>
            </w:r>
          </w:p>
        </w:tc>
        <w:tc>
          <w:tcPr>
            <w:tcW w:w="3456" w:type="pct"/>
          </w:tcPr>
          <w:p w14:paraId="698B2B91" w14:textId="77777777" w:rsidR="005366D9" w:rsidRPr="005366D9" w:rsidRDefault="005366D9" w:rsidP="005366D9">
            <w:pPr>
              <w:spacing w:after="200"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sidRPr="005366D9">
              <w:rPr>
                <w:lang w:val="en-GB"/>
              </w:rPr>
              <w:t>tCO</w:t>
            </w:r>
            <w:r w:rsidRPr="005366D9">
              <w:rPr>
                <w:vertAlign w:val="subscript"/>
                <w:lang w:val="en-GB"/>
              </w:rPr>
              <w:t>2</w:t>
            </w:r>
            <w:r w:rsidRPr="005366D9">
              <w:rPr>
                <w:lang w:val="en-GB"/>
              </w:rPr>
              <w:t>/TJ</w:t>
            </w:r>
          </w:p>
        </w:tc>
      </w:tr>
      <w:tr w:rsidR="005366D9" w:rsidRPr="005366D9" w14:paraId="6BB6BB2F" w14:textId="77777777" w:rsidTr="00EE63F0">
        <w:trPr>
          <w:trHeight w:val="280"/>
        </w:trPr>
        <w:tc>
          <w:tcPr>
            <w:cnfStyle w:val="001000000000" w:firstRow="0" w:lastRow="0" w:firstColumn="1" w:lastColumn="0" w:oddVBand="0" w:evenVBand="0" w:oddHBand="0" w:evenHBand="0" w:firstRowFirstColumn="0" w:firstRowLastColumn="0" w:lastRowFirstColumn="0" w:lastRowLastColumn="0"/>
            <w:tcW w:w="1544" w:type="pct"/>
          </w:tcPr>
          <w:p w14:paraId="4C558D7C" w14:textId="77777777" w:rsidR="005366D9" w:rsidRPr="005366D9" w:rsidRDefault="005366D9" w:rsidP="005366D9">
            <w:pPr>
              <w:spacing w:after="200" w:line="276" w:lineRule="auto"/>
              <w:contextualSpacing w:val="0"/>
              <w:jc w:val="both"/>
              <w:rPr>
                <w:color w:val="FFFFFF" w:themeColor="background1"/>
                <w:lang w:val="en-GB"/>
              </w:rPr>
            </w:pPr>
            <w:r w:rsidRPr="005366D9">
              <w:rPr>
                <w:color w:val="FFFFFF" w:themeColor="background1"/>
                <w:lang w:val="en-GB"/>
              </w:rPr>
              <w:t>Description</w:t>
            </w:r>
          </w:p>
        </w:tc>
        <w:tc>
          <w:tcPr>
            <w:tcW w:w="3456" w:type="pct"/>
          </w:tcPr>
          <w:p w14:paraId="0921AB56" w14:textId="77777777" w:rsidR="005366D9" w:rsidRPr="005366D9" w:rsidRDefault="005366D9" w:rsidP="005366D9">
            <w:pPr>
              <w:spacing w:after="200"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sidRPr="005366D9">
              <w:rPr>
                <w:lang w:val="en-GB"/>
              </w:rPr>
              <w:t>CO</w:t>
            </w:r>
            <w:r w:rsidRPr="005366D9">
              <w:rPr>
                <w:vertAlign w:val="subscript"/>
                <w:lang w:val="en-GB"/>
              </w:rPr>
              <w:t>2</w:t>
            </w:r>
            <w:r w:rsidRPr="005366D9">
              <w:rPr>
                <w:lang w:val="en-GB"/>
              </w:rPr>
              <w:t xml:space="preserve"> emission factor arising from use of fuels in project scenario</w:t>
            </w:r>
          </w:p>
        </w:tc>
      </w:tr>
      <w:tr w:rsidR="005366D9" w:rsidRPr="005366D9" w14:paraId="38BF85E5" w14:textId="77777777" w:rsidTr="00EE63F0">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5C37FC13" w14:textId="77777777" w:rsidR="005366D9" w:rsidRPr="005366D9" w:rsidRDefault="005366D9" w:rsidP="005366D9">
            <w:pPr>
              <w:spacing w:after="200" w:line="276" w:lineRule="auto"/>
              <w:contextualSpacing w:val="0"/>
              <w:jc w:val="both"/>
              <w:rPr>
                <w:color w:val="FFFFFF" w:themeColor="background1"/>
                <w:lang w:val="en-GB"/>
              </w:rPr>
            </w:pPr>
            <w:r w:rsidRPr="005366D9">
              <w:rPr>
                <w:color w:val="FFFFFF" w:themeColor="background1"/>
                <w:lang w:val="en-GB"/>
              </w:rPr>
              <w:t>Source of data</w:t>
            </w:r>
          </w:p>
        </w:tc>
        <w:tc>
          <w:tcPr>
            <w:tcW w:w="3456" w:type="pct"/>
          </w:tcPr>
          <w:p w14:paraId="0D3BD5F9" w14:textId="0B921AE8" w:rsidR="009418D2" w:rsidRDefault="009418D2" w:rsidP="00E35F55">
            <w:pPr>
              <w:spacing w:after="200"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p>
          <w:p w14:paraId="062446DF" w14:textId="5D83D6C8" w:rsidR="005366D9" w:rsidRPr="005366D9" w:rsidRDefault="009418D2" w:rsidP="00E35F55">
            <w:pPr>
              <w:spacing w:after="200"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Pr>
                <w:lang w:val="en-GB"/>
              </w:rPr>
              <w:t>Methodology default value</w:t>
            </w:r>
          </w:p>
        </w:tc>
      </w:tr>
      <w:tr w:rsidR="005366D9" w:rsidRPr="005366D9" w14:paraId="1C781033" w14:textId="77777777" w:rsidTr="00EE63F0">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26807477" w14:textId="77777777" w:rsidR="005366D9" w:rsidRPr="005366D9" w:rsidRDefault="005366D9" w:rsidP="005366D9">
            <w:pPr>
              <w:spacing w:after="200" w:line="276" w:lineRule="auto"/>
              <w:contextualSpacing w:val="0"/>
              <w:jc w:val="both"/>
              <w:rPr>
                <w:color w:val="FFFFFF" w:themeColor="background1"/>
                <w:lang w:val="en-GB"/>
              </w:rPr>
            </w:pPr>
            <w:r w:rsidRPr="005366D9">
              <w:rPr>
                <w:color w:val="FFFFFF" w:themeColor="background1"/>
                <w:lang w:val="en-GB"/>
              </w:rPr>
              <w:t>Value(s) applied</w:t>
            </w:r>
          </w:p>
        </w:tc>
        <w:tc>
          <w:tcPr>
            <w:tcW w:w="3456" w:type="pct"/>
          </w:tcPr>
          <w:p w14:paraId="2900BDA4" w14:textId="77777777" w:rsidR="005366D9" w:rsidRPr="005366D9" w:rsidRDefault="005366D9" w:rsidP="005366D9">
            <w:pPr>
              <w:spacing w:after="200"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sidRPr="005366D9">
              <w:rPr>
                <w:lang w:val="en-GB"/>
              </w:rPr>
              <w:t>112</w:t>
            </w:r>
          </w:p>
        </w:tc>
      </w:tr>
      <w:tr w:rsidR="005366D9" w:rsidRPr="005366D9" w14:paraId="227C42DD" w14:textId="77777777" w:rsidTr="00EE63F0">
        <w:tc>
          <w:tcPr>
            <w:cnfStyle w:val="001000000000" w:firstRow="0" w:lastRow="0" w:firstColumn="1" w:lastColumn="0" w:oddVBand="0" w:evenVBand="0" w:oddHBand="0" w:evenHBand="0" w:firstRowFirstColumn="0" w:firstRowLastColumn="0" w:lastRowFirstColumn="0" w:lastRowLastColumn="0"/>
            <w:tcW w:w="1544" w:type="pct"/>
          </w:tcPr>
          <w:p w14:paraId="45124347" w14:textId="77777777" w:rsidR="005366D9" w:rsidRPr="005366D9" w:rsidRDefault="005366D9" w:rsidP="005366D9">
            <w:pPr>
              <w:spacing w:after="200" w:line="276" w:lineRule="auto"/>
              <w:contextualSpacing w:val="0"/>
              <w:jc w:val="both"/>
              <w:rPr>
                <w:color w:val="FFFFFF" w:themeColor="background1"/>
                <w:lang w:val="en-GB"/>
              </w:rPr>
            </w:pPr>
            <w:r w:rsidRPr="005366D9">
              <w:rPr>
                <w:color w:val="FFFFFF" w:themeColor="background1"/>
                <w:lang w:val="en-GB"/>
              </w:rPr>
              <w:t xml:space="preserve">Choice of data or Measurement methods and procedures </w:t>
            </w:r>
          </w:p>
        </w:tc>
        <w:tc>
          <w:tcPr>
            <w:tcW w:w="3456" w:type="pct"/>
          </w:tcPr>
          <w:p w14:paraId="68ABD0F5" w14:textId="4137E9F7" w:rsidR="005366D9" w:rsidRPr="005366D9" w:rsidRDefault="005366D9" w:rsidP="005366D9">
            <w:pPr>
              <w:spacing w:after="200"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sidRPr="005366D9">
              <w:rPr>
                <w:lang w:val="en-GB"/>
              </w:rPr>
              <w:t xml:space="preserve">Deemed valid by GS </w:t>
            </w:r>
            <w:r w:rsidR="009418D2">
              <w:rPr>
                <w:lang w:val="en-GB"/>
              </w:rPr>
              <w:t>TPDDTEC</w:t>
            </w:r>
            <w:r w:rsidRPr="005366D9">
              <w:rPr>
                <w:lang w:val="en-GB"/>
              </w:rPr>
              <w:t xml:space="preserve"> Methodology </w:t>
            </w:r>
            <w:r w:rsidR="009418D2">
              <w:rPr>
                <w:lang w:val="en-GB"/>
              </w:rPr>
              <w:t>v4.0</w:t>
            </w:r>
          </w:p>
        </w:tc>
      </w:tr>
      <w:tr w:rsidR="005366D9" w:rsidRPr="005366D9" w14:paraId="07A0DBE1" w14:textId="77777777" w:rsidTr="00EE63F0">
        <w:trPr>
          <w:trHeight w:val="248"/>
        </w:trPr>
        <w:tc>
          <w:tcPr>
            <w:cnfStyle w:val="001000000000" w:firstRow="0" w:lastRow="0" w:firstColumn="1" w:lastColumn="0" w:oddVBand="0" w:evenVBand="0" w:oddHBand="0" w:evenHBand="0" w:firstRowFirstColumn="0" w:firstRowLastColumn="0" w:lastRowFirstColumn="0" w:lastRowLastColumn="0"/>
            <w:tcW w:w="1544" w:type="pct"/>
          </w:tcPr>
          <w:p w14:paraId="141DD56E" w14:textId="77777777" w:rsidR="005366D9" w:rsidRPr="005366D9" w:rsidRDefault="005366D9" w:rsidP="005366D9">
            <w:pPr>
              <w:spacing w:after="200" w:line="276" w:lineRule="auto"/>
              <w:contextualSpacing w:val="0"/>
              <w:jc w:val="both"/>
              <w:rPr>
                <w:color w:val="FFFFFF" w:themeColor="background1"/>
                <w:lang w:val="en-GB"/>
              </w:rPr>
            </w:pPr>
            <w:r w:rsidRPr="005366D9">
              <w:rPr>
                <w:color w:val="FFFFFF" w:themeColor="background1"/>
                <w:lang w:val="en-GB"/>
              </w:rPr>
              <w:t>Purpose of data</w:t>
            </w:r>
          </w:p>
        </w:tc>
        <w:tc>
          <w:tcPr>
            <w:tcW w:w="3456" w:type="pct"/>
          </w:tcPr>
          <w:p w14:paraId="579198D4" w14:textId="77777777" w:rsidR="005366D9" w:rsidRPr="005366D9" w:rsidRDefault="005366D9" w:rsidP="005366D9">
            <w:pPr>
              <w:spacing w:after="200"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sidRPr="005366D9">
              <w:rPr>
                <w:lang w:val="en-GB"/>
              </w:rPr>
              <w:t>Calculation of project scenario</w:t>
            </w:r>
          </w:p>
        </w:tc>
      </w:tr>
      <w:tr w:rsidR="005366D9" w:rsidRPr="005366D9" w14:paraId="5BA68376" w14:textId="77777777" w:rsidTr="00EE63F0">
        <w:trPr>
          <w:trHeight w:val="249"/>
        </w:trPr>
        <w:tc>
          <w:tcPr>
            <w:cnfStyle w:val="001000000000" w:firstRow="0" w:lastRow="0" w:firstColumn="1" w:lastColumn="0" w:oddVBand="0" w:evenVBand="0" w:oddHBand="0" w:evenHBand="0" w:firstRowFirstColumn="0" w:firstRowLastColumn="0" w:lastRowFirstColumn="0" w:lastRowLastColumn="0"/>
            <w:tcW w:w="1544" w:type="pct"/>
          </w:tcPr>
          <w:p w14:paraId="411FF891" w14:textId="77777777" w:rsidR="005366D9" w:rsidRPr="005366D9" w:rsidRDefault="005366D9" w:rsidP="005366D9">
            <w:pPr>
              <w:spacing w:after="200" w:line="276" w:lineRule="auto"/>
              <w:contextualSpacing w:val="0"/>
              <w:jc w:val="both"/>
              <w:rPr>
                <w:color w:val="FFFFFF" w:themeColor="background1"/>
                <w:lang w:val="en-GB"/>
              </w:rPr>
            </w:pPr>
            <w:r w:rsidRPr="005366D9">
              <w:rPr>
                <w:color w:val="FFFFFF" w:themeColor="background1"/>
                <w:lang w:val="en-GB"/>
              </w:rPr>
              <w:t>Additional comment</w:t>
            </w:r>
          </w:p>
        </w:tc>
        <w:tc>
          <w:tcPr>
            <w:tcW w:w="3456" w:type="pct"/>
          </w:tcPr>
          <w:p w14:paraId="028FA480" w14:textId="77777777" w:rsidR="005366D9" w:rsidRPr="005366D9" w:rsidRDefault="005366D9" w:rsidP="005366D9">
            <w:pPr>
              <w:spacing w:after="200"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sidRPr="005366D9">
              <w:rPr>
                <w:lang w:val="en-GB"/>
              </w:rPr>
              <w:t>-</w:t>
            </w:r>
          </w:p>
        </w:tc>
      </w:tr>
    </w:tbl>
    <w:p w14:paraId="1E0E3238" w14:textId="77777777" w:rsidR="005366D9" w:rsidRPr="005366D9" w:rsidRDefault="005366D9" w:rsidP="005366D9">
      <w:pPr>
        <w:spacing w:line="276" w:lineRule="auto"/>
        <w:contextualSpacing w:val="0"/>
        <w:jc w:val="both"/>
        <w:rPr>
          <w:b/>
          <w:bCs/>
          <w:lang w:val="en-GB"/>
        </w:rPr>
      </w:pPr>
    </w:p>
    <w:p w14:paraId="21A94B7D" w14:textId="77777777" w:rsidR="005366D9" w:rsidRPr="005366D9" w:rsidRDefault="005366D9" w:rsidP="005366D9">
      <w:pPr>
        <w:spacing w:line="276" w:lineRule="auto"/>
        <w:contextualSpacing w:val="0"/>
        <w:jc w:val="both"/>
        <w:rPr>
          <w:b/>
          <w:bCs/>
          <w:lang w:val="en-GB"/>
        </w:rPr>
      </w:pPr>
      <w:r w:rsidRPr="005366D9">
        <w:rPr>
          <w:b/>
          <w:bCs/>
          <w:lang w:val="en-GB"/>
        </w:rPr>
        <w:t>SDG13</w:t>
      </w:r>
    </w:p>
    <w:tbl>
      <w:tblPr>
        <w:tblStyle w:val="GridTable5Dark-Accent11"/>
        <w:tblpPr w:leftFromText="180" w:rightFromText="180" w:vertAnchor="text" w:horzAnchor="margin" w:tblpY="219"/>
        <w:tblW w:w="5000" w:type="pct"/>
        <w:tblLayout w:type="fixed"/>
        <w:tblCellMar>
          <w:top w:w="57" w:type="dxa"/>
        </w:tblCellMar>
        <w:tblLook w:val="0680" w:firstRow="0" w:lastRow="0" w:firstColumn="1" w:lastColumn="0" w:noHBand="1" w:noVBand="1"/>
      </w:tblPr>
      <w:tblGrid>
        <w:gridCol w:w="2971"/>
        <w:gridCol w:w="6651"/>
      </w:tblGrid>
      <w:tr w:rsidR="005366D9" w:rsidRPr="005366D9" w14:paraId="7B71FF01" w14:textId="77777777" w:rsidTr="00EE63F0">
        <w:trPr>
          <w:trHeight w:val="280"/>
        </w:trPr>
        <w:tc>
          <w:tcPr>
            <w:cnfStyle w:val="001000000000" w:firstRow="0" w:lastRow="0" w:firstColumn="1" w:lastColumn="0" w:oddVBand="0" w:evenVBand="0" w:oddHBand="0" w:evenHBand="0" w:firstRowFirstColumn="0" w:firstRowLastColumn="0" w:lastRowFirstColumn="0" w:lastRowLastColumn="0"/>
            <w:tcW w:w="1544" w:type="pct"/>
          </w:tcPr>
          <w:p w14:paraId="76C1B646" w14:textId="77777777" w:rsidR="005366D9" w:rsidRPr="005366D9" w:rsidRDefault="005366D9" w:rsidP="005366D9">
            <w:pPr>
              <w:spacing w:after="200" w:line="276" w:lineRule="auto"/>
              <w:contextualSpacing w:val="0"/>
              <w:jc w:val="both"/>
              <w:rPr>
                <w:color w:val="FFFFFF" w:themeColor="background1"/>
                <w:lang w:val="en-GB"/>
              </w:rPr>
            </w:pPr>
            <w:r w:rsidRPr="005366D9">
              <w:rPr>
                <w:color w:val="FFFFFF" w:themeColor="background1"/>
                <w:lang w:val="en-GB"/>
              </w:rPr>
              <w:t>Data/parameter</w:t>
            </w:r>
          </w:p>
        </w:tc>
        <w:tc>
          <w:tcPr>
            <w:tcW w:w="3456" w:type="pct"/>
          </w:tcPr>
          <w:p w14:paraId="007AA0A8" w14:textId="77777777" w:rsidR="005366D9" w:rsidRPr="005366D9" w:rsidRDefault="005366D9" w:rsidP="005366D9">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sidRPr="005366D9">
              <w:rPr>
                <w:rFonts w:ascii="Cambria Math" w:hAnsi="Cambria Math" w:cs="Cambria Math"/>
                <w:lang w:val="en-GB"/>
              </w:rPr>
              <w:t>𝐸𝐹</w:t>
            </w:r>
            <w:proofErr w:type="spellStart"/>
            <w:proofErr w:type="gramStart"/>
            <w:r w:rsidRPr="005366D9">
              <w:rPr>
                <w:rFonts w:ascii="Cambria Math" w:hAnsi="Cambria Math" w:cs="Cambria Math"/>
                <w:vertAlign w:val="subscript"/>
                <w:lang w:val="en-GB"/>
              </w:rPr>
              <w:t>p</w:t>
            </w:r>
            <w:r w:rsidRPr="005366D9">
              <w:rPr>
                <w:vertAlign w:val="subscript"/>
                <w:lang w:val="en-GB"/>
              </w:rPr>
              <w:t>,non</w:t>
            </w:r>
            <w:proofErr w:type="spellEnd"/>
            <w:proofErr w:type="gramEnd"/>
            <w:r w:rsidRPr="005366D9">
              <w:rPr>
                <w:rFonts w:ascii="Cambria Math" w:hAnsi="Cambria Math" w:cs="Cambria Math"/>
                <w:vertAlign w:val="subscript"/>
                <w:lang w:val="en-GB"/>
              </w:rPr>
              <w:t>𝑐𝑜</w:t>
            </w:r>
            <w:r w:rsidRPr="005366D9">
              <w:rPr>
                <w:vertAlign w:val="subscript"/>
                <w:lang w:val="en-GB"/>
              </w:rPr>
              <w:t>2</w:t>
            </w:r>
          </w:p>
        </w:tc>
      </w:tr>
      <w:tr w:rsidR="005366D9" w:rsidRPr="005366D9" w14:paraId="12B7362C" w14:textId="77777777" w:rsidTr="00EE63F0">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5F50CF7C" w14:textId="77777777" w:rsidR="005366D9" w:rsidRPr="005366D9" w:rsidRDefault="005366D9" w:rsidP="005366D9">
            <w:pPr>
              <w:spacing w:after="200" w:line="276" w:lineRule="auto"/>
              <w:contextualSpacing w:val="0"/>
              <w:jc w:val="both"/>
              <w:rPr>
                <w:color w:val="FFFFFF" w:themeColor="background1"/>
                <w:lang w:val="en-GB"/>
              </w:rPr>
            </w:pPr>
            <w:r w:rsidRPr="005366D9">
              <w:rPr>
                <w:color w:val="FFFFFF" w:themeColor="background1"/>
                <w:lang w:val="en-GB"/>
              </w:rPr>
              <w:t>Unit</w:t>
            </w:r>
          </w:p>
        </w:tc>
        <w:tc>
          <w:tcPr>
            <w:tcW w:w="3456" w:type="pct"/>
          </w:tcPr>
          <w:p w14:paraId="3A34B2AC" w14:textId="77777777" w:rsidR="005366D9" w:rsidRPr="005366D9" w:rsidRDefault="005366D9" w:rsidP="005366D9">
            <w:pPr>
              <w:spacing w:after="200"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sidRPr="005366D9">
              <w:rPr>
                <w:lang w:val="en-GB"/>
              </w:rPr>
              <w:t>tCO</w:t>
            </w:r>
            <w:r w:rsidRPr="005366D9">
              <w:rPr>
                <w:vertAlign w:val="subscript"/>
                <w:lang w:val="en-GB"/>
              </w:rPr>
              <w:t>2</w:t>
            </w:r>
            <w:r w:rsidRPr="005366D9">
              <w:rPr>
                <w:lang w:val="en-GB"/>
              </w:rPr>
              <w:t>/TJ</w:t>
            </w:r>
          </w:p>
        </w:tc>
      </w:tr>
      <w:tr w:rsidR="005366D9" w:rsidRPr="005366D9" w14:paraId="150B40AE" w14:textId="77777777" w:rsidTr="00EE63F0">
        <w:trPr>
          <w:trHeight w:val="280"/>
        </w:trPr>
        <w:tc>
          <w:tcPr>
            <w:cnfStyle w:val="001000000000" w:firstRow="0" w:lastRow="0" w:firstColumn="1" w:lastColumn="0" w:oddVBand="0" w:evenVBand="0" w:oddHBand="0" w:evenHBand="0" w:firstRowFirstColumn="0" w:firstRowLastColumn="0" w:lastRowFirstColumn="0" w:lastRowLastColumn="0"/>
            <w:tcW w:w="1544" w:type="pct"/>
          </w:tcPr>
          <w:p w14:paraId="19A5E69E" w14:textId="77777777" w:rsidR="005366D9" w:rsidRPr="005366D9" w:rsidRDefault="005366D9" w:rsidP="005366D9">
            <w:pPr>
              <w:spacing w:after="200" w:line="276" w:lineRule="auto"/>
              <w:contextualSpacing w:val="0"/>
              <w:jc w:val="both"/>
              <w:rPr>
                <w:color w:val="FFFFFF" w:themeColor="background1"/>
                <w:lang w:val="en-GB"/>
              </w:rPr>
            </w:pPr>
            <w:r w:rsidRPr="005366D9">
              <w:rPr>
                <w:color w:val="FFFFFF" w:themeColor="background1"/>
                <w:lang w:val="en-GB"/>
              </w:rPr>
              <w:t>Description</w:t>
            </w:r>
          </w:p>
        </w:tc>
        <w:tc>
          <w:tcPr>
            <w:tcW w:w="3456" w:type="pct"/>
          </w:tcPr>
          <w:p w14:paraId="0C8CEA75" w14:textId="77777777" w:rsidR="005366D9" w:rsidRPr="005366D9" w:rsidRDefault="005366D9" w:rsidP="005366D9">
            <w:pPr>
              <w:spacing w:after="200"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sidRPr="005366D9">
              <w:rPr>
                <w:lang w:val="en-GB"/>
              </w:rPr>
              <w:t>Non-CO</w:t>
            </w:r>
            <w:r w:rsidRPr="005366D9">
              <w:rPr>
                <w:vertAlign w:val="subscript"/>
                <w:lang w:val="en-GB"/>
              </w:rPr>
              <w:t>2</w:t>
            </w:r>
            <w:r w:rsidRPr="005366D9">
              <w:rPr>
                <w:lang w:val="en-GB"/>
              </w:rPr>
              <w:t xml:space="preserve"> emission factor arising from use of fuels in baseline scenario</w:t>
            </w:r>
          </w:p>
        </w:tc>
      </w:tr>
      <w:tr w:rsidR="005366D9" w:rsidRPr="005366D9" w14:paraId="07F30EC6" w14:textId="77777777" w:rsidTr="00EE63F0">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6BBD1333" w14:textId="77777777" w:rsidR="005366D9" w:rsidRPr="005366D9" w:rsidRDefault="005366D9" w:rsidP="005366D9">
            <w:pPr>
              <w:spacing w:after="200" w:line="276" w:lineRule="auto"/>
              <w:contextualSpacing w:val="0"/>
              <w:jc w:val="both"/>
              <w:rPr>
                <w:color w:val="FFFFFF" w:themeColor="background1"/>
                <w:lang w:val="en-GB"/>
              </w:rPr>
            </w:pPr>
            <w:r w:rsidRPr="005366D9">
              <w:rPr>
                <w:color w:val="FFFFFF" w:themeColor="background1"/>
                <w:lang w:val="en-GB"/>
              </w:rPr>
              <w:lastRenderedPageBreak/>
              <w:t>Source of data</w:t>
            </w:r>
          </w:p>
        </w:tc>
        <w:tc>
          <w:tcPr>
            <w:tcW w:w="3456" w:type="pct"/>
          </w:tcPr>
          <w:p w14:paraId="586DD0E0" w14:textId="21A42E0F" w:rsidR="005366D9" w:rsidRPr="005D3573" w:rsidRDefault="009418D2" w:rsidP="00964B60">
            <w:pPr>
              <w:pStyle w:val="Paragraphedeliste"/>
              <w:numPr>
                <w:ilvl w:val="0"/>
                <w:numId w:val="55"/>
              </w:num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Pr>
                <w:lang w:val="en-GB"/>
              </w:rPr>
              <w:t>Methodology default value</w:t>
            </w:r>
          </w:p>
        </w:tc>
      </w:tr>
      <w:tr w:rsidR="005366D9" w:rsidRPr="005366D9" w14:paraId="4D221AE8" w14:textId="77777777" w:rsidTr="00EE63F0">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128A7CE7" w14:textId="77777777" w:rsidR="005366D9" w:rsidRPr="005366D9" w:rsidRDefault="005366D9" w:rsidP="005366D9">
            <w:pPr>
              <w:spacing w:after="200" w:line="276" w:lineRule="auto"/>
              <w:contextualSpacing w:val="0"/>
              <w:jc w:val="both"/>
              <w:rPr>
                <w:color w:val="FFFFFF" w:themeColor="background1"/>
                <w:lang w:val="en-GB"/>
              </w:rPr>
            </w:pPr>
            <w:r w:rsidRPr="005366D9">
              <w:rPr>
                <w:color w:val="FFFFFF" w:themeColor="background1"/>
                <w:lang w:val="en-GB"/>
              </w:rPr>
              <w:t>Value(s) applied</w:t>
            </w:r>
          </w:p>
        </w:tc>
        <w:tc>
          <w:tcPr>
            <w:tcW w:w="3456" w:type="pct"/>
          </w:tcPr>
          <w:p w14:paraId="259C5A79" w14:textId="3C643F0A" w:rsidR="005D3573" w:rsidRDefault="005366D9" w:rsidP="005366D9">
            <w:pPr>
              <w:spacing w:after="200"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sidRPr="005366D9">
              <w:rPr>
                <w:lang w:val="en-GB"/>
              </w:rPr>
              <w:t>Wood:9.46</w:t>
            </w:r>
          </w:p>
          <w:p w14:paraId="31A513AB" w14:textId="77777777" w:rsidR="005D3573" w:rsidRDefault="005D3573" w:rsidP="005D3573">
            <w:pPr>
              <w:spacing w:line="240" w:lineRule="auto"/>
              <w:contextualSpacing w:val="0"/>
              <w:jc w:val="both"/>
              <w:cnfStyle w:val="000000000000" w:firstRow="0" w:lastRow="0" w:firstColumn="0" w:lastColumn="0" w:oddVBand="0" w:evenVBand="0" w:oddHBand="0" w:evenHBand="0" w:firstRowFirstColumn="0" w:firstRowLastColumn="0" w:lastRowFirstColumn="0" w:lastRowLastColumn="0"/>
              <w:rPr>
                <w:rStyle w:val="fontstyle01"/>
              </w:rPr>
            </w:pPr>
            <w:r>
              <w:rPr>
                <w:rStyle w:val="fontstyle01"/>
              </w:rPr>
              <w:t>8.40 tCO</w:t>
            </w:r>
            <w:r>
              <w:rPr>
                <w:rStyle w:val="fontstyle01"/>
                <w:sz w:val="14"/>
                <w:szCs w:val="14"/>
              </w:rPr>
              <w:t>2</w:t>
            </w:r>
            <w:r>
              <w:rPr>
                <w:rStyle w:val="fontstyle01"/>
              </w:rPr>
              <w:t>e/TJ for methane and 1.09 tCO</w:t>
            </w:r>
            <w:r>
              <w:rPr>
                <w:rStyle w:val="fontstyle01"/>
                <w:sz w:val="14"/>
                <w:szCs w:val="14"/>
              </w:rPr>
              <w:t>2</w:t>
            </w:r>
            <w:r>
              <w:rPr>
                <w:rStyle w:val="fontstyle01"/>
              </w:rPr>
              <w:t>e/TJ for N</w:t>
            </w:r>
            <w:r>
              <w:rPr>
                <w:rStyle w:val="fontstyle01"/>
                <w:sz w:val="14"/>
                <w:szCs w:val="14"/>
              </w:rPr>
              <w:t>2</w:t>
            </w:r>
            <w:r>
              <w:rPr>
                <w:rStyle w:val="fontstyle01"/>
              </w:rPr>
              <w:t>O</w:t>
            </w:r>
            <w:r>
              <w:rPr>
                <w:rFonts w:ascii="CIDFont+F1" w:hAnsi="CIDFont+F1"/>
                <w:color w:val="515151"/>
                <w:szCs w:val="22"/>
              </w:rPr>
              <w:br/>
            </w:r>
            <w:r>
              <w:rPr>
                <w:rStyle w:val="fontstyle01"/>
              </w:rPr>
              <w:t>CH</w:t>
            </w:r>
            <w:r>
              <w:rPr>
                <w:rStyle w:val="fontstyle01"/>
                <w:sz w:val="14"/>
                <w:szCs w:val="14"/>
              </w:rPr>
              <w:t xml:space="preserve">4 </w:t>
            </w:r>
            <w:r>
              <w:rPr>
                <w:rStyle w:val="fontstyle01"/>
              </w:rPr>
              <w:t>= 0.3 tCH</w:t>
            </w:r>
            <w:r>
              <w:rPr>
                <w:rStyle w:val="fontstyle01"/>
                <w:sz w:val="14"/>
                <w:szCs w:val="14"/>
              </w:rPr>
              <w:t>4</w:t>
            </w:r>
            <w:r>
              <w:rPr>
                <w:rStyle w:val="fontstyle01"/>
              </w:rPr>
              <w:t>/TJ * 28 (GWP)</w:t>
            </w:r>
            <w:r>
              <w:rPr>
                <w:rFonts w:ascii="CIDFont+F1" w:hAnsi="CIDFont+F1"/>
                <w:color w:val="515151"/>
                <w:szCs w:val="22"/>
              </w:rPr>
              <w:br/>
            </w:r>
          </w:p>
          <w:p w14:paraId="5151E098" w14:textId="19E043CD" w:rsidR="005366D9" w:rsidRPr="005366D9" w:rsidRDefault="005D3573" w:rsidP="005366D9">
            <w:pPr>
              <w:spacing w:after="200"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Pr>
                <w:rStyle w:val="fontstyle01"/>
              </w:rPr>
              <w:t>N</w:t>
            </w:r>
            <w:r>
              <w:rPr>
                <w:rStyle w:val="fontstyle01"/>
                <w:sz w:val="14"/>
                <w:szCs w:val="14"/>
              </w:rPr>
              <w:t>2</w:t>
            </w:r>
            <w:r>
              <w:rPr>
                <w:rStyle w:val="fontstyle01"/>
              </w:rPr>
              <w:t>O = 0.004 tN</w:t>
            </w:r>
            <w:r>
              <w:rPr>
                <w:rStyle w:val="fontstyle01"/>
                <w:sz w:val="14"/>
                <w:szCs w:val="14"/>
              </w:rPr>
              <w:t>2</w:t>
            </w:r>
            <w:r>
              <w:rPr>
                <w:rStyle w:val="fontstyle01"/>
              </w:rPr>
              <w:t>O/TJ * 273 (GWP)</w:t>
            </w:r>
          </w:p>
        </w:tc>
      </w:tr>
      <w:tr w:rsidR="005366D9" w:rsidRPr="005366D9" w14:paraId="6DE00ED8" w14:textId="77777777" w:rsidTr="00EE63F0">
        <w:tc>
          <w:tcPr>
            <w:cnfStyle w:val="001000000000" w:firstRow="0" w:lastRow="0" w:firstColumn="1" w:lastColumn="0" w:oddVBand="0" w:evenVBand="0" w:oddHBand="0" w:evenHBand="0" w:firstRowFirstColumn="0" w:firstRowLastColumn="0" w:lastRowFirstColumn="0" w:lastRowLastColumn="0"/>
            <w:tcW w:w="1544" w:type="pct"/>
          </w:tcPr>
          <w:p w14:paraId="306F2181" w14:textId="77777777" w:rsidR="005366D9" w:rsidRPr="005366D9" w:rsidRDefault="005366D9" w:rsidP="005366D9">
            <w:pPr>
              <w:spacing w:after="200" w:line="276" w:lineRule="auto"/>
              <w:contextualSpacing w:val="0"/>
              <w:jc w:val="both"/>
              <w:rPr>
                <w:color w:val="FFFFFF" w:themeColor="background1"/>
                <w:lang w:val="en-GB"/>
              </w:rPr>
            </w:pPr>
            <w:r w:rsidRPr="005366D9">
              <w:rPr>
                <w:color w:val="FFFFFF" w:themeColor="background1"/>
                <w:lang w:val="en-GB"/>
              </w:rPr>
              <w:t xml:space="preserve">Choice of data or Measurement methods and procedures </w:t>
            </w:r>
          </w:p>
        </w:tc>
        <w:tc>
          <w:tcPr>
            <w:tcW w:w="3456" w:type="pct"/>
          </w:tcPr>
          <w:p w14:paraId="326528EE" w14:textId="1A907074" w:rsidR="005366D9" w:rsidRPr="005366D9" w:rsidRDefault="005366D9" w:rsidP="005366D9">
            <w:pPr>
              <w:spacing w:after="200"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sidRPr="005366D9">
              <w:rPr>
                <w:lang w:val="en-GB"/>
              </w:rPr>
              <w:t xml:space="preserve">Deemed valid by GS </w:t>
            </w:r>
            <w:proofErr w:type="gramStart"/>
            <w:r w:rsidR="009418D2">
              <w:rPr>
                <w:lang w:val="en-GB"/>
              </w:rPr>
              <w:t xml:space="preserve">TPDDTEC </w:t>
            </w:r>
            <w:r w:rsidRPr="005366D9">
              <w:rPr>
                <w:lang w:val="en-GB"/>
              </w:rPr>
              <w:t xml:space="preserve"> Methodology</w:t>
            </w:r>
            <w:proofErr w:type="gramEnd"/>
            <w:r w:rsidR="009418D2">
              <w:rPr>
                <w:lang w:val="en-GB"/>
              </w:rPr>
              <w:t xml:space="preserve"> v4.0</w:t>
            </w:r>
            <w:r w:rsidRPr="005366D9">
              <w:rPr>
                <w:lang w:val="en-GB"/>
              </w:rPr>
              <w:t xml:space="preserve"> </w:t>
            </w:r>
          </w:p>
        </w:tc>
      </w:tr>
      <w:tr w:rsidR="005366D9" w:rsidRPr="005366D9" w14:paraId="34C34800" w14:textId="77777777" w:rsidTr="00EE63F0">
        <w:trPr>
          <w:trHeight w:val="248"/>
        </w:trPr>
        <w:tc>
          <w:tcPr>
            <w:cnfStyle w:val="001000000000" w:firstRow="0" w:lastRow="0" w:firstColumn="1" w:lastColumn="0" w:oddVBand="0" w:evenVBand="0" w:oddHBand="0" w:evenHBand="0" w:firstRowFirstColumn="0" w:firstRowLastColumn="0" w:lastRowFirstColumn="0" w:lastRowLastColumn="0"/>
            <w:tcW w:w="1544" w:type="pct"/>
          </w:tcPr>
          <w:p w14:paraId="47A6733F" w14:textId="77777777" w:rsidR="005366D9" w:rsidRPr="005366D9" w:rsidRDefault="005366D9" w:rsidP="005366D9">
            <w:pPr>
              <w:spacing w:after="200" w:line="276" w:lineRule="auto"/>
              <w:contextualSpacing w:val="0"/>
              <w:jc w:val="both"/>
              <w:rPr>
                <w:color w:val="FFFFFF" w:themeColor="background1"/>
                <w:lang w:val="en-GB"/>
              </w:rPr>
            </w:pPr>
            <w:r w:rsidRPr="005366D9">
              <w:rPr>
                <w:color w:val="FFFFFF" w:themeColor="background1"/>
                <w:lang w:val="en-GB"/>
              </w:rPr>
              <w:t>Purpose of data</w:t>
            </w:r>
          </w:p>
        </w:tc>
        <w:tc>
          <w:tcPr>
            <w:tcW w:w="3456" w:type="pct"/>
          </w:tcPr>
          <w:p w14:paraId="57A01E9D" w14:textId="77777777" w:rsidR="005366D9" w:rsidRPr="005366D9" w:rsidRDefault="005366D9" w:rsidP="005366D9">
            <w:pPr>
              <w:spacing w:after="200"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sidRPr="005366D9">
              <w:rPr>
                <w:lang w:val="en-GB"/>
              </w:rPr>
              <w:t>Calculation of project scenario</w:t>
            </w:r>
          </w:p>
        </w:tc>
      </w:tr>
      <w:tr w:rsidR="005366D9" w:rsidRPr="005366D9" w14:paraId="09755105" w14:textId="77777777" w:rsidTr="00EE63F0">
        <w:trPr>
          <w:trHeight w:val="249"/>
        </w:trPr>
        <w:tc>
          <w:tcPr>
            <w:cnfStyle w:val="001000000000" w:firstRow="0" w:lastRow="0" w:firstColumn="1" w:lastColumn="0" w:oddVBand="0" w:evenVBand="0" w:oddHBand="0" w:evenHBand="0" w:firstRowFirstColumn="0" w:firstRowLastColumn="0" w:lastRowFirstColumn="0" w:lastRowLastColumn="0"/>
            <w:tcW w:w="1544" w:type="pct"/>
          </w:tcPr>
          <w:p w14:paraId="42ADEF1B" w14:textId="77777777" w:rsidR="005366D9" w:rsidRPr="005366D9" w:rsidRDefault="005366D9" w:rsidP="005366D9">
            <w:pPr>
              <w:spacing w:after="200" w:line="276" w:lineRule="auto"/>
              <w:contextualSpacing w:val="0"/>
              <w:jc w:val="both"/>
              <w:rPr>
                <w:color w:val="FFFFFF" w:themeColor="background1"/>
                <w:lang w:val="en-GB"/>
              </w:rPr>
            </w:pPr>
            <w:r w:rsidRPr="005366D9">
              <w:rPr>
                <w:color w:val="FFFFFF" w:themeColor="background1"/>
                <w:lang w:val="en-GB"/>
              </w:rPr>
              <w:t>Additional comment</w:t>
            </w:r>
          </w:p>
        </w:tc>
        <w:tc>
          <w:tcPr>
            <w:tcW w:w="3456" w:type="pct"/>
          </w:tcPr>
          <w:p w14:paraId="25BAC71C" w14:textId="77777777" w:rsidR="005366D9" w:rsidRPr="005366D9" w:rsidRDefault="005366D9" w:rsidP="005366D9">
            <w:pPr>
              <w:spacing w:after="200"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sidRPr="005366D9">
              <w:rPr>
                <w:lang w:val="en-GB"/>
              </w:rPr>
              <w:t>-</w:t>
            </w:r>
          </w:p>
        </w:tc>
      </w:tr>
    </w:tbl>
    <w:p w14:paraId="74B1EA1B" w14:textId="77777777" w:rsidR="005366D9" w:rsidRPr="005366D9" w:rsidRDefault="005366D9" w:rsidP="005366D9">
      <w:pPr>
        <w:spacing w:line="276" w:lineRule="auto"/>
        <w:contextualSpacing w:val="0"/>
        <w:jc w:val="both"/>
        <w:rPr>
          <w:b/>
          <w:bCs/>
          <w:lang w:val="en-GB"/>
        </w:rPr>
      </w:pPr>
    </w:p>
    <w:p w14:paraId="686EFDF9" w14:textId="77777777" w:rsidR="005366D9" w:rsidRPr="005366D9" w:rsidRDefault="005366D9" w:rsidP="005366D9">
      <w:pPr>
        <w:spacing w:line="276" w:lineRule="auto"/>
        <w:contextualSpacing w:val="0"/>
        <w:jc w:val="both"/>
        <w:rPr>
          <w:b/>
          <w:bCs/>
          <w:lang w:val="en-GB"/>
        </w:rPr>
      </w:pPr>
      <w:r w:rsidRPr="005366D9">
        <w:rPr>
          <w:b/>
          <w:bCs/>
          <w:lang w:val="en-GB"/>
        </w:rPr>
        <w:t>SDG 13</w:t>
      </w:r>
    </w:p>
    <w:tbl>
      <w:tblPr>
        <w:tblStyle w:val="GridTable5Dark-Accent11"/>
        <w:tblpPr w:leftFromText="180" w:rightFromText="180" w:vertAnchor="text" w:horzAnchor="margin" w:tblpY="219"/>
        <w:tblW w:w="5000" w:type="pct"/>
        <w:tblCellMar>
          <w:top w:w="57" w:type="dxa"/>
        </w:tblCellMar>
        <w:tblLook w:val="0680" w:firstRow="0" w:lastRow="0" w:firstColumn="1" w:lastColumn="0" w:noHBand="1" w:noVBand="1"/>
      </w:tblPr>
      <w:tblGrid>
        <w:gridCol w:w="2971"/>
        <w:gridCol w:w="6651"/>
      </w:tblGrid>
      <w:tr w:rsidR="005366D9" w:rsidRPr="005366D9" w14:paraId="003F3829" w14:textId="77777777" w:rsidTr="00EE63F0">
        <w:trPr>
          <w:trHeight w:val="20"/>
        </w:trPr>
        <w:tc>
          <w:tcPr>
            <w:cnfStyle w:val="001000000000" w:firstRow="0" w:lastRow="0" w:firstColumn="1" w:lastColumn="0" w:oddVBand="0" w:evenVBand="0" w:oddHBand="0" w:evenHBand="0" w:firstRowFirstColumn="0" w:firstRowLastColumn="0" w:lastRowFirstColumn="0" w:lastRowLastColumn="0"/>
            <w:tcW w:w="1544" w:type="pct"/>
          </w:tcPr>
          <w:p w14:paraId="05123684" w14:textId="77777777" w:rsidR="005366D9" w:rsidRPr="005366D9" w:rsidRDefault="005366D9" w:rsidP="005366D9">
            <w:pPr>
              <w:spacing w:line="240" w:lineRule="auto"/>
              <w:contextualSpacing w:val="0"/>
              <w:rPr>
                <w:color w:val="FFFFFF" w:themeColor="background1"/>
                <w:lang w:val="en-GB"/>
              </w:rPr>
            </w:pPr>
            <w:r w:rsidRPr="005366D9">
              <w:rPr>
                <w:color w:val="FFFFFF" w:themeColor="background1"/>
                <w:lang w:val="en-GB"/>
              </w:rPr>
              <w:t>SDG Indicator</w:t>
            </w:r>
          </w:p>
        </w:tc>
        <w:tc>
          <w:tcPr>
            <w:tcW w:w="3456" w:type="pct"/>
          </w:tcPr>
          <w:p w14:paraId="26C21F80" w14:textId="77777777" w:rsidR="005366D9" w:rsidRPr="005366D9" w:rsidRDefault="005366D9" w:rsidP="005366D9">
            <w:pPr>
              <w:spacing w:line="240"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sidRPr="005366D9">
              <w:rPr>
                <w:rFonts w:asciiTheme="majorHAnsi" w:eastAsia="MS Mincho" w:hAnsiTheme="majorHAnsi"/>
                <w:b/>
                <w:szCs w:val="22"/>
                <w:lang w:val="en-GB"/>
              </w:rPr>
              <w:t>SDG 13: Climate Change</w:t>
            </w:r>
          </w:p>
        </w:tc>
      </w:tr>
      <w:tr w:rsidR="005366D9" w:rsidRPr="005366D9" w14:paraId="2AAA86C3" w14:textId="77777777" w:rsidTr="00EE63F0">
        <w:trPr>
          <w:trHeight w:val="20"/>
        </w:trPr>
        <w:tc>
          <w:tcPr>
            <w:cnfStyle w:val="001000000000" w:firstRow="0" w:lastRow="0" w:firstColumn="1" w:lastColumn="0" w:oddVBand="0" w:evenVBand="0" w:oddHBand="0" w:evenHBand="0" w:firstRowFirstColumn="0" w:firstRowLastColumn="0" w:lastRowFirstColumn="0" w:lastRowLastColumn="0"/>
            <w:tcW w:w="1544" w:type="pct"/>
          </w:tcPr>
          <w:p w14:paraId="145A3B63" w14:textId="77777777" w:rsidR="005366D9" w:rsidRPr="005366D9" w:rsidRDefault="005366D9" w:rsidP="005366D9">
            <w:pPr>
              <w:spacing w:line="240" w:lineRule="auto"/>
              <w:contextualSpacing w:val="0"/>
              <w:rPr>
                <w:color w:val="FFFFFF" w:themeColor="background1"/>
                <w:lang w:val="en-GB"/>
              </w:rPr>
            </w:pPr>
            <w:r w:rsidRPr="005366D9">
              <w:rPr>
                <w:color w:val="FFFFFF" w:themeColor="background1"/>
                <w:lang w:val="en-GB"/>
              </w:rPr>
              <w:t>Data/parameter</w:t>
            </w:r>
          </w:p>
        </w:tc>
        <w:tc>
          <w:tcPr>
            <w:tcW w:w="3456" w:type="pct"/>
          </w:tcPr>
          <w:p w14:paraId="64A50B2C" w14:textId="77777777" w:rsidR="005366D9" w:rsidRPr="005366D9" w:rsidRDefault="005366D9" w:rsidP="005366D9">
            <w:pPr>
              <w:spacing w:line="240"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proofErr w:type="spellStart"/>
            <w:r w:rsidRPr="005366D9">
              <w:rPr>
                <w:lang w:val="en-GB"/>
              </w:rPr>
              <w:t>NCV</w:t>
            </w:r>
            <w:r w:rsidRPr="005366D9">
              <w:rPr>
                <w:vertAlign w:val="subscript"/>
                <w:lang w:val="en-GB"/>
              </w:rPr>
              <w:t>b</w:t>
            </w:r>
            <w:proofErr w:type="spellEnd"/>
          </w:p>
        </w:tc>
      </w:tr>
      <w:tr w:rsidR="005366D9" w:rsidRPr="005366D9" w14:paraId="76A599A0" w14:textId="77777777" w:rsidTr="00EE63F0">
        <w:trPr>
          <w:trHeight w:val="20"/>
        </w:trPr>
        <w:tc>
          <w:tcPr>
            <w:cnfStyle w:val="001000000000" w:firstRow="0" w:lastRow="0" w:firstColumn="1" w:lastColumn="0" w:oddVBand="0" w:evenVBand="0" w:oddHBand="0" w:evenHBand="0" w:firstRowFirstColumn="0" w:firstRowLastColumn="0" w:lastRowFirstColumn="0" w:lastRowLastColumn="0"/>
            <w:tcW w:w="1544" w:type="pct"/>
          </w:tcPr>
          <w:p w14:paraId="6B00A27B" w14:textId="77777777" w:rsidR="005366D9" w:rsidRPr="005366D9" w:rsidRDefault="005366D9" w:rsidP="005366D9">
            <w:pPr>
              <w:spacing w:line="240" w:lineRule="auto"/>
              <w:contextualSpacing w:val="0"/>
              <w:rPr>
                <w:color w:val="FFFFFF" w:themeColor="background1"/>
                <w:lang w:val="en-GB"/>
              </w:rPr>
            </w:pPr>
            <w:r w:rsidRPr="005366D9">
              <w:rPr>
                <w:color w:val="FFFFFF" w:themeColor="background1"/>
                <w:lang w:val="en-GB"/>
              </w:rPr>
              <w:t>Unit</w:t>
            </w:r>
          </w:p>
        </w:tc>
        <w:tc>
          <w:tcPr>
            <w:tcW w:w="3456" w:type="pct"/>
          </w:tcPr>
          <w:p w14:paraId="12663901" w14:textId="4B95C7AB" w:rsidR="005366D9" w:rsidRPr="005366D9" w:rsidRDefault="005366D9" w:rsidP="005366D9">
            <w:pPr>
              <w:spacing w:line="240"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sidRPr="005366D9">
              <w:rPr>
                <w:lang w:val="en-GB"/>
              </w:rPr>
              <w:t>TJ/</w:t>
            </w:r>
            <w:r w:rsidR="00F7199F">
              <w:rPr>
                <w:lang w:val="en-GB"/>
              </w:rPr>
              <w:t>ton</w:t>
            </w:r>
          </w:p>
        </w:tc>
      </w:tr>
      <w:tr w:rsidR="005366D9" w:rsidRPr="005366D9" w14:paraId="2928DABE" w14:textId="77777777" w:rsidTr="00EE63F0">
        <w:trPr>
          <w:trHeight w:val="20"/>
        </w:trPr>
        <w:tc>
          <w:tcPr>
            <w:cnfStyle w:val="001000000000" w:firstRow="0" w:lastRow="0" w:firstColumn="1" w:lastColumn="0" w:oddVBand="0" w:evenVBand="0" w:oddHBand="0" w:evenHBand="0" w:firstRowFirstColumn="0" w:firstRowLastColumn="0" w:lastRowFirstColumn="0" w:lastRowLastColumn="0"/>
            <w:tcW w:w="1544" w:type="pct"/>
          </w:tcPr>
          <w:p w14:paraId="4A038D27" w14:textId="77777777" w:rsidR="005366D9" w:rsidRPr="005366D9" w:rsidRDefault="005366D9" w:rsidP="005366D9">
            <w:pPr>
              <w:spacing w:line="240" w:lineRule="auto"/>
              <w:contextualSpacing w:val="0"/>
              <w:rPr>
                <w:color w:val="FFFFFF" w:themeColor="background1"/>
                <w:lang w:val="en-GB"/>
              </w:rPr>
            </w:pPr>
            <w:r w:rsidRPr="005366D9">
              <w:rPr>
                <w:color w:val="FFFFFF" w:themeColor="background1"/>
                <w:lang w:val="en-GB"/>
              </w:rPr>
              <w:t>Description</w:t>
            </w:r>
          </w:p>
        </w:tc>
        <w:tc>
          <w:tcPr>
            <w:tcW w:w="3456" w:type="pct"/>
          </w:tcPr>
          <w:p w14:paraId="054AFF17" w14:textId="77777777" w:rsidR="005366D9" w:rsidRPr="005366D9" w:rsidRDefault="005366D9" w:rsidP="005366D9">
            <w:pPr>
              <w:spacing w:line="240"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sidRPr="005366D9">
              <w:rPr>
                <w:lang w:val="en-GB"/>
              </w:rPr>
              <w:t>Net calorific value of the fuel is used in the baseline</w:t>
            </w:r>
          </w:p>
        </w:tc>
      </w:tr>
      <w:tr w:rsidR="005366D9" w:rsidRPr="005366D9" w14:paraId="50B708C8" w14:textId="77777777" w:rsidTr="00EE63F0">
        <w:trPr>
          <w:trHeight w:val="20"/>
        </w:trPr>
        <w:tc>
          <w:tcPr>
            <w:cnfStyle w:val="001000000000" w:firstRow="0" w:lastRow="0" w:firstColumn="1" w:lastColumn="0" w:oddVBand="0" w:evenVBand="0" w:oddHBand="0" w:evenHBand="0" w:firstRowFirstColumn="0" w:firstRowLastColumn="0" w:lastRowFirstColumn="0" w:lastRowLastColumn="0"/>
            <w:tcW w:w="1544" w:type="pct"/>
          </w:tcPr>
          <w:p w14:paraId="1F5C6625" w14:textId="77777777" w:rsidR="005366D9" w:rsidRPr="005366D9" w:rsidRDefault="005366D9" w:rsidP="005366D9">
            <w:pPr>
              <w:spacing w:line="240" w:lineRule="auto"/>
              <w:contextualSpacing w:val="0"/>
              <w:rPr>
                <w:color w:val="FFFFFF" w:themeColor="background1"/>
                <w:lang w:val="en-GB"/>
              </w:rPr>
            </w:pPr>
            <w:r w:rsidRPr="005366D9">
              <w:rPr>
                <w:color w:val="FFFFFF" w:themeColor="background1"/>
                <w:lang w:val="en-GB"/>
              </w:rPr>
              <w:t>Source of data</w:t>
            </w:r>
          </w:p>
        </w:tc>
        <w:tc>
          <w:tcPr>
            <w:tcW w:w="3456" w:type="pct"/>
          </w:tcPr>
          <w:p w14:paraId="36C758FB" w14:textId="3236C2B2" w:rsidR="005366D9" w:rsidRPr="005366D9" w:rsidRDefault="00EE1B69" w:rsidP="00331C35">
            <w:pPr>
              <w:numPr>
                <w:ilvl w:val="0"/>
                <w:numId w:val="21"/>
              </w:numPr>
              <w:spacing w:line="240"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Pr>
                <w:lang w:val="en-GB"/>
              </w:rPr>
              <w:t xml:space="preserve">Methodology </w:t>
            </w:r>
            <w:r w:rsidR="005366D9" w:rsidRPr="005366D9">
              <w:rPr>
                <w:lang w:val="en-GB"/>
              </w:rPr>
              <w:t xml:space="preserve">default value </w:t>
            </w:r>
          </w:p>
          <w:p w14:paraId="18AD7039" w14:textId="5B887919" w:rsidR="005366D9" w:rsidRPr="005366D9" w:rsidRDefault="005366D9" w:rsidP="005366D9">
            <w:pPr>
              <w:spacing w:line="240"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sidRPr="001B56E6">
              <w:rPr>
                <w:sz w:val="16"/>
                <w:szCs w:val="18"/>
                <w:lang w:val="en-GB"/>
              </w:rPr>
              <w:t xml:space="preserve"> </w:t>
            </w:r>
          </w:p>
        </w:tc>
      </w:tr>
      <w:tr w:rsidR="005366D9" w:rsidRPr="005366D9" w14:paraId="15EC5411" w14:textId="77777777" w:rsidTr="00EE63F0">
        <w:trPr>
          <w:trHeight w:val="20"/>
        </w:trPr>
        <w:tc>
          <w:tcPr>
            <w:cnfStyle w:val="001000000000" w:firstRow="0" w:lastRow="0" w:firstColumn="1" w:lastColumn="0" w:oddVBand="0" w:evenVBand="0" w:oddHBand="0" w:evenHBand="0" w:firstRowFirstColumn="0" w:firstRowLastColumn="0" w:lastRowFirstColumn="0" w:lastRowLastColumn="0"/>
            <w:tcW w:w="1544" w:type="pct"/>
          </w:tcPr>
          <w:p w14:paraId="18D8C4D7" w14:textId="77777777" w:rsidR="005366D9" w:rsidRPr="005366D9" w:rsidRDefault="005366D9" w:rsidP="005366D9">
            <w:pPr>
              <w:spacing w:line="240" w:lineRule="auto"/>
              <w:contextualSpacing w:val="0"/>
              <w:rPr>
                <w:color w:val="FFFFFF" w:themeColor="background1"/>
                <w:lang w:val="en-GB"/>
              </w:rPr>
            </w:pPr>
            <w:r w:rsidRPr="005366D9">
              <w:rPr>
                <w:color w:val="FFFFFF" w:themeColor="background1"/>
                <w:lang w:val="en-GB"/>
              </w:rPr>
              <w:t>Value(s) applied</w:t>
            </w:r>
          </w:p>
        </w:tc>
        <w:tc>
          <w:tcPr>
            <w:tcW w:w="3456" w:type="pct"/>
          </w:tcPr>
          <w:p w14:paraId="4F0419F6" w14:textId="4C19CDCD" w:rsidR="005366D9" w:rsidRPr="005366D9" w:rsidRDefault="005366D9" w:rsidP="005366D9">
            <w:pPr>
              <w:spacing w:line="240"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sidRPr="005366D9">
              <w:rPr>
                <w:lang w:val="en-GB"/>
              </w:rPr>
              <w:t xml:space="preserve">Fuelwood = </w:t>
            </w:r>
            <w:r w:rsidR="000A278F">
              <w:rPr>
                <w:lang w:val="en-GB"/>
              </w:rPr>
              <w:t>0.0</w:t>
            </w:r>
            <w:r w:rsidRPr="005366D9">
              <w:rPr>
                <w:lang w:val="en-GB"/>
              </w:rPr>
              <w:t>156</w:t>
            </w:r>
          </w:p>
          <w:p w14:paraId="6B64D27F" w14:textId="77777777" w:rsidR="005366D9" w:rsidRPr="005366D9" w:rsidRDefault="005366D9" w:rsidP="005366D9">
            <w:pPr>
              <w:spacing w:line="240"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sidRPr="005366D9">
              <w:rPr>
                <w:lang w:val="en-GB"/>
              </w:rPr>
              <w:t>Other fuels= charcoal, LPG as applicable</w:t>
            </w:r>
          </w:p>
        </w:tc>
      </w:tr>
      <w:tr w:rsidR="005366D9" w:rsidRPr="005366D9" w14:paraId="58D0829E" w14:textId="77777777" w:rsidTr="00EE63F0">
        <w:trPr>
          <w:trHeight w:val="20"/>
        </w:trPr>
        <w:tc>
          <w:tcPr>
            <w:cnfStyle w:val="001000000000" w:firstRow="0" w:lastRow="0" w:firstColumn="1" w:lastColumn="0" w:oddVBand="0" w:evenVBand="0" w:oddHBand="0" w:evenHBand="0" w:firstRowFirstColumn="0" w:firstRowLastColumn="0" w:lastRowFirstColumn="0" w:lastRowLastColumn="0"/>
            <w:tcW w:w="1544" w:type="pct"/>
          </w:tcPr>
          <w:p w14:paraId="2661C274" w14:textId="77777777" w:rsidR="005366D9" w:rsidRPr="005366D9" w:rsidRDefault="005366D9" w:rsidP="005366D9">
            <w:pPr>
              <w:spacing w:line="240" w:lineRule="auto"/>
              <w:contextualSpacing w:val="0"/>
              <w:rPr>
                <w:color w:val="FFFFFF" w:themeColor="background1"/>
                <w:lang w:val="en-GB"/>
              </w:rPr>
            </w:pPr>
            <w:r w:rsidRPr="005366D9">
              <w:rPr>
                <w:color w:val="FFFFFF" w:themeColor="background1"/>
                <w:lang w:val="en-GB"/>
              </w:rPr>
              <w:t xml:space="preserve">Choice of data or Measurement methods and procedures </w:t>
            </w:r>
          </w:p>
        </w:tc>
        <w:tc>
          <w:tcPr>
            <w:tcW w:w="3456" w:type="pct"/>
          </w:tcPr>
          <w:p w14:paraId="0F6DB16A" w14:textId="1D9A8C0D" w:rsidR="005366D9" w:rsidRPr="005366D9" w:rsidRDefault="005366D9" w:rsidP="00331C35">
            <w:pPr>
              <w:numPr>
                <w:ilvl w:val="0"/>
                <w:numId w:val="21"/>
              </w:numPr>
              <w:spacing w:line="240"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sidRPr="005366D9">
              <w:rPr>
                <w:lang w:val="en-GB"/>
              </w:rPr>
              <w:t xml:space="preserve">Adopt </w:t>
            </w:r>
            <w:r w:rsidR="00EE1B69">
              <w:rPr>
                <w:lang w:val="en-GB"/>
              </w:rPr>
              <w:t>methodology</w:t>
            </w:r>
            <w:r w:rsidRPr="005366D9">
              <w:rPr>
                <w:lang w:val="en-GB"/>
              </w:rPr>
              <w:t xml:space="preserve"> default values.</w:t>
            </w:r>
          </w:p>
          <w:p w14:paraId="7E3BD7BE" w14:textId="4CFB8BA4" w:rsidR="005366D9" w:rsidRPr="005366D9" w:rsidRDefault="005366D9" w:rsidP="005366D9">
            <w:pPr>
              <w:spacing w:line="240"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sidRPr="005366D9">
              <w:rPr>
                <w:lang w:val="en-GB"/>
              </w:rPr>
              <w:t xml:space="preserve">Net Calorific Values were not measured in actual baseline; </w:t>
            </w:r>
            <w:proofErr w:type="gramStart"/>
            <w:r w:rsidRPr="005366D9">
              <w:rPr>
                <w:lang w:val="en-GB"/>
              </w:rPr>
              <w:t>thus</w:t>
            </w:r>
            <w:proofErr w:type="gramEnd"/>
            <w:r w:rsidRPr="005366D9">
              <w:rPr>
                <w:lang w:val="en-GB"/>
              </w:rPr>
              <w:t xml:space="preserve"> the project uses </w:t>
            </w:r>
            <w:r w:rsidR="00EE1B69">
              <w:rPr>
                <w:lang w:val="en-GB"/>
              </w:rPr>
              <w:t>methodology</w:t>
            </w:r>
            <w:r w:rsidRPr="005366D9">
              <w:rPr>
                <w:lang w:val="en-GB"/>
              </w:rPr>
              <w:t xml:space="preserve"> default values.  </w:t>
            </w:r>
          </w:p>
        </w:tc>
      </w:tr>
      <w:tr w:rsidR="005366D9" w:rsidRPr="005366D9" w14:paraId="62CDD115" w14:textId="77777777" w:rsidTr="00EE63F0">
        <w:trPr>
          <w:trHeight w:val="20"/>
        </w:trPr>
        <w:tc>
          <w:tcPr>
            <w:cnfStyle w:val="001000000000" w:firstRow="0" w:lastRow="0" w:firstColumn="1" w:lastColumn="0" w:oddVBand="0" w:evenVBand="0" w:oddHBand="0" w:evenHBand="0" w:firstRowFirstColumn="0" w:firstRowLastColumn="0" w:lastRowFirstColumn="0" w:lastRowLastColumn="0"/>
            <w:tcW w:w="1544" w:type="pct"/>
          </w:tcPr>
          <w:p w14:paraId="522FC522" w14:textId="77777777" w:rsidR="005366D9" w:rsidRPr="005366D9" w:rsidRDefault="005366D9" w:rsidP="005366D9">
            <w:pPr>
              <w:spacing w:line="240" w:lineRule="auto"/>
              <w:contextualSpacing w:val="0"/>
              <w:rPr>
                <w:color w:val="FFFFFF" w:themeColor="background1"/>
                <w:lang w:val="en-GB"/>
              </w:rPr>
            </w:pPr>
            <w:r w:rsidRPr="005366D9">
              <w:rPr>
                <w:color w:val="FFFFFF" w:themeColor="background1"/>
                <w:lang w:val="en-GB"/>
              </w:rPr>
              <w:t>Purpose of data</w:t>
            </w:r>
          </w:p>
        </w:tc>
        <w:tc>
          <w:tcPr>
            <w:tcW w:w="3456" w:type="pct"/>
          </w:tcPr>
          <w:p w14:paraId="0DAA8C1C" w14:textId="77777777" w:rsidR="005366D9" w:rsidRPr="005366D9" w:rsidRDefault="005366D9" w:rsidP="005366D9">
            <w:pPr>
              <w:spacing w:line="240"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sidRPr="005366D9">
              <w:rPr>
                <w:lang w:val="en-GB"/>
              </w:rPr>
              <w:t>Baseline emission calculations.</w:t>
            </w:r>
          </w:p>
        </w:tc>
      </w:tr>
      <w:tr w:rsidR="005366D9" w:rsidRPr="005366D9" w14:paraId="0EB63D9E" w14:textId="77777777" w:rsidTr="00EE63F0">
        <w:trPr>
          <w:trHeight w:val="20"/>
        </w:trPr>
        <w:tc>
          <w:tcPr>
            <w:cnfStyle w:val="001000000000" w:firstRow="0" w:lastRow="0" w:firstColumn="1" w:lastColumn="0" w:oddVBand="0" w:evenVBand="0" w:oddHBand="0" w:evenHBand="0" w:firstRowFirstColumn="0" w:firstRowLastColumn="0" w:lastRowFirstColumn="0" w:lastRowLastColumn="0"/>
            <w:tcW w:w="1544" w:type="pct"/>
          </w:tcPr>
          <w:p w14:paraId="0CDAF457" w14:textId="77777777" w:rsidR="005366D9" w:rsidRPr="005366D9" w:rsidRDefault="005366D9" w:rsidP="005366D9">
            <w:pPr>
              <w:spacing w:line="240" w:lineRule="auto"/>
              <w:contextualSpacing w:val="0"/>
              <w:rPr>
                <w:color w:val="FFFFFF" w:themeColor="background1"/>
                <w:lang w:val="en-GB"/>
              </w:rPr>
            </w:pPr>
            <w:r w:rsidRPr="005366D9">
              <w:rPr>
                <w:color w:val="FFFFFF" w:themeColor="background1"/>
                <w:lang w:val="en-GB"/>
              </w:rPr>
              <w:t>Additional comment</w:t>
            </w:r>
          </w:p>
        </w:tc>
        <w:tc>
          <w:tcPr>
            <w:tcW w:w="3456" w:type="pct"/>
          </w:tcPr>
          <w:p w14:paraId="46DC5BB0" w14:textId="77777777" w:rsidR="005366D9" w:rsidRPr="005366D9" w:rsidRDefault="005366D9" w:rsidP="005366D9">
            <w:pPr>
              <w:spacing w:line="240"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sidRPr="005366D9">
              <w:rPr>
                <w:lang w:val="en-GB"/>
              </w:rPr>
              <w:t>When EF is in units of tCO</w:t>
            </w:r>
            <w:r w:rsidRPr="005366D9">
              <w:rPr>
                <w:vertAlign w:val="subscript"/>
                <w:lang w:val="en-GB"/>
              </w:rPr>
              <w:t>2</w:t>
            </w:r>
            <w:r w:rsidRPr="005366D9">
              <w:rPr>
                <w:lang w:val="en-GB"/>
              </w:rPr>
              <w:t>/</w:t>
            </w:r>
            <w:proofErr w:type="spellStart"/>
            <w:r w:rsidRPr="005366D9">
              <w:rPr>
                <w:lang w:val="en-GB"/>
              </w:rPr>
              <w:t>t_fuel</w:t>
            </w:r>
            <w:proofErr w:type="spellEnd"/>
            <w:r w:rsidRPr="005366D9">
              <w:rPr>
                <w:lang w:val="en-GB"/>
              </w:rPr>
              <w:t>, the NCV term will be removed from emission calculations.</w:t>
            </w:r>
          </w:p>
        </w:tc>
      </w:tr>
    </w:tbl>
    <w:p w14:paraId="00667F3D" w14:textId="77777777" w:rsidR="005366D9" w:rsidRPr="005366D9" w:rsidRDefault="005366D9" w:rsidP="005366D9">
      <w:pPr>
        <w:spacing w:line="276" w:lineRule="auto"/>
        <w:contextualSpacing w:val="0"/>
        <w:jc w:val="both"/>
        <w:rPr>
          <w:b/>
          <w:bCs/>
          <w:lang w:val="en-GB"/>
        </w:rPr>
      </w:pPr>
    </w:p>
    <w:p w14:paraId="772BFA68" w14:textId="77777777" w:rsidR="005366D9" w:rsidRPr="005366D9" w:rsidRDefault="005366D9" w:rsidP="005366D9">
      <w:pPr>
        <w:spacing w:line="276" w:lineRule="auto"/>
        <w:contextualSpacing w:val="0"/>
        <w:jc w:val="both"/>
        <w:rPr>
          <w:b/>
          <w:bCs/>
          <w:lang w:val="en-GB"/>
        </w:rPr>
      </w:pPr>
      <w:r w:rsidRPr="005366D9">
        <w:rPr>
          <w:b/>
          <w:bCs/>
          <w:lang w:val="en-GB"/>
        </w:rPr>
        <w:t>SDG 13</w:t>
      </w:r>
    </w:p>
    <w:tbl>
      <w:tblPr>
        <w:tblStyle w:val="GridTable5Dark-Accent11"/>
        <w:tblpPr w:leftFromText="180" w:rightFromText="180" w:vertAnchor="text" w:horzAnchor="margin" w:tblpY="219"/>
        <w:tblW w:w="5000" w:type="pct"/>
        <w:tblCellMar>
          <w:top w:w="57" w:type="dxa"/>
        </w:tblCellMar>
        <w:tblLook w:val="0680" w:firstRow="0" w:lastRow="0" w:firstColumn="1" w:lastColumn="0" w:noHBand="1" w:noVBand="1"/>
      </w:tblPr>
      <w:tblGrid>
        <w:gridCol w:w="2971"/>
        <w:gridCol w:w="6651"/>
      </w:tblGrid>
      <w:tr w:rsidR="005366D9" w:rsidRPr="005366D9" w14:paraId="36774F4B" w14:textId="77777777" w:rsidTr="00EE63F0">
        <w:trPr>
          <w:trHeight w:val="20"/>
        </w:trPr>
        <w:tc>
          <w:tcPr>
            <w:cnfStyle w:val="001000000000" w:firstRow="0" w:lastRow="0" w:firstColumn="1" w:lastColumn="0" w:oddVBand="0" w:evenVBand="0" w:oddHBand="0" w:evenHBand="0" w:firstRowFirstColumn="0" w:firstRowLastColumn="0" w:lastRowFirstColumn="0" w:lastRowLastColumn="0"/>
            <w:tcW w:w="1544" w:type="pct"/>
          </w:tcPr>
          <w:p w14:paraId="6D327146" w14:textId="77777777" w:rsidR="005366D9" w:rsidRPr="005366D9" w:rsidRDefault="005366D9" w:rsidP="005366D9">
            <w:pPr>
              <w:spacing w:line="240" w:lineRule="auto"/>
              <w:contextualSpacing w:val="0"/>
              <w:rPr>
                <w:color w:val="FFFFFF" w:themeColor="background1"/>
                <w:lang w:val="en-GB"/>
              </w:rPr>
            </w:pPr>
            <w:r w:rsidRPr="005366D9">
              <w:rPr>
                <w:color w:val="FFFFFF" w:themeColor="background1"/>
                <w:lang w:val="en-GB"/>
              </w:rPr>
              <w:t>Data/parameter</w:t>
            </w:r>
          </w:p>
        </w:tc>
        <w:tc>
          <w:tcPr>
            <w:tcW w:w="3456" w:type="pct"/>
          </w:tcPr>
          <w:p w14:paraId="43307EA5" w14:textId="77777777" w:rsidR="005366D9" w:rsidRPr="005366D9" w:rsidRDefault="005366D9" w:rsidP="005366D9">
            <w:pPr>
              <w:spacing w:line="240"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proofErr w:type="spellStart"/>
            <w:r w:rsidRPr="005366D9">
              <w:rPr>
                <w:lang w:val="en-GB"/>
              </w:rPr>
              <w:t>NCV</w:t>
            </w:r>
            <w:r w:rsidRPr="005366D9">
              <w:rPr>
                <w:vertAlign w:val="subscript"/>
                <w:lang w:val="en-GB"/>
              </w:rPr>
              <w:t>p</w:t>
            </w:r>
            <w:proofErr w:type="spellEnd"/>
          </w:p>
        </w:tc>
      </w:tr>
      <w:tr w:rsidR="005366D9" w:rsidRPr="005366D9" w14:paraId="36C2601F" w14:textId="77777777" w:rsidTr="00EE63F0">
        <w:trPr>
          <w:trHeight w:val="20"/>
        </w:trPr>
        <w:tc>
          <w:tcPr>
            <w:cnfStyle w:val="001000000000" w:firstRow="0" w:lastRow="0" w:firstColumn="1" w:lastColumn="0" w:oddVBand="0" w:evenVBand="0" w:oddHBand="0" w:evenHBand="0" w:firstRowFirstColumn="0" w:firstRowLastColumn="0" w:lastRowFirstColumn="0" w:lastRowLastColumn="0"/>
            <w:tcW w:w="1544" w:type="pct"/>
          </w:tcPr>
          <w:p w14:paraId="1A29B170" w14:textId="77777777" w:rsidR="005366D9" w:rsidRPr="005366D9" w:rsidRDefault="005366D9" w:rsidP="005366D9">
            <w:pPr>
              <w:spacing w:line="240" w:lineRule="auto"/>
              <w:contextualSpacing w:val="0"/>
              <w:rPr>
                <w:color w:val="FFFFFF" w:themeColor="background1"/>
                <w:lang w:val="en-GB"/>
              </w:rPr>
            </w:pPr>
            <w:r w:rsidRPr="005366D9">
              <w:rPr>
                <w:color w:val="FFFFFF" w:themeColor="background1"/>
                <w:lang w:val="en-GB"/>
              </w:rPr>
              <w:t>Unit</w:t>
            </w:r>
          </w:p>
        </w:tc>
        <w:tc>
          <w:tcPr>
            <w:tcW w:w="3456" w:type="pct"/>
          </w:tcPr>
          <w:p w14:paraId="4C88CA36" w14:textId="14F913C8" w:rsidR="005366D9" w:rsidRPr="005366D9" w:rsidRDefault="005366D9" w:rsidP="005366D9">
            <w:pPr>
              <w:spacing w:line="240"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sidRPr="005366D9">
              <w:rPr>
                <w:lang w:val="en-GB"/>
              </w:rPr>
              <w:t>TJ/</w:t>
            </w:r>
            <w:r w:rsidR="000A278F">
              <w:rPr>
                <w:lang w:val="en-GB"/>
              </w:rPr>
              <w:t>ton</w:t>
            </w:r>
          </w:p>
        </w:tc>
      </w:tr>
      <w:tr w:rsidR="005366D9" w:rsidRPr="005366D9" w14:paraId="2BFC3728" w14:textId="77777777" w:rsidTr="00EE63F0">
        <w:trPr>
          <w:trHeight w:val="20"/>
        </w:trPr>
        <w:tc>
          <w:tcPr>
            <w:cnfStyle w:val="001000000000" w:firstRow="0" w:lastRow="0" w:firstColumn="1" w:lastColumn="0" w:oddVBand="0" w:evenVBand="0" w:oddHBand="0" w:evenHBand="0" w:firstRowFirstColumn="0" w:firstRowLastColumn="0" w:lastRowFirstColumn="0" w:lastRowLastColumn="0"/>
            <w:tcW w:w="1544" w:type="pct"/>
          </w:tcPr>
          <w:p w14:paraId="59EE4B52" w14:textId="77777777" w:rsidR="005366D9" w:rsidRPr="005366D9" w:rsidRDefault="005366D9" w:rsidP="005366D9">
            <w:pPr>
              <w:spacing w:line="240" w:lineRule="auto"/>
              <w:contextualSpacing w:val="0"/>
              <w:rPr>
                <w:color w:val="FFFFFF" w:themeColor="background1"/>
                <w:lang w:val="en-GB"/>
              </w:rPr>
            </w:pPr>
            <w:r w:rsidRPr="005366D9">
              <w:rPr>
                <w:color w:val="FFFFFF" w:themeColor="background1"/>
                <w:lang w:val="en-GB"/>
              </w:rPr>
              <w:t>Description</w:t>
            </w:r>
          </w:p>
        </w:tc>
        <w:tc>
          <w:tcPr>
            <w:tcW w:w="3456" w:type="pct"/>
          </w:tcPr>
          <w:p w14:paraId="25CC5C43" w14:textId="77777777" w:rsidR="005366D9" w:rsidRPr="005366D9" w:rsidRDefault="005366D9" w:rsidP="005366D9">
            <w:pPr>
              <w:spacing w:line="240"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sidRPr="005366D9">
              <w:rPr>
                <w:lang w:val="en-GB"/>
              </w:rPr>
              <w:t>Net calorific value of the fuel is used in the project</w:t>
            </w:r>
          </w:p>
        </w:tc>
      </w:tr>
      <w:tr w:rsidR="005366D9" w:rsidRPr="005366D9" w14:paraId="547B4928" w14:textId="77777777" w:rsidTr="00EE63F0">
        <w:trPr>
          <w:trHeight w:val="20"/>
        </w:trPr>
        <w:tc>
          <w:tcPr>
            <w:cnfStyle w:val="001000000000" w:firstRow="0" w:lastRow="0" w:firstColumn="1" w:lastColumn="0" w:oddVBand="0" w:evenVBand="0" w:oddHBand="0" w:evenHBand="0" w:firstRowFirstColumn="0" w:firstRowLastColumn="0" w:lastRowFirstColumn="0" w:lastRowLastColumn="0"/>
            <w:tcW w:w="1544" w:type="pct"/>
          </w:tcPr>
          <w:p w14:paraId="05DCB195" w14:textId="77777777" w:rsidR="005366D9" w:rsidRPr="005366D9" w:rsidRDefault="005366D9" w:rsidP="005366D9">
            <w:pPr>
              <w:spacing w:line="240" w:lineRule="auto"/>
              <w:contextualSpacing w:val="0"/>
              <w:rPr>
                <w:color w:val="FFFFFF" w:themeColor="background1"/>
                <w:lang w:val="en-GB"/>
              </w:rPr>
            </w:pPr>
            <w:r w:rsidRPr="005366D9">
              <w:rPr>
                <w:color w:val="FFFFFF" w:themeColor="background1"/>
                <w:lang w:val="en-GB"/>
              </w:rPr>
              <w:t>Source of data</w:t>
            </w:r>
          </w:p>
        </w:tc>
        <w:tc>
          <w:tcPr>
            <w:tcW w:w="3456" w:type="pct"/>
          </w:tcPr>
          <w:p w14:paraId="7E954F82" w14:textId="60228C24" w:rsidR="005366D9" w:rsidRPr="005366D9" w:rsidRDefault="00EE1B69" w:rsidP="00331C35">
            <w:pPr>
              <w:numPr>
                <w:ilvl w:val="0"/>
                <w:numId w:val="21"/>
              </w:numPr>
              <w:spacing w:line="240"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Pr>
                <w:lang w:val="en-GB"/>
              </w:rPr>
              <w:t xml:space="preserve">Methodology </w:t>
            </w:r>
            <w:r w:rsidR="005366D9" w:rsidRPr="005366D9">
              <w:rPr>
                <w:lang w:val="en-GB"/>
              </w:rPr>
              <w:t>default value</w:t>
            </w:r>
          </w:p>
          <w:p w14:paraId="411818C6" w14:textId="66E1C2B0" w:rsidR="005366D9" w:rsidRPr="005366D9" w:rsidRDefault="005366D9" w:rsidP="005366D9">
            <w:pPr>
              <w:spacing w:line="240"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sidRPr="005366D9">
              <w:rPr>
                <w:lang w:val="en-GB"/>
              </w:rPr>
              <w:t xml:space="preserve"> </w:t>
            </w:r>
          </w:p>
        </w:tc>
      </w:tr>
      <w:tr w:rsidR="005366D9" w:rsidRPr="005366D9" w14:paraId="316BDF9E" w14:textId="77777777" w:rsidTr="00EE63F0">
        <w:trPr>
          <w:trHeight w:val="20"/>
        </w:trPr>
        <w:tc>
          <w:tcPr>
            <w:cnfStyle w:val="001000000000" w:firstRow="0" w:lastRow="0" w:firstColumn="1" w:lastColumn="0" w:oddVBand="0" w:evenVBand="0" w:oddHBand="0" w:evenHBand="0" w:firstRowFirstColumn="0" w:firstRowLastColumn="0" w:lastRowFirstColumn="0" w:lastRowLastColumn="0"/>
            <w:tcW w:w="1544" w:type="pct"/>
          </w:tcPr>
          <w:p w14:paraId="18B26C95" w14:textId="77777777" w:rsidR="005366D9" w:rsidRPr="005366D9" w:rsidRDefault="005366D9" w:rsidP="005366D9">
            <w:pPr>
              <w:spacing w:line="240" w:lineRule="auto"/>
              <w:contextualSpacing w:val="0"/>
              <w:rPr>
                <w:color w:val="FFFFFF" w:themeColor="background1"/>
                <w:lang w:val="en-GB"/>
              </w:rPr>
            </w:pPr>
            <w:r w:rsidRPr="005366D9">
              <w:rPr>
                <w:color w:val="FFFFFF" w:themeColor="background1"/>
                <w:lang w:val="en-GB"/>
              </w:rPr>
              <w:t>Value(s) applied</w:t>
            </w:r>
          </w:p>
        </w:tc>
        <w:tc>
          <w:tcPr>
            <w:tcW w:w="3456" w:type="pct"/>
          </w:tcPr>
          <w:p w14:paraId="0FFC5CEF" w14:textId="32789F1F" w:rsidR="005366D9" w:rsidRPr="005366D9" w:rsidRDefault="005366D9" w:rsidP="005366D9">
            <w:pPr>
              <w:spacing w:line="240"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sidRPr="005366D9">
              <w:rPr>
                <w:lang w:val="en-GB"/>
              </w:rPr>
              <w:t xml:space="preserve">Fuelwood = </w:t>
            </w:r>
            <w:r w:rsidR="000A278F">
              <w:rPr>
                <w:lang w:val="en-GB"/>
              </w:rPr>
              <w:t>0.0</w:t>
            </w:r>
            <w:r w:rsidRPr="005366D9">
              <w:rPr>
                <w:lang w:val="en-GB"/>
              </w:rPr>
              <w:t>156 TJ/Gg</w:t>
            </w:r>
          </w:p>
          <w:p w14:paraId="5F85F744" w14:textId="77777777" w:rsidR="005366D9" w:rsidRPr="005366D9" w:rsidRDefault="005366D9" w:rsidP="005366D9">
            <w:pPr>
              <w:spacing w:line="240"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sidRPr="005366D9">
              <w:rPr>
                <w:lang w:val="en-GB"/>
              </w:rPr>
              <w:t>Other fuels= XXX, as applicable</w:t>
            </w:r>
          </w:p>
        </w:tc>
      </w:tr>
      <w:tr w:rsidR="005366D9" w:rsidRPr="005366D9" w14:paraId="57504696" w14:textId="77777777" w:rsidTr="00EE63F0">
        <w:trPr>
          <w:trHeight w:val="20"/>
        </w:trPr>
        <w:tc>
          <w:tcPr>
            <w:cnfStyle w:val="001000000000" w:firstRow="0" w:lastRow="0" w:firstColumn="1" w:lastColumn="0" w:oddVBand="0" w:evenVBand="0" w:oddHBand="0" w:evenHBand="0" w:firstRowFirstColumn="0" w:firstRowLastColumn="0" w:lastRowFirstColumn="0" w:lastRowLastColumn="0"/>
            <w:tcW w:w="1544" w:type="pct"/>
          </w:tcPr>
          <w:p w14:paraId="126E8A2A" w14:textId="77777777" w:rsidR="005366D9" w:rsidRPr="005366D9" w:rsidRDefault="005366D9" w:rsidP="005366D9">
            <w:pPr>
              <w:spacing w:line="240" w:lineRule="auto"/>
              <w:contextualSpacing w:val="0"/>
              <w:rPr>
                <w:color w:val="FFFFFF" w:themeColor="background1"/>
                <w:lang w:val="en-GB"/>
              </w:rPr>
            </w:pPr>
            <w:r w:rsidRPr="005366D9">
              <w:rPr>
                <w:color w:val="FFFFFF" w:themeColor="background1"/>
                <w:lang w:val="en-GB"/>
              </w:rPr>
              <w:lastRenderedPageBreak/>
              <w:t xml:space="preserve">Choice of data or Measurement methods and procedures </w:t>
            </w:r>
          </w:p>
        </w:tc>
        <w:tc>
          <w:tcPr>
            <w:tcW w:w="3456" w:type="pct"/>
          </w:tcPr>
          <w:p w14:paraId="35B737F6" w14:textId="7DF6B4E6" w:rsidR="005366D9" w:rsidRPr="005366D9" w:rsidRDefault="005366D9" w:rsidP="00331C35">
            <w:pPr>
              <w:numPr>
                <w:ilvl w:val="0"/>
                <w:numId w:val="21"/>
              </w:numPr>
              <w:spacing w:line="240"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sidRPr="005366D9">
              <w:rPr>
                <w:lang w:val="en-GB"/>
              </w:rPr>
              <w:t xml:space="preserve">Adopt </w:t>
            </w:r>
            <w:r w:rsidR="00EE1B69">
              <w:rPr>
                <w:lang w:val="en-GB"/>
              </w:rPr>
              <w:t>methodology</w:t>
            </w:r>
            <w:r w:rsidRPr="005366D9">
              <w:rPr>
                <w:lang w:val="en-GB"/>
              </w:rPr>
              <w:t xml:space="preserve"> default values.</w:t>
            </w:r>
          </w:p>
          <w:p w14:paraId="50EAB5E1" w14:textId="7C86C906" w:rsidR="005366D9" w:rsidRPr="005366D9" w:rsidRDefault="005366D9" w:rsidP="005366D9">
            <w:pPr>
              <w:spacing w:line="240"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sidRPr="005366D9">
              <w:rPr>
                <w:lang w:val="en-GB"/>
              </w:rPr>
              <w:t xml:space="preserve">Net Calorific Values were not measured in the project; thus, the project uses </w:t>
            </w:r>
            <w:r w:rsidR="00EE1B69">
              <w:rPr>
                <w:lang w:val="en-GB"/>
              </w:rPr>
              <w:t>methodology</w:t>
            </w:r>
            <w:r w:rsidR="00EE1B69" w:rsidRPr="005366D9">
              <w:rPr>
                <w:lang w:val="en-GB"/>
              </w:rPr>
              <w:t xml:space="preserve"> </w:t>
            </w:r>
            <w:r w:rsidRPr="005366D9">
              <w:rPr>
                <w:lang w:val="en-GB"/>
              </w:rPr>
              <w:t xml:space="preserve">default values.  </w:t>
            </w:r>
          </w:p>
        </w:tc>
      </w:tr>
      <w:tr w:rsidR="005366D9" w:rsidRPr="005366D9" w14:paraId="3B8C580C" w14:textId="77777777" w:rsidTr="00EE63F0">
        <w:trPr>
          <w:trHeight w:val="20"/>
        </w:trPr>
        <w:tc>
          <w:tcPr>
            <w:cnfStyle w:val="001000000000" w:firstRow="0" w:lastRow="0" w:firstColumn="1" w:lastColumn="0" w:oddVBand="0" w:evenVBand="0" w:oddHBand="0" w:evenHBand="0" w:firstRowFirstColumn="0" w:firstRowLastColumn="0" w:lastRowFirstColumn="0" w:lastRowLastColumn="0"/>
            <w:tcW w:w="1544" w:type="pct"/>
          </w:tcPr>
          <w:p w14:paraId="3DB0DE21" w14:textId="77777777" w:rsidR="005366D9" w:rsidRPr="005366D9" w:rsidRDefault="005366D9" w:rsidP="005366D9">
            <w:pPr>
              <w:spacing w:line="240" w:lineRule="auto"/>
              <w:contextualSpacing w:val="0"/>
              <w:rPr>
                <w:color w:val="FFFFFF" w:themeColor="background1"/>
                <w:lang w:val="en-GB"/>
              </w:rPr>
            </w:pPr>
            <w:r w:rsidRPr="005366D9">
              <w:rPr>
                <w:color w:val="FFFFFF" w:themeColor="background1"/>
                <w:lang w:val="en-GB"/>
              </w:rPr>
              <w:t>Purpose of data</w:t>
            </w:r>
          </w:p>
        </w:tc>
        <w:tc>
          <w:tcPr>
            <w:tcW w:w="3456" w:type="pct"/>
          </w:tcPr>
          <w:p w14:paraId="45467892" w14:textId="77777777" w:rsidR="005366D9" w:rsidRPr="005366D9" w:rsidRDefault="005366D9" w:rsidP="005366D9">
            <w:pPr>
              <w:spacing w:line="240"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sidRPr="005366D9">
              <w:rPr>
                <w:lang w:val="en-GB"/>
              </w:rPr>
              <w:t>Project emission calculations</w:t>
            </w:r>
          </w:p>
        </w:tc>
      </w:tr>
      <w:tr w:rsidR="005366D9" w:rsidRPr="005366D9" w14:paraId="5FAF3FFC" w14:textId="77777777" w:rsidTr="00EE63F0">
        <w:trPr>
          <w:trHeight w:val="20"/>
        </w:trPr>
        <w:tc>
          <w:tcPr>
            <w:cnfStyle w:val="001000000000" w:firstRow="0" w:lastRow="0" w:firstColumn="1" w:lastColumn="0" w:oddVBand="0" w:evenVBand="0" w:oddHBand="0" w:evenHBand="0" w:firstRowFirstColumn="0" w:firstRowLastColumn="0" w:lastRowFirstColumn="0" w:lastRowLastColumn="0"/>
            <w:tcW w:w="1544" w:type="pct"/>
          </w:tcPr>
          <w:p w14:paraId="121AAA7D" w14:textId="77777777" w:rsidR="005366D9" w:rsidRPr="005366D9" w:rsidRDefault="005366D9" w:rsidP="005366D9">
            <w:pPr>
              <w:spacing w:line="240" w:lineRule="auto"/>
              <w:contextualSpacing w:val="0"/>
              <w:rPr>
                <w:color w:val="FFFFFF" w:themeColor="background1"/>
                <w:lang w:val="en-GB"/>
              </w:rPr>
            </w:pPr>
            <w:r w:rsidRPr="005366D9">
              <w:rPr>
                <w:color w:val="FFFFFF" w:themeColor="background1"/>
                <w:lang w:val="en-GB"/>
              </w:rPr>
              <w:t>Additional comment</w:t>
            </w:r>
          </w:p>
        </w:tc>
        <w:tc>
          <w:tcPr>
            <w:tcW w:w="3456" w:type="pct"/>
          </w:tcPr>
          <w:p w14:paraId="240B46FE" w14:textId="77777777" w:rsidR="005366D9" w:rsidRPr="005366D9" w:rsidRDefault="005366D9" w:rsidP="005366D9">
            <w:pPr>
              <w:spacing w:line="240"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sidRPr="005366D9">
              <w:rPr>
                <w:lang w:val="en-GB"/>
              </w:rPr>
              <w:t>When EF is in units of tCO</w:t>
            </w:r>
            <w:r w:rsidRPr="005366D9">
              <w:rPr>
                <w:vertAlign w:val="subscript"/>
                <w:lang w:val="en-GB"/>
              </w:rPr>
              <w:t>2</w:t>
            </w:r>
            <w:r w:rsidRPr="005366D9">
              <w:rPr>
                <w:lang w:val="en-GB"/>
              </w:rPr>
              <w:t>/</w:t>
            </w:r>
            <w:proofErr w:type="spellStart"/>
            <w:r w:rsidRPr="005366D9">
              <w:rPr>
                <w:lang w:val="en-GB"/>
              </w:rPr>
              <w:t>t_fuel</w:t>
            </w:r>
            <w:proofErr w:type="spellEnd"/>
            <w:r w:rsidRPr="005366D9">
              <w:rPr>
                <w:lang w:val="en-GB"/>
              </w:rPr>
              <w:t xml:space="preserve">, the NCV term will be removed from emission calculations. </w:t>
            </w:r>
          </w:p>
        </w:tc>
      </w:tr>
    </w:tbl>
    <w:p w14:paraId="61368BD9" w14:textId="77777777" w:rsidR="005366D9" w:rsidRPr="005366D9" w:rsidRDefault="005366D9" w:rsidP="005366D9">
      <w:pPr>
        <w:spacing w:line="276" w:lineRule="auto"/>
        <w:contextualSpacing w:val="0"/>
        <w:jc w:val="both"/>
        <w:rPr>
          <w:b/>
          <w:bCs/>
          <w:lang w:val="en-GB"/>
        </w:rPr>
      </w:pPr>
    </w:p>
    <w:p w14:paraId="049FF3DB" w14:textId="77777777" w:rsidR="005366D9" w:rsidRPr="005366D9" w:rsidRDefault="005366D9" w:rsidP="005366D9">
      <w:pPr>
        <w:spacing w:line="276" w:lineRule="auto"/>
        <w:contextualSpacing w:val="0"/>
        <w:jc w:val="both"/>
        <w:rPr>
          <w:b/>
          <w:bCs/>
          <w:lang w:val="en-GB"/>
        </w:rPr>
      </w:pPr>
      <w:r w:rsidRPr="005366D9">
        <w:rPr>
          <w:b/>
          <w:bCs/>
          <w:lang w:val="en-GB"/>
        </w:rPr>
        <w:t>SDG 13</w:t>
      </w:r>
    </w:p>
    <w:tbl>
      <w:tblPr>
        <w:tblStyle w:val="GridTable5Dark-Accent11"/>
        <w:tblpPr w:leftFromText="180" w:rightFromText="180" w:vertAnchor="text" w:horzAnchor="margin" w:tblpY="219"/>
        <w:tblW w:w="5006" w:type="pct"/>
        <w:tblCellMar>
          <w:top w:w="57" w:type="dxa"/>
        </w:tblCellMar>
        <w:tblLook w:val="0680" w:firstRow="0" w:lastRow="0" w:firstColumn="1" w:lastColumn="0" w:noHBand="1" w:noVBand="1"/>
      </w:tblPr>
      <w:tblGrid>
        <w:gridCol w:w="2950"/>
        <w:gridCol w:w="6684"/>
      </w:tblGrid>
      <w:tr w:rsidR="005366D9" w:rsidRPr="005366D9" w14:paraId="677BABFA" w14:textId="77777777" w:rsidTr="00EE63F0">
        <w:trPr>
          <w:trHeight w:val="20"/>
        </w:trPr>
        <w:tc>
          <w:tcPr>
            <w:cnfStyle w:val="001000000000" w:firstRow="0" w:lastRow="0" w:firstColumn="1" w:lastColumn="0" w:oddVBand="0" w:evenVBand="0" w:oddHBand="0" w:evenHBand="0" w:firstRowFirstColumn="0" w:firstRowLastColumn="0" w:lastRowFirstColumn="0" w:lastRowLastColumn="0"/>
            <w:tcW w:w="1531" w:type="pct"/>
          </w:tcPr>
          <w:p w14:paraId="075ABAE1" w14:textId="77777777" w:rsidR="005366D9" w:rsidRPr="005366D9" w:rsidRDefault="005366D9" w:rsidP="005366D9">
            <w:pPr>
              <w:spacing w:line="276" w:lineRule="auto"/>
              <w:contextualSpacing w:val="0"/>
              <w:rPr>
                <w:color w:val="FFFFFF" w:themeColor="background1"/>
                <w:lang w:val="en-GB"/>
              </w:rPr>
            </w:pPr>
            <w:r w:rsidRPr="005366D9">
              <w:rPr>
                <w:color w:val="FFFFFF" w:themeColor="background1"/>
                <w:lang w:val="en-GB"/>
              </w:rPr>
              <w:t>Data/parameter</w:t>
            </w:r>
          </w:p>
        </w:tc>
        <w:tc>
          <w:tcPr>
            <w:tcW w:w="3469" w:type="pct"/>
          </w:tcPr>
          <w:p w14:paraId="3EC0048F" w14:textId="77777777" w:rsidR="005366D9" w:rsidRPr="005366D9" w:rsidRDefault="005366D9" w:rsidP="005366D9">
            <w:pPr>
              <w:spacing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proofErr w:type="spellStart"/>
            <w:proofErr w:type="gramStart"/>
            <w:r w:rsidRPr="005366D9">
              <w:rPr>
                <w:lang w:val="en-GB"/>
              </w:rPr>
              <w:t>f</w:t>
            </w:r>
            <w:r w:rsidRPr="005366D9">
              <w:rPr>
                <w:vertAlign w:val="subscript"/>
                <w:lang w:val="en-GB"/>
              </w:rPr>
              <w:t>nrb,i</w:t>
            </w:r>
            <w:proofErr w:type="gramEnd"/>
            <w:r w:rsidRPr="005366D9">
              <w:rPr>
                <w:vertAlign w:val="subscript"/>
                <w:lang w:val="en-GB"/>
              </w:rPr>
              <w:t>,y</w:t>
            </w:r>
            <w:proofErr w:type="spellEnd"/>
          </w:p>
        </w:tc>
      </w:tr>
      <w:tr w:rsidR="005366D9" w:rsidRPr="005366D9" w14:paraId="0DE59BC4" w14:textId="77777777" w:rsidTr="00EE63F0">
        <w:trPr>
          <w:trHeight w:val="20"/>
        </w:trPr>
        <w:tc>
          <w:tcPr>
            <w:cnfStyle w:val="001000000000" w:firstRow="0" w:lastRow="0" w:firstColumn="1" w:lastColumn="0" w:oddVBand="0" w:evenVBand="0" w:oddHBand="0" w:evenHBand="0" w:firstRowFirstColumn="0" w:firstRowLastColumn="0" w:lastRowFirstColumn="0" w:lastRowLastColumn="0"/>
            <w:tcW w:w="1531" w:type="pct"/>
          </w:tcPr>
          <w:p w14:paraId="0E818159" w14:textId="77777777" w:rsidR="005366D9" w:rsidRPr="005366D9" w:rsidRDefault="005366D9" w:rsidP="005366D9">
            <w:pPr>
              <w:spacing w:line="276" w:lineRule="auto"/>
              <w:contextualSpacing w:val="0"/>
              <w:rPr>
                <w:color w:val="FFFFFF" w:themeColor="background1"/>
                <w:lang w:val="en-GB"/>
              </w:rPr>
            </w:pPr>
            <w:r w:rsidRPr="005366D9">
              <w:rPr>
                <w:color w:val="FFFFFF" w:themeColor="background1"/>
                <w:lang w:val="en-GB"/>
              </w:rPr>
              <w:t>Unit</w:t>
            </w:r>
          </w:p>
        </w:tc>
        <w:tc>
          <w:tcPr>
            <w:tcW w:w="3469" w:type="pct"/>
          </w:tcPr>
          <w:p w14:paraId="194BD98C" w14:textId="6CD32E3C" w:rsidR="005366D9" w:rsidRPr="005366D9" w:rsidRDefault="00FF6899" w:rsidP="005366D9">
            <w:pPr>
              <w:spacing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Pr>
                <w:lang w:val="en-GB"/>
              </w:rPr>
              <w:t>%</w:t>
            </w:r>
          </w:p>
        </w:tc>
      </w:tr>
      <w:tr w:rsidR="005366D9" w:rsidRPr="005366D9" w14:paraId="65541E61" w14:textId="77777777" w:rsidTr="00EE63F0">
        <w:trPr>
          <w:trHeight w:val="20"/>
        </w:trPr>
        <w:tc>
          <w:tcPr>
            <w:cnfStyle w:val="001000000000" w:firstRow="0" w:lastRow="0" w:firstColumn="1" w:lastColumn="0" w:oddVBand="0" w:evenVBand="0" w:oddHBand="0" w:evenHBand="0" w:firstRowFirstColumn="0" w:firstRowLastColumn="0" w:lastRowFirstColumn="0" w:lastRowLastColumn="0"/>
            <w:tcW w:w="1531" w:type="pct"/>
          </w:tcPr>
          <w:p w14:paraId="3C9561C1" w14:textId="77777777" w:rsidR="005366D9" w:rsidRPr="005366D9" w:rsidRDefault="005366D9" w:rsidP="005366D9">
            <w:pPr>
              <w:spacing w:line="276" w:lineRule="auto"/>
              <w:contextualSpacing w:val="0"/>
              <w:rPr>
                <w:color w:val="FFFFFF" w:themeColor="background1"/>
                <w:lang w:val="en-GB"/>
              </w:rPr>
            </w:pPr>
            <w:r w:rsidRPr="005366D9">
              <w:rPr>
                <w:color w:val="FFFFFF" w:themeColor="background1"/>
                <w:lang w:val="en-GB"/>
              </w:rPr>
              <w:t>Description</w:t>
            </w:r>
          </w:p>
        </w:tc>
        <w:tc>
          <w:tcPr>
            <w:tcW w:w="3469" w:type="pct"/>
          </w:tcPr>
          <w:p w14:paraId="49D401C1" w14:textId="1232497E" w:rsidR="005366D9" w:rsidRPr="005366D9" w:rsidRDefault="00EC6C2F" w:rsidP="005366D9">
            <w:pPr>
              <w:spacing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Pr>
                <w:lang w:val="en-GB"/>
              </w:rPr>
              <w:t xml:space="preserve">Fraction of </w:t>
            </w:r>
            <w:proofErr w:type="spellStart"/>
            <w:proofErr w:type="gramStart"/>
            <w:r>
              <w:rPr>
                <w:lang w:val="en-GB"/>
              </w:rPr>
              <w:t>non renewable</w:t>
            </w:r>
            <w:proofErr w:type="spellEnd"/>
            <w:proofErr w:type="gramEnd"/>
            <w:r>
              <w:rPr>
                <w:lang w:val="en-GB"/>
              </w:rPr>
              <w:t xml:space="preserve"> biomass (</w:t>
            </w:r>
            <w:proofErr w:type="spellStart"/>
            <w:r>
              <w:rPr>
                <w:lang w:val="en-GB"/>
              </w:rPr>
              <w:t>fnrb</w:t>
            </w:r>
            <w:proofErr w:type="spellEnd"/>
            <w:r>
              <w:rPr>
                <w:lang w:val="en-GB"/>
              </w:rPr>
              <w:t xml:space="preserve">): </w:t>
            </w:r>
            <w:r w:rsidR="005366D9" w:rsidRPr="005366D9">
              <w:rPr>
                <w:lang w:val="en-GB"/>
              </w:rPr>
              <w:t xml:space="preserve">Non-renewability status of woody biomass fuel in scenario </w:t>
            </w:r>
            <w:proofErr w:type="spellStart"/>
            <w:r w:rsidR="005366D9" w:rsidRPr="005366D9">
              <w:rPr>
                <w:lang w:val="en-GB"/>
              </w:rPr>
              <w:t>i</w:t>
            </w:r>
            <w:proofErr w:type="spellEnd"/>
            <w:r w:rsidR="005366D9" w:rsidRPr="005366D9">
              <w:rPr>
                <w:lang w:val="en-GB"/>
              </w:rPr>
              <w:t xml:space="preserve"> during year y</w:t>
            </w:r>
          </w:p>
        </w:tc>
      </w:tr>
      <w:tr w:rsidR="005366D9" w:rsidRPr="005366D9" w14:paraId="020D6E00" w14:textId="77777777" w:rsidTr="00EE63F0">
        <w:trPr>
          <w:trHeight w:val="20"/>
        </w:trPr>
        <w:tc>
          <w:tcPr>
            <w:cnfStyle w:val="001000000000" w:firstRow="0" w:lastRow="0" w:firstColumn="1" w:lastColumn="0" w:oddVBand="0" w:evenVBand="0" w:oddHBand="0" w:evenHBand="0" w:firstRowFirstColumn="0" w:firstRowLastColumn="0" w:lastRowFirstColumn="0" w:lastRowLastColumn="0"/>
            <w:tcW w:w="1531" w:type="pct"/>
          </w:tcPr>
          <w:p w14:paraId="671E6433" w14:textId="77777777" w:rsidR="005366D9" w:rsidRPr="005366D9" w:rsidRDefault="005366D9" w:rsidP="005366D9">
            <w:pPr>
              <w:spacing w:line="276" w:lineRule="auto"/>
              <w:contextualSpacing w:val="0"/>
              <w:rPr>
                <w:color w:val="FFFFFF" w:themeColor="background1"/>
                <w:lang w:val="en-GB"/>
              </w:rPr>
            </w:pPr>
            <w:r w:rsidRPr="005366D9">
              <w:rPr>
                <w:color w:val="FFFFFF" w:themeColor="background1"/>
                <w:lang w:val="en-GB"/>
              </w:rPr>
              <w:t>Source of data</w:t>
            </w:r>
          </w:p>
        </w:tc>
        <w:tc>
          <w:tcPr>
            <w:tcW w:w="3469" w:type="pct"/>
          </w:tcPr>
          <w:p w14:paraId="13F6E720" w14:textId="77777777" w:rsidR="005366D9" w:rsidRPr="005366D9" w:rsidRDefault="005366D9" w:rsidP="005366D9">
            <w:pPr>
              <w:spacing w:line="276" w:lineRule="auto"/>
              <w:cnfStyle w:val="000000000000" w:firstRow="0" w:lastRow="0" w:firstColumn="0" w:lastColumn="0" w:oddVBand="0" w:evenVBand="0" w:oddHBand="0" w:evenHBand="0" w:firstRowFirstColumn="0" w:firstRowLastColumn="0" w:lastRowFirstColumn="0" w:lastRowLastColumn="0"/>
              <w:rPr>
                <w:lang w:val="en-GB"/>
              </w:rPr>
            </w:pPr>
            <w:r w:rsidRPr="005366D9">
              <w:rPr>
                <w:lang w:val="en-GB"/>
              </w:rPr>
              <w:t xml:space="preserve">Applicable NRB assessment </w:t>
            </w:r>
          </w:p>
        </w:tc>
      </w:tr>
      <w:tr w:rsidR="005366D9" w:rsidRPr="005366D9" w14:paraId="3242FFA8" w14:textId="77777777" w:rsidTr="00EE63F0">
        <w:trPr>
          <w:trHeight w:val="20"/>
        </w:trPr>
        <w:tc>
          <w:tcPr>
            <w:cnfStyle w:val="001000000000" w:firstRow="0" w:lastRow="0" w:firstColumn="1" w:lastColumn="0" w:oddVBand="0" w:evenVBand="0" w:oddHBand="0" w:evenHBand="0" w:firstRowFirstColumn="0" w:firstRowLastColumn="0" w:lastRowFirstColumn="0" w:lastRowLastColumn="0"/>
            <w:tcW w:w="1531" w:type="pct"/>
          </w:tcPr>
          <w:p w14:paraId="5841B264" w14:textId="77777777" w:rsidR="005366D9" w:rsidRPr="005366D9" w:rsidRDefault="005366D9" w:rsidP="005366D9">
            <w:pPr>
              <w:spacing w:line="276" w:lineRule="auto"/>
              <w:contextualSpacing w:val="0"/>
              <w:rPr>
                <w:color w:val="FFFFFF" w:themeColor="background1"/>
                <w:lang w:val="en-GB"/>
              </w:rPr>
            </w:pPr>
            <w:r w:rsidRPr="005366D9">
              <w:rPr>
                <w:color w:val="FFFFFF" w:themeColor="background1"/>
                <w:lang w:val="en-GB"/>
              </w:rPr>
              <w:t>Value(s) applied</w:t>
            </w:r>
          </w:p>
        </w:tc>
        <w:tc>
          <w:tcPr>
            <w:tcW w:w="3469" w:type="pct"/>
          </w:tcPr>
          <w:p w14:paraId="6B658F9A" w14:textId="360DC825" w:rsidR="005366D9" w:rsidRPr="005366D9" w:rsidRDefault="00EA3807" w:rsidP="005366D9">
            <w:pPr>
              <w:spacing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Pr>
                <w:lang w:val="en-GB"/>
              </w:rPr>
              <w:t>8</w:t>
            </w:r>
            <w:r w:rsidR="00C24D8E">
              <w:rPr>
                <w:lang w:val="en-GB"/>
              </w:rPr>
              <w:t>2.49</w:t>
            </w:r>
          </w:p>
        </w:tc>
      </w:tr>
      <w:tr w:rsidR="005366D9" w:rsidRPr="005366D9" w14:paraId="7FDB24F4" w14:textId="77777777" w:rsidTr="00EE63F0">
        <w:trPr>
          <w:trHeight w:val="20"/>
        </w:trPr>
        <w:tc>
          <w:tcPr>
            <w:cnfStyle w:val="001000000000" w:firstRow="0" w:lastRow="0" w:firstColumn="1" w:lastColumn="0" w:oddVBand="0" w:evenVBand="0" w:oddHBand="0" w:evenHBand="0" w:firstRowFirstColumn="0" w:firstRowLastColumn="0" w:lastRowFirstColumn="0" w:lastRowLastColumn="0"/>
            <w:tcW w:w="1531" w:type="pct"/>
          </w:tcPr>
          <w:p w14:paraId="4F569B7C" w14:textId="77777777" w:rsidR="005366D9" w:rsidRPr="005366D9" w:rsidRDefault="005366D9" w:rsidP="005366D9">
            <w:pPr>
              <w:spacing w:line="276" w:lineRule="auto"/>
              <w:contextualSpacing w:val="0"/>
              <w:rPr>
                <w:color w:val="FFFFFF" w:themeColor="background1"/>
                <w:lang w:val="en-GB"/>
              </w:rPr>
            </w:pPr>
            <w:r w:rsidRPr="005366D9">
              <w:rPr>
                <w:color w:val="FFFFFF" w:themeColor="background1"/>
                <w:lang w:val="en-GB"/>
              </w:rPr>
              <w:t xml:space="preserve">Choice of data or Measurement methods and procedures </w:t>
            </w:r>
          </w:p>
        </w:tc>
        <w:tc>
          <w:tcPr>
            <w:tcW w:w="3469" w:type="pct"/>
          </w:tcPr>
          <w:p w14:paraId="258111F8" w14:textId="77777777" w:rsidR="00E9520A" w:rsidRPr="0024469F" w:rsidRDefault="00E9520A" w:rsidP="00E9520A">
            <w:pPr>
              <w:pStyle w:val="Sansinterligne"/>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color w:val="515151" w:themeColor="text1"/>
                <w:szCs w:val="22"/>
                <w:lang w:val="en-GB"/>
                <w14:cntxtAlts w14:val="0"/>
              </w:rPr>
            </w:pPr>
            <w:proofErr w:type="spellStart"/>
            <w:r w:rsidRPr="0024469F">
              <w:rPr>
                <w:rFonts w:asciiTheme="majorHAnsi" w:eastAsia="Times New Roman" w:hAnsiTheme="majorHAnsi" w:cs="Times New Roman"/>
                <w:color w:val="515151" w:themeColor="text1"/>
                <w:szCs w:val="22"/>
                <w:lang w:val="en-GB"/>
                <w14:cntxtAlts w14:val="0"/>
              </w:rPr>
              <w:t>fNRB</w:t>
            </w:r>
            <w:proofErr w:type="spellEnd"/>
            <w:r w:rsidRPr="0024469F">
              <w:rPr>
                <w:rFonts w:asciiTheme="majorHAnsi" w:eastAsia="Times New Roman" w:hAnsiTheme="majorHAnsi" w:cs="Times New Roman"/>
                <w:color w:val="515151" w:themeColor="text1"/>
                <w:szCs w:val="22"/>
                <w:lang w:val="en-GB"/>
                <w14:cntxtAlts w14:val="0"/>
              </w:rPr>
              <w:t xml:space="preserve"> for Kenya has been calculated following TOOL30, option B. </w:t>
            </w:r>
          </w:p>
          <w:p w14:paraId="639B2997" w14:textId="77777777" w:rsidR="00E9520A" w:rsidRPr="0024469F" w:rsidRDefault="00E9520A" w:rsidP="00E9520A">
            <w:pPr>
              <w:pStyle w:val="Sansinterligne"/>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color w:val="515151" w:themeColor="text1"/>
                <w:szCs w:val="22"/>
                <w:lang w:val="en-GB"/>
                <w14:cntxtAlts w14:val="0"/>
              </w:rPr>
            </w:pPr>
          </w:p>
          <w:p w14:paraId="52975F2B" w14:textId="76F0D9C0" w:rsidR="00E9520A" w:rsidRPr="0024469F" w:rsidRDefault="00E9520A" w:rsidP="00E9520A">
            <w:pPr>
              <w:pStyle w:val="Sansinterligne"/>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color w:val="515151" w:themeColor="text1"/>
                <w:szCs w:val="22"/>
                <w:lang w:val="en-GB"/>
                <w14:cntxtAlts w14:val="0"/>
              </w:rPr>
            </w:pPr>
            <w:r w:rsidRPr="0024469F">
              <w:rPr>
                <w:rFonts w:asciiTheme="majorHAnsi" w:eastAsia="Times New Roman" w:hAnsiTheme="majorHAnsi" w:cs="Times New Roman"/>
                <w:color w:val="515151" w:themeColor="text1"/>
                <w:szCs w:val="22"/>
                <w:lang w:val="en-GB"/>
                <w14:cntxtAlts w14:val="0"/>
              </w:rPr>
              <w:t xml:space="preserve">A value was </w:t>
            </w:r>
            <w:r w:rsidR="00C24D8E">
              <w:rPr>
                <w:rFonts w:asciiTheme="majorHAnsi" w:eastAsia="Times New Roman" w:hAnsiTheme="majorHAnsi" w:cs="Times New Roman"/>
                <w:color w:val="515151" w:themeColor="text1"/>
                <w:szCs w:val="22"/>
                <w:lang w:val="en-GB"/>
                <w14:cntxtAlts w14:val="0"/>
              </w:rPr>
              <w:t>82.49</w:t>
            </w:r>
            <w:r w:rsidRPr="0024469F">
              <w:rPr>
                <w:rFonts w:asciiTheme="majorHAnsi" w:eastAsia="Times New Roman" w:hAnsiTheme="majorHAnsi" w:cs="Times New Roman"/>
                <w:color w:val="515151" w:themeColor="text1"/>
                <w:szCs w:val="22"/>
                <w:lang w:val="en-GB"/>
                <w14:cntxtAlts w14:val="0"/>
              </w:rPr>
              <w:t xml:space="preserve">% is the final figure, with a separate document provided with full transparency of the calculation, data and references used. </w:t>
            </w:r>
          </w:p>
          <w:p w14:paraId="142AE23F" w14:textId="77777777" w:rsidR="00E9520A" w:rsidRPr="0024469F" w:rsidRDefault="00E9520A" w:rsidP="00E9520A">
            <w:pPr>
              <w:pStyle w:val="Sansinterligne"/>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color w:val="515151" w:themeColor="text1"/>
                <w:szCs w:val="22"/>
                <w:lang w:val="en-GB"/>
                <w14:cntxtAlts w14:val="0"/>
              </w:rPr>
            </w:pPr>
          </w:p>
          <w:p w14:paraId="4C363466" w14:textId="77777777" w:rsidR="00E9520A" w:rsidRPr="0024469F" w:rsidRDefault="00E9520A" w:rsidP="00E9520A">
            <w:pPr>
              <w:pStyle w:val="Sansinterligne"/>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color w:val="515151" w:themeColor="text1"/>
                <w:szCs w:val="22"/>
                <w:lang w:val="en-GB"/>
                <w14:cntxtAlts w14:val="0"/>
              </w:rPr>
            </w:pPr>
            <w:r w:rsidRPr="0024469F">
              <w:rPr>
                <w:rFonts w:asciiTheme="majorHAnsi" w:eastAsia="Times New Roman" w:hAnsiTheme="majorHAnsi" w:cs="Times New Roman"/>
                <w:color w:val="515151" w:themeColor="text1"/>
                <w:szCs w:val="22"/>
                <w:lang w:val="en-GB"/>
                <w14:cntxtAlts w14:val="0"/>
              </w:rPr>
              <w:t xml:space="preserve">As required in TOOL30, the figure has been compared with values available in literature, notably the report ‘The carbon footprint of traditional </w:t>
            </w:r>
            <w:proofErr w:type="spellStart"/>
            <w:r w:rsidRPr="0024469F">
              <w:rPr>
                <w:rFonts w:asciiTheme="majorHAnsi" w:eastAsia="Times New Roman" w:hAnsiTheme="majorHAnsi" w:cs="Times New Roman"/>
                <w:color w:val="515151" w:themeColor="text1"/>
                <w:szCs w:val="22"/>
                <w:lang w:val="en-GB"/>
                <w14:cntxtAlts w14:val="0"/>
              </w:rPr>
              <w:t>woodfuels</w:t>
            </w:r>
            <w:proofErr w:type="spellEnd"/>
            <w:r w:rsidRPr="0024469F">
              <w:rPr>
                <w:rFonts w:asciiTheme="majorHAnsi" w:eastAsia="Times New Roman" w:hAnsiTheme="majorHAnsi" w:cs="Times New Roman"/>
                <w:color w:val="515151" w:themeColor="text1"/>
                <w:szCs w:val="22"/>
                <w:lang w:val="en-GB"/>
                <w14:cntxtAlts w14:val="0"/>
              </w:rPr>
              <w:t xml:space="preserve">’ by </w:t>
            </w:r>
            <w:proofErr w:type="spellStart"/>
            <w:r w:rsidRPr="0024469F">
              <w:rPr>
                <w:rFonts w:asciiTheme="majorHAnsi" w:eastAsia="Times New Roman" w:hAnsiTheme="majorHAnsi" w:cs="Times New Roman"/>
                <w:color w:val="515151" w:themeColor="text1"/>
                <w:szCs w:val="22"/>
                <w:lang w:val="en-GB"/>
                <w14:cntxtAlts w14:val="0"/>
              </w:rPr>
              <w:t>Bailis</w:t>
            </w:r>
            <w:proofErr w:type="spellEnd"/>
            <w:r w:rsidRPr="0024469F">
              <w:rPr>
                <w:rFonts w:asciiTheme="majorHAnsi" w:eastAsia="Times New Roman" w:hAnsiTheme="majorHAnsi" w:cs="Times New Roman"/>
                <w:color w:val="515151" w:themeColor="text1"/>
                <w:szCs w:val="22"/>
                <w:lang w:val="en-GB"/>
                <w14:cntxtAlts w14:val="0"/>
              </w:rPr>
              <w:t xml:space="preserve">, R.; </w:t>
            </w:r>
            <w:proofErr w:type="spellStart"/>
            <w:r w:rsidRPr="0024469F">
              <w:rPr>
                <w:rFonts w:asciiTheme="majorHAnsi" w:eastAsia="Times New Roman" w:hAnsiTheme="majorHAnsi" w:cs="Times New Roman"/>
                <w:color w:val="515151" w:themeColor="text1"/>
                <w:szCs w:val="22"/>
                <w:lang w:val="en-GB"/>
                <w14:cntxtAlts w14:val="0"/>
              </w:rPr>
              <w:t>Drigo</w:t>
            </w:r>
            <w:proofErr w:type="spellEnd"/>
            <w:r w:rsidRPr="0024469F">
              <w:rPr>
                <w:rFonts w:asciiTheme="majorHAnsi" w:eastAsia="Times New Roman" w:hAnsiTheme="majorHAnsi" w:cs="Times New Roman"/>
                <w:color w:val="515151" w:themeColor="text1"/>
                <w:szCs w:val="22"/>
                <w:lang w:val="en-GB"/>
                <w14:cntxtAlts w14:val="0"/>
              </w:rPr>
              <w:t xml:space="preserve">, </w:t>
            </w:r>
            <w:proofErr w:type="gramStart"/>
            <w:r w:rsidRPr="0024469F">
              <w:rPr>
                <w:rFonts w:asciiTheme="majorHAnsi" w:eastAsia="Times New Roman" w:hAnsiTheme="majorHAnsi" w:cs="Times New Roman"/>
                <w:color w:val="515151" w:themeColor="text1"/>
                <w:szCs w:val="22"/>
                <w:lang w:val="en-GB"/>
                <w14:cntxtAlts w14:val="0"/>
              </w:rPr>
              <w:t>R.;</w:t>
            </w:r>
            <w:proofErr w:type="spellStart"/>
            <w:r w:rsidRPr="0024469F">
              <w:rPr>
                <w:rFonts w:asciiTheme="majorHAnsi" w:eastAsia="Times New Roman" w:hAnsiTheme="majorHAnsi" w:cs="Times New Roman"/>
                <w:color w:val="515151" w:themeColor="text1"/>
                <w:szCs w:val="22"/>
                <w:lang w:val="en-GB"/>
                <w14:cntxtAlts w14:val="0"/>
              </w:rPr>
              <w:t>Ghilardi</w:t>
            </w:r>
            <w:proofErr w:type="spellEnd"/>
            <w:proofErr w:type="gramEnd"/>
            <w:r w:rsidRPr="0024469F">
              <w:rPr>
                <w:rFonts w:asciiTheme="majorHAnsi" w:eastAsia="Times New Roman" w:hAnsiTheme="majorHAnsi" w:cs="Times New Roman"/>
                <w:color w:val="515151" w:themeColor="text1"/>
                <w:szCs w:val="22"/>
                <w:lang w:val="en-GB"/>
                <w14:cntxtAlts w14:val="0"/>
              </w:rPr>
              <w:t xml:space="preserve">, A. &amp; </w:t>
            </w:r>
            <w:proofErr w:type="spellStart"/>
            <w:r w:rsidRPr="0024469F">
              <w:rPr>
                <w:rFonts w:asciiTheme="majorHAnsi" w:eastAsia="Times New Roman" w:hAnsiTheme="majorHAnsi" w:cs="Times New Roman"/>
                <w:color w:val="515151" w:themeColor="text1"/>
                <w:szCs w:val="22"/>
                <w:lang w:val="en-GB"/>
                <w14:cntxtAlts w14:val="0"/>
              </w:rPr>
              <w:t>Masera</w:t>
            </w:r>
            <w:proofErr w:type="spellEnd"/>
            <w:r w:rsidRPr="0024469F">
              <w:rPr>
                <w:rFonts w:asciiTheme="majorHAnsi" w:eastAsia="Times New Roman" w:hAnsiTheme="majorHAnsi" w:cs="Times New Roman"/>
                <w:color w:val="515151" w:themeColor="text1"/>
                <w:szCs w:val="22"/>
                <w:lang w:val="en-GB"/>
                <w14:cntxtAlts w14:val="0"/>
              </w:rPr>
              <w:t xml:space="preserve">, O. (2015)5 -Figure 2, the </w:t>
            </w:r>
            <w:proofErr w:type="spellStart"/>
            <w:r w:rsidRPr="0024469F">
              <w:rPr>
                <w:rFonts w:asciiTheme="majorHAnsi" w:eastAsia="Times New Roman" w:hAnsiTheme="majorHAnsi" w:cs="Times New Roman"/>
                <w:color w:val="515151" w:themeColor="text1"/>
                <w:szCs w:val="22"/>
                <w:lang w:val="en-GB"/>
                <w14:cntxtAlts w14:val="0"/>
              </w:rPr>
              <w:t>fNRB</w:t>
            </w:r>
            <w:proofErr w:type="spellEnd"/>
            <w:r w:rsidRPr="0024469F">
              <w:rPr>
                <w:rFonts w:asciiTheme="majorHAnsi" w:eastAsia="Times New Roman" w:hAnsiTheme="majorHAnsi" w:cs="Times New Roman"/>
                <w:color w:val="515151" w:themeColor="text1"/>
                <w:szCs w:val="22"/>
                <w:lang w:val="en-GB"/>
                <w14:cntxtAlts w14:val="0"/>
              </w:rPr>
              <w:t xml:space="preserve"> of Kenya is in the range of 61−70%. </w:t>
            </w:r>
          </w:p>
          <w:p w14:paraId="5684F8A8" w14:textId="77777777" w:rsidR="00E9520A" w:rsidRPr="0024469F" w:rsidRDefault="00E9520A" w:rsidP="00E9520A">
            <w:pPr>
              <w:pStyle w:val="Sansinterligne"/>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color w:val="515151" w:themeColor="text1"/>
                <w:szCs w:val="22"/>
                <w:lang w:val="en-GB"/>
                <w14:cntxtAlts w14:val="0"/>
              </w:rPr>
            </w:pPr>
          </w:p>
          <w:p w14:paraId="3FF67073" w14:textId="5A2DE5DC" w:rsidR="00E9520A" w:rsidRPr="0024469F" w:rsidRDefault="00E9520A" w:rsidP="000B26B8">
            <w:pPr>
              <w:pStyle w:val="Sansinterligne"/>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color w:val="515151" w:themeColor="text1"/>
                <w:szCs w:val="22"/>
                <w:lang w:val="en-GB"/>
                <w14:cntxtAlts w14:val="0"/>
              </w:rPr>
            </w:pPr>
            <w:r w:rsidRPr="0024469F">
              <w:rPr>
                <w:rFonts w:asciiTheme="majorHAnsi" w:eastAsia="Times New Roman" w:hAnsiTheme="majorHAnsi" w:cs="Times New Roman"/>
                <w:color w:val="515151" w:themeColor="text1"/>
                <w:szCs w:val="22"/>
                <w:lang w:val="en-GB"/>
                <w14:cntxtAlts w14:val="0"/>
              </w:rPr>
              <w:t xml:space="preserve">The </w:t>
            </w:r>
            <w:proofErr w:type="spellStart"/>
            <w:r w:rsidRPr="0024469F">
              <w:rPr>
                <w:rFonts w:asciiTheme="majorHAnsi" w:eastAsia="Times New Roman" w:hAnsiTheme="majorHAnsi" w:cs="Times New Roman"/>
                <w:color w:val="515151" w:themeColor="text1"/>
                <w:szCs w:val="22"/>
                <w:lang w:val="en-GB"/>
                <w14:cntxtAlts w14:val="0"/>
              </w:rPr>
              <w:t>fNRB</w:t>
            </w:r>
            <w:proofErr w:type="spellEnd"/>
            <w:r w:rsidRPr="0024469F">
              <w:rPr>
                <w:rFonts w:asciiTheme="majorHAnsi" w:eastAsia="Times New Roman" w:hAnsiTheme="majorHAnsi" w:cs="Times New Roman"/>
                <w:color w:val="515151" w:themeColor="text1"/>
                <w:szCs w:val="22"/>
                <w:lang w:val="en-GB"/>
                <w14:cntxtAlts w14:val="0"/>
              </w:rPr>
              <w:t xml:space="preserve"> calculated for this project is 8</w:t>
            </w:r>
            <w:r w:rsidR="00C24D8E">
              <w:rPr>
                <w:rFonts w:asciiTheme="majorHAnsi" w:eastAsia="Times New Roman" w:hAnsiTheme="majorHAnsi" w:cs="Times New Roman"/>
                <w:color w:val="515151" w:themeColor="text1"/>
                <w:szCs w:val="22"/>
                <w:lang w:val="en-GB"/>
                <w14:cntxtAlts w14:val="0"/>
              </w:rPr>
              <w:t>2.49</w:t>
            </w:r>
            <w:r w:rsidRPr="0024469F">
              <w:rPr>
                <w:rFonts w:asciiTheme="majorHAnsi" w:eastAsia="Times New Roman" w:hAnsiTheme="majorHAnsi" w:cs="Times New Roman"/>
                <w:color w:val="515151" w:themeColor="text1"/>
                <w:szCs w:val="22"/>
                <w:lang w:val="en-GB"/>
                <w14:cntxtAlts w14:val="0"/>
              </w:rPr>
              <w:t>%, which can be attributed to:</w:t>
            </w:r>
          </w:p>
          <w:p w14:paraId="6C44BF8B" w14:textId="77777777" w:rsidR="00E9520A" w:rsidRPr="0024469F" w:rsidRDefault="00E9520A" w:rsidP="00E9520A">
            <w:pPr>
              <w:autoSpaceDE w:val="0"/>
              <w:autoSpaceDN w:val="0"/>
              <w:adjustRightInd w:val="0"/>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color w:val="515151" w:themeColor="text1"/>
                <w:szCs w:val="22"/>
                <w:lang w:val="en-GB"/>
                <w14:cntxtAlts w14:val="0"/>
              </w:rPr>
            </w:pPr>
            <w:r w:rsidRPr="0024469F">
              <w:rPr>
                <w:rFonts w:asciiTheme="majorHAnsi" w:eastAsia="Times New Roman" w:hAnsiTheme="majorHAnsi" w:cs="Times New Roman"/>
                <w:color w:val="515151" w:themeColor="text1"/>
                <w:szCs w:val="22"/>
                <w:lang w:val="en-GB"/>
                <w14:cntxtAlts w14:val="0"/>
              </w:rPr>
              <w:t xml:space="preserve">1. The mentioned </w:t>
            </w:r>
            <w:proofErr w:type="spellStart"/>
            <w:r w:rsidRPr="0024469F">
              <w:rPr>
                <w:rFonts w:asciiTheme="majorHAnsi" w:eastAsia="Times New Roman" w:hAnsiTheme="majorHAnsi" w:cs="Times New Roman"/>
                <w:color w:val="515151" w:themeColor="text1"/>
                <w:szCs w:val="22"/>
                <w:lang w:val="en-GB"/>
                <w14:cntxtAlts w14:val="0"/>
              </w:rPr>
              <w:t>fNRB</w:t>
            </w:r>
            <w:proofErr w:type="spellEnd"/>
            <w:r w:rsidRPr="0024469F">
              <w:rPr>
                <w:rFonts w:asciiTheme="majorHAnsi" w:eastAsia="Times New Roman" w:hAnsiTheme="majorHAnsi" w:cs="Times New Roman"/>
                <w:color w:val="515151" w:themeColor="text1"/>
                <w:szCs w:val="22"/>
                <w:lang w:val="en-GB"/>
                <w14:cntxtAlts w14:val="0"/>
              </w:rPr>
              <w:t xml:space="preserve"> calculation does not follow the CDM Tool ‘Calculation of the fraction of non-renewable biomass’</w:t>
            </w:r>
          </w:p>
          <w:p w14:paraId="24753A8C" w14:textId="77777777" w:rsidR="00E9520A" w:rsidRPr="0024469F" w:rsidRDefault="00E9520A" w:rsidP="00E9520A">
            <w:pPr>
              <w:autoSpaceDE w:val="0"/>
              <w:autoSpaceDN w:val="0"/>
              <w:adjustRightInd w:val="0"/>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color w:val="515151" w:themeColor="text1"/>
                <w:szCs w:val="22"/>
                <w:lang w:val="en-GB"/>
                <w14:cntxtAlts w14:val="0"/>
              </w:rPr>
            </w:pPr>
            <w:r w:rsidRPr="0024469F">
              <w:rPr>
                <w:rFonts w:asciiTheme="majorHAnsi" w:eastAsia="Times New Roman" w:hAnsiTheme="majorHAnsi" w:cs="Times New Roman"/>
                <w:color w:val="515151" w:themeColor="text1"/>
                <w:szCs w:val="22"/>
                <w:lang w:val="en-GB"/>
                <w14:cntxtAlts w14:val="0"/>
              </w:rPr>
              <w:t xml:space="preserve">2. The fuel wood consumption data is based on the 2009 data which is very old – in line with references now </w:t>
            </w:r>
            <w:r w:rsidRPr="0024469F">
              <w:rPr>
                <w:rFonts w:asciiTheme="majorHAnsi" w:eastAsia="Times New Roman" w:hAnsiTheme="majorHAnsi" w:cs="Times New Roman"/>
                <w:color w:val="515151" w:themeColor="text1"/>
                <w:szCs w:val="22"/>
                <w:lang w:val="en-GB"/>
                <w14:cntxtAlts w14:val="0"/>
              </w:rPr>
              <w:lastRenderedPageBreak/>
              <w:t xml:space="preserve">accepted by Gold Standard, this reference would not be accepted due to its age. </w:t>
            </w:r>
          </w:p>
          <w:p w14:paraId="4053DADC" w14:textId="77777777" w:rsidR="00E9520A" w:rsidRPr="0024469F" w:rsidRDefault="00E9520A" w:rsidP="00E9520A">
            <w:pPr>
              <w:autoSpaceDE w:val="0"/>
              <w:autoSpaceDN w:val="0"/>
              <w:adjustRightInd w:val="0"/>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color w:val="515151" w:themeColor="text1"/>
                <w:szCs w:val="22"/>
                <w:lang w:val="en-GB"/>
                <w14:cntxtAlts w14:val="0"/>
              </w:rPr>
            </w:pPr>
            <w:r w:rsidRPr="0024469F">
              <w:rPr>
                <w:rFonts w:asciiTheme="majorHAnsi" w:eastAsia="Times New Roman" w:hAnsiTheme="majorHAnsi" w:cs="Times New Roman"/>
                <w:color w:val="515151" w:themeColor="text1"/>
                <w:szCs w:val="22"/>
                <w:lang w:val="en-GB"/>
                <w14:cntxtAlts w14:val="0"/>
              </w:rPr>
              <w:t>3. The model accuracy is unknown, leaving little certainty to the precision and reliability of the final figure.</w:t>
            </w:r>
          </w:p>
          <w:p w14:paraId="6C000721" w14:textId="77777777" w:rsidR="00E9520A" w:rsidRPr="0024469F" w:rsidRDefault="00E9520A" w:rsidP="00E9520A">
            <w:pPr>
              <w:autoSpaceDE w:val="0"/>
              <w:autoSpaceDN w:val="0"/>
              <w:adjustRightInd w:val="0"/>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color w:val="515151" w:themeColor="text1"/>
                <w:szCs w:val="22"/>
                <w:lang w:val="en-GB"/>
                <w14:cntxtAlts w14:val="0"/>
              </w:rPr>
            </w:pPr>
          </w:p>
          <w:p w14:paraId="247C1523" w14:textId="0E28143B" w:rsidR="00E9520A" w:rsidRPr="0024469F" w:rsidRDefault="00E9520A" w:rsidP="00E9520A">
            <w:pPr>
              <w:autoSpaceDE w:val="0"/>
              <w:autoSpaceDN w:val="0"/>
              <w:adjustRightInd w:val="0"/>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color w:val="515151" w:themeColor="text1"/>
                <w:szCs w:val="22"/>
                <w:lang w:val="en-GB"/>
                <w14:cntxtAlts w14:val="0"/>
              </w:rPr>
            </w:pPr>
            <w:r w:rsidRPr="0024469F">
              <w:rPr>
                <w:rFonts w:asciiTheme="majorHAnsi" w:eastAsia="Times New Roman" w:hAnsiTheme="majorHAnsi" w:cs="Times New Roman"/>
                <w:color w:val="515151" w:themeColor="text1"/>
                <w:szCs w:val="22"/>
                <w:lang w:val="en-GB"/>
                <w14:cntxtAlts w14:val="0"/>
              </w:rPr>
              <w:t xml:space="preserve">Also estimated above is lower than the </w:t>
            </w:r>
            <w:proofErr w:type="spellStart"/>
            <w:r w:rsidRPr="0024469F">
              <w:rPr>
                <w:rFonts w:asciiTheme="majorHAnsi" w:eastAsia="Times New Roman" w:hAnsiTheme="majorHAnsi" w:cs="Times New Roman"/>
                <w:color w:val="515151" w:themeColor="text1"/>
                <w:szCs w:val="22"/>
                <w:lang w:val="en-GB"/>
                <w14:cntxtAlts w14:val="0"/>
              </w:rPr>
              <w:t>fNRB</w:t>
            </w:r>
            <w:proofErr w:type="spellEnd"/>
            <w:r w:rsidRPr="0024469F">
              <w:rPr>
                <w:rFonts w:asciiTheme="majorHAnsi" w:eastAsia="Times New Roman" w:hAnsiTheme="majorHAnsi" w:cs="Times New Roman"/>
                <w:color w:val="515151" w:themeColor="text1"/>
                <w:szCs w:val="22"/>
                <w:lang w:val="en-GB"/>
                <w14:cntxtAlts w14:val="0"/>
              </w:rPr>
              <w:t xml:space="preserve"> values approved by UNFCCC6 (</w:t>
            </w:r>
            <w:proofErr w:type="spellStart"/>
            <w:r w:rsidRPr="0024469F">
              <w:rPr>
                <w:rFonts w:asciiTheme="majorHAnsi" w:eastAsia="Times New Roman" w:hAnsiTheme="majorHAnsi" w:cs="Times New Roman"/>
                <w:color w:val="515151" w:themeColor="text1"/>
                <w:szCs w:val="22"/>
                <w:lang w:val="en-GB"/>
                <w14:cntxtAlts w14:val="0"/>
              </w:rPr>
              <w:t>ie</w:t>
            </w:r>
            <w:proofErr w:type="spellEnd"/>
            <w:r w:rsidRPr="0024469F">
              <w:rPr>
                <w:rFonts w:asciiTheme="majorHAnsi" w:eastAsia="Times New Roman" w:hAnsiTheme="majorHAnsi" w:cs="Times New Roman"/>
                <w:color w:val="515151" w:themeColor="text1"/>
                <w:szCs w:val="22"/>
                <w:lang w:val="en-GB"/>
                <w14:cntxtAlts w14:val="0"/>
              </w:rPr>
              <w:t xml:space="preserve">, 92%) which was valid until September 2017, as well as other community-based Kenyan projects validated over the last 3 years with Gold Standard: </w:t>
            </w:r>
          </w:p>
          <w:p w14:paraId="47439F67" w14:textId="77777777" w:rsidR="00E9520A" w:rsidRPr="0024469F" w:rsidRDefault="00E9520A" w:rsidP="00E9520A">
            <w:pPr>
              <w:pStyle w:val="Paragraphedeliste"/>
              <w:numPr>
                <w:ilvl w:val="0"/>
                <w:numId w:val="61"/>
              </w:numPr>
              <w:contextualSpacing w:val="0"/>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color w:val="515151" w:themeColor="text1"/>
                <w:szCs w:val="22"/>
                <w:lang w:val="en-GB"/>
                <w14:cntxtAlts w14:val="0"/>
              </w:rPr>
            </w:pPr>
            <w:r w:rsidRPr="0024469F">
              <w:rPr>
                <w:rFonts w:asciiTheme="majorHAnsi" w:eastAsia="Times New Roman" w:hAnsiTheme="majorHAnsi" w:cs="Times New Roman"/>
                <w:color w:val="515151" w:themeColor="text1"/>
                <w:szCs w:val="22"/>
                <w:lang w:val="en-GB"/>
                <w14:cntxtAlts w14:val="0"/>
              </w:rPr>
              <w:t xml:space="preserve">GS11188 (GS7591 VPA 45 </w:t>
            </w:r>
            <w:proofErr w:type="spellStart"/>
            <w:r w:rsidRPr="0024469F">
              <w:rPr>
                <w:rFonts w:asciiTheme="majorHAnsi" w:eastAsia="Times New Roman" w:hAnsiTheme="majorHAnsi" w:cs="Times New Roman"/>
                <w:color w:val="515151" w:themeColor="text1"/>
                <w:szCs w:val="22"/>
                <w:lang w:val="en-GB"/>
                <w14:cntxtAlts w14:val="0"/>
              </w:rPr>
              <w:t>Murang'a</w:t>
            </w:r>
            <w:proofErr w:type="spellEnd"/>
            <w:r w:rsidRPr="0024469F">
              <w:rPr>
                <w:rFonts w:asciiTheme="majorHAnsi" w:eastAsia="Times New Roman" w:hAnsiTheme="majorHAnsi" w:cs="Times New Roman"/>
                <w:color w:val="515151" w:themeColor="text1"/>
                <w:szCs w:val="22"/>
                <w:lang w:val="en-GB"/>
                <w14:cntxtAlts w14:val="0"/>
              </w:rPr>
              <w:t xml:space="preserve"> Improved Cookstove Project): 93%</w:t>
            </w:r>
          </w:p>
          <w:p w14:paraId="08471B65" w14:textId="77777777" w:rsidR="00E9520A" w:rsidRPr="0024469F" w:rsidRDefault="00E9520A" w:rsidP="00E9520A">
            <w:pPr>
              <w:pStyle w:val="Paragraphedeliste"/>
              <w:numPr>
                <w:ilvl w:val="0"/>
                <w:numId w:val="61"/>
              </w:numPr>
              <w:contextualSpacing w:val="0"/>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color w:val="515151" w:themeColor="text1"/>
                <w:szCs w:val="22"/>
                <w:lang w:val="en-GB"/>
                <w14:cntxtAlts w14:val="0"/>
              </w:rPr>
            </w:pPr>
            <w:r w:rsidRPr="0024469F">
              <w:rPr>
                <w:rFonts w:asciiTheme="majorHAnsi" w:eastAsia="Times New Roman" w:hAnsiTheme="majorHAnsi" w:cs="Times New Roman"/>
                <w:color w:val="515151" w:themeColor="text1"/>
                <w:szCs w:val="22"/>
                <w:lang w:val="en-GB"/>
                <w14:cntxtAlts w14:val="0"/>
              </w:rPr>
              <w:t>GS10987 (</w:t>
            </w:r>
            <w:proofErr w:type="spellStart"/>
            <w:r w:rsidRPr="0024469F">
              <w:rPr>
                <w:rFonts w:asciiTheme="majorHAnsi" w:eastAsia="Times New Roman" w:hAnsiTheme="majorHAnsi" w:cs="Times New Roman"/>
                <w:color w:val="515151" w:themeColor="text1"/>
                <w:szCs w:val="22"/>
                <w:lang w:val="en-GB"/>
                <w14:cntxtAlts w14:val="0"/>
              </w:rPr>
              <w:t>GivePower</w:t>
            </w:r>
            <w:proofErr w:type="spellEnd"/>
            <w:r w:rsidRPr="0024469F">
              <w:rPr>
                <w:rFonts w:asciiTheme="majorHAnsi" w:eastAsia="Times New Roman" w:hAnsiTheme="majorHAnsi" w:cs="Times New Roman"/>
                <w:color w:val="515151" w:themeColor="text1"/>
                <w:szCs w:val="22"/>
                <w:lang w:val="en-GB"/>
                <w14:cntxtAlts w14:val="0"/>
              </w:rPr>
              <w:t xml:space="preserve"> Kenya Solar Water Farms): 92%</w:t>
            </w:r>
          </w:p>
          <w:p w14:paraId="2AF2B787" w14:textId="77777777" w:rsidR="00E9520A" w:rsidRPr="0024469F" w:rsidRDefault="00E9520A" w:rsidP="00E9520A">
            <w:pPr>
              <w:pStyle w:val="Paragraphedeliste"/>
              <w:numPr>
                <w:ilvl w:val="0"/>
                <w:numId w:val="61"/>
              </w:numPr>
              <w:contextualSpacing w:val="0"/>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color w:val="515151" w:themeColor="text1"/>
                <w:szCs w:val="22"/>
                <w:lang w:val="en-GB"/>
                <w14:cntxtAlts w14:val="0"/>
              </w:rPr>
            </w:pPr>
            <w:r w:rsidRPr="0024469F">
              <w:rPr>
                <w:rFonts w:asciiTheme="majorHAnsi" w:eastAsia="Times New Roman" w:hAnsiTheme="majorHAnsi" w:cs="Times New Roman"/>
                <w:color w:val="515151" w:themeColor="text1"/>
                <w:szCs w:val="22"/>
                <w:lang w:val="en-GB"/>
                <w14:cntxtAlts w14:val="0"/>
              </w:rPr>
              <w:t>GS7692 (VPA 28 Coastal Kenya Borehole Rehabilitation Project): 92%</w:t>
            </w:r>
          </w:p>
          <w:p w14:paraId="3C77749C" w14:textId="77777777" w:rsidR="00E9520A" w:rsidRPr="0024469F" w:rsidRDefault="00E9520A" w:rsidP="00E9520A">
            <w:pPr>
              <w:autoSpaceDE w:val="0"/>
              <w:autoSpaceDN w:val="0"/>
              <w:adjustRightInd w:val="0"/>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color w:val="515151" w:themeColor="text1"/>
                <w:szCs w:val="22"/>
                <w:lang w:val="en-GB"/>
                <w14:cntxtAlts w14:val="0"/>
              </w:rPr>
            </w:pPr>
          </w:p>
          <w:p w14:paraId="0C6DCF1F" w14:textId="091D0CC7" w:rsidR="00E9520A" w:rsidRDefault="00E9520A" w:rsidP="00E9520A">
            <w:pPr>
              <w:autoSpaceDE w:val="0"/>
              <w:autoSpaceDN w:val="0"/>
              <w:adjustRightInd w:val="0"/>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color w:val="515151" w:themeColor="text1"/>
                <w:szCs w:val="22"/>
                <w:lang w:val="en-GB"/>
                <w14:cntxtAlts w14:val="0"/>
              </w:rPr>
            </w:pPr>
            <w:r w:rsidRPr="0024469F">
              <w:rPr>
                <w:rFonts w:asciiTheme="majorHAnsi" w:eastAsia="Times New Roman" w:hAnsiTheme="majorHAnsi" w:cs="Times New Roman"/>
                <w:color w:val="515151" w:themeColor="text1"/>
                <w:szCs w:val="22"/>
                <w:lang w:val="en-GB"/>
                <w14:cntxtAlts w14:val="0"/>
              </w:rPr>
              <w:t xml:space="preserve">Finally, accordingly to the report ‘Getting the numbers right: revisiting </w:t>
            </w:r>
            <w:proofErr w:type="spellStart"/>
            <w:r w:rsidRPr="0024469F">
              <w:rPr>
                <w:rFonts w:asciiTheme="majorHAnsi" w:eastAsia="Times New Roman" w:hAnsiTheme="majorHAnsi" w:cs="Times New Roman"/>
                <w:color w:val="515151" w:themeColor="text1"/>
                <w:szCs w:val="22"/>
                <w:lang w:val="en-GB"/>
                <w14:cntxtAlts w14:val="0"/>
              </w:rPr>
              <w:t>woodfuel</w:t>
            </w:r>
            <w:proofErr w:type="spellEnd"/>
            <w:r w:rsidRPr="0024469F">
              <w:rPr>
                <w:rFonts w:asciiTheme="majorHAnsi" w:eastAsia="Times New Roman" w:hAnsiTheme="majorHAnsi" w:cs="Times New Roman"/>
                <w:color w:val="515151" w:themeColor="text1"/>
                <w:szCs w:val="22"/>
                <w:lang w:val="en-GB"/>
                <w14:cntxtAlts w14:val="0"/>
              </w:rPr>
              <w:t xml:space="preserve"> sustainability in the developing world’ published by Rob Bailis, Yiting Wang, Rudi </w:t>
            </w:r>
            <w:proofErr w:type="gramStart"/>
            <w:r w:rsidRPr="0024469F">
              <w:rPr>
                <w:rFonts w:asciiTheme="majorHAnsi" w:eastAsia="Times New Roman" w:hAnsiTheme="majorHAnsi" w:cs="Times New Roman"/>
                <w:color w:val="515151" w:themeColor="text1"/>
                <w:szCs w:val="22"/>
                <w:lang w:val="en-GB"/>
                <w14:cntxtAlts w14:val="0"/>
              </w:rPr>
              <w:t>Drigo ,</w:t>
            </w:r>
            <w:proofErr w:type="gramEnd"/>
            <w:r w:rsidRPr="0024469F">
              <w:rPr>
                <w:rFonts w:asciiTheme="majorHAnsi" w:eastAsia="Times New Roman" w:hAnsiTheme="majorHAnsi" w:cs="Times New Roman"/>
                <w:color w:val="515151" w:themeColor="text1"/>
                <w:szCs w:val="22"/>
                <w:lang w:val="en-GB"/>
                <w14:cntxtAlts w14:val="0"/>
              </w:rPr>
              <w:t xml:space="preserve"> Adrian Ghilardi and Omar Masera7 (Figure 3), the </w:t>
            </w:r>
            <w:proofErr w:type="spellStart"/>
            <w:r w:rsidRPr="0024469F">
              <w:rPr>
                <w:rFonts w:asciiTheme="majorHAnsi" w:eastAsia="Times New Roman" w:hAnsiTheme="majorHAnsi" w:cs="Times New Roman"/>
                <w:color w:val="515151" w:themeColor="text1"/>
                <w:szCs w:val="22"/>
                <w:lang w:val="en-GB"/>
                <w14:cntxtAlts w14:val="0"/>
              </w:rPr>
              <w:t>fNRB</w:t>
            </w:r>
            <w:proofErr w:type="spellEnd"/>
            <w:r w:rsidRPr="0024469F">
              <w:rPr>
                <w:rFonts w:asciiTheme="majorHAnsi" w:eastAsia="Times New Roman" w:hAnsiTheme="majorHAnsi" w:cs="Times New Roman"/>
                <w:color w:val="515151" w:themeColor="text1"/>
                <w:szCs w:val="22"/>
                <w:lang w:val="en-GB"/>
                <w14:cntxtAlts w14:val="0"/>
              </w:rPr>
              <w:t xml:space="preserve"> of Kenya is &gt;90% which is higher than the value estimated calculated.</w:t>
            </w:r>
          </w:p>
          <w:p w14:paraId="0FF354F7" w14:textId="77777777" w:rsidR="00E9520A" w:rsidRPr="0024469F" w:rsidRDefault="00E9520A" w:rsidP="00E9520A">
            <w:pPr>
              <w:autoSpaceDE w:val="0"/>
              <w:autoSpaceDN w:val="0"/>
              <w:adjustRightInd w:val="0"/>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color w:val="515151" w:themeColor="text1"/>
                <w:szCs w:val="22"/>
                <w:lang w:val="en-GB"/>
                <w14:cntxtAlts w14:val="0"/>
              </w:rPr>
            </w:pPr>
          </w:p>
          <w:p w14:paraId="4897BA84" w14:textId="296F1B7F" w:rsidR="00EC5F2E" w:rsidRPr="000B26B8" w:rsidRDefault="00E9520A" w:rsidP="000B26B8">
            <w:pPr>
              <w:autoSpaceDE w:val="0"/>
              <w:autoSpaceDN w:val="0"/>
              <w:adjustRightInd w:val="0"/>
              <w:jc w:val="both"/>
              <w:cnfStyle w:val="000000000000" w:firstRow="0" w:lastRow="0" w:firstColumn="0" w:lastColumn="0" w:oddVBand="0" w:evenVBand="0" w:oddHBand="0" w:evenHBand="0" w:firstRowFirstColumn="0" w:firstRowLastColumn="0" w:lastRowFirstColumn="0" w:lastRowLastColumn="0"/>
              <w:rPr>
                <w:sz w:val="28"/>
                <w:szCs w:val="28"/>
              </w:rPr>
            </w:pPr>
            <w:r>
              <w:rPr>
                <w:rFonts w:cs="Verdana"/>
              </w:rPr>
              <w:t>Therefore, this value is deemed conservative.</w:t>
            </w:r>
          </w:p>
        </w:tc>
      </w:tr>
      <w:tr w:rsidR="005366D9" w:rsidRPr="005366D9" w14:paraId="3D36CE6B" w14:textId="77777777" w:rsidTr="00EE63F0">
        <w:trPr>
          <w:trHeight w:val="20"/>
        </w:trPr>
        <w:tc>
          <w:tcPr>
            <w:cnfStyle w:val="001000000000" w:firstRow="0" w:lastRow="0" w:firstColumn="1" w:lastColumn="0" w:oddVBand="0" w:evenVBand="0" w:oddHBand="0" w:evenHBand="0" w:firstRowFirstColumn="0" w:firstRowLastColumn="0" w:lastRowFirstColumn="0" w:lastRowLastColumn="0"/>
            <w:tcW w:w="1531" w:type="pct"/>
          </w:tcPr>
          <w:p w14:paraId="15259E07" w14:textId="77777777" w:rsidR="005366D9" w:rsidRPr="005366D9" w:rsidRDefault="005366D9" w:rsidP="005366D9">
            <w:pPr>
              <w:spacing w:line="276" w:lineRule="auto"/>
              <w:contextualSpacing w:val="0"/>
              <w:rPr>
                <w:color w:val="FFFFFF" w:themeColor="background1"/>
                <w:lang w:val="en-GB"/>
              </w:rPr>
            </w:pPr>
            <w:r w:rsidRPr="005366D9">
              <w:rPr>
                <w:color w:val="FFFFFF" w:themeColor="background1"/>
                <w:lang w:val="en-GB"/>
              </w:rPr>
              <w:lastRenderedPageBreak/>
              <w:t>Purpose of data</w:t>
            </w:r>
          </w:p>
        </w:tc>
        <w:tc>
          <w:tcPr>
            <w:tcW w:w="3469" w:type="pct"/>
          </w:tcPr>
          <w:p w14:paraId="5F2C2FE8" w14:textId="77777777" w:rsidR="005366D9" w:rsidRPr="005366D9" w:rsidRDefault="005366D9" w:rsidP="005366D9">
            <w:pPr>
              <w:spacing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sidRPr="005366D9">
              <w:rPr>
                <w:lang w:val="en-GB"/>
              </w:rPr>
              <w:t>Baseline emission calculations</w:t>
            </w:r>
          </w:p>
        </w:tc>
      </w:tr>
      <w:tr w:rsidR="005366D9" w:rsidRPr="005366D9" w14:paraId="3CBA687D" w14:textId="77777777" w:rsidTr="00EE63F0">
        <w:trPr>
          <w:trHeight w:val="20"/>
        </w:trPr>
        <w:tc>
          <w:tcPr>
            <w:cnfStyle w:val="001000000000" w:firstRow="0" w:lastRow="0" w:firstColumn="1" w:lastColumn="0" w:oddVBand="0" w:evenVBand="0" w:oddHBand="0" w:evenHBand="0" w:firstRowFirstColumn="0" w:firstRowLastColumn="0" w:lastRowFirstColumn="0" w:lastRowLastColumn="0"/>
            <w:tcW w:w="1531" w:type="pct"/>
          </w:tcPr>
          <w:p w14:paraId="7A99B15D" w14:textId="77777777" w:rsidR="005366D9" w:rsidRPr="005366D9" w:rsidRDefault="005366D9" w:rsidP="005366D9">
            <w:pPr>
              <w:spacing w:line="276" w:lineRule="auto"/>
              <w:contextualSpacing w:val="0"/>
              <w:rPr>
                <w:color w:val="FFFFFF" w:themeColor="background1"/>
                <w:lang w:val="en-GB"/>
              </w:rPr>
            </w:pPr>
            <w:r w:rsidRPr="005366D9">
              <w:rPr>
                <w:color w:val="FFFFFF" w:themeColor="background1"/>
                <w:lang w:val="en-GB"/>
              </w:rPr>
              <w:t>Additional comment</w:t>
            </w:r>
          </w:p>
        </w:tc>
        <w:tc>
          <w:tcPr>
            <w:tcW w:w="3469" w:type="pct"/>
          </w:tcPr>
          <w:p w14:paraId="75363C76" w14:textId="77777777" w:rsidR="005366D9" w:rsidRPr="005366D9" w:rsidRDefault="005366D9" w:rsidP="005366D9">
            <w:pPr>
              <w:spacing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sidRPr="005366D9">
              <w:rPr>
                <w:lang w:val="en-GB"/>
              </w:rPr>
              <w:t>-</w:t>
            </w:r>
          </w:p>
        </w:tc>
      </w:tr>
    </w:tbl>
    <w:p w14:paraId="5647535C" w14:textId="77777777" w:rsidR="005366D9" w:rsidRPr="005366D9" w:rsidRDefault="005366D9" w:rsidP="005366D9">
      <w:pPr>
        <w:spacing w:line="276" w:lineRule="auto"/>
        <w:contextualSpacing w:val="0"/>
        <w:jc w:val="both"/>
        <w:rPr>
          <w:b/>
          <w:bCs/>
          <w:lang w:val="en-GB"/>
        </w:rPr>
      </w:pPr>
    </w:p>
    <w:p w14:paraId="0955C2FF" w14:textId="77777777" w:rsidR="005366D9" w:rsidRPr="005366D9" w:rsidRDefault="005366D9" w:rsidP="005366D9">
      <w:pPr>
        <w:spacing w:line="276" w:lineRule="auto"/>
        <w:contextualSpacing w:val="0"/>
        <w:jc w:val="both"/>
        <w:rPr>
          <w:lang w:val="en-GB"/>
        </w:rPr>
      </w:pPr>
      <w:r w:rsidRPr="005366D9">
        <w:rPr>
          <w:b/>
          <w:bCs/>
          <w:lang w:val="en-GB"/>
        </w:rPr>
        <w:t xml:space="preserve">SDG 13 </w:t>
      </w:r>
    </w:p>
    <w:tbl>
      <w:tblPr>
        <w:tblStyle w:val="GridTable5Dark-Accent11"/>
        <w:tblpPr w:leftFromText="180" w:rightFromText="180" w:vertAnchor="text" w:horzAnchor="margin" w:tblpY="219"/>
        <w:tblW w:w="5000" w:type="pct"/>
        <w:tblCellMar>
          <w:top w:w="57" w:type="dxa"/>
        </w:tblCellMar>
        <w:tblLook w:val="0680" w:firstRow="0" w:lastRow="0" w:firstColumn="1" w:lastColumn="0" w:noHBand="1" w:noVBand="1"/>
      </w:tblPr>
      <w:tblGrid>
        <w:gridCol w:w="2971"/>
        <w:gridCol w:w="6651"/>
      </w:tblGrid>
      <w:tr w:rsidR="005366D9" w:rsidRPr="005366D9" w14:paraId="242D233E" w14:textId="77777777" w:rsidTr="00EE63F0">
        <w:trPr>
          <w:trHeight w:val="280"/>
        </w:trPr>
        <w:tc>
          <w:tcPr>
            <w:cnfStyle w:val="001000000000" w:firstRow="0" w:lastRow="0" w:firstColumn="1" w:lastColumn="0" w:oddVBand="0" w:evenVBand="0" w:oddHBand="0" w:evenHBand="0" w:firstRowFirstColumn="0" w:firstRowLastColumn="0" w:lastRowFirstColumn="0" w:lastRowLastColumn="0"/>
            <w:tcW w:w="1544" w:type="pct"/>
          </w:tcPr>
          <w:p w14:paraId="3A266A8F" w14:textId="77777777" w:rsidR="005366D9" w:rsidRPr="005366D9" w:rsidRDefault="005366D9" w:rsidP="005366D9">
            <w:pPr>
              <w:spacing w:after="200" w:line="276" w:lineRule="auto"/>
              <w:contextualSpacing w:val="0"/>
              <w:jc w:val="both"/>
              <w:rPr>
                <w:color w:val="FFFFFF" w:themeColor="background1"/>
                <w:lang w:val="en-GB"/>
              </w:rPr>
            </w:pPr>
            <w:r w:rsidRPr="005366D9">
              <w:rPr>
                <w:color w:val="FFFFFF" w:themeColor="background1"/>
                <w:lang w:val="en-GB"/>
              </w:rPr>
              <w:t>Data/parameter</w:t>
            </w:r>
          </w:p>
        </w:tc>
        <w:tc>
          <w:tcPr>
            <w:tcW w:w="3456" w:type="pct"/>
          </w:tcPr>
          <w:p w14:paraId="6ED2B315" w14:textId="77777777" w:rsidR="005366D9" w:rsidRPr="005366D9" w:rsidRDefault="005366D9" w:rsidP="005366D9">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proofErr w:type="spellStart"/>
            <w:proofErr w:type="gramStart"/>
            <w:r w:rsidRPr="005366D9">
              <w:rPr>
                <w:rFonts w:ascii="Cambria Math" w:hAnsi="Cambria Math" w:cs="Cambria Math"/>
                <w:lang w:val="en-GB"/>
              </w:rPr>
              <w:t>P</w:t>
            </w:r>
            <w:r w:rsidRPr="005366D9">
              <w:rPr>
                <w:rFonts w:ascii="Cambria Math" w:hAnsi="Cambria Math" w:cs="Cambria Math"/>
                <w:vertAlign w:val="subscript"/>
                <w:lang w:val="en-GB"/>
              </w:rPr>
              <w:t>b,y</w:t>
            </w:r>
            <w:proofErr w:type="spellEnd"/>
            <w:proofErr w:type="gramEnd"/>
          </w:p>
        </w:tc>
      </w:tr>
      <w:tr w:rsidR="005366D9" w:rsidRPr="005366D9" w14:paraId="0DC2D3DA" w14:textId="77777777" w:rsidTr="00EE63F0">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72ADC9AD" w14:textId="77777777" w:rsidR="005366D9" w:rsidRPr="005366D9" w:rsidRDefault="005366D9" w:rsidP="005366D9">
            <w:pPr>
              <w:spacing w:after="200" w:line="276" w:lineRule="auto"/>
              <w:contextualSpacing w:val="0"/>
              <w:jc w:val="both"/>
              <w:rPr>
                <w:color w:val="FFFFFF" w:themeColor="background1"/>
                <w:lang w:val="en-GB"/>
              </w:rPr>
            </w:pPr>
            <w:r w:rsidRPr="005366D9">
              <w:rPr>
                <w:color w:val="FFFFFF" w:themeColor="background1"/>
                <w:lang w:val="en-GB"/>
              </w:rPr>
              <w:t>Unit</w:t>
            </w:r>
          </w:p>
        </w:tc>
        <w:tc>
          <w:tcPr>
            <w:tcW w:w="3456" w:type="pct"/>
          </w:tcPr>
          <w:p w14:paraId="101EEEFB" w14:textId="77777777" w:rsidR="005366D9" w:rsidRPr="005366D9" w:rsidRDefault="005366D9" w:rsidP="005366D9">
            <w:pPr>
              <w:spacing w:after="200"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sidRPr="005366D9">
              <w:rPr>
                <w:lang w:val="en-GB"/>
              </w:rPr>
              <w:t>tons/household/year</w:t>
            </w:r>
          </w:p>
        </w:tc>
      </w:tr>
      <w:tr w:rsidR="005366D9" w:rsidRPr="005366D9" w14:paraId="33F14897" w14:textId="77777777" w:rsidTr="00EE63F0">
        <w:trPr>
          <w:trHeight w:val="280"/>
        </w:trPr>
        <w:tc>
          <w:tcPr>
            <w:cnfStyle w:val="001000000000" w:firstRow="0" w:lastRow="0" w:firstColumn="1" w:lastColumn="0" w:oddVBand="0" w:evenVBand="0" w:oddHBand="0" w:evenHBand="0" w:firstRowFirstColumn="0" w:firstRowLastColumn="0" w:lastRowFirstColumn="0" w:lastRowLastColumn="0"/>
            <w:tcW w:w="1544" w:type="pct"/>
          </w:tcPr>
          <w:p w14:paraId="0645FC4F" w14:textId="77777777" w:rsidR="005366D9" w:rsidRPr="005366D9" w:rsidRDefault="005366D9" w:rsidP="005366D9">
            <w:pPr>
              <w:spacing w:after="200" w:line="276" w:lineRule="auto"/>
              <w:contextualSpacing w:val="0"/>
              <w:jc w:val="both"/>
              <w:rPr>
                <w:color w:val="FFFFFF" w:themeColor="background1"/>
                <w:lang w:val="en-GB"/>
              </w:rPr>
            </w:pPr>
            <w:r w:rsidRPr="005366D9">
              <w:rPr>
                <w:color w:val="FFFFFF" w:themeColor="background1"/>
                <w:lang w:val="en-GB"/>
              </w:rPr>
              <w:lastRenderedPageBreak/>
              <w:t>Description</w:t>
            </w:r>
          </w:p>
        </w:tc>
        <w:tc>
          <w:tcPr>
            <w:tcW w:w="3456" w:type="pct"/>
          </w:tcPr>
          <w:p w14:paraId="45ED1952" w14:textId="77777777" w:rsidR="005366D9" w:rsidRPr="005366D9" w:rsidRDefault="005366D9" w:rsidP="005366D9">
            <w:pPr>
              <w:spacing w:after="200"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sidRPr="005366D9">
              <w:rPr>
                <w:lang w:val="en-GB"/>
              </w:rPr>
              <w:t xml:space="preserve">Quantity of fuel that is consumed in baseline scenario b during year y </w:t>
            </w:r>
          </w:p>
        </w:tc>
      </w:tr>
      <w:tr w:rsidR="005366D9" w:rsidRPr="005366D9" w14:paraId="4552D9EF" w14:textId="77777777" w:rsidTr="00EE63F0">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4A7A8E9D" w14:textId="77777777" w:rsidR="005366D9" w:rsidRPr="005366D9" w:rsidRDefault="005366D9" w:rsidP="005366D9">
            <w:pPr>
              <w:spacing w:after="200" w:line="276" w:lineRule="auto"/>
              <w:contextualSpacing w:val="0"/>
              <w:jc w:val="both"/>
              <w:rPr>
                <w:color w:val="FFFFFF" w:themeColor="background1"/>
                <w:lang w:val="en-GB"/>
              </w:rPr>
            </w:pPr>
            <w:r w:rsidRPr="005366D9">
              <w:rPr>
                <w:color w:val="FFFFFF" w:themeColor="background1"/>
                <w:lang w:val="en-GB"/>
              </w:rPr>
              <w:t>Source of data</w:t>
            </w:r>
          </w:p>
        </w:tc>
        <w:tc>
          <w:tcPr>
            <w:tcW w:w="3456" w:type="pct"/>
          </w:tcPr>
          <w:p w14:paraId="5ABDFAFE" w14:textId="2F706485" w:rsidR="005366D9" w:rsidRPr="005366D9" w:rsidRDefault="005366D9" w:rsidP="005366D9">
            <w:pPr>
              <w:spacing w:after="200"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sidRPr="005366D9">
              <w:rPr>
                <w:lang w:val="en-GB"/>
              </w:rPr>
              <w:t>Baseline F</w:t>
            </w:r>
            <w:r w:rsidR="00EF50CE">
              <w:rPr>
                <w:lang w:val="en-GB"/>
              </w:rPr>
              <w:t>ield Test</w:t>
            </w:r>
          </w:p>
        </w:tc>
      </w:tr>
      <w:tr w:rsidR="005366D9" w:rsidRPr="005366D9" w14:paraId="5C4D40DE" w14:textId="77777777" w:rsidTr="00EE63F0">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167F82BD" w14:textId="77777777" w:rsidR="005366D9" w:rsidRPr="005366D9" w:rsidRDefault="005366D9" w:rsidP="005366D9">
            <w:pPr>
              <w:spacing w:after="200" w:line="276" w:lineRule="auto"/>
              <w:contextualSpacing w:val="0"/>
              <w:jc w:val="both"/>
              <w:rPr>
                <w:color w:val="FFFFFF" w:themeColor="background1"/>
                <w:lang w:val="en-GB"/>
              </w:rPr>
            </w:pPr>
            <w:r w:rsidRPr="005366D9">
              <w:rPr>
                <w:color w:val="FFFFFF" w:themeColor="background1"/>
                <w:lang w:val="en-GB"/>
              </w:rPr>
              <w:t>Value(s) applied</w:t>
            </w:r>
          </w:p>
        </w:tc>
        <w:tc>
          <w:tcPr>
            <w:tcW w:w="3456" w:type="pct"/>
          </w:tcPr>
          <w:p w14:paraId="34C74921" w14:textId="1E15EABC" w:rsidR="005366D9" w:rsidRPr="005366D9" w:rsidRDefault="00DF2BC4" w:rsidP="005366D9">
            <w:pPr>
              <w:spacing w:after="200"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Pr>
                <w:lang w:val="en-GB"/>
              </w:rPr>
              <w:t>4.49</w:t>
            </w:r>
          </w:p>
        </w:tc>
      </w:tr>
      <w:tr w:rsidR="005366D9" w:rsidRPr="005366D9" w14:paraId="77A5662D" w14:textId="77777777" w:rsidTr="00EE63F0">
        <w:tc>
          <w:tcPr>
            <w:cnfStyle w:val="001000000000" w:firstRow="0" w:lastRow="0" w:firstColumn="1" w:lastColumn="0" w:oddVBand="0" w:evenVBand="0" w:oddHBand="0" w:evenHBand="0" w:firstRowFirstColumn="0" w:firstRowLastColumn="0" w:lastRowFirstColumn="0" w:lastRowLastColumn="0"/>
            <w:tcW w:w="1544" w:type="pct"/>
          </w:tcPr>
          <w:p w14:paraId="1ABE623D" w14:textId="77777777" w:rsidR="005366D9" w:rsidRPr="005366D9" w:rsidRDefault="005366D9" w:rsidP="005366D9">
            <w:pPr>
              <w:spacing w:after="200" w:line="276" w:lineRule="auto"/>
              <w:contextualSpacing w:val="0"/>
              <w:jc w:val="both"/>
              <w:rPr>
                <w:color w:val="FFFFFF" w:themeColor="background1"/>
                <w:lang w:val="en-GB"/>
              </w:rPr>
            </w:pPr>
            <w:r w:rsidRPr="005366D9">
              <w:rPr>
                <w:color w:val="FFFFFF" w:themeColor="background1"/>
                <w:lang w:val="en-GB"/>
              </w:rPr>
              <w:t xml:space="preserve">Choice of data or Measurement methods and procedures </w:t>
            </w:r>
          </w:p>
        </w:tc>
        <w:tc>
          <w:tcPr>
            <w:tcW w:w="3456" w:type="pct"/>
          </w:tcPr>
          <w:p w14:paraId="5B12B48D" w14:textId="064C8F12" w:rsidR="005366D9" w:rsidRPr="005366D9" w:rsidRDefault="005366D9" w:rsidP="005366D9">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sidRPr="005366D9">
              <w:rPr>
                <w:lang w:val="en-GB"/>
              </w:rPr>
              <w:t xml:space="preserve">The baseline </w:t>
            </w:r>
            <w:r w:rsidR="00517E0E">
              <w:rPr>
                <w:lang w:val="en-GB"/>
              </w:rPr>
              <w:t>field test</w:t>
            </w:r>
            <w:r w:rsidRPr="005366D9">
              <w:rPr>
                <w:lang w:val="en-GB"/>
              </w:rPr>
              <w:t xml:space="preserve"> </w:t>
            </w:r>
            <w:r w:rsidR="00EE1B69">
              <w:rPr>
                <w:lang w:val="en-GB"/>
              </w:rPr>
              <w:t xml:space="preserve">(kitchen performance test) was </w:t>
            </w:r>
            <w:r w:rsidRPr="005366D9">
              <w:rPr>
                <w:lang w:val="en-GB"/>
              </w:rPr>
              <w:t>determined the average biomass usage per annum in the project area.</w:t>
            </w:r>
            <w:r w:rsidR="0079049A">
              <w:rPr>
                <w:lang w:val="en-GB"/>
              </w:rPr>
              <w:t xml:space="preserve"> </w:t>
            </w:r>
            <w:r w:rsidR="00EE1B69">
              <w:rPr>
                <w:lang w:val="en-GB"/>
              </w:rPr>
              <w:t xml:space="preserve">The kitchen performance test was </w:t>
            </w:r>
            <w:r w:rsidR="00890389">
              <w:rPr>
                <w:lang w:val="en-GB"/>
              </w:rPr>
              <w:t xml:space="preserve">conducted </w:t>
            </w:r>
            <w:r w:rsidRPr="005366D9">
              <w:rPr>
                <w:lang w:val="en-GB"/>
              </w:rPr>
              <w:t>according to:</w:t>
            </w:r>
            <w:r w:rsidR="0079049A">
              <w:rPr>
                <w:lang w:val="en-GB"/>
              </w:rPr>
              <w:t xml:space="preserve"> </w:t>
            </w:r>
            <w:r w:rsidR="00142EB7">
              <w:rPr>
                <w:lang w:val="en-GB"/>
              </w:rPr>
              <w:t>“GS methodology “</w:t>
            </w:r>
            <w:r w:rsidR="00EE1B69">
              <w:rPr>
                <w:lang w:val="en-GB"/>
              </w:rPr>
              <w:t xml:space="preserve">TPDDTEC: </w:t>
            </w:r>
            <w:r w:rsidR="00142EB7">
              <w:rPr>
                <w:lang w:val="en-GB"/>
              </w:rPr>
              <w:t xml:space="preserve">Reduced emissions from heating and cooking </w:t>
            </w:r>
            <w:r w:rsidR="003933B5">
              <w:rPr>
                <w:lang w:val="en-GB"/>
              </w:rPr>
              <w:t>V</w:t>
            </w:r>
            <w:r w:rsidR="00142EB7">
              <w:rPr>
                <w:lang w:val="en-GB"/>
              </w:rPr>
              <w:t>4.0”</w:t>
            </w:r>
            <w:r w:rsidRPr="005366D9">
              <w:rPr>
                <w:lang w:val="en-GB"/>
              </w:rPr>
              <w:t xml:space="preserve">; Standard </w:t>
            </w:r>
            <w:proofErr w:type="gramStart"/>
            <w:r w:rsidRPr="005366D9">
              <w:rPr>
                <w:lang w:val="en-GB"/>
              </w:rPr>
              <w:t>For</w:t>
            </w:r>
            <w:proofErr w:type="gramEnd"/>
            <w:r w:rsidRPr="005366D9">
              <w:rPr>
                <w:lang w:val="en-GB"/>
              </w:rPr>
              <w:t xml:space="preserve"> Sampling And Surveys For CDM Project Activities and Programme of Activities (Version 4.0); Annex 4 of EB 86</w:t>
            </w:r>
          </w:p>
        </w:tc>
      </w:tr>
      <w:tr w:rsidR="005366D9" w:rsidRPr="005366D9" w14:paraId="32313A0C" w14:textId="77777777" w:rsidTr="00EE63F0">
        <w:trPr>
          <w:trHeight w:val="248"/>
        </w:trPr>
        <w:tc>
          <w:tcPr>
            <w:cnfStyle w:val="001000000000" w:firstRow="0" w:lastRow="0" w:firstColumn="1" w:lastColumn="0" w:oddVBand="0" w:evenVBand="0" w:oddHBand="0" w:evenHBand="0" w:firstRowFirstColumn="0" w:firstRowLastColumn="0" w:lastRowFirstColumn="0" w:lastRowLastColumn="0"/>
            <w:tcW w:w="1544" w:type="pct"/>
          </w:tcPr>
          <w:p w14:paraId="1F4DCE33" w14:textId="77777777" w:rsidR="005366D9" w:rsidRPr="005366D9" w:rsidRDefault="005366D9" w:rsidP="005366D9">
            <w:pPr>
              <w:spacing w:after="200" w:line="276" w:lineRule="auto"/>
              <w:contextualSpacing w:val="0"/>
              <w:jc w:val="both"/>
              <w:rPr>
                <w:color w:val="FFFFFF" w:themeColor="background1"/>
                <w:lang w:val="en-GB"/>
              </w:rPr>
            </w:pPr>
            <w:r w:rsidRPr="005366D9">
              <w:rPr>
                <w:color w:val="FFFFFF" w:themeColor="background1"/>
                <w:lang w:val="en-GB"/>
              </w:rPr>
              <w:t>Purpose of data</w:t>
            </w:r>
          </w:p>
        </w:tc>
        <w:tc>
          <w:tcPr>
            <w:tcW w:w="3456" w:type="pct"/>
          </w:tcPr>
          <w:p w14:paraId="06EC4C21" w14:textId="77777777" w:rsidR="005366D9" w:rsidRPr="005366D9" w:rsidRDefault="005366D9" w:rsidP="005366D9">
            <w:pPr>
              <w:spacing w:after="200"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sidRPr="005366D9">
              <w:rPr>
                <w:lang w:val="en-GB"/>
              </w:rPr>
              <w:t>Calculation of baseline scenario</w:t>
            </w:r>
          </w:p>
        </w:tc>
      </w:tr>
      <w:tr w:rsidR="005366D9" w:rsidRPr="005366D9" w14:paraId="0EDA76DB" w14:textId="77777777" w:rsidTr="00EE63F0">
        <w:trPr>
          <w:trHeight w:val="249"/>
        </w:trPr>
        <w:tc>
          <w:tcPr>
            <w:cnfStyle w:val="001000000000" w:firstRow="0" w:lastRow="0" w:firstColumn="1" w:lastColumn="0" w:oddVBand="0" w:evenVBand="0" w:oddHBand="0" w:evenHBand="0" w:firstRowFirstColumn="0" w:firstRowLastColumn="0" w:lastRowFirstColumn="0" w:lastRowLastColumn="0"/>
            <w:tcW w:w="1544" w:type="pct"/>
          </w:tcPr>
          <w:p w14:paraId="258CB0B5" w14:textId="77777777" w:rsidR="005366D9" w:rsidRPr="005366D9" w:rsidRDefault="005366D9" w:rsidP="005366D9">
            <w:pPr>
              <w:spacing w:after="200" w:line="276" w:lineRule="auto"/>
              <w:contextualSpacing w:val="0"/>
              <w:jc w:val="both"/>
              <w:rPr>
                <w:color w:val="FFFFFF" w:themeColor="background1"/>
                <w:lang w:val="en-GB"/>
              </w:rPr>
            </w:pPr>
            <w:r w:rsidRPr="005366D9">
              <w:rPr>
                <w:color w:val="FFFFFF" w:themeColor="background1"/>
                <w:lang w:val="en-GB"/>
              </w:rPr>
              <w:t>Additional comment</w:t>
            </w:r>
          </w:p>
        </w:tc>
        <w:tc>
          <w:tcPr>
            <w:tcW w:w="3456" w:type="pct"/>
          </w:tcPr>
          <w:p w14:paraId="2163DB22" w14:textId="629A7885" w:rsidR="005366D9" w:rsidRPr="005366D9" w:rsidRDefault="00890389" w:rsidP="005366D9">
            <w:pPr>
              <w:spacing w:after="200"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Pr>
                <w:lang w:val="en-GB"/>
              </w:rPr>
              <w:t>-</w:t>
            </w:r>
            <w:r w:rsidR="00B23269">
              <w:rPr>
                <w:lang w:val="en-GB"/>
              </w:rPr>
              <w:t xml:space="preserve"> </w:t>
            </w:r>
          </w:p>
        </w:tc>
      </w:tr>
    </w:tbl>
    <w:p w14:paraId="6E0E5851" w14:textId="77777777" w:rsidR="005366D9" w:rsidRPr="005366D9" w:rsidRDefault="005366D9" w:rsidP="005366D9">
      <w:pPr>
        <w:spacing w:line="276" w:lineRule="auto"/>
        <w:contextualSpacing w:val="0"/>
        <w:jc w:val="both"/>
        <w:rPr>
          <w:b/>
          <w:bCs/>
          <w:lang w:val="en-GB"/>
        </w:rPr>
      </w:pPr>
    </w:p>
    <w:p w14:paraId="2DE182D8" w14:textId="77777777" w:rsidR="005366D9" w:rsidRPr="005366D9" w:rsidRDefault="005366D9" w:rsidP="005366D9">
      <w:pPr>
        <w:spacing w:line="276" w:lineRule="auto"/>
        <w:contextualSpacing w:val="0"/>
        <w:jc w:val="both"/>
        <w:rPr>
          <w:b/>
          <w:bCs/>
          <w:lang w:val="en-GB"/>
        </w:rPr>
      </w:pPr>
    </w:p>
    <w:p w14:paraId="589BB5C4" w14:textId="77777777" w:rsidR="003A6007" w:rsidRDefault="003A6007" w:rsidP="003A6007">
      <w:pPr>
        <w:pStyle w:val="SectionList2nd"/>
      </w:pPr>
      <w:r>
        <w:t xml:space="preserve">Ex ante estimation of SDG Impact </w:t>
      </w:r>
    </w:p>
    <w:p w14:paraId="6898F984" w14:textId="77777777" w:rsidR="003A6007" w:rsidRDefault="003A6007" w:rsidP="003A6007">
      <w:pPr>
        <w:spacing w:line="276" w:lineRule="auto"/>
        <w:contextualSpacing w:val="0"/>
      </w:pPr>
      <w:r>
        <w:t>&gt;&gt;</w:t>
      </w:r>
    </w:p>
    <w:p w14:paraId="536D66E0" w14:textId="77777777" w:rsidR="00A87CFE" w:rsidRPr="00A87CFE" w:rsidRDefault="00A87CFE" w:rsidP="00A87CFE">
      <w:pPr>
        <w:jc w:val="both"/>
        <w:rPr>
          <w:b/>
          <w:bCs/>
          <w:lang w:val="en-GB"/>
        </w:rPr>
      </w:pPr>
      <w:r w:rsidRPr="00A87CFE">
        <w:rPr>
          <w:b/>
          <w:bCs/>
          <w:lang w:val="en-GB"/>
        </w:rPr>
        <w:t>SDG 13</w:t>
      </w:r>
    </w:p>
    <w:p w14:paraId="271085E1" w14:textId="77777777" w:rsidR="00A87CFE" w:rsidRPr="00A87CFE" w:rsidRDefault="00A87CFE" w:rsidP="00A87CFE">
      <w:pPr>
        <w:jc w:val="both"/>
        <w:rPr>
          <w:b/>
          <w:bCs/>
          <w:lang w:val="en-GB"/>
        </w:rPr>
      </w:pPr>
      <w:r w:rsidRPr="00A87CFE">
        <w:rPr>
          <w:b/>
          <w:bCs/>
          <w:lang w:val="en-GB"/>
        </w:rPr>
        <w:t>Emissions reductions for Cookstoves:</w:t>
      </w:r>
    </w:p>
    <w:p w14:paraId="3FECCECC" w14:textId="77777777" w:rsidR="00A87CFE" w:rsidRPr="00A87CFE" w:rsidRDefault="00A87CFE" w:rsidP="00A87CFE">
      <w:pPr>
        <w:jc w:val="both"/>
        <w:rPr>
          <w:rFonts w:asciiTheme="minorHAnsi" w:eastAsia="MS Mincho" w:hAnsiTheme="minorHAnsi" w:cs="Arial"/>
          <w:szCs w:val="22"/>
          <w:u w:val="single"/>
          <w:lang w:val="fr-FR"/>
        </w:rPr>
      </w:pPr>
      <w:proofErr w:type="spellStart"/>
      <w:r w:rsidRPr="00A87CFE">
        <w:rPr>
          <w:rFonts w:asciiTheme="minorHAnsi" w:eastAsia="MS Mincho" w:hAnsiTheme="minorHAnsi" w:cs="Arial"/>
          <w:szCs w:val="22"/>
          <w:lang w:val="fr-FR"/>
        </w:rPr>
        <w:t>ER</w:t>
      </w:r>
      <w:r w:rsidRPr="00A87CFE">
        <w:rPr>
          <w:rFonts w:asciiTheme="minorHAnsi" w:eastAsia="MS Mincho" w:hAnsiTheme="minorHAnsi" w:cs="Arial"/>
          <w:szCs w:val="22"/>
          <w:vertAlign w:val="subscript"/>
          <w:lang w:val="fr-FR"/>
        </w:rPr>
        <w:t>y</w:t>
      </w:r>
      <w:proofErr w:type="spellEnd"/>
      <w:r w:rsidRPr="00A87CFE">
        <w:rPr>
          <w:rFonts w:asciiTheme="minorHAnsi" w:eastAsia="MS Mincho" w:hAnsiTheme="minorHAnsi" w:cs="Arial"/>
          <w:szCs w:val="22"/>
          <w:lang w:val="fr-FR"/>
        </w:rPr>
        <w:t xml:space="preserve"> = ∑</w:t>
      </w:r>
      <w:proofErr w:type="spellStart"/>
      <w:proofErr w:type="gramStart"/>
      <w:r w:rsidRPr="00A87CFE">
        <w:rPr>
          <w:rFonts w:asciiTheme="minorHAnsi" w:eastAsia="MS Mincho" w:hAnsiTheme="minorHAnsi" w:cs="Arial"/>
          <w:szCs w:val="22"/>
          <w:vertAlign w:val="subscript"/>
          <w:lang w:val="fr-FR"/>
        </w:rPr>
        <w:t>b,p</w:t>
      </w:r>
      <w:proofErr w:type="spellEnd"/>
      <w:proofErr w:type="gramEnd"/>
      <w:r w:rsidRPr="00A87CFE">
        <w:rPr>
          <w:rFonts w:asciiTheme="minorHAnsi" w:eastAsia="MS Mincho" w:hAnsiTheme="minorHAnsi" w:cs="Arial"/>
          <w:szCs w:val="22"/>
          <w:lang w:val="fr-FR"/>
        </w:rPr>
        <w:t xml:space="preserve"> (</w:t>
      </w:r>
      <w:proofErr w:type="spellStart"/>
      <w:r w:rsidRPr="00A87CFE">
        <w:rPr>
          <w:rFonts w:asciiTheme="minorHAnsi" w:eastAsia="MS Mincho" w:hAnsiTheme="minorHAnsi" w:cs="Arial"/>
          <w:szCs w:val="22"/>
          <w:lang w:val="fr-FR"/>
        </w:rPr>
        <w:t>N</w:t>
      </w:r>
      <w:r w:rsidRPr="00A87CFE">
        <w:rPr>
          <w:rFonts w:asciiTheme="minorHAnsi" w:eastAsia="MS Mincho" w:hAnsiTheme="minorHAnsi" w:cs="Arial"/>
          <w:szCs w:val="22"/>
          <w:vertAlign w:val="subscript"/>
          <w:lang w:val="fr-FR"/>
        </w:rPr>
        <w:t>p,y</w:t>
      </w:r>
      <w:proofErr w:type="spellEnd"/>
      <w:r w:rsidRPr="00A87CFE">
        <w:rPr>
          <w:rFonts w:asciiTheme="minorHAnsi" w:eastAsia="MS Mincho" w:hAnsiTheme="minorHAnsi" w:cs="Arial"/>
          <w:szCs w:val="22"/>
          <w:lang w:val="fr-FR"/>
        </w:rPr>
        <w:t xml:space="preserve">* </w:t>
      </w:r>
      <w:proofErr w:type="spellStart"/>
      <w:r w:rsidRPr="00A87CFE">
        <w:rPr>
          <w:rFonts w:asciiTheme="minorHAnsi" w:eastAsia="MS Mincho" w:hAnsiTheme="minorHAnsi" w:cs="Arial"/>
          <w:szCs w:val="22"/>
          <w:lang w:val="fr-FR"/>
        </w:rPr>
        <w:t>U</w:t>
      </w:r>
      <w:r w:rsidRPr="00A87CFE">
        <w:rPr>
          <w:rFonts w:asciiTheme="minorHAnsi" w:eastAsia="MS Mincho" w:hAnsiTheme="minorHAnsi" w:cs="Arial"/>
          <w:szCs w:val="22"/>
          <w:vertAlign w:val="subscript"/>
          <w:lang w:val="fr-FR"/>
        </w:rPr>
        <w:t>p,y</w:t>
      </w:r>
      <w:proofErr w:type="spellEnd"/>
      <w:r w:rsidRPr="00A87CFE">
        <w:rPr>
          <w:rFonts w:asciiTheme="minorHAnsi" w:eastAsia="MS Mincho" w:hAnsiTheme="minorHAnsi" w:cs="Arial"/>
          <w:szCs w:val="22"/>
          <w:lang w:val="fr-FR"/>
        </w:rPr>
        <w:t xml:space="preserve">* </w:t>
      </w:r>
      <w:proofErr w:type="spellStart"/>
      <w:r w:rsidRPr="00A87CFE">
        <w:rPr>
          <w:rFonts w:asciiTheme="minorHAnsi" w:eastAsia="MS Mincho" w:hAnsiTheme="minorHAnsi" w:cs="Arial"/>
          <w:szCs w:val="22"/>
          <w:lang w:val="fr-FR"/>
        </w:rPr>
        <w:t>P</w:t>
      </w:r>
      <w:r w:rsidRPr="00A87CFE">
        <w:rPr>
          <w:rFonts w:asciiTheme="minorHAnsi" w:eastAsia="MS Mincho" w:hAnsiTheme="minorHAnsi" w:cs="Arial"/>
          <w:szCs w:val="22"/>
          <w:vertAlign w:val="subscript"/>
          <w:lang w:val="fr-FR"/>
        </w:rPr>
        <w:t>p,b,y</w:t>
      </w:r>
      <w:proofErr w:type="spellEnd"/>
      <w:r w:rsidRPr="00A87CFE">
        <w:rPr>
          <w:rFonts w:asciiTheme="minorHAnsi" w:eastAsia="MS Mincho" w:hAnsiTheme="minorHAnsi" w:cs="Arial"/>
          <w:szCs w:val="22"/>
          <w:lang w:val="fr-FR"/>
        </w:rPr>
        <w:t xml:space="preserve">* </w:t>
      </w:r>
      <w:proofErr w:type="spellStart"/>
      <w:r w:rsidRPr="00A87CFE">
        <w:rPr>
          <w:rFonts w:asciiTheme="minorHAnsi" w:eastAsia="MS Mincho" w:hAnsiTheme="minorHAnsi" w:cs="Arial"/>
          <w:szCs w:val="22"/>
          <w:lang w:val="fr-FR"/>
        </w:rPr>
        <w:t>NCV</w:t>
      </w:r>
      <w:r w:rsidRPr="00A87CFE">
        <w:rPr>
          <w:rFonts w:asciiTheme="minorHAnsi" w:eastAsia="MS Mincho" w:hAnsiTheme="minorHAnsi" w:cs="Arial"/>
          <w:szCs w:val="22"/>
          <w:vertAlign w:val="subscript"/>
          <w:lang w:val="fr-FR"/>
        </w:rPr>
        <w:t>b,fuel</w:t>
      </w:r>
      <w:proofErr w:type="spellEnd"/>
      <w:r w:rsidRPr="00A87CFE">
        <w:rPr>
          <w:rFonts w:asciiTheme="minorHAnsi" w:eastAsia="MS Mincho" w:hAnsiTheme="minorHAnsi" w:cs="Arial"/>
          <w:szCs w:val="22"/>
          <w:lang w:val="fr-FR"/>
        </w:rPr>
        <w:t>* (</w:t>
      </w:r>
      <w:proofErr w:type="spellStart"/>
      <w:r w:rsidRPr="00A87CFE">
        <w:rPr>
          <w:rFonts w:asciiTheme="minorHAnsi" w:eastAsia="MS Mincho" w:hAnsiTheme="minorHAnsi" w:cs="Arial"/>
          <w:szCs w:val="22"/>
          <w:lang w:val="fr-FR"/>
        </w:rPr>
        <w:t>f</w:t>
      </w:r>
      <w:r w:rsidRPr="00A87CFE">
        <w:rPr>
          <w:rFonts w:asciiTheme="minorHAnsi" w:eastAsia="MS Mincho" w:hAnsiTheme="minorHAnsi" w:cs="Arial"/>
          <w:szCs w:val="22"/>
          <w:vertAlign w:val="subscript"/>
          <w:lang w:val="fr-FR"/>
        </w:rPr>
        <w:t>NRB,b,y</w:t>
      </w:r>
      <w:proofErr w:type="spellEnd"/>
      <w:r w:rsidRPr="00A87CFE">
        <w:rPr>
          <w:rFonts w:asciiTheme="minorHAnsi" w:eastAsia="MS Mincho" w:hAnsiTheme="minorHAnsi" w:cs="Arial"/>
          <w:szCs w:val="22"/>
          <w:lang w:val="fr-FR"/>
        </w:rPr>
        <w:t>* EF</w:t>
      </w:r>
      <w:r w:rsidRPr="00A87CFE">
        <w:rPr>
          <w:rFonts w:asciiTheme="minorHAnsi" w:eastAsia="MS Mincho" w:hAnsiTheme="minorHAnsi" w:cs="Arial"/>
          <w:szCs w:val="22"/>
          <w:vertAlign w:val="subscript"/>
          <w:lang w:val="fr-FR"/>
        </w:rPr>
        <w:t xml:space="preserve">fuel,CO2 </w:t>
      </w:r>
      <w:r w:rsidRPr="00A87CFE">
        <w:rPr>
          <w:rFonts w:asciiTheme="minorHAnsi" w:eastAsia="MS Mincho" w:hAnsiTheme="minorHAnsi" w:cs="Arial"/>
          <w:szCs w:val="22"/>
          <w:lang w:val="fr-FR"/>
        </w:rPr>
        <w:t>+ EF</w:t>
      </w:r>
      <w:r w:rsidRPr="00A87CFE">
        <w:rPr>
          <w:rFonts w:asciiTheme="minorHAnsi" w:eastAsia="MS Mincho" w:hAnsiTheme="minorHAnsi" w:cs="Arial"/>
          <w:szCs w:val="22"/>
          <w:vertAlign w:val="subscript"/>
          <w:lang w:val="fr-FR"/>
        </w:rPr>
        <w:t>fuel,nonCO2</w:t>
      </w:r>
      <w:r w:rsidRPr="00A87CFE">
        <w:rPr>
          <w:rFonts w:asciiTheme="minorHAnsi" w:eastAsia="MS Mincho" w:hAnsiTheme="minorHAnsi" w:cs="Arial"/>
          <w:szCs w:val="22"/>
          <w:lang w:val="fr-FR"/>
        </w:rPr>
        <w:t>)) - ∑</w:t>
      </w:r>
      <w:proofErr w:type="spellStart"/>
      <w:r w:rsidRPr="00A87CFE">
        <w:rPr>
          <w:rFonts w:asciiTheme="minorHAnsi" w:eastAsia="MS Mincho" w:hAnsiTheme="minorHAnsi" w:cs="Arial"/>
          <w:szCs w:val="22"/>
          <w:lang w:val="fr-FR"/>
        </w:rPr>
        <w:t>LE</w:t>
      </w:r>
      <w:r w:rsidRPr="00A87CFE">
        <w:rPr>
          <w:rFonts w:asciiTheme="minorHAnsi" w:eastAsia="MS Mincho" w:hAnsiTheme="minorHAnsi" w:cs="Arial"/>
          <w:szCs w:val="22"/>
          <w:vertAlign w:val="subscript"/>
          <w:lang w:val="fr-FR"/>
        </w:rPr>
        <w:t>p,y</w:t>
      </w:r>
      <w:proofErr w:type="spellEnd"/>
    </w:p>
    <w:p w14:paraId="7AC63B94" w14:textId="77777777" w:rsidR="00A87CFE" w:rsidRPr="00A87CFE" w:rsidRDefault="00A87CFE" w:rsidP="00A87CFE">
      <w:pPr>
        <w:jc w:val="both"/>
        <w:rPr>
          <w:rFonts w:ascii="Arial" w:hAnsi="Arial" w:cs="Arial"/>
          <w:szCs w:val="22"/>
          <w:lang w:val="fr-FR"/>
        </w:rPr>
      </w:pPr>
    </w:p>
    <w:tbl>
      <w:tblPr>
        <w:tblW w:w="5000" w:type="pct"/>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959"/>
        <w:gridCol w:w="4754"/>
        <w:gridCol w:w="1449"/>
        <w:gridCol w:w="1450"/>
      </w:tblGrid>
      <w:tr w:rsidR="00A87CFE" w:rsidRPr="00A87CFE" w14:paraId="1ED79021" w14:textId="77777777" w:rsidTr="00EE63F0">
        <w:tc>
          <w:tcPr>
            <w:tcW w:w="779"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1E883F2" w14:textId="77777777" w:rsidR="00A87CFE" w:rsidRPr="00A87CFE" w:rsidRDefault="00A87CFE" w:rsidP="00A87CFE">
            <w:pPr>
              <w:spacing w:after="0"/>
              <w:jc w:val="both"/>
              <w:rPr>
                <w:rFonts w:asciiTheme="minorHAnsi" w:hAnsiTheme="minorHAnsi" w:cs="Arial"/>
                <w:b/>
                <w:szCs w:val="22"/>
                <w:lang w:val="en-GB"/>
              </w:rPr>
            </w:pPr>
            <w:r w:rsidRPr="00A87CFE">
              <w:rPr>
                <w:rFonts w:asciiTheme="minorHAnsi" w:hAnsiTheme="minorHAnsi" w:cs="Arial"/>
                <w:b/>
                <w:szCs w:val="22"/>
                <w:lang w:val="en-GB"/>
              </w:rPr>
              <w:t>Variable</w:t>
            </w:r>
          </w:p>
        </w:tc>
        <w:tc>
          <w:tcPr>
            <w:tcW w:w="2552"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01A9308" w14:textId="77777777" w:rsidR="00A87CFE" w:rsidRPr="00A87CFE" w:rsidRDefault="00A87CFE" w:rsidP="00A87CFE">
            <w:pPr>
              <w:spacing w:after="0"/>
              <w:jc w:val="both"/>
              <w:rPr>
                <w:rFonts w:asciiTheme="minorHAnsi" w:hAnsiTheme="minorHAnsi" w:cs="Arial"/>
                <w:b/>
                <w:szCs w:val="22"/>
                <w:lang w:val="en-GB"/>
              </w:rPr>
            </w:pPr>
            <w:r w:rsidRPr="00A87CFE">
              <w:rPr>
                <w:rFonts w:asciiTheme="minorHAnsi" w:hAnsiTheme="minorHAnsi" w:cs="Arial"/>
                <w:b/>
                <w:szCs w:val="22"/>
                <w:lang w:val="en-GB"/>
              </w:rPr>
              <w:t>Description</w:t>
            </w:r>
          </w:p>
        </w:tc>
        <w:tc>
          <w:tcPr>
            <w:tcW w:w="834"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6879BFB" w14:textId="77777777" w:rsidR="00A87CFE" w:rsidRPr="00A87CFE" w:rsidRDefault="00A87CFE" w:rsidP="00A87CFE">
            <w:pPr>
              <w:spacing w:after="0"/>
              <w:jc w:val="both"/>
              <w:rPr>
                <w:rFonts w:asciiTheme="minorHAnsi" w:hAnsiTheme="minorHAnsi" w:cs="Arial"/>
                <w:b/>
                <w:szCs w:val="22"/>
                <w:lang w:val="en-GB"/>
              </w:rPr>
            </w:pPr>
            <w:r w:rsidRPr="00A87CFE">
              <w:rPr>
                <w:rFonts w:asciiTheme="minorHAnsi" w:hAnsiTheme="minorHAnsi" w:cs="Arial"/>
                <w:b/>
                <w:szCs w:val="22"/>
                <w:lang w:val="en-GB"/>
              </w:rPr>
              <w:t>Value</w:t>
            </w:r>
          </w:p>
        </w:tc>
        <w:tc>
          <w:tcPr>
            <w:tcW w:w="834" w:type="pct"/>
            <w:tcBorders>
              <w:top w:val="single" w:sz="8" w:space="0" w:color="A3A3A3"/>
              <w:left w:val="single" w:sz="8" w:space="0" w:color="A3A3A3"/>
              <w:bottom w:val="single" w:sz="8" w:space="0" w:color="A3A3A3"/>
              <w:right w:val="single" w:sz="8" w:space="0" w:color="A3A3A3"/>
            </w:tcBorders>
          </w:tcPr>
          <w:p w14:paraId="5B77D29C" w14:textId="77777777" w:rsidR="00A87CFE" w:rsidRPr="00A87CFE" w:rsidRDefault="00A87CFE" w:rsidP="00A87CFE">
            <w:pPr>
              <w:spacing w:after="0"/>
              <w:jc w:val="both"/>
              <w:rPr>
                <w:rFonts w:asciiTheme="minorHAnsi" w:hAnsiTheme="minorHAnsi" w:cs="Arial"/>
                <w:b/>
                <w:szCs w:val="22"/>
                <w:lang w:val="en-GB"/>
              </w:rPr>
            </w:pPr>
            <w:r w:rsidRPr="00A87CFE">
              <w:rPr>
                <w:rFonts w:asciiTheme="minorHAnsi" w:hAnsiTheme="minorHAnsi" w:cs="Arial"/>
                <w:b/>
                <w:szCs w:val="22"/>
                <w:lang w:val="en-GB"/>
              </w:rPr>
              <w:t xml:space="preserve">Unit </w:t>
            </w:r>
          </w:p>
        </w:tc>
      </w:tr>
      <w:tr w:rsidR="00A87CFE" w:rsidRPr="00A87CFE" w14:paraId="5A2658C7" w14:textId="77777777" w:rsidTr="00EE63F0">
        <w:trPr>
          <w:trHeight w:val="20"/>
        </w:trPr>
        <w:tc>
          <w:tcPr>
            <w:tcW w:w="779"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4EC0F337" w14:textId="77777777" w:rsidR="00A87CFE" w:rsidRPr="00A87CFE" w:rsidRDefault="00A87CFE" w:rsidP="00A87CFE">
            <w:pPr>
              <w:spacing w:after="0"/>
              <w:jc w:val="both"/>
              <w:rPr>
                <w:rFonts w:asciiTheme="minorHAnsi" w:hAnsiTheme="minorHAnsi" w:cs="Arial"/>
                <w:szCs w:val="22"/>
                <w:lang w:val="en-GB"/>
              </w:rPr>
            </w:pPr>
            <w:r w:rsidRPr="00A87CFE">
              <w:rPr>
                <w:rFonts w:asciiTheme="minorHAnsi" w:hAnsiTheme="minorHAnsi" w:cs="Arial"/>
                <w:szCs w:val="22"/>
                <w:lang w:val="en-GB"/>
              </w:rPr>
              <w:t>ERy</w:t>
            </w:r>
          </w:p>
        </w:tc>
        <w:tc>
          <w:tcPr>
            <w:tcW w:w="2552"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5B3F6BC8" w14:textId="77777777" w:rsidR="00A87CFE" w:rsidRPr="00A87CFE" w:rsidRDefault="00A87CFE" w:rsidP="00A87CFE">
            <w:pPr>
              <w:spacing w:after="0"/>
              <w:jc w:val="both"/>
              <w:rPr>
                <w:rFonts w:asciiTheme="minorHAnsi" w:hAnsiTheme="minorHAnsi" w:cs="Arial"/>
                <w:szCs w:val="22"/>
                <w:lang w:val="en-GB"/>
              </w:rPr>
            </w:pPr>
            <w:r w:rsidRPr="00A87CFE">
              <w:rPr>
                <w:rFonts w:asciiTheme="minorHAnsi" w:hAnsiTheme="minorHAnsi"/>
                <w:szCs w:val="22"/>
                <w:lang w:val="en-GB"/>
              </w:rPr>
              <w:t>Emission reduction for total project activity in year y (tCO2e/</w:t>
            </w:r>
            <w:proofErr w:type="spellStart"/>
            <w:r w:rsidRPr="00A87CFE">
              <w:rPr>
                <w:rFonts w:asciiTheme="minorHAnsi" w:hAnsiTheme="minorHAnsi"/>
                <w:szCs w:val="22"/>
                <w:lang w:val="en-GB"/>
              </w:rPr>
              <w:t>yr</w:t>
            </w:r>
            <w:proofErr w:type="spellEnd"/>
            <w:r w:rsidRPr="00A87CFE">
              <w:rPr>
                <w:rFonts w:asciiTheme="minorHAnsi" w:hAnsiTheme="minorHAnsi"/>
                <w:szCs w:val="22"/>
                <w:lang w:val="en-GB"/>
              </w:rPr>
              <w:t>)</w:t>
            </w:r>
          </w:p>
        </w:tc>
        <w:tc>
          <w:tcPr>
            <w:tcW w:w="834"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2B16B997" w14:textId="2E90B82E" w:rsidR="00662593" w:rsidRPr="00A87CFE" w:rsidRDefault="008C6C7A" w:rsidP="00A87CFE">
            <w:pPr>
              <w:spacing w:after="0"/>
              <w:jc w:val="both"/>
              <w:rPr>
                <w:rFonts w:asciiTheme="minorHAnsi" w:hAnsiTheme="minorHAnsi" w:cs="Arial"/>
                <w:szCs w:val="22"/>
                <w:lang w:val="en-GB"/>
              </w:rPr>
            </w:pPr>
            <w:r>
              <w:rPr>
                <w:rFonts w:asciiTheme="minorHAnsi" w:hAnsiTheme="minorHAnsi" w:cs="Arial"/>
                <w:szCs w:val="22"/>
                <w:lang w:val="en-GB"/>
              </w:rPr>
              <w:t>41,749</w:t>
            </w:r>
          </w:p>
        </w:tc>
        <w:tc>
          <w:tcPr>
            <w:tcW w:w="834" w:type="pct"/>
            <w:tcBorders>
              <w:top w:val="single" w:sz="8" w:space="0" w:color="A3A3A3"/>
              <w:left w:val="single" w:sz="8" w:space="0" w:color="A3A3A3"/>
              <w:bottom w:val="single" w:sz="8" w:space="0" w:color="A3A3A3"/>
              <w:right w:val="single" w:sz="8" w:space="0" w:color="A3A3A3"/>
            </w:tcBorders>
          </w:tcPr>
          <w:p w14:paraId="21DA98D8" w14:textId="77777777" w:rsidR="00A87CFE" w:rsidRPr="00A87CFE" w:rsidRDefault="00A87CFE" w:rsidP="00A87CFE">
            <w:pPr>
              <w:spacing w:after="0"/>
              <w:jc w:val="both"/>
              <w:rPr>
                <w:rFonts w:asciiTheme="minorHAnsi" w:hAnsiTheme="minorHAnsi" w:cs="Arial"/>
                <w:szCs w:val="22"/>
                <w:lang w:val="en-GB"/>
              </w:rPr>
            </w:pPr>
            <w:r w:rsidRPr="00A87CFE">
              <w:rPr>
                <w:rFonts w:asciiTheme="minorHAnsi" w:hAnsiTheme="minorHAnsi" w:cs="Arial"/>
                <w:szCs w:val="22"/>
                <w:lang w:val="en-GB"/>
              </w:rPr>
              <w:t>tCO2e</w:t>
            </w:r>
          </w:p>
        </w:tc>
      </w:tr>
      <w:tr w:rsidR="00A87CFE" w:rsidRPr="00A87CFE" w14:paraId="24AFE185" w14:textId="77777777" w:rsidTr="00EE63F0">
        <w:trPr>
          <w:trHeight w:val="20"/>
        </w:trPr>
        <w:tc>
          <w:tcPr>
            <w:tcW w:w="779"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C28C0FC" w14:textId="77777777" w:rsidR="00A87CFE" w:rsidRPr="00A87CFE" w:rsidRDefault="00A87CFE" w:rsidP="00A87CFE">
            <w:pPr>
              <w:spacing w:after="0"/>
              <w:jc w:val="both"/>
              <w:rPr>
                <w:rFonts w:asciiTheme="minorHAnsi" w:hAnsiTheme="minorHAnsi" w:cs="Arial"/>
                <w:szCs w:val="22"/>
                <w:lang w:val="en-GB"/>
              </w:rPr>
            </w:pPr>
            <w:proofErr w:type="spellStart"/>
            <w:proofErr w:type="gramStart"/>
            <w:r w:rsidRPr="00A87CFE">
              <w:rPr>
                <w:rFonts w:asciiTheme="minorHAnsi" w:hAnsiTheme="minorHAnsi" w:cs="Arial"/>
                <w:szCs w:val="22"/>
                <w:lang w:val="en-GB"/>
              </w:rPr>
              <w:t>N</w:t>
            </w:r>
            <w:r w:rsidRPr="00A87CFE">
              <w:rPr>
                <w:rFonts w:asciiTheme="minorHAnsi" w:hAnsiTheme="minorHAnsi" w:cs="Arial"/>
                <w:szCs w:val="22"/>
                <w:vertAlign w:val="subscript"/>
                <w:lang w:val="en-GB"/>
              </w:rPr>
              <w:t>p,y</w:t>
            </w:r>
            <w:proofErr w:type="spellEnd"/>
            <w:proofErr w:type="gramEnd"/>
          </w:p>
        </w:tc>
        <w:tc>
          <w:tcPr>
            <w:tcW w:w="2552"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2802C3C" w14:textId="77777777" w:rsidR="00A87CFE" w:rsidRPr="00A87CFE" w:rsidRDefault="00A87CFE" w:rsidP="00A87CFE">
            <w:pPr>
              <w:spacing w:after="0"/>
              <w:jc w:val="both"/>
              <w:rPr>
                <w:rFonts w:asciiTheme="minorHAnsi" w:hAnsiTheme="minorHAnsi" w:cs="Arial"/>
                <w:szCs w:val="22"/>
                <w:lang w:val="en-GB"/>
              </w:rPr>
            </w:pPr>
            <w:r w:rsidRPr="00A87CFE">
              <w:rPr>
                <w:rFonts w:asciiTheme="minorHAnsi" w:hAnsiTheme="minorHAnsi" w:cs="Arial"/>
                <w:szCs w:val="22"/>
                <w:lang w:val="en-GB"/>
              </w:rPr>
              <w:t>Project technology-days in the project database for project scenario p through year y</w:t>
            </w:r>
          </w:p>
        </w:tc>
        <w:tc>
          <w:tcPr>
            <w:tcW w:w="834"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A2DC579" w14:textId="77777777" w:rsidR="00A87CFE" w:rsidRPr="00A87CFE" w:rsidRDefault="00A87CFE" w:rsidP="00A87CFE">
            <w:pPr>
              <w:spacing w:after="0"/>
              <w:jc w:val="both"/>
              <w:rPr>
                <w:rFonts w:asciiTheme="minorHAnsi" w:hAnsiTheme="minorHAnsi" w:cs="Arial"/>
                <w:szCs w:val="22"/>
                <w:lang w:val="en-GB"/>
              </w:rPr>
            </w:pPr>
            <w:r w:rsidRPr="00A87CFE">
              <w:rPr>
                <w:rFonts w:asciiTheme="minorHAnsi" w:hAnsiTheme="minorHAnsi" w:cs="Arial"/>
                <w:szCs w:val="22"/>
                <w:lang w:val="en-GB"/>
              </w:rPr>
              <w:t>365</w:t>
            </w:r>
          </w:p>
        </w:tc>
        <w:tc>
          <w:tcPr>
            <w:tcW w:w="834" w:type="pct"/>
            <w:tcBorders>
              <w:top w:val="single" w:sz="8" w:space="0" w:color="A3A3A3"/>
              <w:left w:val="single" w:sz="8" w:space="0" w:color="A3A3A3"/>
              <w:bottom w:val="single" w:sz="8" w:space="0" w:color="A3A3A3"/>
              <w:right w:val="single" w:sz="8" w:space="0" w:color="A3A3A3"/>
            </w:tcBorders>
          </w:tcPr>
          <w:p w14:paraId="28FD9E55" w14:textId="77777777" w:rsidR="00A87CFE" w:rsidRPr="00A87CFE" w:rsidRDefault="00A87CFE" w:rsidP="00A87CFE">
            <w:pPr>
              <w:spacing w:after="0"/>
              <w:jc w:val="both"/>
              <w:rPr>
                <w:rFonts w:asciiTheme="minorHAnsi" w:hAnsiTheme="minorHAnsi" w:cs="Arial"/>
                <w:szCs w:val="22"/>
                <w:lang w:val="en-GB"/>
              </w:rPr>
            </w:pPr>
            <w:r w:rsidRPr="00A87CFE">
              <w:rPr>
                <w:rFonts w:asciiTheme="minorHAnsi" w:hAnsiTheme="minorHAnsi" w:cs="Arial"/>
                <w:szCs w:val="22"/>
                <w:lang w:val="en-GB"/>
              </w:rPr>
              <w:t xml:space="preserve"> days</w:t>
            </w:r>
          </w:p>
        </w:tc>
      </w:tr>
      <w:tr w:rsidR="00A87CFE" w:rsidRPr="00A87CFE" w14:paraId="65EF2C4F" w14:textId="77777777" w:rsidTr="00EE63F0">
        <w:tc>
          <w:tcPr>
            <w:tcW w:w="779"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A6B7F77" w14:textId="77777777" w:rsidR="00A87CFE" w:rsidRPr="00A87CFE" w:rsidRDefault="00A87CFE" w:rsidP="00A87CFE">
            <w:pPr>
              <w:spacing w:after="0"/>
              <w:jc w:val="both"/>
              <w:rPr>
                <w:rFonts w:asciiTheme="minorHAnsi" w:hAnsiTheme="minorHAnsi" w:cs="Arial"/>
                <w:szCs w:val="22"/>
                <w:lang w:val="en-GB"/>
              </w:rPr>
            </w:pPr>
            <w:proofErr w:type="spellStart"/>
            <w:proofErr w:type="gramStart"/>
            <w:r w:rsidRPr="00A87CFE">
              <w:rPr>
                <w:rFonts w:asciiTheme="minorHAnsi" w:hAnsiTheme="minorHAnsi" w:cs="Arial"/>
                <w:szCs w:val="22"/>
                <w:lang w:val="en-GB"/>
              </w:rPr>
              <w:t>U</w:t>
            </w:r>
            <w:r w:rsidRPr="00A87CFE">
              <w:rPr>
                <w:rFonts w:asciiTheme="minorHAnsi" w:hAnsiTheme="minorHAnsi" w:cs="Arial"/>
                <w:szCs w:val="22"/>
                <w:vertAlign w:val="subscript"/>
                <w:lang w:val="en-GB"/>
              </w:rPr>
              <w:t>p,y</w:t>
            </w:r>
            <w:proofErr w:type="spellEnd"/>
            <w:proofErr w:type="gramEnd"/>
          </w:p>
        </w:tc>
        <w:tc>
          <w:tcPr>
            <w:tcW w:w="2552"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905AB08" w14:textId="5D0450B1" w:rsidR="00A87CFE" w:rsidRPr="00A87CFE" w:rsidRDefault="00A87CFE" w:rsidP="00A87CFE">
            <w:pPr>
              <w:spacing w:after="0"/>
              <w:jc w:val="both"/>
              <w:rPr>
                <w:rFonts w:asciiTheme="minorHAnsi" w:hAnsiTheme="minorHAnsi" w:cs="Arial"/>
                <w:szCs w:val="22"/>
                <w:lang w:val="en-GB"/>
              </w:rPr>
            </w:pPr>
            <w:r w:rsidRPr="00A87CFE">
              <w:rPr>
                <w:rFonts w:asciiTheme="minorHAnsi" w:hAnsiTheme="minorHAnsi" w:cs="Arial"/>
                <w:szCs w:val="22"/>
                <w:lang w:val="en-GB"/>
              </w:rPr>
              <w:t xml:space="preserve">Cumulative usage rate for technologies in project scenario j during year y, based on cumulative distribution rate and drop-off rate. </w:t>
            </w:r>
          </w:p>
        </w:tc>
        <w:tc>
          <w:tcPr>
            <w:tcW w:w="834"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CDD53F5" w14:textId="3B56A696" w:rsidR="00A03A8F" w:rsidRDefault="00A03A8F" w:rsidP="00A87CFE">
            <w:pPr>
              <w:spacing w:after="0"/>
              <w:jc w:val="both"/>
              <w:rPr>
                <w:rFonts w:asciiTheme="minorHAnsi" w:hAnsiTheme="minorHAnsi" w:cs="Arial"/>
                <w:szCs w:val="22"/>
                <w:lang w:val="en-GB"/>
              </w:rPr>
            </w:pPr>
          </w:p>
          <w:p w14:paraId="3B5BCEF7" w14:textId="17FD369C" w:rsidR="00A03A8F" w:rsidRDefault="00A03A8F" w:rsidP="00A87CFE">
            <w:pPr>
              <w:spacing w:after="0"/>
              <w:jc w:val="both"/>
              <w:rPr>
                <w:rFonts w:asciiTheme="minorHAnsi" w:hAnsiTheme="minorHAnsi" w:cs="Arial"/>
                <w:szCs w:val="22"/>
                <w:lang w:val="en-GB"/>
              </w:rPr>
            </w:pPr>
            <w:r>
              <w:rPr>
                <w:rFonts w:asciiTheme="minorHAnsi" w:hAnsiTheme="minorHAnsi" w:cs="Arial"/>
                <w:szCs w:val="22"/>
                <w:lang w:val="en-GB"/>
              </w:rPr>
              <w:t xml:space="preserve">Stove 1: </w:t>
            </w:r>
            <w:r w:rsidR="00103ABF">
              <w:rPr>
                <w:rFonts w:asciiTheme="minorHAnsi" w:hAnsiTheme="minorHAnsi" w:cs="Arial"/>
                <w:szCs w:val="22"/>
                <w:lang w:val="en-GB"/>
              </w:rPr>
              <w:t>4</w:t>
            </w:r>
            <w:r>
              <w:rPr>
                <w:rFonts w:asciiTheme="minorHAnsi" w:hAnsiTheme="minorHAnsi" w:cs="Arial"/>
                <w:szCs w:val="22"/>
                <w:lang w:val="en-GB"/>
              </w:rPr>
              <w:t>5%</w:t>
            </w:r>
          </w:p>
          <w:p w14:paraId="497F3197" w14:textId="48FB58D2" w:rsidR="00A87CFE" w:rsidRPr="00A87CFE" w:rsidRDefault="00A03A8F" w:rsidP="00A87CFE">
            <w:pPr>
              <w:spacing w:after="0"/>
              <w:jc w:val="both"/>
              <w:rPr>
                <w:rFonts w:asciiTheme="minorHAnsi" w:hAnsiTheme="minorHAnsi" w:cs="Arial"/>
                <w:szCs w:val="22"/>
                <w:lang w:val="en-GB"/>
              </w:rPr>
            </w:pPr>
            <w:r>
              <w:rPr>
                <w:rFonts w:asciiTheme="minorHAnsi" w:hAnsiTheme="minorHAnsi" w:cs="Arial"/>
                <w:szCs w:val="22"/>
                <w:lang w:val="en-GB"/>
              </w:rPr>
              <w:lastRenderedPageBreak/>
              <w:t>Stove 2: 95%</w:t>
            </w:r>
          </w:p>
        </w:tc>
        <w:tc>
          <w:tcPr>
            <w:tcW w:w="834" w:type="pct"/>
            <w:tcBorders>
              <w:top w:val="single" w:sz="8" w:space="0" w:color="A3A3A3"/>
              <w:left w:val="single" w:sz="8" w:space="0" w:color="A3A3A3"/>
              <w:bottom w:val="single" w:sz="8" w:space="0" w:color="A3A3A3"/>
              <w:right w:val="single" w:sz="8" w:space="0" w:color="A3A3A3"/>
            </w:tcBorders>
          </w:tcPr>
          <w:p w14:paraId="2F9E45F9" w14:textId="77777777" w:rsidR="00A87CFE" w:rsidRPr="00A87CFE" w:rsidRDefault="00A87CFE" w:rsidP="00A87CFE">
            <w:pPr>
              <w:spacing w:after="0"/>
              <w:jc w:val="both"/>
              <w:rPr>
                <w:rFonts w:asciiTheme="minorHAnsi" w:hAnsiTheme="minorHAnsi" w:cs="Arial"/>
                <w:szCs w:val="22"/>
                <w:lang w:val="en-GB"/>
              </w:rPr>
            </w:pPr>
            <w:r w:rsidRPr="00A87CFE">
              <w:rPr>
                <w:rFonts w:asciiTheme="minorHAnsi" w:hAnsiTheme="minorHAnsi" w:cs="Arial"/>
                <w:szCs w:val="22"/>
                <w:lang w:val="en-GB"/>
              </w:rPr>
              <w:lastRenderedPageBreak/>
              <w:t xml:space="preserve"> %</w:t>
            </w:r>
          </w:p>
        </w:tc>
      </w:tr>
      <w:tr w:rsidR="00A87CFE" w:rsidRPr="00A87CFE" w14:paraId="75256513" w14:textId="77777777" w:rsidTr="00EE63F0">
        <w:tc>
          <w:tcPr>
            <w:tcW w:w="779"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383BE26" w14:textId="77777777" w:rsidR="00A87CFE" w:rsidRPr="00A87CFE" w:rsidRDefault="00A87CFE" w:rsidP="00A87CFE">
            <w:pPr>
              <w:spacing w:after="0"/>
              <w:jc w:val="both"/>
              <w:rPr>
                <w:rFonts w:asciiTheme="minorHAnsi" w:hAnsiTheme="minorHAnsi" w:cs="Arial"/>
                <w:szCs w:val="22"/>
                <w:lang w:val="en-GB"/>
              </w:rPr>
            </w:pPr>
            <w:proofErr w:type="spellStart"/>
            <w:proofErr w:type="gramStart"/>
            <w:r w:rsidRPr="00A87CFE">
              <w:rPr>
                <w:rFonts w:asciiTheme="minorHAnsi" w:hAnsiTheme="minorHAnsi" w:cs="Arial"/>
                <w:szCs w:val="22"/>
                <w:lang w:val="en-GB"/>
              </w:rPr>
              <w:t>P</w:t>
            </w:r>
            <w:r w:rsidRPr="00A87CFE">
              <w:rPr>
                <w:rFonts w:asciiTheme="minorHAnsi" w:hAnsiTheme="minorHAnsi" w:cs="Arial"/>
                <w:szCs w:val="22"/>
                <w:vertAlign w:val="subscript"/>
                <w:lang w:val="en-GB"/>
              </w:rPr>
              <w:t>p,b</w:t>
            </w:r>
            <w:proofErr w:type="spellEnd"/>
            <w:proofErr w:type="gramEnd"/>
            <w:r w:rsidRPr="00A87CFE">
              <w:rPr>
                <w:rFonts w:asciiTheme="minorHAnsi" w:hAnsiTheme="minorHAnsi" w:cs="Arial"/>
                <w:szCs w:val="22"/>
                <w:vertAlign w:val="subscript"/>
                <w:lang w:val="en-GB"/>
              </w:rPr>
              <w:t>,</w:t>
            </w:r>
          </w:p>
        </w:tc>
        <w:tc>
          <w:tcPr>
            <w:tcW w:w="2552"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0227D6B" w14:textId="1C514755" w:rsidR="00A87CFE" w:rsidRPr="00A87CFE" w:rsidRDefault="00A87CFE" w:rsidP="00A87CFE">
            <w:pPr>
              <w:spacing w:after="0"/>
              <w:jc w:val="both"/>
              <w:rPr>
                <w:rFonts w:asciiTheme="minorHAnsi" w:hAnsiTheme="minorHAnsi" w:cs="Arial"/>
                <w:szCs w:val="22"/>
                <w:lang w:val="en-GB"/>
              </w:rPr>
            </w:pPr>
            <w:r w:rsidRPr="00A87CFE">
              <w:rPr>
                <w:rFonts w:asciiTheme="minorHAnsi" w:hAnsiTheme="minorHAnsi" w:cs="Arial"/>
                <w:szCs w:val="22"/>
                <w:lang w:val="en-GB"/>
              </w:rPr>
              <w:t>Fuel savings due to project technology</w:t>
            </w:r>
            <w:r w:rsidR="00906F4E">
              <w:rPr>
                <w:rFonts w:asciiTheme="minorHAnsi" w:hAnsiTheme="minorHAnsi" w:cs="Arial"/>
                <w:szCs w:val="22"/>
                <w:lang w:val="en-GB"/>
              </w:rPr>
              <w:t xml:space="preserve"> - </w:t>
            </w:r>
            <w:r w:rsidR="00906F4E" w:rsidRPr="001B56E6">
              <w:rPr>
                <w:rFonts w:asciiTheme="minorHAnsi" w:hAnsiTheme="minorHAnsi" w:cs="Arial"/>
                <w:szCs w:val="22"/>
                <w:lang w:val="en-GB"/>
              </w:rPr>
              <w:t>Calculated in the excel sheet with the following parameters: thermal efficiency of baseline stove (baseline survey data), WBT from certified laboratory, wood consumption per household in the baseline scenario</w:t>
            </w:r>
            <w:r w:rsidR="00906F4E">
              <w:rPr>
                <w:rFonts w:asciiTheme="minorHAnsi" w:hAnsiTheme="minorHAnsi" w:cs="Arial"/>
                <w:szCs w:val="22"/>
                <w:lang w:val="en-GB"/>
              </w:rPr>
              <w:t xml:space="preserve"> (baseline KPT data)</w:t>
            </w:r>
          </w:p>
        </w:tc>
        <w:tc>
          <w:tcPr>
            <w:tcW w:w="834"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526724F" w14:textId="1D8F0171" w:rsidR="00A87CFE" w:rsidRDefault="00A87CFE" w:rsidP="00A87CFE">
            <w:pPr>
              <w:spacing w:after="0"/>
              <w:rPr>
                <w:rFonts w:asciiTheme="minorHAnsi" w:hAnsiTheme="minorHAnsi" w:cs="Arial"/>
                <w:szCs w:val="22"/>
                <w:lang w:val="en-GB"/>
              </w:rPr>
            </w:pPr>
          </w:p>
          <w:p w14:paraId="4122C120" w14:textId="77777777" w:rsidR="00A03A8F" w:rsidRDefault="00A03A8F" w:rsidP="00A87CFE">
            <w:pPr>
              <w:spacing w:after="0"/>
              <w:rPr>
                <w:rFonts w:asciiTheme="minorHAnsi" w:hAnsiTheme="minorHAnsi" w:cs="Arial"/>
                <w:szCs w:val="22"/>
                <w:lang w:val="en-GB"/>
              </w:rPr>
            </w:pPr>
            <w:r>
              <w:rPr>
                <w:rFonts w:asciiTheme="minorHAnsi" w:hAnsiTheme="minorHAnsi" w:cs="Arial"/>
                <w:szCs w:val="22"/>
                <w:lang w:val="en-GB"/>
              </w:rPr>
              <w:t>Stove 1: 0.0064</w:t>
            </w:r>
          </w:p>
          <w:p w14:paraId="16321B89" w14:textId="515C15F0" w:rsidR="00A03A8F" w:rsidRPr="00A87CFE" w:rsidRDefault="00A03A8F" w:rsidP="00A87CFE">
            <w:pPr>
              <w:spacing w:after="0"/>
              <w:rPr>
                <w:rFonts w:asciiTheme="minorHAnsi" w:hAnsiTheme="minorHAnsi" w:cs="Arial"/>
                <w:szCs w:val="22"/>
                <w:lang w:val="en-GB"/>
              </w:rPr>
            </w:pPr>
            <w:r>
              <w:rPr>
                <w:rFonts w:asciiTheme="minorHAnsi" w:hAnsiTheme="minorHAnsi" w:cs="Arial"/>
                <w:szCs w:val="22"/>
                <w:lang w:val="en-GB"/>
              </w:rPr>
              <w:t>Stove 2: 0.0074</w:t>
            </w:r>
          </w:p>
        </w:tc>
        <w:tc>
          <w:tcPr>
            <w:tcW w:w="834" w:type="pct"/>
            <w:tcBorders>
              <w:top w:val="single" w:sz="8" w:space="0" w:color="A3A3A3"/>
              <w:left w:val="single" w:sz="8" w:space="0" w:color="A3A3A3"/>
              <w:bottom w:val="single" w:sz="8" w:space="0" w:color="A3A3A3"/>
              <w:right w:val="single" w:sz="8" w:space="0" w:color="A3A3A3"/>
            </w:tcBorders>
          </w:tcPr>
          <w:p w14:paraId="1B5709F3" w14:textId="789627FE" w:rsidR="00A87CFE" w:rsidRPr="00A87CFE" w:rsidRDefault="00DB2085" w:rsidP="00A87CFE">
            <w:pPr>
              <w:spacing w:after="0"/>
              <w:jc w:val="both"/>
              <w:rPr>
                <w:rFonts w:asciiTheme="minorHAnsi" w:hAnsiTheme="minorHAnsi" w:cs="Arial"/>
                <w:szCs w:val="22"/>
                <w:lang w:val="en-GB"/>
              </w:rPr>
            </w:pPr>
            <w:r>
              <w:rPr>
                <w:rFonts w:asciiTheme="minorHAnsi" w:hAnsiTheme="minorHAnsi" w:cs="Arial"/>
                <w:szCs w:val="22"/>
                <w:lang w:val="en-GB"/>
              </w:rPr>
              <w:t>tons</w:t>
            </w:r>
            <w:r w:rsidR="00A87CFE" w:rsidRPr="00A87CFE">
              <w:rPr>
                <w:rFonts w:asciiTheme="minorHAnsi" w:hAnsiTheme="minorHAnsi" w:cs="Arial"/>
                <w:szCs w:val="22"/>
                <w:lang w:val="en-GB"/>
              </w:rPr>
              <w:t xml:space="preserve"> /</w:t>
            </w:r>
            <w:r>
              <w:rPr>
                <w:rFonts w:asciiTheme="minorHAnsi" w:hAnsiTheme="minorHAnsi" w:cs="Arial"/>
                <w:szCs w:val="22"/>
                <w:lang w:val="en-GB"/>
              </w:rPr>
              <w:t>year</w:t>
            </w:r>
            <w:r w:rsidR="00A87CFE" w:rsidRPr="00A87CFE">
              <w:rPr>
                <w:rFonts w:asciiTheme="minorHAnsi" w:hAnsiTheme="minorHAnsi" w:cs="Arial"/>
                <w:szCs w:val="22"/>
                <w:lang w:val="en-GB"/>
              </w:rPr>
              <w:t>/</w:t>
            </w:r>
            <w:proofErr w:type="spellStart"/>
            <w:r w:rsidR="00A87CFE" w:rsidRPr="00A87CFE">
              <w:rPr>
                <w:rFonts w:asciiTheme="minorHAnsi" w:hAnsiTheme="minorHAnsi" w:cs="Arial"/>
                <w:szCs w:val="22"/>
                <w:lang w:val="en-GB"/>
              </w:rPr>
              <w:t>hh</w:t>
            </w:r>
            <w:proofErr w:type="spellEnd"/>
          </w:p>
        </w:tc>
      </w:tr>
      <w:tr w:rsidR="00A87CFE" w:rsidRPr="00A87CFE" w14:paraId="2D5A87FC" w14:textId="77777777" w:rsidTr="00EE63F0">
        <w:tc>
          <w:tcPr>
            <w:tcW w:w="779"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6A373C7" w14:textId="77777777" w:rsidR="00A87CFE" w:rsidRPr="00A87CFE" w:rsidRDefault="00A87CFE" w:rsidP="00A87CFE">
            <w:pPr>
              <w:spacing w:after="0"/>
              <w:jc w:val="both"/>
              <w:rPr>
                <w:rFonts w:asciiTheme="minorHAnsi" w:hAnsiTheme="minorHAnsi" w:cs="Arial"/>
                <w:szCs w:val="22"/>
                <w:lang w:val="en-GB"/>
              </w:rPr>
            </w:pPr>
            <w:proofErr w:type="spellStart"/>
            <w:proofErr w:type="gramStart"/>
            <w:r w:rsidRPr="00A87CFE">
              <w:rPr>
                <w:rFonts w:asciiTheme="minorHAnsi" w:hAnsiTheme="minorHAnsi" w:cs="Arial"/>
                <w:szCs w:val="22"/>
                <w:lang w:val="en-GB"/>
              </w:rPr>
              <w:t>NCVb,fuel</w:t>
            </w:r>
            <w:proofErr w:type="spellEnd"/>
            <w:proofErr w:type="gramEnd"/>
          </w:p>
        </w:tc>
        <w:tc>
          <w:tcPr>
            <w:tcW w:w="2552"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79D6618" w14:textId="77777777" w:rsidR="00A87CFE" w:rsidRPr="00A87CFE" w:rsidRDefault="00A87CFE" w:rsidP="00A87CFE">
            <w:pPr>
              <w:spacing w:after="0"/>
              <w:jc w:val="both"/>
              <w:rPr>
                <w:rFonts w:asciiTheme="minorHAnsi" w:hAnsiTheme="minorHAnsi" w:cs="Arial"/>
                <w:szCs w:val="22"/>
                <w:lang w:val="en-GB"/>
              </w:rPr>
            </w:pPr>
            <w:r w:rsidRPr="00A87CFE">
              <w:rPr>
                <w:rFonts w:asciiTheme="minorHAnsi" w:hAnsiTheme="minorHAnsi" w:cs="Arial"/>
                <w:szCs w:val="22"/>
                <w:lang w:val="en-GB"/>
              </w:rPr>
              <w:t>Net calorific value of the fuel that is substituted or reduced (IPCC default for wood fuel, 0.0156 TJ/ton)</w:t>
            </w:r>
          </w:p>
        </w:tc>
        <w:tc>
          <w:tcPr>
            <w:tcW w:w="834"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C628787" w14:textId="77777777" w:rsidR="00A87CFE" w:rsidRPr="00A87CFE" w:rsidRDefault="00A87CFE" w:rsidP="00A87CFE">
            <w:pPr>
              <w:spacing w:after="0"/>
              <w:jc w:val="both"/>
              <w:rPr>
                <w:rFonts w:asciiTheme="minorHAnsi" w:hAnsiTheme="minorHAnsi" w:cs="Arial"/>
                <w:szCs w:val="22"/>
                <w:lang w:val="en-GB"/>
              </w:rPr>
            </w:pPr>
            <w:r w:rsidRPr="00A87CFE">
              <w:rPr>
                <w:rFonts w:asciiTheme="minorHAnsi" w:hAnsiTheme="minorHAnsi" w:cs="Arial"/>
                <w:szCs w:val="22"/>
                <w:lang w:val="en-GB"/>
              </w:rPr>
              <w:t>0.0156</w:t>
            </w:r>
          </w:p>
        </w:tc>
        <w:tc>
          <w:tcPr>
            <w:tcW w:w="834" w:type="pct"/>
            <w:tcBorders>
              <w:top w:val="single" w:sz="8" w:space="0" w:color="A3A3A3"/>
              <w:left w:val="single" w:sz="8" w:space="0" w:color="A3A3A3"/>
              <w:bottom w:val="single" w:sz="8" w:space="0" w:color="A3A3A3"/>
              <w:right w:val="single" w:sz="8" w:space="0" w:color="A3A3A3"/>
            </w:tcBorders>
          </w:tcPr>
          <w:p w14:paraId="5AF61398" w14:textId="77777777" w:rsidR="00A87CFE" w:rsidRPr="00A87CFE" w:rsidRDefault="00A87CFE" w:rsidP="00A87CFE">
            <w:pPr>
              <w:spacing w:after="0"/>
              <w:jc w:val="both"/>
              <w:rPr>
                <w:rFonts w:asciiTheme="minorHAnsi" w:hAnsiTheme="minorHAnsi" w:cs="Arial"/>
                <w:szCs w:val="22"/>
                <w:lang w:val="en-GB"/>
              </w:rPr>
            </w:pPr>
            <w:r w:rsidRPr="00A87CFE">
              <w:rPr>
                <w:rFonts w:asciiTheme="minorHAnsi" w:hAnsiTheme="minorHAnsi" w:cs="Arial"/>
                <w:szCs w:val="22"/>
                <w:lang w:val="en-GB"/>
              </w:rPr>
              <w:t>TJ/ton</w:t>
            </w:r>
          </w:p>
        </w:tc>
      </w:tr>
      <w:tr w:rsidR="00A87CFE" w:rsidRPr="00A87CFE" w14:paraId="56E2ABFC" w14:textId="77777777" w:rsidTr="00EE63F0">
        <w:tc>
          <w:tcPr>
            <w:tcW w:w="779"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51F9941" w14:textId="77777777" w:rsidR="00A87CFE" w:rsidRPr="00A87CFE" w:rsidRDefault="00A87CFE" w:rsidP="00A87CFE">
            <w:pPr>
              <w:spacing w:after="0"/>
              <w:jc w:val="both"/>
              <w:rPr>
                <w:rFonts w:asciiTheme="minorHAnsi" w:hAnsiTheme="minorHAnsi" w:cs="Arial"/>
                <w:szCs w:val="22"/>
                <w:lang w:val="en-GB"/>
              </w:rPr>
            </w:pPr>
            <w:proofErr w:type="spellStart"/>
            <w:proofErr w:type="gramStart"/>
            <w:r w:rsidRPr="00A87CFE">
              <w:rPr>
                <w:rFonts w:asciiTheme="minorHAnsi" w:hAnsiTheme="minorHAnsi" w:cs="Arial"/>
                <w:szCs w:val="22"/>
                <w:lang w:val="en-GB"/>
              </w:rPr>
              <w:t>f</w:t>
            </w:r>
            <w:r w:rsidRPr="00A87CFE">
              <w:rPr>
                <w:rFonts w:asciiTheme="minorHAnsi" w:hAnsiTheme="minorHAnsi" w:cs="Arial"/>
                <w:szCs w:val="22"/>
                <w:vertAlign w:val="subscript"/>
                <w:lang w:val="en-GB"/>
              </w:rPr>
              <w:t>NRB,b</w:t>
            </w:r>
            <w:proofErr w:type="gramEnd"/>
            <w:r w:rsidRPr="00A87CFE">
              <w:rPr>
                <w:rFonts w:asciiTheme="minorHAnsi" w:hAnsiTheme="minorHAnsi" w:cs="Arial"/>
                <w:szCs w:val="22"/>
                <w:vertAlign w:val="subscript"/>
                <w:lang w:val="en-GB"/>
              </w:rPr>
              <w:t>,y</w:t>
            </w:r>
            <w:proofErr w:type="spellEnd"/>
          </w:p>
        </w:tc>
        <w:tc>
          <w:tcPr>
            <w:tcW w:w="2552"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84709C3" w14:textId="77777777" w:rsidR="00A87CFE" w:rsidRPr="00A87CFE" w:rsidRDefault="00A87CFE" w:rsidP="00A87CFE">
            <w:pPr>
              <w:spacing w:after="0"/>
              <w:jc w:val="both"/>
              <w:rPr>
                <w:rFonts w:asciiTheme="minorHAnsi" w:hAnsiTheme="minorHAnsi" w:cs="Arial"/>
                <w:szCs w:val="22"/>
                <w:lang w:val="en-GB"/>
              </w:rPr>
            </w:pPr>
            <w:r w:rsidRPr="00A87CFE">
              <w:rPr>
                <w:rFonts w:asciiTheme="minorHAnsi" w:hAnsiTheme="minorHAnsi" w:cs="Arial"/>
                <w:szCs w:val="22"/>
                <w:lang w:val="en-GB"/>
              </w:rPr>
              <w:t>Fraction of biomass used during year y for the considered scenario that can be established as non-renewable biomass (drop this term from the equation when using a fossil fuel baseline scenario)</w:t>
            </w:r>
          </w:p>
        </w:tc>
        <w:tc>
          <w:tcPr>
            <w:tcW w:w="834"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2771DB3" w14:textId="5098ADAA" w:rsidR="00A87CFE" w:rsidRDefault="00A87CFE" w:rsidP="00A87CFE">
            <w:pPr>
              <w:spacing w:after="0"/>
              <w:jc w:val="both"/>
              <w:rPr>
                <w:rFonts w:asciiTheme="minorHAnsi" w:hAnsiTheme="minorHAnsi" w:cs="Arial"/>
                <w:szCs w:val="22"/>
                <w:lang w:val="en-GB"/>
              </w:rPr>
            </w:pPr>
          </w:p>
          <w:p w14:paraId="484E4BB1" w14:textId="25147FB9" w:rsidR="00A03A8F" w:rsidRPr="00A87CFE" w:rsidRDefault="008C6C7A" w:rsidP="00A87CFE">
            <w:pPr>
              <w:spacing w:after="0"/>
              <w:jc w:val="both"/>
              <w:rPr>
                <w:rFonts w:asciiTheme="minorHAnsi" w:hAnsiTheme="minorHAnsi" w:cs="Arial"/>
                <w:szCs w:val="22"/>
                <w:lang w:val="en-GB"/>
              </w:rPr>
            </w:pPr>
            <w:r>
              <w:rPr>
                <w:rFonts w:asciiTheme="minorHAnsi" w:hAnsiTheme="minorHAnsi" w:cs="Arial"/>
                <w:szCs w:val="22"/>
                <w:lang w:val="en-GB"/>
              </w:rPr>
              <w:t>8</w:t>
            </w:r>
            <w:r w:rsidR="00C24D8E">
              <w:rPr>
                <w:rFonts w:asciiTheme="minorHAnsi" w:hAnsiTheme="minorHAnsi" w:cs="Arial"/>
                <w:szCs w:val="22"/>
                <w:lang w:val="en-GB"/>
              </w:rPr>
              <w:t>2.49</w:t>
            </w:r>
          </w:p>
        </w:tc>
        <w:tc>
          <w:tcPr>
            <w:tcW w:w="834" w:type="pct"/>
            <w:tcBorders>
              <w:top w:val="single" w:sz="8" w:space="0" w:color="A3A3A3"/>
              <w:left w:val="single" w:sz="8" w:space="0" w:color="A3A3A3"/>
              <w:bottom w:val="single" w:sz="8" w:space="0" w:color="A3A3A3"/>
              <w:right w:val="single" w:sz="8" w:space="0" w:color="A3A3A3"/>
            </w:tcBorders>
          </w:tcPr>
          <w:p w14:paraId="7EBA9492" w14:textId="77777777" w:rsidR="00A87CFE" w:rsidRPr="00A87CFE" w:rsidRDefault="00A87CFE" w:rsidP="00A87CFE">
            <w:pPr>
              <w:spacing w:after="0"/>
              <w:jc w:val="both"/>
              <w:rPr>
                <w:rFonts w:asciiTheme="minorHAnsi" w:hAnsiTheme="minorHAnsi" w:cs="Arial"/>
                <w:szCs w:val="22"/>
                <w:lang w:val="en-GB"/>
              </w:rPr>
            </w:pPr>
            <w:r w:rsidRPr="00A87CFE">
              <w:rPr>
                <w:rFonts w:asciiTheme="minorHAnsi" w:hAnsiTheme="minorHAnsi" w:cs="Arial"/>
                <w:szCs w:val="22"/>
                <w:lang w:val="en-GB"/>
              </w:rPr>
              <w:t>%</w:t>
            </w:r>
          </w:p>
        </w:tc>
      </w:tr>
      <w:tr w:rsidR="00A87CFE" w:rsidRPr="00A87CFE" w14:paraId="4740D45A" w14:textId="77777777" w:rsidTr="00EE63F0">
        <w:tc>
          <w:tcPr>
            <w:tcW w:w="779"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0ECC1A1" w14:textId="77777777" w:rsidR="00A87CFE" w:rsidRPr="00A87CFE" w:rsidRDefault="00A87CFE" w:rsidP="00A87CFE">
            <w:pPr>
              <w:spacing w:after="0"/>
              <w:jc w:val="both"/>
              <w:rPr>
                <w:rFonts w:asciiTheme="minorHAnsi" w:hAnsiTheme="minorHAnsi" w:cs="Arial"/>
                <w:szCs w:val="22"/>
                <w:lang w:val="en-GB"/>
              </w:rPr>
            </w:pPr>
            <w:proofErr w:type="gramStart"/>
            <w:r w:rsidRPr="00A87CFE">
              <w:rPr>
                <w:rFonts w:asciiTheme="minorHAnsi" w:hAnsiTheme="minorHAnsi" w:cs="Arial"/>
                <w:szCs w:val="22"/>
                <w:lang w:val="en-GB"/>
              </w:rPr>
              <w:t>EFb,fuel</w:t>
            </w:r>
            <w:proofErr w:type="gramEnd"/>
            <w:r w:rsidRPr="00A87CFE">
              <w:rPr>
                <w:rFonts w:asciiTheme="minorHAnsi" w:hAnsiTheme="minorHAnsi" w:cs="Arial"/>
                <w:szCs w:val="22"/>
                <w:lang w:val="en-GB"/>
              </w:rPr>
              <w:t>,CO</w:t>
            </w:r>
            <w:r w:rsidRPr="00A87CFE">
              <w:rPr>
                <w:rFonts w:asciiTheme="minorHAnsi" w:hAnsiTheme="minorHAnsi" w:cs="Arial"/>
                <w:szCs w:val="22"/>
                <w:vertAlign w:val="subscript"/>
                <w:lang w:val="en-GB"/>
              </w:rPr>
              <w:t>2</w:t>
            </w:r>
          </w:p>
        </w:tc>
        <w:tc>
          <w:tcPr>
            <w:tcW w:w="2552"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5CD2A96" w14:textId="77777777" w:rsidR="00A87CFE" w:rsidRPr="00A87CFE" w:rsidRDefault="00A87CFE" w:rsidP="00A87CFE">
            <w:pPr>
              <w:spacing w:after="0"/>
              <w:jc w:val="both"/>
              <w:rPr>
                <w:rFonts w:asciiTheme="minorHAnsi" w:hAnsiTheme="minorHAnsi" w:cs="Arial"/>
                <w:szCs w:val="22"/>
                <w:lang w:val="en-GB"/>
              </w:rPr>
            </w:pPr>
            <w:r w:rsidRPr="00A87CFE">
              <w:rPr>
                <w:rFonts w:asciiTheme="minorHAnsi" w:hAnsiTheme="minorHAnsi" w:cs="Arial"/>
                <w:szCs w:val="22"/>
                <w:lang w:val="en-GB"/>
              </w:rPr>
              <w:t>CO</w:t>
            </w:r>
            <w:r w:rsidRPr="00A87CFE">
              <w:rPr>
                <w:rFonts w:asciiTheme="minorHAnsi" w:hAnsiTheme="minorHAnsi" w:cs="Arial"/>
                <w:szCs w:val="22"/>
                <w:vertAlign w:val="subscript"/>
                <w:lang w:val="en-GB"/>
              </w:rPr>
              <w:t>2</w:t>
            </w:r>
            <w:r w:rsidRPr="00A87CFE">
              <w:rPr>
                <w:rFonts w:asciiTheme="minorHAnsi" w:hAnsiTheme="minorHAnsi" w:cs="Arial"/>
                <w:szCs w:val="22"/>
                <w:lang w:val="en-GB"/>
              </w:rPr>
              <w:t xml:space="preserve"> emission factor of the fuel that is substituted or reduced. 112 tCO</w:t>
            </w:r>
            <w:r w:rsidRPr="00A87CFE">
              <w:rPr>
                <w:rFonts w:asciiTheme="minorHAnsi" w:hAnsiTheme="minorHAnsi" w:cs="Arial"/>
                <w:szCs w:val="22"/>
                <w:vertAlign w:val="subscript"/>
                <w:lang w:val="en-GB"/>
              </w:rPr>
              <w:t>2</w:t>
            </w:r>
            <w:r w:rsidRPr="00A87CFE">
              <w:rPr>
                <w:rFonts w:asciiTheme="minorHAnsi" w:hAnsiTheme="minorHAnsi" w:cs="Arial"/>
                <w:szCs w:val="22"/>
                <w:lang w:val="en-GB"/>
              </w:rPr>
              <w:t>/TJ for Wood/Wood Waste, or the IPCC default value of other relevant fuel</w:t>
            </w:r>
          </w:p>
        </w:tc>
        <w:tc>
          <w:tcPr>
            <w:tcW w:w="834"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AE781F3" w14:textId="77777777" w:rsidR="00A87CFE" w:rsidRPr="00A87CFE" w:rsidRDefault="00A87CFE" w:rsidP="00A87CFE">
            <w:pPr>
              <w:spacing w:after="0"/>
              <w:jc w:val="both"/>
              <w:rPr>
                <w:rFonts w:asciiTheme="minorHAnsi" w:hAnsiTheme="minorHAnsi" w:cs="Arial"/>
                <w:szCs w:val="22"/>
                <w:lang w:val="en-GB"/>
              </w:rPr>
            </w:pPr>
            <w:r w:rsidRPr="00A87CFE">
              <w:rPr>
                <w:rFonts w:asciiTheme="minorHAnsi" w:hAnsiTheme="minorHAnsi" w:cs="Arial"/>
                <w:szCs w:val="22"/>
                <w:lang w:val="en-GB"/>
              </w:rPr>
              <w:t>112</w:t>
            </w:r>
          </w:p>
        </w:tc>
        <w:tc>
          <w:tcPr>
            <w:tcW w:w="834" w:type="pct"/>
            <w:tcBorders>
              <w:top w:val="single" w:sz="8" w:space="0" w:color="A3A3A3"/>
              <w:left w:val="single" w:sz="8" w:space="0" w:color="A3A3A3"/>
              <w:bottom w:val="single" w:sz="8" w:space="0" w:color="A3A3A3"/>
              <w:right w:val="single" w:sz="8" w:space="0" w:color="A3A3A3"/>
            </w:tcBorders>
          </w:tcPr>
          <w:p w14:paraId="2E712FBB" w14:textId="77777777" w:rsidR="00A87CFE" w:rsidRPr="00A87CFE" w:rsidRDefault="00A87CFE" w:rsidP="00A87CFE">
            <w:pPr>
              <w:spacing w:after="0"/>
              <w:jc w:val="both"/>
              <w:rPr>
                <w:rFonts w:asciiTheme="minorHAnsi" w:hAnsiTheme="minorHAnsi" w:cs="Arial"/>
                <w:szCs w:val="22"/>
                <w:lang w:val="en-GB"/>
              </w:rPr>
            </w:pPr>
            <w:r w:rsidRPr="00A87CFE">
              <w:rPr>
                <w:rFonts w:asciiTheme="minorHAnsi" w:hAnsiTheme="minorHAnsi" w:cs="Arial"/>
                <w:szCs w:val="22"/>
                <w:lang w:val="en-GB"/>
              </w:rPr>
              <w:t>tCO</w:t>
            </w:r>
            <w:r w:rsidRPr="00A87CFE">
              <w:rPr>
                <w:rFonts w:asciiTheme="minorHAnsi" w:hAnsiTheme="minorHAnsi" w:cs="Arial"/>
                <w:szCs w:val="22"/>
                <w:vertAlign w:val="subscript"/>
                <w:lang w:val="en-GB"/>
              </w:rPr>
              <w:t>2</w:t>
            </w:r>
            <w:r w:rsidRPr="00A87CFE">
              <w:rPr>
                <w:rFonts w:asciiTheme="minorHAnsi" w:hAnsiTheme="minorHAnsi" w:cs="Arial"/>
                <w:szCs w:val="22"/>
                <w:lang w:val="en-GB"/>
              </w:rPr>
              <w:t>/TJ</w:t>
            </w:r>
          </w:p>
        </w:tc>
      </w:tr>
      <w:tr w:rsidR="00A87CFE" w:rsidRPr="00A87CFE" w14:paraId="7D2C024A" w14:textId="77777777" w:rsidTr="00EE63F0">
        <w:tc>
          <w:tcPr>
            <w:tcW w:w="779"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D1F5C1C" w14:textId="77777777" w:rsidR="00A87CFE" w:rsidRPr="00A87CFE" w:rsidRDefault="00A87CFE" w:rsidP="00A87CFE">
            <w:pPr>
              <w:spacing w:after="0"/>
              <w:jc w:val="both"/>
              <w:rPr>
                <w:rFonts w:asciiTheme="minorHAnsi" w:hAnsiTheme="minorHAnsi" w:cs="Arial"/>
                <w:szCs w:val="22"/>
                <w:lang w:val="en-GB"/>
              </w:rPr>
            </w:pPr>
            <w:proofErr w:type="gramStart"/>
            <w:r w:rsidRPr="00A87CFE">
              <w:rPr>
                <w:rFonts w:asciiTheme="minorHAnsi" w:hAnsiTheme="minorHAnsi" w:cs="Arial"/>
                <w:szCs w:val="22"/>
                <w:lang w:val="en-GB"/>
              </w:rPr>
              <w:t>EFb,fuel</w:t>
            </w:r>
            <w:proofErr w:type="gramEnd"/>
            <w:r w:rsidRPr="00A87CFE">
              <w:rPr>
                <w:rFonts w:asciiTheme="minorHAnsi" w:hAnsiTheme="minorHAnsi" w:cs="Arial"/>
                <w:szCs w:val="22"/>
                <w:lang w:val="en-GB"/>
              </w:rPr>
              <w:t>,nonCO</w:t>
            </w:r>
            <w:r w:rsidRPr="00A87CFE">
              <w:rPr>
                <w:rFonts w:asciiTheme="minorHAnsi" w:hAnsiTheme="minorHAnsi" w:cs="Arial"/>
                <w:szCs w:val="22"/>
                <w:vertAlign w:val="subscript"/>
                <w:lang w:val="en-GB"/>
              </w:rPr>
              <w:t>2</w:t>
            </w:r>
          </w:p>
        </w:tc>
        <w:tc>
          <w:tcPr>
            <w:tcW w:w="2552"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71D68B9" w14:textId="77777777" w:rsidR="00A87CFE" w:rsidRPr="00A87CFE" w:rsidRDefault="00A87CFE" w:rsidP="00A87CFE">
            <w:pPr>
              <w:spacing w:after="0"/>
              <w:jc w:val="both"/>
              <w:rPr>
                <w:rFonts w:asciiTheme="minorHAnsi" w:hAnsiTheme="minorHAnsi" w:cs="Arial"/>
                <w:szCs w:val="22"/>
                <w:lang w:val="en-GB"/>
              </w:rPr>
            </w:pPr>
            <w:r w:rsidRPr="00A87CFE">
              <w:rPr>
                <w:rFonts w:asciiTheme="minorHAnsi" w:hAnsiTheme="minorHAnsi" w:cs="Arial"/>
                <w:szCs w:val="22"/>
                <w:lang w:val="en-GB"/>
              </w:rPr>
              <w:t>Non-CO</w:t>
            </w:r>
            <w:r w:rsidRPr="00A87CFE">
              <w:rPr>
                <w:rFonts w:asciiTheme="minorHAnsi" w:hAnsiTheme="minorHAnsi" w:cs="Arial"/>
                <w:szCs w:val="22"/>
                <w:vertAlign w:val="subscript"/>
                <w:lang w:val="en-GB"/>
              </w:rPr>
              <w:t>2</w:t>
            </w:r>
            <w:r w:rsidRPr="00A87CFE">
              <w:rPr>
                <w:rFonts w:asciiTheme="minorHAnsi" w:hAnsiTheme="minorHAnsi" w:cs="Arial"/>
                <w:szCs w:val="22"/>
                <w:lang w:val="en-GB"/>
              </w:rPr>
              <w:t xml:space="preserve"> emission factor of the fuel that is substituted or reduced</w:t>
            </w:r>
          </w:p>
        </w:tc>
        <w:tc>
          <w:tcPr>
            <w:tcW w:w="834"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E477726" w14:textId="0C4B33DE" w:rsidR="00A87CFE" w:rsidRPr="00A87CFE" w:rsidRDefault="00A87CFE" w:rsidP="00A87CFE">
            <w:pPr>
              <w:spacing w:after="0"/>
              <w:jc w:val="both"/>
              <w:rPr>
                <w:rFonts w:asciiTheme="minorHAnsi" w:hAnsiTheme="minorHAnsi" w:cs="Arial"/>
                <w:szCs w:val="22"/>
                <w:lang w:val="en-GB"/>
              </w:rPr>
            </w:pPr>
            <w:r w:rsidRPr="00A87CFE">
              <w:rPr>
                <w:rFonts w:asciiTheme="minorHAnsi" w:hAnsiTheme="minorHAnsi" w:cs="Arial"/>
                <w:szCs w:val="22"/>
                <w:lang w:val="en-GB"/>
              </w:rPr>
              <w:t>9.4</w:t>
            </w:r>
            <w:r w:rsidR="00F50CA2">
              <w:rPr>
                <w:rFonts w:asciiTheme="minorHAnsi" w:hAnsiTheme="minorHAnsi" w:cs="Arial"/>
                <w:szCs w:val="22"/>
                <w:lang w:val="en-GB"/>
              </w:rPr>
              <w:t>6</w:t>
            </w:r>
          </w:p>
        </w:tc>
        <w:tc>
          <w:tcPr>
            <w:tcW w:w="834" w:type="pct"/>
            <w:tcBorders>
              <w:top w:val="single" w:sz="8" w:space="0" w:color="A3A3A3"/>
              <w:left w:val="single" w:sz="8" w:space="0" w:color="A3A3A3"/>
              <w:bottom w:val="single" w:sz="8" w:space="0" w:color="A3A3A3"/>
              <w:right w:val="single" w:sz="8" w:space="0" w:color="A3A3A3"/>
            </w:tcBorders>
          </w:tcPr>
          <w:p w14:paraId="36B29C89" w14:textId="77777777" w:rsidR="00A87CFE" w:rsidRPr="00A87CFE" w:rsidRDefault="00A87CFE" w:rsidP="00A87CFE">
            <w:pPr>
              <w:spacing w:after="0"/>
              <w:jc w:val="both"/>
              <w:rPr>
                <w:rFonts w:asciiTheme="minorHAnsi" w:hAnsiTheme="minorHAnsi" w:cs="Arial"/>
                <w:szCs w:val="22"/>
                <w:lang w:val="en-GB"/>
              </w:rPr>
            </w:pPr>
            <w:r w:rsidRPr="00A87CFE">
              <w:rPr>
                <w:rFonts w:asciiTheme="minorHAnsi" w:hAnsiTheme="minorHAnsi" w:cs="Arial"/>
                <w:szCs w:val="22"/>
                <w:lang w:val="en-GB"/>
              </w:rPr>
              <w:t>tCO</w:t>
            </w:r>
            <w:r w:rsidRPr="00A87CFE">
              <w:rPr>
                <w:rFonts w:asciiTheme="minorHAnsi" w:hAnsiTheme="minorHAnsi" w:cs="Arial"/>
                <w:szCs w:val="22"/>
                <w:vertAlign w:val="subscript"/>
                <w:lang w:val="en-GB"/>
              </w:rPr>
              <w:t>2</w:t>
            </w:r>
            <w:r w:rsidRPr="00A87CFE">
              <w:rPr>
                <w:rFonts w:asciiTheme="minorHAnsi" w:hAnsiTheme="minorHAnsi" w:cs="Arial"/>
                <w:szCs w:val="22"/>
                <w:lang w:val="en-GB"/>
              </w:rPr>
              <w:t>/TJ</w:t>
            </w:r>
          </w:p>
        </w:tc>
      </w:tr>
      <w:tr w:rsidR="00A87CFE" w:rsidRPr="00A87CFE" w14:paraId="4425F7C2" w14:textId="77777777" w:rsidTr="00EE63F0">
        <w:trPr>
          <w:trHeight w:val="20"/>
        </w:trPr>
        <w:tc>
          <w:tcPr>
            <w:tcW w:w="779"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C60DEE0" w14:textId="77777777" w:rsidR="00A87CFE" w:rsidRPr="00A87CFE" w:rsidRDefault="00A87CFE" w:rsidP="00A87CFE">
            <w:pPr>
              <w:spacing w:after="0"/>
              <w:jc w:val="both"/>
              <w:rPr>
                <w:rFonts w:asciiTheme="minorHAnsi" w:hAnsiTheme="minorHAnsi" w:cs="Arial"/>
                <w:szCs w:val="22"/>
                <w:lang w:val="en-GB"/>
              </w:rPr>
            </w:pPr>
            <w:r w:rsidRPr="00A87CFE">
              <w:rPr>
                <w:rFonts w:asciiTheme="minorHAnsi" w:hAnsiTheme="minorHAnsi" w:cs="Arial"/>
                <w:szCs w:val="22"/>
                <w:lang w:val="en-GB"/>
              </w:rPr>
              <w:t>∑</w:t>
            </w:r>
            <w:proofErr w:type="spellStart"/>
            <w:proofErr w:type="gramStart"/>
            <w:r w:rsidRPr="00A87CFE">
              <w:rPr>
                <w:rFonts w:asciiTheme="minorHAnsi" w:hAnsiTheme="minorHAnsi" w:cs="Arial"/>
                <w:szCs w:val="22"/>
                <w:lang w:val="en-GB"/>
              </w:rPr>
              <w:t>LE</w:t>
            </w:r>
            <w:r w:rsidRPr="00A87CFE">
              <w:rPr>
                <w:rFonts w:asciiTheme="minorHAnsi" w:hAnsiTheme="minorHAnsi" w:cs="Arial"/>
                <w:szCs w:val="22"/>
                <w:vertAlign w:val="subscript"/>
                <w:lang w:val="en-GB"/>
              </w:rPr>
              <w:t>p,y</w:t>
            </w:r>
            <w:proofErr w:type="spellEnd"/>
            <w:proofErr w:type="gramEnd"/>
            <w:r w:rsidRPr="00A87CFE">
              <w:rPr>
                <w:rFonts w:asciiTheme="minorHAnsi" w:hAnsiTheme="minorHAnsi" w:cs="Arial"/>
                <w:szCs w:val="22"/>
                <w:lang w:val="en-GB"/>
              </w:rPr>
              <w:t xml:space="preserve">  </w:t>
            </w:r>
          </w:p>
        </w:tc>
        <w:tc>
          <w:tcPr>
            <w:tcW w:w="2552"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B52F2F1" w14:textId="77777777" w:rsidR="00A87CFE" w:rsidRPr="00A87CFE" w:rsidRDefault="00A87CFE" w:rsidP="00A87CFE">
            <w:pPr>
              <w:spacing w:after="0"/>
              <w:jc w:val="both"/>
              <w:rPr>
                <w:rFonts w:asciiTheme="minorHAnsi" w:hAnsiTheme="minorHAnsi" w:cs="Arial"/>
                <w:szCs w:val="22"/>
                <w:lang w:val="en-GB"/>
              </w:rPr>
            </w:pPr>
            <w:r w:rsidRPr="00A87CFE">
              <w:rPr>
                <w:rFonts w:asciiTheme="minorHAnsi" w:hAnsiTheme="minorHAnsi" w:cs="Arial"/>
                <w:szCs w:val="22"/>
                <w:lang w:val="en-GB"/>
              </w:rPr>
              <w:t>Leakage in project scenario p during year y</w:t>
            </w:r>
          </w:p>
        </w:tc>
        <w:tc>
          <w:tcPr>
            <w:tcW w:w="834"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83EF0E6" w14:textId="3C1B313C" w:rsidR="00A87CFE" w:rsidRPr="00A87CFE" w:rsidRDefault="00A03A8F" w:rsidP="00A87CFE">
            <w:pPr>
              <w:spacing w:after="0"/>
              <w:jc w:val="both"/>
              <w:rPr>
                <w:rFonts w:asciiTheme="minorHAnsi" w:hAnsiTheme="minorHAnsi" w:cs="Arial"/>
                <w:szCs w:val="22"/>
                <w:lang w:val="en-GB"/>
              </w:rPr>
            </w:pPr>
            <w:r>
              <w:rPr>
                <w:rFonts w:asciiTheme="minorHAnsi" w:hAnsiTheme="minorHAnsi" w:cs="Arial"/>
                <w:szCs w:val="22"/>
                <w:lang w:val="en-GB"/>
              </w:rPr>
              <w:t>5</w:t>
            </w:r>
            <w:r w:rsidR="00A87CFE" w:rsidRPr="00A87CFE">
              <w:rPr>
                <w:rFonts w:asciiTheme="minorHAnsi" w:hAnsiTheme="minorHAnsi" w:cs="Arial"/>
                <w:szCs w:val="22"/>
                <w:lang w:val="en-GB"/>
              </w:rPr>
              <w:t>% of total</w:t>
            </w:r>
          </w:p>
        </w:tc>
        <w:tc>
          <w:tcPr>
            <w:tcW w:w="834" w:type="pct"/>
            <w:tcBorders>
              <w:top w:val="single" w:sz="8" w:space="0" w:color="A3A3A3"/>
              <w:left w:val="single" w:sz="8" w:space="0" w:color="A3A3A3"/>
              <w:bottom w:val="single" w:sz="8" w:space="0" w:color="A3A3A3"/>
              <w:right w:val="single" w:sz="8" w:space="0" w:color="A3A3A3"/>
            </w:tcBorders>
          </w:tcPr>
          <w:p w14:paraId="31AC903B" w14:textId="77777777" w:rsidR="00A87CFE" w:rsidRPr="00A87CFE" w:rsidRDefault="00A87CFE" w:rsidP="00A87CFE">
            <w:pPr>
              <w:spacing w:after="0"/>
              <w:jc w:val="both"/>
              <w:rPr>
                <w:rFonts w:asciiTheme="minorHAnsi" w:hAnsiTheme="minorHAnsi" w:cs="Arial"/>
                <w:szCs w:val="22"/>
                <w:lang w:val="en-GB"/>
              </w:rPr>
            </w:pPr>
            <w:r w:rsidRPr="00A87CFE">
              <w:rPr>
                <w:rFonts w:asciiTheme="minorHAnsi" w:hAnsiTheme="minorHAnsi" w:cs="Arial"/>
                <w:szCs w:val="22"/>
                <w:lang w:val="en-GB"/>
              </w:rPr>
              <w:t>%</w:t>
            </w:r>
          </w:p>
        </w:tc>
      </w:tr>
    </w:tbl>
    <w:p w14:paraId="02E7B2BA" w14:textId="77777777" w:rsidR="00A87CFE" w:rsidRPr="00A87CFE" w:rsidRDefault="00A87CFE" w:rsidP="00A87CFE">
      <w:pPr>
        <w:spacing w:line="276" w:lineRule="auto"/>
        <w:contextualSpacing w:val="0"/>
        <w:jc w:val="both"/>
        <w:rPr>
          <w:bCs/>
          <w:lang w:val="en-GB"/>
        </w:rPr>
      </w:pPr>
    </w:p>
    <w:p w14:paraId="0DC0285F" w14:textId="77777777" w:rsidR="00A87CFE" w:rsidRPr="00A87CFE" w:rsidRDefault="00A87CFE" w:rsidP="00A87CFE">
      <w:pPr>
        <w:spacing w:line="276" w:lineRule="auto"/>
        <w:contextualSpacing w:val="0"/>
        <w:jc w:val="both"/>
        <w:rPr>
          <w:b/>
          <w:lang w:val="en-GB"/>
        </w:rPr>
      </w:pPr>
      <w:r w:rsidRPr="00A87CFE">
        <w:rPr>
          <w:b/>
          <w:lang w:val="en-GB"/>
        </w:rPr>
        <w:t>Other Ex ante estimation of SDG Impact for cookstove</w:t>
      </w:r>
    </w:p>
    <w:tbl>
      <w:tblPr>
        <w:tblW w:w="9221" w:type="dxa"/>
        <w:tblLayout w:type="fixed"/>
        <w:tblLook w:val="04A0" w:firstRow="1" w:lastRow="0" w:firstColumn="1" w:lastColumn="0" w:noHBand="0" w:noVBand="1"/>
      </w:tblPr>
      <w:tblGrid>
        <w:gridCol w:w="1052"/>
        <w:gridCol w:w="1291"/>
        <w:gridCol w:w="4646"/>
        <w:gridCol w:w="1242"/>
        <w:gridCol w:w="990"/>
      </w:tblGrid>
      <w:tr w:rsidR="00A87CFE" w:rsidRPr="00A87CFE" w14:paraId="2B3843F6" w14:textId="77777777" w:rsidTr="00EE63F0">
        <w:trPr>
          <w:trHeight w:val="510"/>
        </w:trPr>
        <w:tc>
          <w:tcPr>
            <w:tcW w:w="1052" w:type="dxa"/>
            <w:tcBorders>
              <w:top w:val="single" w:sz="4" w:space="0" w:color="auto"/>
              <w:left w:val="single" w:sz="4" w:space="0" w:color="auto"/>
              <w:bottom w:val="single" w:sz="4" w:space="0" w:color="auto"/>
              <w:right w:val="single" w:sz="4" w:space="0" w:color="auto"/>
            </w:tcBorders>
            <w:shd w:val="clear" w:color="000000" w:fill="E7E6E6"/>
          </w:tcPr>
          <w:p w14:paraId="1FD96ABB" w14:textId="77777777" w:rsidR="00A87CFE" w:rsidRPr="00A87CFE" w:rsidRDefault="00A87CFE" w:rsidP="00A87CFE">
            <w:pPr>
              <w:spacing w:after="0" w:line="240" w:lineRule="auto"/>
              <w:contextualSpacing w:val="0"/>
              <w:rPr>
                <w:rFonts w:asciiTheme="minorHAnsi" w:hAnsiTheme="minorHAnsi"/>
                <w:szCs w:val="22"/>
                <w:lang w:val="en-GB"/>
              </w:rPr>
            </w:pPr>
            <w:r w:rsidRPr="00A87CFE">
              <w:rPr>
                <w:rFonts w:asciiTheme="minorHAnsi" w:hAnsiTheme="minorHAnsi"/>
                <w:szCs w:val="22"/>
                <w:lang w:val="en-GB"/>
              </w:rPr>
              <w:t>SDG Impact</w:t>
            </w:r>
          </w:p>
        </w:tc>
        <w:tc>
          <w:tcPr>
            <w:tcW w:w="1291" w:type="dxa"/>
            <w:tcBorders>
              <w:top w:val="single" w:sz="4" w:space="0" w:color="auto"/>
              <w:left w:val="single" w:sz="4" w:space="0" w:color="auto"/>
              <w:bottom w:val="single" w:sz="4" w:space="0" w:color="auto"/>
              <w:right w:val="single" w:sz="4" w:space="0" w:color="auto"/>
            </w:tcBorders>
            <w:shd w:val="clear" w:color="000000" w:fill="E7E6E6"/>
            <w:noWrap/>
            <w:vAlign w:val="bottom"/>
            <w:hideMark/>
          </w:tcPr>
          <w:p w14:paraId="72E04479" w14:textId="77777777" w:rsidR="00A87CFE" w:rsidRPr="00A87CFE" w:rsidRDefault="00A87CFE" w:rsidP="00A87CFE">
            <w:pPr>
              <w:spacing w:after="0" w:line="240" w:lineRule="auto"/>
              <w:contextualSpacing w:val="0"/>
              <w:rPr>
                <w:rFonts w:asciiTheme="minorHAnsi" w:hAnsiTheme="minorHAnsi"/>
                <w:szCs w:val="22"/>
                <w:lang w:val="en-GB"/>
              </w:rPr>
            </w:pPr>
            <w:r w:rsidRPr="00A87CFE">
              <w:rPr>
                <w:rFonts w:asciiTheme="minorHAnsi" w:hAnsiTheme="minorHAnsi"/>
                <w:szCs w:val="22"/>
                <w:lang w:val="en-GB"/>
              </w:rPr>
              <w:t>Parameter</w:t>
            </w:r>
          </w:p>
        </w:tc>
        <w:tc>
          <w:tcPr>
            <w:tcW w:w="4646" w:type="dxa"/>
            <w:tcBorders>
              <w:top w:val="single" w:sz="4" w:space="0" w:color="auto"/>
              <w:left w:val="nil"/>
              <w:bottom w:val="single" w:sz="4" w:space="0" w:color="auto"/>
              <w:right w:val="single" w:sz="4" w:space="0" w:color="auto"/>
            </w:tcBorders>
            <w:shd w:val="clear" w:color="000000" w:fill="E7E6E6"/>
            <w:noWrap/>
            <w:vAlign w:val="bottom"/>
            <w:hideMark/>
          </w:tcPr>
          <w:p w14:paraId="20AFCD2C" w14:textId="77777777" w:rsidR="00A87CFE" w:rsidRPr="00A87CFE" w:rsidRDefault="00A87CFE" w:rsidP="00A87CFE">
            <w:pPr>
              <w:spacing w:after="0" w:line="240" w:lineRule="auto"/>
              <w:contextualSpacing w:val="0"/>
              <w:rPr>
                <w:rFonts w:asciiTheme="minorHAnsi" w:hAnsiTheme="minorHAnsi"/>
                <w:szCs w:val="22"/>
                <w:lang w:val="en-GB"/>
              </w:rPr>
            </w:pPr>
            <w:r w:rsidRPr="00A87CFE">
              <w:rPr>
                <w:rFonts w:asciiTheme="minorHAnsi" w:hAnsiTheme="minorHAnsi"/>
                <w:szCs w:val="22"/>
                <w:lang w:val="en-GB"/>
              </w:rPr>
              <w:t> Description</w:t>
            </w:r>
          </w:p>
        </w:tc>
        <w:tc>
          <w:tcPr>
            <w:tcW w:w="1242" w:type="dxa"/>
            <w:tcBorders>
              <w:top w:val="single" w:sz="4" w:space="0" w:color="auto"/>
              <w:left w:val="nil"/>
              <w:bottom w:val="single" w:sz="4" w:space="0" w:color="auto"/>
              <w:right w:val="single" w:sz="4" w:space="0" w:color="auto"/>
            </w:tcBorders>
            <w:shd w:val="clear" w:color="000000" w:fill="E7E6E6"/>
            <w:noWrap/>
            <w:vAlign w:val="bottom"/>
            <w:hideMark/>
          </w:tcPr>
          <w:p w14:paraId="135EC42A" w14:textId="77777777" w:rsidR="00A87CFE" w:rsidRPr="00A87CFE" w:rsidRDefault="00A87CFE" w:rsidP="00A87CFE">
            <w:pPr>
              <w:spacing w:after="0" w:line="240" w:lineRule="auto"/>
              <w:contextualSpacing w:val="0"/>
              <w:rPr>
                <w:rFonts w:asciiTheme="minorHAnsi" w:hAnsiTheme="minorHAnsi"/>
                <w:szCs w:val="22"/>
                <w:lang w:val="en-GB"/>
              </w:rPr>
            </w:pPr>
            <w:r w:rsidRPr="00A87CFE">
              <w:rPr>
                <w:rFonts w:asciiTheme="minorHAnsi" w:hAnsiTheme="minorHAnsi"/>
                <w:szCs w:val="22"/>
                <w:lang w:val="en-GB"/>
              </w:rPr>
              <w:t>Value</w:t>
            </w:r>
          </w:p>
        </w:tc>
        <w:tc>
          <w:tcPr>
            <w:tcW w:w="990" w:type="dxa"/>
            <w:tcBorders>
              <w:top w:val="single" w:sz="4" w:space="0" w:color="auto"/>
              <w:left w:val="nil"/>
              <w:bottom w:val="single" w:sz="4" w:space="0" w:color="auto"/>
              <w:right w:val="single" w:sz="4" w:space="0" w:color="auto"/>
            </w:tcBorders>
            <w:shd w:val="clear" w:color="000000" w:fill="E7E6E6"/>
            <w:noWrap/>
            <w:vAlign w:val="bottom"/>
            <w:hideMark/>
          </w:tcPr>
          <w:p w14:paraId="3598350F" w14:textId="77777777" w:rsidR="00A87CFE" w:rsidRPr="00A87CFE" w:rsidRDefault="00A87CFE" w:rsidP="00A87CFE">
            <w:pPr>
              <w:spacing w:after="0" w:line="240" w:lineRule="auto"/>
              <w:contextualSpacing w:val="0"/>
              <w:rPr>
                <w:rFonts w:asciiTheme="minorHAnsi" w:hAnsiTheme="minorHAnsi"/>
                <w:szCs w:val="22"/>
                <w:lang w:val="en-GB"/>
              </w:rPr>
            </w:pPr>
            <w:r w:rsidRPr="00A87CFE">
              <w:rPr>
                <w:rFonts w:asciiTheme="minorHAnsi" w:hAnsiTheme="minorHAnsi"/>
                <w:szCs w:val="22"/>
                <w:lang w:val="en-GB"/>
              </w:rPr>
              <w:t>Unit</w:t>
            </w:r>
          </w:p>
        </w:tc>
      </w:tr>
      <w:tr w:rsidR="00A87CFE" w:rsidRPr="00A87CFE" w14:paraId="7EA3E4BE" w14:textId="77777777" w:rsidTr="00EE63F0">
        <w:trPr>
          <w:trHeight w:val="510"/>
        </w:trPr>
        <w:tc>
          <w:tcPr>
            <w:tcW w:w="1052" w:type="dxa"/>
            <w:tcBorders>
              <w:top w:val="single" w:sz="4" w:space="0" w:color="auto"/>
              <w:left w:val="single" w:sz="4" w:space="0" w:color="auto"/>
              <w:bottom w:val="single" w:sz="4" w:space="0" w:color="auto"/>
              <w:right w:val="single" w:sz="4" w:space="0" w:color="auto"/>
            </w:tcBorders>
            <w:shd w:val="clear" w:color="auto" w:fill="FFFFFF" w:themeFill="background1"/>
          </w:tcPr>
          <w:p w14:paraId="682D2064" w14:textId="77777777" w:rsidR="00A87CFE" w:rsidRPr="00A87CFE" w:rsidRDefault="00A87CFE" w:rsidP="00A87CFE">
            <w:pPr>
              <w:spacing w:after="0" w:line="240" w:lineRule="auto"/>
              <w:contextualSpacing w:val="0"/>
              <w:rPr>
                <w:rFonts w:asciiTheme="minorHAnsi" w:hAnsiTheme="minorHAnsi"/>
                <w:szCs w:val="22"/>
                <w:lang w:val="en-GB"/>
              </w:rPr>
            </w:pPr>
            <w:r w:rsidRPr="00A87CFE">
              <w:rPr>
                <w:rFonts w:asciiTheme="minorHAnsi" w:hAnsiTheme="minorHAnsi"/>
                <w:szCs w:val="22"/>
                <w:lang w:val="en-GB"/>
              </w:rPr>
              <w:t>SDG 3</w:t>
            </w:r>
          </w:p>
        </w:tc>
        <w:tc>
          <w:tcPr>
            <w:tcW w:w="1291" w:type="dxa"/>
            <w:tcBorders>
              <w:top w:val="single" w:sz="4" w:space="0" w:color="auto"/>
              <w:left w:val="single" w:sz="4" w:space="0" w:color="auto"/>
              <w:bottom w:val="single" w:sz="4" w:space="0" w:color="auto"/>
              <w:right w:val="single" w:sz="4" w:space="0" w:color="auto"/>
            </w:tcBorders>
            <w:shd w:val="clear" w:color="000000" w:fill="E7E6E6"/>
            <w:noWrap/>
            <w:vAlign w:val="bottom"/>
          </w:tcPr>
          <w:p w14:paraId="26407D36" w14:textId="77777777" w:rsidR="00A87CFE" w:rsidRPr="0054762C" w:rsidRDefault="00A87CFE" w:rsidP="00A87CFE">
            <w:pPr>
              <w:spacing w:after="0" w:line="240" w:lineRule="auto"/>
              <w:contextualSpacing w:val="0"/>
              <w:rPr>
                <w:rFonts w:asciiTheme="minorHAnsi" w:hAnsiTheme="minorHAnsi"/>
                <w:szCs w:val="22"/>
                <w:lang w:val="en-GB"/>
              </w:rPr>
            </w:pPr>
            <w:proofErr w:type="spellStart"/>
            <w:r w:rsidRPr="0054762C">
              <w:rPr>
                <w:color w:val="000000"/>
                <w:szCs w:val="22"/>
                <w:lang w:val="en-GB"/>
              </w:rPr>
              <w:t>IAP</w:t>
            </w:r>
            <w:r w:rsidRPr="0054762C">
              <w:rPr>
                <w:color w:val="000000"/>
                <w:szCs w:val="22"/>
                <w:vertAlign w:val="subscript"/>
                <w:lang w:val="en-GB"/>
              </w:rPr>
              <w:t>Ry</w:t>
            </w:r>
            <w:proofErr w:type="spellEnd"/>
          </w:p>
        </w:tc>
        <w:tc>
          <w:tcPr>
            <w:tcW w:w="4646" w:type="dxa"/>
            <w:tcBorders>
              <w:top w:val="single" w:sz="4" w:space="0" w:color="auto"/>
              <w:left w:val="nil"/>
              <w:bottom w:val="single" w:sz="4" w:space="0" w:color="auto"/>
              <w:right w:val="single" w:sz="4" w:space="0" w:color="auto"/>
            </w:tcBorders>
            <w:shd w:val="clear" w:color="000000" w:fill="E7E6E6"/>
            <w:noWrap/>
            <w:vAlign w:val="bottom"/>
          </w:tcPr>
          <w:p w14:paraId="11379581" w14:textId="11D6D531" w:rsidR="00A87CFE" w:rsidRPr="0054762C" w:rsidRDefault="00E61F83" w:rsidP="001B56E6">
            <w:pPr>
              <w:spacing w:line="276" w:lineRule="auto"/>
              <w:contextualSpacing w:val="0"/>
              <w:jc w:val="both"/>
              <w:rPr>
                <w:szCs w:val="22"/>
                <w:lang w:val="en-GB"/>
              </w:rPr>
            </w:pPr>
            <w:r w:rsidRPr="0054762C">
              <w:rPr>
                <w:szCs w:val="22"/>
                <w:lang w:val="en-GB"/>
              </w:rPr>
              <w:t xml:space="preserve">% </w:t>
            </w:r>
            <w:proofErr w:type="gramStart"/>
            <w:r w:rsidRPr="0054762C">
              <w:rPr>
                <w:szCs w:val="22"/>
                <w:lang w:val="en-GB"/>
              </w:rPr>
              <w:t>of</w:t>
            </w:r>
            <w:proofErr w:type="gramEnd"/>
            <w:r w:rsidRPr="0054762C">
              <w:rPr>
                <w:szCs w:val="22"/>
                <w:lang w:val="en-GB"/>
              </w:rPr>
              <w:t xml:space="preserve"> households confirm</w:t>
            </w:r>
            <w:r w:rsidRPr="0054762C">
              <w:rPr>
                <w:color w:val="000000"/>
                <w:szCs w:val="22"/>
                <w:lang w:val="en-GB"/>
              </w:rPr>
              <w:t xml:space="preserve"> </w:t>
            </w:r>
            <w:r w:rsidRPr="0054762C">
              <w:rPr>
                <w:szCs w:val="22"/>
                <w:lang w:val="en-GB"/>
              </w:rPr>
              <w:t xml:space="preserve">reduction in visiting medical facilities/dispensary for treatment of respiratory issues etc. such </w:t>
            </w:r>
            <w:r w:rsidRPr="0054762C">
              <w:rPr>
                <w:szCs w:val="22"/>
                <w:lang w:val="en-GB"/>
              </w:rPr>
              <w:lastRenderedPageBreak/>
              <w:t>as cough, shortness in breath, pneumonia and other respiratory issues or households confirm reduction in respiratory issues etc. such as cough, shortness in breath, pneumonia and other respiratory issues</w:t>
            </w:r>
          </w:p>
        </w:tc>
        <w:tc>
          <w:tcPr>
            <w:tcW w:w="1242" w:type="dxa"/>
            <w:tcBorders>
              <w:top w:val="single" w:sz="4" w:space="0" w:color="auto"/>
              <w:left w:val="nil"/>
              <w:bottom w:val="single" w:sz="4" w:space="0" w:color="auto"/>
              <w:right w:val="single" w:sz="4" w:space="0" w:color="auto"/>
            </w:tcBorders>
            <w:shd w:val="clear" w:color="000000" w:fill="E7E6E6"/>
            <w:noWrap/>
            <w:vAlign w:val="bottom"/>
          </w:tcPr>
          <w:p w14:paraId="1C6F29A4" w14:textId="2A6FC7F9" w:rsidR="00A87CFE" w:rsidRPr="0054762C" w:rsidRDefault="00F57691" w:rsidP="00A87CFE">
            <w:pPr>
              <w:spacing w:after="0" w:line="240" w:lineRule="auto"/>
              <w:contextualSpacing w:val="0"/>
              <w:rPr>
                <w:rFonts w:asciiTheme="minorHAnsi" w:hAnsiTheme="minorHAnsi"/>
                <w:szCs w:val="22"/>
                <w:lang w:val="en-GB"/>
              </w:rPr>
            </w:pPr>
            <w:r w:rsidRPr="0054762C">
              <w:rPr>
                <w:rFonts w:asciiTheme="minorHAnsi" w:hAnsiTheme="minorHAnsi"/>
                <w:szCs w:val="22"/>
                <w:lang w:val="en-GB"/>
              </w:rPr>
              <w:lastRenderedPageBreak/>
              <w:t>8</w:t>
            </w:r>
            <w:r w:rsidR="00435E13" w:rsidRPr="0054762C">
              <w:rPr>
                <w:rFonts w:asciiTheme="minorHAnsi" w:hAnsiTheme="minorHAnsi"/>
                <w:szCs w:val="22"/>
                <w:lang w:val="en-GB"/>
              </w:rPr>
              <w:t>0</w:t>
            </w:r>
            <w:r w:rsidR="006856E2" w:rsidRPr="0054762C">
              <w:rPr>
                <w:rFonts w:asciiTheme="minorHAnsi" w:hAnsiTheme="minorHAnsi"/>
                <w:szCs w:val="22"/>
                <w:lang w:val="en-GB"/>
              </w:rPr>
              <w:t>%</w:t>
            </w:r>
          </w:p>
        </w:tc>
        <w:tc>
          <w:tcPr>
            <w:tcW w:w="990" w:type="dxa"/>
            <w:tcBorders>
              <w:top w:val="single" w:sz="4" w:space="0" w:color="auto"/>
              <w:left w:val="nil"/>
              <w:bottom w:val="single" w:sz="4" w:space="0" w:color="auto"/>
              <w:right w:val="single" w:sz="4" w:space="0" w:color="auto"/>
            </w:tcBorders>
            <w:shd w:val="clear" w:color="000000" w:fill="E7E6E6"/>
            <w:noWrap/>
            <w:vAlign w:val="bottom"/>
          </w:tcPr>
          <w:p w14:paraId="6F9D3FC2" w14:textId="0F7EC4AA" w:rsidR="00A87CFE" w:rsidRPr="0054762C" w:rsidRDefault="00E23DA4" w:rsidP="00A87CFE">
            <w:pPr>
              <w:spacing w:after="0" w:line="240" w:lineRule="auto"/>
              <w:contextualSpacing w:val="0"/>
              <w:rPr>
                <w:rFonts w:asciiTheme="minorHAnsi" w:hAnsiTheme="minorHAnsi"/>
                <w:szCs w:val="22"/>
                <w:lang w:val="en-GB"/>
              </w:rPr>
            </w:pPr>
            <w:r w:rsidRPr="0054762C">
              <w:rPr>
                <w:rFonts w:asciiTheme="minorHAnsi" w:hAnsiTheme="minorHAnsi"/>
                <w:szCs w:val="22"/>
                <w:lang w:val="en-GB"/>
              </w:rPr>
              <w:t>%</w:t>
            </w:r>
          </w:p>
        </w:tc>
      </w:tr>
      <w:tr w:rsidR="00A87CFE" w:rsidRPr="00A87CFE" w14:paraId="36DB2DE2" w14:textId="77777777" w:rsidTr="00EE63F0">
        <w:trPr>
          <w:trHeight w:val="510"/>
        </w:trPr>
        <w:tc>
          <w:tcPr>
            <w:tcW w:w="1052" w:type="dxa"/>
            <w:tcBorders>
              <w:top w:val="single" w:sz="4" w:space="0" w:color="auto"/>
              <w:left w:val="single" w:sz="4" w:space="0" w:color="auto"/>
              <w:bottom w:val="single" w:sz="4" w:space="0" w:color="auto"/>
              <w:right w:val="single" w:sz="4" w:space="0" w:color="auto"/>
            </w:tcBorders>
            <w:shd w:val="clear" w:color="auto" w:fill="FFFFFF" w:themeFill="background1"/>
          </w:tcPr>
          <w:p w14:paraId="708B432F" w14:textId="77777777" w:rsidR="00A87CFE" w:rsidRPr="00A87CFE" w:rsidRDefault="00A87CFE" w:rsidP="00A87CFE">
            <w:pPr>
              <w:spacing w:after="0" w:line="240" w:lineRule="auto"/>
              <w:contextualSpacing w:val="0"/>
              <w:rPr>
                <w:rFonts w:asciiTheme="minorHAnsi" w:hAnsiTheme="minorHAnsi" w:cs="Cambria Math"/>
                <w:szCs w:val="22"/>
                <w:lang w:val="en-GB"/>
              </w:rPr>
            </w:pPr>
            <w:r w:rsidRPr="00A87CFE">
              <w:rPr>
                <w:rFonts w:asciiTheme="minorHAnsi" w:hAnsiTheme="minorHAnsi" w:cs="Cambria Math"/>
                <w:szCs w:val="22"/>
                <w:lang w:val="en-GB"/>
              </w:rPr>
              <w:t>SDG 5</w:t>
            </w:r>
          </w:p>
        </w:tc>
        <w:tc>
          <w:tcPr>
            <w:tcW w:w="1291" w:type="dxa"/>
            <w:tcBorders>
              <w:top w:val="single" w:sz="4" w:space="0" w:color="auto"/>
              <w:left w:val="single" w:sz="4" w:space="0" w:color="auto"/>
              <w:bottom w:val="single" w:sz="4" w:space="0" w:color="auto"/>
              <w:right w:val="single" w:sz="4" w:space="0" w:color="auto"/>
            </w:tcBorders>
            <w:shd w:val="clear" w:color="000000" w:fill="E7E6E6"/>
            <w:noWrap/>
          </w:tcPr>
          <w:p w14:paraId="299D4D26" w14:textId="77777777" w:rsidR="00A87CFE" w:rsidRPr="0054762C" w:rsidRDefault="00A87CFE" w:rsidP="00A87CFE">
            <w:pPr>
              <w:spacing w:after="0" w:line="240" w:lineRule="auto"/>
              <w:contextualSpacing w:val="0"/>
              <w:rPr>
                <w:rFonts w:ascii="Cambria Math" w:hAnsi="Cambria Math" w:cs="Cambria Math"/>
                <w:szCs w:val="22"/>
                <w:lang w:val="en-GB"/>
              </w:rPr>
            </w:pPr>
            <w:proofErr w:type="spellStart"/>
            <w:r w:rsidRPr="0054762C">
              <w:rPr>
                <w:lang w:val="en-GB"/>
              </w:rPr>
              <w:t>TRy</w:t>
            </w:r>
            <w:proofErr w:type="spellEnd"/>
          </w:p>
        </w:tc>
        <w:tc>
          <w:tcPr>
            <w:tcW w:w="4646" w:type="dxa"/>
            <w:tcBorders>
              <w:top w:val="single" w:sz="4" w:space="0" w:color="auto"/>
              <w:left w:val="nil"/>
              <w:bottom w:val="single" w:sz="4" w:space="0" w:color="auto"/>
              <w:right w:val="single" w:sz="4" w:space="0" w:color="auto"/>
            </w:tcBorders>
            <w:shd w:val="clear" w:color="000000" w:fill="E7E6E6"/>
            <w:noWrap/>
          </w:tcPr>
          <w:p w14:paraId="12A57403" w14:textId="77777777" w:rsidR="00A87CFE" w:rsidRPr="0054762C" w:rsidRDefault="00A87CFE" w:rsidP="00A87CFE">
            <w:pPr>
              <w:spacing w:after="0" w:line="240" w:lineRule="auto"/>
              <w:contextualSpacing w:val="0"/>
              <w:rPr>
                <w:rFonts w:asciiTheme="minorHAnsi" w:hAnsiTheme="minorHAnsi"/>
                <w:szCs w:val="22"/>
                <w:lang w:val="en-GB"/>
              </w:rPr>
            </w:pPr>
            <w:r w:rsidRPr="0054762C">
              <w:rPr>
                <w:lang w:val="en-GB"/>
              </w:rPr>
              <w:t>Total reduction in time spent in collecting firewood and cooking time for project activity in year y</w:t>
            </w:r>
          </w:p>
        </w:tc>
        <w:tc>
          <w:tcPr>
            <w:tcW w:w="1242" w:type="dxa"/>
            <w:tcBorders>
              <w:top w:val="single" w:sz="4" w:space="0" w:color="auto"/>
              <w:left w:val="nil"/>
              <w:bottom w:val="single" w:sz="4" w:space="0" w:color="auto"/>
              <w:right w:val="single" w:sz="4" w:space="0" w:color="auto"/>
            </w:tcBorders>
            <w:shd w:val="clear" w:color="000000" w:fill="E7E6E6"/>
            <w:noWrap/>
          </w:tcPr>
          <w:p w14:paraId="70605C52" w14:textId="77777777" w:rsidR="00A87CFE" w:rsidRPr="0054762C" w:rsidRDefault="00A87CFE" w:rsidP="00A87CFE">
            <w:pPr>
              <w:spacing w:after="0" w:line="240" w:lineRule="auto"/>
              <w:contextualSpacing w:val="0"/>
              <w:rPr>
                <w:rFonts w:asciiTheme="minorHAnsi" w:hAnsiTheme="minorHAnsi"/>
                <w:szCs w:val="22"/>
                <w:lang w:val="en-GB"/>
              </w:rPr>
            </w:pPr>
            <w:r w:rsidRPr="0054762C">
              <w:rPr>
                <w:lang w:val="en-GB"/>
              </w:rPr>
              <w:t xml:space="preserve">1.5 </w:t>
            </w:r>
          </w:p>
        </w:tc>
        <w:tc>
          <w:tcPr>
            <w:tcW w:w="990" w:type="dxa"/>
            <w:tcBorders>
              <w:top w:val="single" w:sz="4" w:space="0" w:color="auto"/>
              <w:left w:val="nil"/>
              <w:bottom w:val="single" w:sz="4" w:space="0" w:color="auto"/>
              <w:right w:val="single" w:sz="4" w:space="0" w:color="auto"/>
            </w:tcBorders>
            <w:shd w:val="clear" w:color="000000" w:fill="E7E6E6"/>
            <w:noWrap/>
          </w:tcPr>
          <w:p w14:paraId="3BC2AFB3" w14:textId="77777777" w:rsidR="00A87CFE" w:rsidRPr="0054762C" w:rsidRDefault="00A87CFE" w:rsidP="00A87CFE">
            <w:pPr>
              <w:spacing w:after="0" w:line="240" w:lineRule="auto"/>
              <w:contextualSpacing w:val="0"/>
              <w:rPr>
                <w:rFonts w:asciiTheme="minorHAnsi" w:hAnsiTheme="minorHAnsi"/>
                <w:szCs w:val="22"/>
                <w:lang w:val="en-GB"/>
              </w:rPr>
            </w:pPr>
            <w:r w:rsidRPr="0054762C">
              <w:rPr>
                <w:lang w:val="en-GB"/>
              </w:rPr>
              <w:t>Hours/day</w:t>
            </w:r>
          </w:p>
        </w:tc>
      </w:tr>
      <w:tr w:rsidR="00A87CFE" w:rsidRPr="00A87CFE" w14:paraId="5E027FDB" w14:textId="77777777" w:rsidTr="001B56E6">
        <w:trPr>
          <w:trHeight w:val="1212"/>
        </w:trPr>
        <w:tc>
          <w:tcPr>
            <w:tcW w:w="1052" w:type="dxa"/>
            <w:tcBorders>
              <w:top w:val="single" w:sz="4" w:space="0" w:color="auto"/>
              <w:left w:val="single" w:sz="4" w:space="0" w:color="auto"/>
              <w:bottom w:val="single" w:sz="4" w:space="0" w:color="auto"/>
              <w:right w:val="single" w:sz="4" w:space="0" w:color="auto"/>
            </w:tcBorders>
          </w:tcPr>
          <w:p w14:paraId="117C185D" w14:textId="77777777" w:rsidR="00A87CFE" w:rsidRPr="00A87CFE" w:rsidRDefault="00A87CFE" w:rsidP="00A87CFE">
            <w:pPr>
              <w:spacing w:after="0" w:line="240" w:lineRule="auto"/>
              <w:contextualSpacing w:val="0"/>
              <w:rPr>
                <w:rFonts w:asciiTheme="minorHAnsi" w:hAnsiTheme="minorHAnsi"/>
                <w:szCs w:val="22"/>
                <w:lang w:val="en-GB"/>
              </w:rPr>
            </w:pPr>
            <w:r w:rsidRPr="00A87CFE">
              <w:rPr>
                <w:rFonts w:asciiTheme="minorHAnsi" w:hAnsiTheme="minorHAnsi"/>
                <w:szCs w:val="22"/>
                <w:lang w:val="en-GB"/>
              </w:rPr>
              <w:t>SDG 7</w:t>
            </w:r>
          </w:p>
        </w:tc>
        <w:tc>
          <w:tcPr>
            <w:tcW w:w="1291"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0BF526B" w14:textId="77777777" w:rsidR="00A87CFE" w:rsidRPr="00A87CFE" w:rsidRDefault="00A87CFE" w:rsidP="00A87CFE">
            <w:pPr>
              <w:spacing w:after="0" w:line="240" w:lineRule="auto"/>
              <w:contextualSpacing w:val="0"/>
              <w:rPr>
                <w:rFonts w:asciiTheme="minorHAnsi" w:hAnsiTheme="minorHAnsi"/>
                <w:szCs w:val="22"/>
                <w:lang w:val="en-GB"/>
              </w:rPr>
            </w:pPr>
            <w:proofErr w:type="spellStart"/>
            <w:r w:rsidRPr="00A87CFE">
              <w:rPr>
                <w:rFonts w:asciiTheme="minorHAnsi" w:hAnsiTheme="minorHAnsi"/>
                <w:szCs w:val="22"/>
                <w:lang w:val="en-GB"/>
              </w:rPr>
              <w:t>S</w:t>
            </w:r>
            <w:r w:rsidRPr="00A87CFE">
              <w:rPr>
                <w:rFonts w:asciiTheme="minorHAnsi" w:hAnsiTheme="minorHAnsi"/>
                <w:szCs w:val="22"/>
                <w:vertAlign w:val="subscript"/>
                <w:lang w:val="en-GB"/>
              </w:rPr>
              <w:t>distributed</w:t>
            </w:r>
            <w:proofErr w:type="spellEnd"/>
            <w:r w:rsidRPr="00A87CFE">
              <w:rPr>
                <w:rFonts w:asciiTheme="minorHAnsi" w:hAnsiTheme="minorHAnsi"/>
                <w:szCs w:val="22"/>
                <w:vertAlign w:val="subscript"/>
                <w:lang w:val="en-GB"/>
              </w:rPr>
              <w:t>/sold</w:t>
            </w:r>
          </w:p>
        </w:tc>
        <w:tc>
          <w:tcPr>
            <w:tcW w:w="4646" w:type="dxa"/>
            <w:tcBorders>
              <w:top w:val="single" w:sz="4" w:space="0" w:color="auto"/>
              <w:left w:val="nil"/>
              <w:bottom w:val="single" w:sz="4" w:space="0" w:color="auto"/>
              <w:right w:val="single" w:sz="4" w:space="0" w:color="auto"/>
            </w:tcBorders>
            <w:shd w:val="clear" w:color="auto" w:fill="auto"/>
            <w:noWrap/>
            <w:vAlign w:val="bottom"/>
          </w:tcPr>
          <w:p w14:paraId="26C9BA46" w14:textId="77777777" w:rsidR="00A87CFE" w:rsidRPr="00A87CFE" w:rsidRDefault="00A87CFE" w:rsidP="00A87CFE">
            <w:pPr>
              <w:spacing w:after="0" w:line="240" w:lineRule="auto"/>
              <w:contextualSpacing w:val="0"/>
              <w:rPr>
                <w:rFonts w:asciiTheme="minorHAnsi" w:hAnsiTheme="minorHAnsi"/>
                <w:szCs w:val="22"/>
                <w:lang w:val="en-GB"/>
              </w:rPr>
            </w:pPr>
            <w:r w:rsidRPr="00A87CFE">
              <w:rPr>
                <w:rFonts w:asciiTheme="minorHAnsi" w:hAnsiTheme="minorHAnsi"/>
                <w:szCs w:val="22"/>
                <w:lang w:val="en-GB"/>
              </w:rPr>
              <w:t>Number of stoves distributed / sold</w:t>
            </w:r>
          </w:p>
        </w:tc>
        <w:tc>
          <w:tcPr>
            <w:tcW w:w="1242" w:type="dxa"/>
            <w:tcBorders>
              <w:top w:val="single" w:sz="4" w:space="0" w:color="auto"/>
              <w:left w:val="nil"/>
              <w:bottom w:val="single" w:sz="4" w:space="0" w:color="auto"/>
              <w:right w:val="single" w:sz="4" w:space="0" w:color="auto"/>
            </w:tcBorders>
            <w:shd w:val="clear" w:color="auto" w:fill="auto"/>
            <w:noWrap/>
            <w:vAlign w:val="bottom"/>
          </w:tcPr>
          <w:p w14:paraId="23FBDC62" w14:textId="6824AD0D" w:rsidR="00A87CFE" w:rsidRPr="00A87CFE" w:rsidRDefault="00ED695E" w:rsidP="00A87CFE">
            <w:pPr>
              <w:spacing w:after="0" w:line="240" w:lineRule="auto"/>
              <w:contextualSpacing w:val="0"/>
              <w:jc w:val="center"/>
              <w:rPr>
                <w:rFonts w:asciiTheme="minorHAnsi" w:hAnsiTheme="minorHAnsi"/>
                <w:szCs w:val="22"/>
                <w:lang w:val="en-GB"/>
              </w:rPr>
            </w:pPr>
            <w:r>
              <w:rPr>
                <w:rFonts w:asciiTheme="minorHAnsi" w:hAnsiTheme="minorHAnsi"/>
                <w:szCs w:val="22"/>
                <w:lang w:val="en-GB"/>
              </w:rPr>
              <w:t>15,</w:t>
            </w:r>
            <w:r w:rsidR="00E51379">
              <w:rPr>
                <w:rFonts w:asciiTheme="minorHAnsi" w:hAnsiTheme="minorHAnsi"/>
                <w:szCs w:val="22"/>
                <w:lang w:val="en-GB"/>
              </w:rPr>
              <w:t>3</w:t>
            </w:r>
            <w:r>
              <w:rPr>
                <w:rFonts w:asciiTheme="minorHAnsi" w:hAnsiTheme="minorHAnsi"/>
                <w:szCs w:val="22"/>
                <w:lang w:val="en-GB"/>
              </w:rPr>
              <w:t>00 in use</w:t>
            </w:r>
            <w:r w:rsidR="00103ABF">
              <w:rPr>
                <w:rFonts w:asciiTheme="minorHAnsi" w:hAnsiTheme="minorHAnsi"/>
                <w:szCs w:val="22"/>
                <w:lang w:val="en-GB"/>
              </w:rPr>
              <w:t xml:space="preserve"> after year 3</w:t>
            </w:r>
            <w:r>
              <w:rPr>
                <w:rFonts w:asciiTheme="minorHAnsi" w:hAnsiTheme="minorHAnsi"/>
                <w:szCs w:val="22"/>
                <w:lang w:val="en-GB"/>
              </w:rPr>
              <w:t xml:space="preserve"> </w:t>
            </w:r>
          </w:p>
        </w:tc>
        <w:tc>
          <w:tcPr>
            <w:tcW w:w="990" w:type="dxa"/>
            <w:tcBorders>
              <w:top w:val="single" w:sz="4" w:space="0" w:color="auto"/>
              <w:left w:val="nil"/>
              <w:bottom w:val="single" w:sz="4" w:space="0" w:color="auto"/>
              <w:right w:val="single" w:sz="4" w:space="0" w:color="auto"/>
            </w:tcBorders>
            <w:shd w:val="clear" w:color="auto" w:fill="auto"/>
            <w:noWrap/>
            <w:vAlign w:val="bottom"/>
          </w:tcPr>
          <w:p w14:paraId="104263FC" w14:textId="77777777" w:rsidR="00A87CFE" w:rsidRPr="00A87CFE" w:rsidRDefault="00A87CFE" w:rsidP="00A87CFE">
            <w:pPr>
              <w:spacing w:after="0" w:line="240" w:lineRule="auto"/>
              <w:contextualSpacing w:val="0"/>
              <w:rPr>
                <w:rFonts w:asciiTheme="minorHAnsi" w:hAnsiTheme="minorHAnsi"/>
                <w:szCs w:val="22"/>
                <w:lang w:val="en-GB"/>
              </w:rPr>
            </w:pPr>
            <w:r w:rsidRPr="00A87CFE">
              <w:rPr>
                <w:rFonts w:asciiTheme="minorHAnsi" w:hAnsiTheme="minorHAnsi"/>
                <w:szCs w:val="22"/>
                <w:lang w:val="en-GB"/>
              </w:rPr>
              <w:t>Number</w:t>
            </w:r>
          </w:p>
        </w:tc>
      </w:tr>
      <w:tr w:rsidR="00A87CFE" w:rsidRPr="00A87CFE" w14:paraId="31DD4B98" w14:textId="77777777" w:rsidTr="00EE63F0">
        <w:trPr>
          <w:trHeight w:val="510"/>
        </w:trPr>
        <w:tc>
          <w:tcPr>
            <w:tcW w:w="1052" w:type="dxa"/>
            <w:tcBorders>
              <w:top w:val="single" w:sz="4" w:space="0" w:color="auto"/>
              <w:left w:val="single" w:sz="4" w:space="0" w:color="auto"/>
              <w:bottom w:val="single" w:sz="4" w:space="0" w:color="auto"/>
              <w:right w:val="single" w:sz="4" w:space="0" w:color="auto"/>
            </w:tcBorders>
          </w:tcPr>
          <w:p w14:paraId="20EFCF13" w14:textId="77777777" w:rsidR="00A87CFE" w:rsidRPr="00A87CFE" w:rsidRDefault="00A87CFE" w:rsidP="00A87CFE">
            <w:pPr>
              <w:spacing w:after="0" w:line="240" w:lineRule="auto"/>
              <w:contextualSpacing w:val="0"/>
              <w:rPr>
                <w:rFonts w:asciiTheme="minorHAnsi" w:hAnsiTheme="minorHAnsi"/>
                <w:szCs w:val="22"/>
                <w:lang w:val="en-GB"/>
              </w:rPr>
            </w:pPr>
            <w:r w:rsidRPr="00A87CFE">
              <w:rPr>
                <w:rFonts w:asciiTheme="minorHAnsi" w:hAnsiTheme="minorHAnsi"/>
                <w:szCs w:val="22"/>
                <w:lang w:val="en-GB"/>
              </w:rPr>
              <w:t>SDG 8</w:t>
            </w:r>
          </w:p>
        </w:tc>
        <w:tc>
          <w:tcPr>
            <w:tcW w:w="1291"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AE7CF90" w14:textId="77777777" w:rsidR="00A87CFE" w:rsidRPr="00A87CFE" w:rsidRDefault="00A87CFE" w:rsidP="00A87CFE">
            <w:pPr>
              <w:spacing w:after="0" w:line="240" w:lineRule="auto"/>
              <w:contextualSpacing w:val="0"/>
              <w:rPr>
                <w:rFonts w:asciiTheme="minorHAnsi" w:hAnsiTheme="minorHAnsi" w:cs="Cambria Math"/>
                <w:szCs w:val="22"/>
                <w:lang w:val="en-GB"/>
              </w:rPr>
            </w:pPr>
            <w:proofErr w:type="spellStart"/>
            <w:r w:rsidRPr="00A87CFE">
              <w:rPr>
                <w:lang w:val="en-GB"/>
              </w:rPr>
              <w:t>TJp</w:t>
            </w:r>
            <w:proofErr w:type="spellEnd"/>
          </w:p>
        </w:tc>
        <w:tc>
          <w:tcPr>
            <w:tcW w:w="4646" w:type="dxa"/>
            <w:tcBorders>
              <w:top w:val="single" w:sz="4" w:space="0" w:color="auto"/>
              <w:left w:val="nil"/>
              <w:bottom w:val="single" w:sz="4" w:space="0" w:color="auto"/>
              <w:right w:val="single" w:sz="4" w:space="0" w:color="auto"/>
            </w:tcBorders>
            <w:shd w:val="clear" w:color="auto" w:fill="auto"/>
            <w:noWrap/>
            <w:vAlign w:val="bottom"/>
          </w:tcPr>
          <w:p w14:paraId="1A12A1FA" w14:textId="77777777" w:rsidR="00A87CFE" w:rsidRPr="00A87CFE" w:rsidRDefault="00A87CFE" w:rsidP="00A87CFE">
            <w:pPr>
              <w:spacing w:after="0" w:line="240" w:lineRule="auto"/>
              <w:contextualSpacing w:val="0"/>
              <w:rPr>
                <w:rFonts w:asciiTheme="minorHAnsi" w:hAnsiTheme="minorHAnsi"/>
                <w:szCs w:val="22"/>
                <w:lang w:val="en-GB"/>
              </w:rPr>
            </w:pPr>
            <w:r w:rsidRPr="00A87CFE">
              <w:rPr>
                <w:lang w:val="en-GB"/>
              </w:rPr>
              <w:t>Total number of full-time jobs created by gender</w:t>
            </w:r>
          </w:p>
        </w:tc>
        <w:tc>
          <w:tcPr>
            <w:tcW w:w="1242" w:type="dxa"/>
            <w:tcBorders>
              <w:top w:val="single" w:sz="4" w:space="0" w:color="auto"/>
              <w:left w:val="nil"/>
              <w:bottom w:val="single" w:sz="4" w:space="0" w:color="auto"/>
              <w:right w:val="single" w:sz="4" w:space="0" w:color="auto"/>
            </w:tcBorders>
            <w:shd w:val="clear" w:color="auto" w:fill="auto"/>
            <w:noWrap/>
            <w:vAlign w:val="bottom"/>
          </w:tcPr>
          <w:p w14:paraId="57DCC56B" w14:textId="0FA68920" w:rsidR="00A87CFE" w:rsidRPr="00A87CFE" w:rsidRDefault="004F1521" w:rsidP="00A87CFE">
            <w:pPr>
              <w:spacing w:after="0" w:line="240" w:lineRule="auto"/>
              <w:contextualSpacing w:val="0"/>
              <w:jc w:val="center"/>
              <w:rPr>
                <w:rFonts w:asciiTheme="minorHAnsi" w:hAnsiTheme="minorHAnsi"/>
                <w:szCs w:val="22"/>
                <w:lang w:val="en-GB"/>
              </w:rPr>
            </w:pPr>
            <w:r>
              <w:rPr>
                <w:rFonts w:asciiTheme="minorHAnsi" w:hAnsiTheme="minorHAnsi"/>
                <w:szCs w:val="22"/>
                <w:lang w:val="en-GB"/>
              </w:rPr>
              <w:t>1</w:t>
            </w:r>
            <w:r w:rsidR="00810B0F">
              <w:rPr>
                <w:rFonts w:asciiTheme="minorHAnsi" w:hAnsiTheme="minorHAnsi"/>
                <w:szCs w:val="22"/>
                <w:lang w:val="en-GB"/>
              </w:rPr>
              <w:t>3</w:t>
            </w:r>
            <w:r>
              <w:rPr>
                <w:rFonts w:asciiTheme="minorHAnsi" w:hAnsiTheme="minorHAnsi"/>
                <w:szCs w:val="22"/>
                <w:lang w:val="en-GB"/>
              </w:rPr>
              <w:t xml:space="preserve"> (</w:t>
            </w:r>
            <w:r w:rsidR="00810B0F">
              <w:rPr>
                <w:rFonts w:asciiTheme="minorHAnsi" w:hAnsiTheme="minorHAnsi"/>
                <w:szCs w:val="22"/>
                <w:lang w:val="en-GB"/>
              </w:rPr>
              <w:t>9</w:t>
            </w:r>
            <w:r>
              <w:rPr>
                <w:rFonts w:asciiTheme="minorHAnsi" w:hAnsiTheme="minorHAnsi"/>
                <w:szCs w:val="22"/>
                <w:lang w:val="en-GB"/>
              </w:rPr>
              <w:t xml:space="preserve"> men, 4 women)</w:t>
            </w:r>
          </w:p>
        </w:tc>
        <w:tc>
          <w:tcPr>
            <w:tcW w:w="990" w:type="dxa"/>
            <w:tcBorders>
              <w:top w:val="single" w:sz="4" w:space="0" w:color="auto"/>
              <w:left w:val="nil"/>
              <w:bottom w:val="single" w:sz="4" w:space="0" w:color="auto"/>
              <w:right w:val="single" w:sz="4" w:space="0" w:color="auto"/>
            </w:tcBorders>
            <w:shd w:val="clear" w:color="auto" w:fill="auto"/>
            <w:noWrap/>
            <w:vAlign w:val="bottom"/>
          </w:tcPr>
          <w:p w14:paraId="4B8E6C4B" w14:textId="1955214A" w:rsidR="00A87CFE" w:rsidRPr="00A87CFE" w:rsidRDefault="004F1521" w:rsidP="00A87CFE">
            <w:pPr>
              <w:spacing w:after="0" w:line="240" w:lineRule="auto"/>
              <w:contextualSpacing w:val="0"/>
              <w:rPr>
                <w:rFonts w:asciiTheme="minorHAnsi" w:hAnsiTheme="minorHAnsi"/>
                <w:szCs w:val="22"/>
                <w:lang w:val="en-GB"/>
              </w:rPr>
            </w:pPr>
            <w:r>
              <w:rPr>
                <w:rFonts w:asciiTheme="minorHAnsi" w:hAnsiTheme="minorHAnsi"/>
                <w:lang w:val="en-GB" w:eastAsia="de-DE"/>
              </w:rPr>
              <w:t>Number/year</w:t>
            </w:r>
          </w:p>
        </w:tc>
      </w:tr>
    </w:tbl>
    <w:p w14:paraId="11A9D19A" w14:textId="77777777" w:rsidR="00A87CFE" w:rsidRPr="00A87CFE" w:rsidRDefault="00A87CFE" w:rsidP="00A87CFE">
      <w:pPr>
        <w:spacing w:line="276" w:lineRule="auto"/>
        <w:contextualSpacing w:val="0"/>
        <w:jc w:val="both"/>
        <w:rPr>
          <w:lang w:val="en-GB"/>
        </w:rPr>
      </w:pPr>
    </w:p>
    <w:p w14:paraId="3802B961" w14:textId="1B3FE5F0" w:rsidR="003A6007" w:rsidRDefault="003A6007" w:rsidP="003A6007">
      <w:pPr>
        <w:pStyle w:val="SectionList2nd"/>
      </w:pPr>
      <w:r>
        <w:t>Summary of ex ante estimates of each SDG outcome</w:t>
      </w:r>
    </w:p>
    <w:p w14:paraId="5E3B8697" w14:textId="77777777" w:rsidR="00C40401" w:rsidRPr="00D9217C" w:rsidRDefault="00C40401" w:rsidP="00ED40F1">
      <w:r>
        <w:t>SDG 13 (</w:t>
      </w:r>
      <w:r w:rsidRPr="00D9217C">
        <w:t xml:space="preserve">Unit= </w:t>
      </w:r>
      <w:r>
        <w:t>VERs generated)</w:t>
      </w:r>
    </w:p>
    <w:tbl>
      <w:tblPr>
        <w:tblStyle w:val="GridTable4-Accent11"/>
        <w:tblW w:w="9493" w:type="dxa"/>
        <w:tblBorders>
          <w:top w:val="single" w:sz="4" w:space="0" w:color="DCDCDC" w:themeColor="text1" w:themeTint="33"/>
          <w:left w:val="single" w:sz="4" w:space="0" w:color="DCDCDC" w:themeColor="text1" w:themeTint="33"/>
          <w:bottom w:val="single" w:sz="4" w:space="0" w:color="DCDCDC" w:themeColor="text1" w:themeTint="33"/>
          <w:right w:val="single" w:sz="4" w:space="0" w:color="DCDCDC" w:themeColor="text1" w:themeTint="33"/>
          <w:insideH w:val="single" w:sz="4" w:space="0" w:color="DCDCDC" w:themeColor="text1" w:themeTint="33"/>
          <w:insideV w:val="single" w:sz="4" w:space="0" w:color="DCDCDC" w:themeColor="text1" w:themeTint="33"/>
        </w:tblBorders>
        <w:tblCellMar>
          <w:top w:w="28" w:type="dxa"/>
        </w:tblCellMar>
        <w:tblLook w:val="0660" w:firstRow="1" w:lastRow="1" w:firstColumn="0" w:lastColumn="0" w:noHBand="1" w:noVBand="1"/>
      </w:tblPr>
      <w:tblGrid>
        <w:gridCol w:w="1955"/>
        <w:gridCol w:w="2643"/>
        <w:gridCol w:w="2476"/>
        <w:gridCol w:w="2419"/>
      </w:tblGrid>
      <w:tr w:rsidR="00C40401" w:rsidRPr="003A6007" w14:paraId="2B5477C6" w14:textId="77777777" w:rsidTr="00EE63F0">
        <w:trPr>
          <w:cnfStyle w:val="100000000000" w:firstRow="1" w:lastRow="0" w:firstColumn="0" w:lastColumn="0" w:oddVBand="0" w:evenVBand="0" w:oddHBand="0" w:evenHBand="0" w:firstRowFirstColumn="0" w:firstRowLastColumn="0" w:lastRowFirstColumn="0" w:lastRowLastColumn="0"/>
        </w:trPr>
        <w:tc>
          <w:tcPr>
            <w:tcW w:w="1030" w:type="pct"/>
          </w:tcPr>
          <w:p w14:paraId="2CA731FD" w14:textId="77777777" w:rsidR="00C40401" w:rsidRPr="003A6007" w:rsidRDefault="00C40401" w:rsidP="00EE63F0">
            <w:pPr>
              <w:spacing w:after="200" w:line="240" w:lineRule="auto"/>
              <w:jc w:val="both"/>
              <w:rPr>
                <w:color w:val="FFFFFF" w:themeColor="background1"/>
              </w:rPr>
            </w:pPr>
            <w:r w:rsidRPr="003A6007">
              <w:rPr>
                <w:color w:val="FFFFFF" w:themeColor="background1"/>
              </w:rPr>
              <w:t>Year</w:t>
            </w:r>
          </w:p>
        </w:tc>
        <w:tc>
          <w:tcPr>
            <w:tcW w:w="1392" w:type="pct"/>
          </w:tcPr>
          <w:p w14:paraId="2535764D" w14:textId="77777777" w:rsidR="00C40401" w:rsidRPr="003A6007" w:rsidRDefault="00C40401" w:rsidP="00EE63F0">
            <w:pPr>
              <w:spacing w:after="200" w:line="240" w:lineRule="auto"/>
              <w:jc w:val="both"/>
              <w:rPr>
                <w:color w:val="FFFFFF" w:themeColor="background1"/>
              </w:rPr>
            </w:pPr>
            <w:r w:rsidRPr="003A6007">
              <w:rPr>
                <w:color w:val="FFFFFF" w:themeColor="background1"/>
              </w:rPr>
              <w:t>Baseline estimate</w:t>
            </w:r>
          </w:p>
        </w:tc>
        <w:tc>
          <w:tcPr>
            <w:tcW w:w="1304" w:type="pct"/>
          </w:tcPr>
          <w:p w14:paraId="0F083514" w14:textId="77777777" w:rsidR="00C40401" w:rsidRPr="003A6007" w:rsidRDefault="00C40401" w:rsidP="00EE63F0">
            <w:pPr>
              <w:spacing w:after="200" w:line="240" w:lineRule="auto"/>
              <w:jc w:val="both"/>
              <w:rPr>
                <w:color w:val="FFFFFF" w:themeColor="background1"/>
              </w:rPr>
            </w:pPr>
            <w:r w:rsidRPr="003A6007">
              <w:rPr>
                <w:color w:val="FFFFFF" w:themeColor="background1"/>
              </w:rPr>
              <w:t>Project estimate</w:t>
            </w:r>
          </w:p>
        </w:tc>
        <w:tc>
          <w:tcPr>
            <w:tcW w:w="1274" w:type="pct"/>
          </w:tcPr>
          <w:p w14:paraId="48E8F038" w14:textId="77777777" w:rsidR="00C40401" w:rsidRPr="003A6007" w:rsidRDefault="00C40401" w:rsidP="00EE63F0">
            <w:pPr>
              <w:spacing w:after="200" w:line="240" w:lineRule="auto"/>
              <w:jc w:val="both"/>
              <w:rPr>
                <w:color w:val="FFFFFF" w:themeColor="background1"/>
              </w:rPr>
            </w:pPr>
            <w:r w:rsidRPr="003A6007">
              <w:rPr>
                <w:color w:val="FFFFFF" w:themeColor="background1"/>
              </w:rPr>
              <w:t>Net benefit</w:t>
            </w:r>
          </w:p>
        </w:tc>
      </w:tr>
      <w:tr w:rsidR="007C52DB" w:rsidRPr="003A6007" w14:paraId="0183EE8B" w14:textId="77777777" w:rsidTr="001E5FFC">
        <w:trPr>
          <w:trHeight w:val="578"/>
        </w:trPr>
        <w:tc>
          <w:tcPr>
            <w:tcW w:w="1030" w:type="pct"/>
          </w:tcPr>
          <w:p w14:paraId="6283C231" w14:textId="77777777" w:rsidR="007C52DB" w:rsidRPr="003A6007" w:rsidRDefault="007C52DB" w:rsidP="007C52DB">
            <w:pPr>
              <w:spacing w:after="200" w:line="240" w:lineRule="auto"/>
              <w:jc w:val="both"/>
            </w:pPr>
            <w:r w:rsidRPr="00F50FC7">
              <w:t>21/3/2022- 20/3/2023</w:t>
            </w:r>
          </w:p>
        </w:tc>
        <w:tc>
          <w:tcPr>
            <w:tcW w:w="1392" w:type="pct"/>
          </w:tcPr>
          <w:p w14:paraId="73BDB4C7" w14:textId="37B9157A" w:rsidR="007C52DB" w:rsidRPr="001718CA" w:rsidRDefault="007C52DB" w:rsidP="007C52DB">
            <w:pPr>
              <w:spacing w:after="200"/>
              <w:jc w:val="both"/>
            </w:pPr>
            <w:r>
              <w:t>17,218</w:t>
            </w:r>
          </w:p>
        </w:tc>
        <w:tc>
          <w:tcPr>
            <w:tcW w:w="1304" w:type="pct"/>
          </w:tcPr>
          <w:p w14:paraId="4FCD3479" w14:textId="799DD486" w:rsidR="007C52DB" w:rsidRPr="001718CA" w:rsidRDefault="007C52DB" w:rsidP="000B26B8">
            <w:pPr>
              <w:spacing w:after="200"/>
            </w:pPr>
            <w:r>
              <w:t>8,259</w:t>
            </w:r>
          </w:p>
        </w:tc>
        <w:tc>
          <w:tcPr>
            <w:tcW w:w="1274" w:type="pct"/>
          </w:tcPr>
          <w:p w14:paraId="0E62DB4E" w14:textId="539DAC5E" w:rsidR="007C52DB" w:rsidRPr="000B26B8" w:rsidRDefault="00B862CA" w:rsidP="007C52DB">
            <w:pPr>
              <w:spacing w:after="200"/>
              <w:jc w:val="both"/>
              <w:rPr>
                <w:rFonts w:asciiTheme="minorHAnsi" w:hAnsiTheme="minorHAnsi"/>
                <w:szCs w:val="22"/>
              </w:rPr>
            </w:pPr>
            <w:r>
              <w:rPr>
                <w:szCs w:val="22"/>
              </w:rPr>
              <w:t>8,511</w:t>
            </w:r>
          </w:p>
        </w:tc>
      </w:tr>
      <w:tr w:rsidR="007C52DB" w:rsidRPr="003A6007" w14:paraId="4D84E32C" w14:textId="77777777" w:rsidTr="00EE63F0">
        <w:tc>
          <w:tcPr>
            <w:tcW w:w="1030" w:type="pct"/>
          </w:tcPr>
          <w:p w14:paraId="3D630E9B" w14:textId="77777777" w:rsidR="007C52DB" w:rsidRPr="003A6007" w:rsidRDefault="007C52DB" w:rsidP="007C52DB">
            <w:pPr>
              <w:spacing w:after="200" w:line="240" w:lineRule="auto"/>
              <w:jc w:val="both"/>
            </w:pPr>
            <w:r w:rsidRPr="00F50FC7">
              <w:t>21/3/2023- 20/3/2024</w:t>
            </w:r>
          </w:p>
        </w:tc>
        <w:tc>
          <w:tcPr>
            <w:tcW w:w="1392" w:type="pct"/>
          </w:tcPr>
          <w:p w14:paraId="1C342E6C" w14:textId="5D030861" w:rsidR="007C52DB" w:rsidRPr="001718CA" w:rsidRDefault="007C52DB" w:rsidP="007C52DB">
            <w:pPr>
              <w:tabs>
                <w:tab w:val="center" w:pos="988"/>
              </w:tabs>
              <w:spacing w:after="200"/>
              <w:jc w:val="both"/>
            </w:pPr>
            <w:r>
              <w:rPr>
                <w:szCs w:val="22"/>
              </w:rPr>
              <w:t>41,553</w:t>
            </w:r>
          </w:p>
        </w:tc>
        <w:tc>
          <w:tcPr>
            <w:tcW w:w="1304" w:type="pct"/>
          </w:tcPr>
          <w:p w14:paraId="18E5A992" w14:textId="23C655D4" w:rsidR="007C52DB" w:rsidRPr="000B26B8" w:rsidRDefault="007C52DB" w:rsidP="007C52DB">
            <w:pPr>
              <w:spacing w:after="200"/>
              <w:jc w:val="both"/>
              <w:rPr>
                <w:rFonts w:asciiTheme="minorHAnsi" w:hAnsiTheme="minorHAnsi"/>
                <w:szCs w:val="22"/>
              </w:rPr>
            </w:pPr>
            <w:r>
              <w:rPr>
                <w:szCs w:val="22"/>
              </w:rPr>
              <w:t>18,606</w:t>
            </w:r>
          </w:p>
        </w:tc>
        <w:tc>
          <w:tcPr>
            <w:tcW w:w="1274" w:type="pct"/>
          </w:tcPr>
          <w:p w14:paraId="3DA712B1" w14:textId="2EA3D4F4" w:rsidR="007C52DB" w:rsidRPr="000B26B8" w:rsidRDefault="00B862CA" w:rsidP="007C52DB">
            <w:pPr>
              <w:spacing w:after="200"/>
              <w:jc w:val="both"/>
              <w:rPr>
                <w:rFonts w:asciiTheme="minorHAnsi" w:hAnsiTheme="minorHAnsi"/>
                <w:szCs w:val="22"/>
              </w:rPr>
            </w:pPr>
            <w:r>
              <w:t>21,799</w:t>
            </w:r>
          </w:p>
        </w:tc>
      </w:tr>
      <w:tr w:rsidR="007A4639" w:rsidRPr="003A6007" w14:paraId="38ACDA09" w14:textId="77777777" w:rsidTr="00EE63F0">
        <w:tc>
          <w:tcPr>
            <w:tcW w:w="1030" w:type="pct"/>
          </w:tcPr>
          <w:p w14:paraId="7E0BE4C6" w14:textId="77777777" w:rsidR="007A4639" w:rsidRPr="003A6007" w:rsidRDefault="007A4639" w:rsidP="007A4639">
            <w:pPr>
              <w:spacing w:after="200" w:line="240" w:lineRule="auto"/>
              <w:jc w:val="both"/>
            </w:pPr>
            <w:r w:rsidRPr="00F50FC7">
              <w:t>21/3/2024- 20/3/2025</w:t>
            </w:r>
          </w:p>
        </w:tc>
        <w:tc>
          <w:tcPr>
            <w:tcW w:w="1392" w:type="pct"/>
          </w:tcPr>
          <w:p w14:paraId="29547F4F" w14:textId="5AB100A2" w:rsidR="007A4639" w:rsidRPr="000B26B8" w:rsidRDefault="007C52DB" w:rsidP="007A4639">
            <w:pPr>
              <w:spacing w:after="200"/>
              <w:jc w:val="both"/>
              <w:rPr>
                <w:rFonts w:asciiTheme="minorHAnsi" w:hAnsiTheme="minorHAnsi"/>
                <w:szCs w:val="22"/>
              </w:rPr>
            </w:pPr>
            <w:r>
              <w:rPr>
                <w:szCs w:val="22"/>
              </w:rPr>
              <w:t>103,680</w:t>
            </w:r>
          </w:p>
        </w:tc>
        <w:tc>
          <w:tcPr>
            <w:tcW w:w="1304" w:type="pct"/>
          </w:tcPr>
          <w:p w14:paraId="29A4CB73" w14:textId="11E4D05A" w:rsidR="007A4639" w:rsidRPr="000B26B8" w:rsidRDefault="007C52DB" w:rsidP="007A4639">
            <w:pPr>
              <w:spacing w:after="200"/>
              <w:jc w:val="both"/>
              <w:rPr>
                <w:rFonts w:asciiTheme="minorHAnsi" w:hAnsiTheme="minorHAnsi"/>
                <w:szCs w:val="22"/>
              </w:rPr>
            </w:pPr>
            <w:r>
              <w:t>41,071</w:t>
            </w:r>
          </w:p>
        </w:tc>
        <w:tc>
          <w:tcPr>
            <w:tcW w:w="1274" w:type="pct"/>
          </w:tcPr>
          <w:p w14:paraId="321DB4C6" w14:textId="6F7BBE62" w:rsidR="007A4639" w:rsidRPr="000B26B8" w:rsidRDefault="00B862CA" w:rsidP="007A4639">
            <w:pPr>
              <w:spacing w:after="200"/>
              <w:jc w:val="both"/>
              <w:rPr>
                <w:rFonts w:asciiTheme="minorHAnsi" w:hAnsiTheme="minorHAnsi"/>
                <w:szCs w:val="22"/>
              </w:rPr>
            </w:pPr>
            <w:r>
              <w:t>59,479</w:t>
            </w:r>
          </w:p>
        </w:tc>
      </w:tr>
      <w:tr w:rsidR="00B862CA" w:rsidRPr="003A6007" w14:paraId="56202A08" w14:textId="77777777" w:rsidTr="00EE63F0">
        <w:tc>
          <w:tcPr>
            <w:tcW w:w="1030" w:type="pct"/>
          </w:tcPr>
          <w:p w14:paraId="5A355765" w14:textId="77777777" w:rsidR="00B862CA" w:rsidRPr="003A6007" w:rsidRDefault="00B862CA" w:rsidP="00B862CA">
            <w:pPr>
              <w:spacing w:after="200" w:line="240" w:lineRule="auto"/>
              <w:jc w:val="both"/>
            </w:pPr>
            <w:r w:rsidRPr="00F50FC7">
              <w:t>21/3/2025- 20/3/2026</w:t>
            </w:r>
          </w:p>
        </w:tc>
        <w:tc>
          <w:tcPr>
            <w:tcW w:w="1392" w:type="pct"/>
          </w:tcPr>
          <w:p w14:paraId="4B66AC83" w14:textId="00E4D814" w:rsidR="00B862CA" w:rsidRPr="000B26B8" w:rsidRDefault="00B862CA" w:rsidP="00B862CA">
            <w:pPr>
              <w:spacing w:after="200"/>
              <w:jc w:val="both"/>
              <w:rPr>
                <w:rFonts w:asciiTheme="minorHAnsi" w:hAnsiTheme="minorHAnsi"/>
                <w:szCs w:val="22"/>
              </w:rPr>
            </w:pPr>
            <w:r w:rsidRPr="00F2192E">
              <w:rPr>
                <w:szCs w:val="22"/>
              </w:rPr>
              <w:t>103,680</w:t>
            </w:r>
          </w:p>
        </w:tc>
        <w:tc>
          <w:tcPr>
            <w:tcW w:w="1304" w:type="pct"/>
          </w:tcPr>
          <w:p w14:paraId="3CF4E9DE" w14:textId="53C6CA17" w:rsidR="00B862CA" w:rsidRPr="000B26B8" w:rsidRDefault="00B862CA" w:rsidP="00B862CA">
            <w:pPr>
              <w:spacing w:after="200"/>
              <w:jc w:val="both"/>
              <w:rPr>
                <w:rFonts w:asciiTheme="minorHAnsi" w:hAnsiTheme="minorHAnsi"/>
                <w:szCs w:val="22"/>
              </w:rPr>
            </w:pPr>
            <w:r w:rsidRPr="00A14FEB">
              <w:t>41,071</w:t>
            </w:r>
          </w:p>
        </w:tc>
        <w:tc>
          <w:tcPr>
            <w:tcW w:w="1274" w:type="pct"/>
          </w:tcPr>
          <w:p w14:paraId="1ABCC00B" w14:textId="7465AE6F" w:rsidR="00B862CA" w:rsidRPr="000B26B8" w:rsidRDefault="00B862CA" w:rsidP="00B862CA">
            <w:pPr>
              <w:spacing w:after="200"/>
              <w:jc w:val="both"/>
              <w:rPr>
                <w:rFonts w:asciiTheme="minorHAnsi" w:hAnsiTheme="minorHAnsi"/>
                <w:szCs w:val="22"/>
              </w:rPr>
            </w:pPr>
            <w:r w:rsidRPr="00FC0D8E">
              <w:t>59,479</w:t>
            </w:r>
          </w:p>
        </w:tc>
      </w:tr>
      <w:tr w:rsidR="00B862CA" w:rsidRPr="003A6007" w14:paraId="354E2859" w14:textId="77777777" w:rsidTr="00EE63F0">
        <w:tc>
          <w:tcPr>
            <w:tcW w:w="1030" w:type="pct"/>
          </w:tcPr>
          <w:p w14:paraId="2AF94C0D" w14:textId="77777777" w:rsidR="00B862CA" w:rsidRPr="003A6007" w:rsidRDefault="00B862CA" w:rsidP="00B862CA">
            <w:pPr>
              <w:spacing w:after="200" w:line="240" w:lineRule="auto"/>
              <w:jc w:val="both"/>
            </w:pPr>
            <w:r w:rsidRPr="00F50FC7">
              <w:t>21/3/2026- 20/3/2027</w:t>
            </w:r>
          </w:p>
        </w:tc>
        <w:tc>
          <w:tcPr>
            <w:tcW w:w="1392" w:type="pct"/>
          </w:tcPr>
          <w:p w14:paraId="38E74BB7" w14:textId="13B94956" w:rsidR="00B862CA" w:rsidRPr="000B26B8" w:rsidRDefault="00B862CA" w:rsidP="00B862CA">
            <w:pPr>
              <w:spacing w:after="200"/>
              <w:jc w:val="both"/>
              <w:rPr>
                <w:rFonts w:asciiTheme="minorHAnsi" w:hAnsiTheme="minorHAnsi"/>
                <w:szCs w:val="22"/>
              </w:rPr>
            </w:pPr>
            <w:r w:rsidRPr="00F2192E">
              <w:rPr>
                <w:szCs w:val="22"/>
              </w:rPr>
              <w:t>103,680</w:t>
            </w:r>
          </w:p>
        </w:tc>
        <w:tc>
          <w:tcPr>
            <w:tcW w:w="1304" w:type="pct"/>
          </w:tcPr>
          <w:p w14:paraId="1C507FC7" w14:textId="1CD77652" w:rsidR="00B862CA" w:rsidRPr="000B26B8" w:rsidRDefault="00B862CA" w:rsidP="00B862CA">
            <w:pPr>
              <w:spacing w:after="200"/>
              <w:jc w:val="both"/>
              <w:rPr>
                <w:rFonts w:asciiTheme="minorHAnsi" w:hAnsiTheme="minorHAnsi"/>
                <w:szCs w:val="22"/>
              </w:rPr>
            </w:pPr>
            <w:r w:rsidRPr="00A14FEB">
              <w:t>41,071</w:t>
            </w:r>
          </w:p>
        </w:tc>
        <w:tc>
          <w:tcPr>
            <w:tcW w:w="1274" w:type="pct"/>
          </w:tcPr>
          <w:p w14:paraId="5742B608" w14:textId="22C95E61" w:rsidR="00B862CA" w:rsidRPr="000B26B8" w:rsidRDefault="00B862CA" w:rsidP="00B862CA">
            <w:pPr>
              <w:spacing w:after="200"/>
              <w:jc w:val="both"/>
              <w:rPr>
                <w:rFonts w:asciiTheme="minorHAnsi" w:hAnsiTheme="minorHAnsi"/>
                <w:szCs w:val="22"/>
              </w:rPr>
            </w:pPr>
            <w:r w:rsidRPr="00FC0D8E">
              <w:t>59,479</w:t>
            </w:r>
          </w:p>
        </w:tc>
      </w:tr>
      <w:tr w:rsidR="00930A13" w:rsidRPr="003A6007" w14:paraId="1E276ED3" w14:textId="77777777" w:rsidTr="00EE63F0">
        <w:trPr>
          <w:trHeight w:val="594"/>
        </w:trPr>
        <w:tc>
          <w:tcPr>
            <w:tcW w:w="1030" w:type="pct"/>
            <w:tcBorders>
              <w:bottom w:val="single" w:sz="4" w:space="0" w:color="E6E5E5" w:themeColor="background2"/>
            </w:tcBorders>
            <w:vAlign w:val="bottom"/>
          </w:tcPr>
          <w:p w14:paraId="126EB733" w14:textId="77777777" w:rsidR="00930A13" w:rsidRPr="003A6007" w:rsidRDefault="00930A13" w:rsidP="00930A13">
            <w:pPr>
              <w:spacing w:after="200"/>
              <w:jc w:val="both"/>
            </w:pPr>
            <w:r w:rsidRPr="003A6007">
              <w:t>Total</w:t>
            </w:r>
          </w:p>
        </w:tc>
        <w:tc>
          <w:tcPr>
            <w:tcW w:w="1392" w:type="pct"/>
            <w:tcBorders>
              <w:bottom w:val="single" w:sz="4" w:space="0" w:color="E6E5E5" w:themeColor="background2"/>
            </w:tcBorders>
          </w:tcPr>
          <w:p w14:paraId="3C76E357" w14:textId="66868CDE" w:rsidR="00930A13" w:rsidRPr="001718CA" w:rsidRDefault="00B862CA" w:rsidP="00930A13">
            <w:pPr>
              <w:spacing w:line="240" w:lineRule="auto"/>
              <w:contextualSpacing w:val="0"/>
              <w:jc w:val="both"/>
              <w:rPr>
                <w:rFonts w:asciiTheme="minorHAnsi" w:hAnsiTheme="minorHAnsi" w:cs="Calibri"/>
                <w:szCs w:val="22"/>
                <w14:cntxtAlts w14:val="0"/>
              </w:rPr>
            </w:pPr>
            <w:r>
              <w:t>369,809</w:t>
            </w:r>
          </w:p>
        </w:tc>
        <w:tc>
          <w:tcPr>
            <w:tcW w:w="1304" w:type="pct"/>
            <w:tcBorders>
              <w:bottom w:val="single" w:sz="4" w:space="0" w:color="E6E5E5" w:themeColor="background2"/>
            </w:tcBorders>
          </w:tcPr>
          <w:p w14:paraId="37FC42D8" w14:textId="7BEE0D27" w:rsidR="00930A13" w:rsidRPr="001718CA" w:rsidRDefault="00B862CA" w:rsidP="00930A13">
            <w:pPr>
              <w:spacing w:line="240" w:lineRule="auto"/>
              <w:contextualSpacing w:val="0"/>
              <w:jc w:val="both"/>
              <w:rPr>
                <w:rFonts w:asciiTheme="minorHAnsi" w:hAnsiTheme="minorHAnsi" w:cs="Calibri"/>
                <w:szCs w:val="22"/>
                <w14:cntxtAlts w14:val="0"/>
              </w:rPr>
            </w:pPr>
            <w:r>
              <w:t>150,077</w:t>
            </w:r>
          </w:p>
        </w:tc>
        <w:tc>
          <w:tcPr>
            <w:tcW w:w="1274" w:type="pct"/>
            <w:tcBorders>
              <w:bottom w:val="single" w:sz="4" w:space="0" w:color="E6E5E5" w:themeColor="background2"/>
            </w:tcBorders>
          </w:tcPr>
          <w:p w14:paraId="639D21D2" w14:textId="38A5A059" w:rsidR="00930A13" w:rsidRPr="001718CA" w:rsidRDefault="00B862CA" w:rsidP="00930A13">
            <w:pPr>
              <w:spacing w:line="240" w:lineRule="auto"/>
              <w:contextualSpacing w:val="0"/>
              <w:jc w:val="both"/>
              <w:rPr>
                <w:rFonts w:asciiTheme="minorHAnsi" w:hAnsiTheme="minorHAnsi" w:cs="Calibri"/>
                <w:szCs w:val="22"/>
                <w14:cntxtAlts w14:val="0"/>
              </w:rPr>
            </w:pPr>
            <w:r>
              <w:t>208,746</w:t>
            </w:r>
          </w:p>
        </w:tc>
      </w:tr>
      <w:tr w:rsidR="00930A13" w:rsidRPr="003A6007" w14:paraId="7045DFD9" w14:textId="77777777" w:rsidTr="00EE63F0">
        <w:trPr>
          <w:trHeight w:val="782"/>
        </w:trPr>
        <w:tc>
          <w:tcPr>
            <w:tcW w:w="1030" w:type="pct"/>
            <w:tcBorders>
              <w:top w:val="single" w:sz="4" w:space="0" w:color="E6E5E5" w:themeColor="background2"/>
              <w:left w:val="single" w:sz="4" w:space="0" w:color="E6E5E5" w:themeColor="background2"/>
              <w:bottom w:val="single" w:sz="4" w:space="0" w:color="E6E5E5" w:themeColor="background2"/>
              <w:right w:val="single" w:sz="4" w:space="0" w:color="E6E5E5" w:themeColor="background2"/>
            </w:tcBorders>
          </w:tcPr>
          <w:p w14:paraId="69D35FF4" w14:textId="77777777" w:rsidR="00930A13" w:rsidRPr="003A6007" w:rsidRDefault="00930A13" w:rsidP="00930A13">
            <w:pPr>
              <w:spacing w:line="240" w:lineRule="auto"/>
              <w:jc w:val="both"/>
              <w:rPr>
                <w:b/>
              </w:rPr>
            </w:pPr>
            <w:r w:rsidRPr="003A6007">
              <w:t>Total number of crediting years</w:t>
            </w:r>
          </w:p>
        </w:tc>
        <w:tc>
          <w:tcPr>
            <w:tcW w:w="1392" w:type="pct"/>
            <w:tcBorders>
              <w:top w:val="single" w:sz="4" w:space="0" w:color="E6E5E5" w:themeColor="background2"/>
              <w:left w:val="single" w:sz="4" w:space="0" w:color="E6E5E5" w:themeColor="background2"/>
              <w:bottom w:val="single" w:sz="4" w:space="0" w:color="E6E5E5" w:themeColor="background2"/>
              <w:right w:val="single" w:sz="4" w:space="0" w:color="E6E5E5" w:themeColor="background2"/>
            </w:tcBorders>
          </w:tcPr>
          <w:p w14:paraId="6D150288" w14:textId="77777777" w:rsidR="00930A13" w:rsidRPr="001718CA" w:rsidRDefault="00930A13" w:rsidP="00930A13">
            <w:pPr>
              <w:rPr>
                <w:rFonts w:asciiTheme="minorHAnsi" w:hAnsiTheme="minorHAnsi"/>
                <w:szCs w:val="22"/>
              </w:rPr>
            </w:pPr>
            <w:r w:rsidRPr="001718CA">
              <w:rPr>
                <w:rFonts w:asciiTheme="minorHAnsi" w:hAnsiTheme="minorHAnsi"/>
                <w:szCs w:val="22"/>
              </w:rPr>
              <w:t>5</w:t>
            </w:r>
          </w:p>
        </w:tc>
        <w:tc>
          <w:tcPr>
            <w:tcW w:w="1304" w:type="pct"/>
            <w:tcBorders>
              <w:top w:val="single" w:sz="4" w:space="0" w:color="E6E5E5" w:themeColor="background2"/>
              <w:left w:val="single" w:sz="4" w:space="0" w:color="E6E5E5" w:themeColor="background2"/>
              <w:bottom w:val="single" w:sz="4" w:space="0" w:color="E6E5E5" w:themeColor="background2"/>
              <w:right w:val="single" w:sz="4" w:space="0" w:color="E6E5E5" w:themeColor="background2"/>
            </w:tcBorders>
          </w:tcPr>
          <w:p w14:paraId="5A0F1503" w14:textId="75731696" w:rsidR="00930A13" w:rsidRPr="001718CA" w:rsidRDefault="00930A13" w:rsidP="00930A13">
            <w:pPr>
              <w:spacing w:after="200"/>
              <w:jc w:val="both"/>
              <w:rPr>
                <w:rFonts w:asciiTheme="minorHAnsi" w:hAnsiTheme="minorHAnsi"/>
                <w:szCs w:val="22"/>
              </w:rPr>
            </w:pPr>
          </w:p>
        </w:tc>
        <w:tc>
          <w:tcPr>
            <w:tcW w:w="1274" w:type="pct"/>
            <w:tcBorders>
              <w:top w:val="single" w:sz="4" w:space="0" w:color="E6E5E5" w:themeColor="background2"/>
              <w:left w:val="single" w:sz="4" w:space="0" w:color="E6E5E5" w:themeColor="background2"/>
              <w:bottom w:val="single" w:sz="4" w:space="0" w:color="E6E5E5" w:themeColor="background2"/>
              <w:right w:val="single" w:sz="4" w:space="0" w:color="E6E5E5" w:themeColor="background2"/>
            </w:tcBorders>
          </w:tcPr>
          <w:p w14:paraId="0FA60CCD" w14:textId="30D5E20C" w:rsidR="00930A13" w:rsidRPr="001718CA" w:rsidRDefault="00930A13" w:rsidP="00930A13">
            <w:pPr>
              <w:spacing w:after="200"/>
              <w:jc w:val="both"/>
              <w:rPr>
                <w:rFonts w:asciiTheme="minorHAnsi" w:hAnsiTheme="minorHAnsi"/>
                <w:szCs w:val="22"/>
              </w:rPr>
            </w:pPr>
          </w:p>
        </w:tc>
      </w:tr>
      <w:tr w:rsidR="00930A13" w:rsidRPr="003A6007" w14:paraId="61B03453" w14:textId="77777777" w:rsidTr="00EE63F0">
        <w:trPr>
          <w:cnfStyle w:val="010000000000" w:firstRow="0" w:lastRow="1" w:firstColumn="0" w:lastColumn="0" w:oddVBand="0" w:evenVBand="0" w:oddHBand="0" w:evenHBand="0" w:firstRowFirstColumn="0" w:firstRowLastColumn="0" w:lastRowFirstColumn="0" w:lastRowLastColumn="0"/>
          <w:trHeight w:val="782"/>
        </w:trPr>
        <w:tc>
          <w:tcPr>
            <w:tcW w:w="1030" w:type="pct"/>
            <w:tcBorders>
              <w:top w:val="single" w:sz="4" w:space="0" w:color="E6E5E5" w:themeColor="background2"/>
              <w:left w:val="single" w:sz="4" w:space="0" w:color="E6E5E5" w:themeColor="background2"/>
              <w:bottom w:val="single" w:sz="4" w:space="0" w:color="E6E5E5" w:themeColor="background2"/>
              <w:right w:val="single" w:sz="4" w:space="0" w:color="E6E5E5" w:themeColor="background2"/>
            </w:tcBorders>
            <w:shd w:val="clear" w:color="auto" w:fill="auto"/>
          </w:tcPr>
          <w:p w14:paraId="43A97DB2" w14:textId="77777777" w:rsidR="00930A13" w:rsidRPr="003A6007" w:rsidRDefault="00930A13" w:rsidP="00930A13">
            <w:pPr>
              <w:spacing w:line="240" w:lineRule="auto"/>
              <w:jc w:val="both"/>
              <w:rPr>
                <w:b w:val="0"/>
              </w:rPr>
            </w:pPr>
            <w:r w:rsidRPr="003A6007">
              <w:rPr>
                <w:b w:val="0"/>
              </w:rPr>
              <w:t>Annual average over the crediting period</w:t>
            </w:r>
          </w:p>
        </w:tc>
        <w:tc>
          <w:tcPr>
            <w:tcW w:w="1392" w:type="pct"/>
            <w:tcBorders>
              <w:top w:val="single" w:sz="4" w:space="0" w:color="E6E5E5" w:themeColor="background2"/>
              <w:left w:val="single" w:sz="4" w:space="0" w:color="E6E5E5" w:themeColor="background2"/>
              <w:bottom w:val="single" w:sz="4" w:space="0" w:color="E6E5E5" w:themeColor="background2"/>
              <w:right w:val="single" w:sz="4" w:space="0" w:color="E6E5E5" w:themeColor="background2"/>
            </w:tcBorders>
            <w:shd w:val="clear" w:color="auto" w:fill="auto"/>
          </w:tcPr>
          <w:p w14:paraId="5847E4DD" w14:textId="6B57D73E" w:rsidR="00930A13" w:rsidRPr="000B26B8" w:rsidRDefault="00B862CA" w:rsidP="00930A13">
            <w:pPr>
              <w:jc w:val="both"/>
              <w:rPr>
                <w:rFonts w:asciiTheme="minorHAnsi" w:hAnsiTheme="minorHAnsi"/>
                <w:b w:val="0"/>
                <w:bCs w:val="0"/>
                <w:szCs w:val="22"/>
              </w:rPr>
            </w:pPr>
            <w:r>
              <w:t>73,</w:t>
            </w:r>
            <w:r w:rsidR="00A5067C">
              <w:t>962</w:t>
            </w:r>
          </w:p>
        </w:tc>
        <w:tc>
          <w:tcPr>
            <w:tcW w:w="1304" w:type="pct"/>
            <w:tcBorders>
              <w:top w:val="single" w:sz="4" w:space="0" w:color="E6E5E5" w:themeColor="background2"/>
              <w:left w:val="single" w:sz="4" w:space="0" w:color="E6E5E5" w:themeColor="background2"/>
              <w:bottom w:val="single" w:sz="4" w:space="0" w:color="E6E5E5" w:themeColor="background2"/>
              <w:right w:val="single" w:sz="4" w:space="0" w:color="E6E5E5" w:themeColor="background2"/>
            </w:tcBorders>
            <w:shd w:val="clear" w:color="auto" w:fill="auto"/>
          </w:tcPr>
          <w:p w14:paraId="5923CBE6" w14:textId="3E1E839A" w:rsidR="00930A13" w:rsidRPr="000B26B8" w:rsidRDefault="00A5067C" w:rsidP="00930A13">
            <w:pPr>
              <w:jc w:val="both"/>
              <w:rPr>
                <w:rFonts w:asciiTheme="minorHAnsi" w:hAnsiTheme="minorHAnsi"/>
                <w:b w:val="0"/>
                <w:bCs w:val="0"/>
                <w:szCs w:val="22"/>
              </w:rPr>
            </w:pPr>
            <w:r>
              <w:rPr>
                <w:szCs w:val="22"/>
              </w:rPr>
              <w:t>30,015</w:t>
            </w:r>
          </w:p>
        </w:tc>
        <w:tc>
          <w:tcPr>
            <w:tcW w:w="1274" w:type="pct"/>
            <w:tcBorders>
              <w:top w:val="single" w:sz="4" w:space="0" w:color="E6E5E5" w:themeColor="background2"/>
              <w:left w:val="single" w:sz="4" w:space="0" w:color="E6E5E5" w:themeColor="background2"/>
              <w:bottom w:val="single" w:sz="4" w:space="0" w:color="E6E5E5" w:themeColor="background2"/>
              <w:right w:val="single" w:sz="4" w:space="0" w:color="E6E5E5" w:themeColor="background2"/>
            </w:tcBorders>
            <w:shd w:val="clear" w:color="auto" w:fill="auto"/>
          </w:tcPr>
          <w:p w14:paraId="4D5219AF" w14:textId="568065A7" w:rsidR="00930A13" w:rsidRPr="000B26B8" w:rsidRDefault="00A5067C" w:rsidP="00930A13">
            <w:pPr>
              <w:jc w:val="both"/>
              <w:rPr>
                <w:rFonts w:asciiTheme="minorHAnsi" w:hAnsiTheme="minorHAnsi"/>
                <w:b w:val="0"/>
                <w:bCs w:val="0"/>
                <w:szCs w:val="22"/>
              </w:rPr>
            </w:pPr>
            <w:r>
              <w:rPr>
                <w:szCs w:val="22"/>
              </w:rPr>
              <w:t>41,749</w:t>
            </w:r>
          </w:p>
        </w:tc>
      </w:tr>
    </w:tbl>
    <w:p w14:paraId="3FD4479E" w14:textId="77777777" w:rsidR="00C40401" w:rsidRDefault="00C40401" w:rsidP="000757F0"/>
    <w:p w14:paraId="6F0A85D6" w14:textId="77777777" w:rsidR="00C40401" w:rsidRDefault="00C40401" w:rsidP="000757F0"/>
    <w:p w14:paraId="01BD595C" w14:textId="593B3F11" w:rsidR="00C40401" w:rsidRPr="00D9217C" w:rsidRDefault="00C40401" w:rsidP="000757F0">
      <w:r w:rsidRPr="004B1938">
        <w:t xml:space="preserve">SDG </w:t>
      </w:r>
      <w:r>
        <w:t>3 (</w:t>
      </w:r>
      <w:r w:rsidRPr="00D9217C">
        <w:t>Unit =</w:t>
      </w:r>
      <w:r w:rsidRPr="0046585F">
        <w:t xml:space="preserve"> number of </w:t>
      </w:r>
      <w:r w:rsidR="000757F0" w:rsidRPr="0046585F">
        <w:t>households</w:t>
      </w:r>
      <w:r w:rsidRPr="0046585F">
        <w:t xml:space="preserve"> visited medical facilities/dispensary for treatment of respiratory issues etc. such as cough, shortness in breath, pneumonia and other respiratory issues</w:t>
      </w:r>
      <w:r>
        <w:t>)</w:t>
      </w:r>
    </w:p>
    <w:tbl>
      <w:tblPr>
        <w:tblStyle w:val="GridTable4-Accent11"/>
        <w:tblW w:w="9493" w:type="dxa"/>
        <w:tblBorders>
          <w:top w:val="single" w:sz="4" w:space="0" w:color="DCDCDC" w:themeColor="text1" w:themeTint="33"/>
          <w:left w:val="single" w:sz="4" w:space="0" w:color="DCDCDC" w:themeColor="text1" w:themeTint="33"/>
          <w:bottom w:val="single" w:sz="4" w:space="0" w:color="DCDCDC" w:themeColor="text1" w:themeTint="33"/>
          <w:right w:val="single" w:sz="4" w:space="0" w:color="DCDCDC" w:themeColor="text1" w:themeTint="33"/>
          <w:insideH w:val="single" w:sz="4" w:space="0" w:color="DCDCDC" w:themeColor="text1" w:themeTint="33"/>
          <w:insideV w:val="single" w:sz="4" w:space="0" w:color="DCDCDC" w:themeColor="text1" w:themeTint="33"/>
        </w:tblBorders>
        <w:tblCellMar>
          <w:top w:w="28" w:type="dxa"/>
        </w:tblCellMar>
        <w:tblLook w:val="0660" w:firstRow="1" w:lastRow="1" w:firstColumn="0" w:lastColumn="0" w:noHBand="1" w:noVBand="1"/>
      </w:tblPr>
      <w:tblGrid>
        <w:gridCol w:w="2764"/>
        <w:gridCol w:w="2193"/>
        <w:gridCol w:w="1984"/>
        <w:gridCol w:w="2552"/>
      </w:tblGrid>
      <w:tr w:rsidR="00C40401" w:rsidRPr="003A6007" w14:paraId="52C6A6D3" w14:textId="77777777" w:rsidTr="00EE63F0">
        <w:trPr>
          <w:cnfStyle w:val="100000000000" w:firstRow="1" w:lastRow="0" w:firstColumn="0" w:lastColumn="0" w:oddVBand="0" w:evenVBand="0" w:oddHBand="0" w:evenHBand="0" w:firstRowFirstColumn="0" w:firstRowLastColumn="0" w:lastRowFirstColumn="0" w:lastRowLastColumn="0"/>
        </w:trPr>
        <w:tc>
          <w:tcPr>
            <w:tcW w:w="1456" w:type="pct"/>
          </w:tcPr>
          <w:p w14:paraId="5819C037" w14:textId="77777777" w:rsidR="00C40401" w:rsidRPr="003A6007" w:rsidRDefault="00C40401" w:rsidP="00EE63F0">
            <w:pPr>
              <w:spacing w:after="200" w:line="240" w:lineRule="auto"/>
              <w:jc w:val="both"/>
              <w:rPr>
                <w:color w:val="FFFFFF" w:themeColor="background1"/>
              </w:rPr>
            </w:pPr>
            <w:r w:rsidRPr="003A6007">
              <w:rPr>
                <w:color w:val="FFFFFF" w:themeColor="background1"/>
              </w:rPr>
              <w:lastRenderedPageBreak/>
              <w:t>Year</w:t>
            </w:r>
          </w:p>
        </w:tc>
        <w:tc>
          <w:tcPr>
            <w:tcW w:w="1155" w:type="pct"/>
          </w:tcPr>
          <w:p w14:paraId="6EEFD4BF" w14:textId="77777777" w:rsidR="00C40401" w:rsidRPr="003A6007" w:rsidRDefault="00C40401" w:rsidP="00EE63F0">
            <w:pPr>
              <w:spacing w:after="200" w:line="240" w:lineRule="auto"/>
              <w:jc w:val="both"/>
              <w:rPr>
                <w:color w:val="FFFFFF" w:themeColor="background1"/>
              </w:rPr>
            </w:pPr>
            <w:r w:rsidRPr="003A6007">
              <w:rPr>
                <w:color w:val="FFFFFF" w:themeColor="background1"/>
              </w:rPr>
              <w:t>Baseline estimate</w:t>
            </w:r>
          </w:p>
        </w:tc>
        <w:tc>
          <w:tcPr>
            <w:tcW w:w="1045" w:type="pct"/>
          </w:tcPr>
          <w:p w14:paraId="01C1A145" w14:textId="77777777" w:rsidR="00C40401" w:rsidRPr="003A6007" w:rsidRDefault="00C40401" w:rsidP="00EE63F0">
            <w:pPr>
              <w:spacing w:after="200" w:line="240" w:lineRule="auto"/>
              <w:jc w:val="both"/>
              <w:rPr>
                <w:color w:val="FFFFFF" w:themeColor="background1"/>
              </w:rPr>
            </w:pPr>
            <w:r w:rsidRPr="003A6007">
              <w:rPr>
                <w:color w:val="FFFFFF" w:themeColor="background1"/>
              </w:rPr>
              <w:t>Project estimate</w:t>
            </w:r>
          </w:p>
        </w:tc>
        <w:tc>
          <w:tcPr>
            <w:tcW w:w="1344" w:type="pct"/>
          </w:tcPr>
          <w:p w14:paraId="7C548D88" w14:textId="77777777" w:rsidR="00C40401" w:rsidRPr="003A6007" w:rsidRDefault="00C40401" w:rsidP="00EE63F0">
            <w:pPr>
              <w:spacing w:after="200" w:line="240" w:lineRule="auto"/>
              <w:jc w:val="both"/>
              <w:rPr>
                <w:color w:val="FFFFFF" w:themeColor="background1"/>
              </w:rPr>
            </w:pPr>
            <w:r w:rsidRPr="003A6007">
              <w:rPr>
                <w:color w:val="FFFFFF" w:themeColor="background1"/>
              </w:rPr>
              <w:t>Net benefit</w:t>
            </w:r>
          </w:p>
        </w:tc>
      </w:tr>
      <w:tr w:rsidR="00034D67" w:rsidRPr="003A6007" w14:paraId="1D6B5ED4" w14:textId="77777777" w:rsidTr="001B56E6">
        <w:tc>
          <w:tcPr>
            <w:tcW w:w="0" w:type="pct"/>
          </w:tcPr>
          <w:p w14:paraId="29FAC658" w14:textId="77777777" w:rsidR="00034D67" w:rsidRPr="003A6007" w:rsidRDefault="00034D67" w:rsidP="00034D67">
            <w:pPr>
              <w:spacing w:after="200" w:line="240" w:lineRule="auto"/>
              <w:jc w:val="both"/>
            </w:pPr>
            <w:r w:rsidRPr="000C778B">
              <w:t>21/3/2022- 20/3/2023</w:t>
            </w:r>
          </w:p>
        </w:tc>
        <w:tc>
          <w:tcPr>
            <w:tcW w:w="0" w:type="pct"/>
          </w:tcPr>
          <w:p w14:paraId="1497E1B5" w14:textId="5F211300" w:rsidR="00034D67" w:rsidRPr="003A6007" w:rsidRDefault="00034D67" w:rsidP="00034D67">
            <w:pPr>
              <w:spacing w:after="200"/>
              <w:jc w:val="both"/>
            </w:pPr>
            <w:r>
              <w:t>0</w:t>
            </w:r>
          </w:p>
        </w:tc>
        <w:tc>
          <w:tcPr>
            <w:tcW w:w="0" w:type="pct"/>
          </w:tcPr>
          <w:p w14:paraId="21BA9806" w14:textId="64F5939C" w:rsidR="00034D67" w:rsidRPr="003A6007" w:rsidRDefault="00034D67" w:rsidP="00034D67">
            <w:pPr>
              <w:spacing w:after="200"/>
              <w:jc w:val="both"/>
            </w:pPr>
            <w:r w:rsidRPr="00B83E0B">
              <w:t>80%</w:t>
            </w:r>
          </w:p>
        </w:tc>
        <w:tc>
          <w:tcPr>
            <w:tcW w:w="0" w:type="pct"/>
          </w:tcPr>
          <w:p w14:paraId="0E66EBA9" w14:textId="3C2CB79E" w:rsidR="00034D67" w:rsidRPr="003A6007" w:rsidRDefault="00034D67" w:rsidP="00034D67">
            <w:pPr>
              <w:spacing w:after="200"/>
              <w:jc w:val="both"/>
            </w:pPr>
            <w:r w:rsidRPr="00B83E0B">
              <w:t>80%</w:t>
            </w:r>
          </w:p>
        </w:tc>
      </w:tr>
      <w:tr w:rsidR="00034D67" w:rsidRPr="003A6007" w14:paraId="3F9E7740" w14:textId="77777777" w:rsidTr="001B56E6">
        <w:tc>
          <w:tcPr>
            <w:tcW w:w="0" w:type="pct"/>
          </w:tcPr>
          <w:p w14:paraId="3B21B9D7" w14:textId="77777777" w:rsidR="00034D67" w:rsidRPr="003A6007" w:rsidRDefault="00034D67" w:rsidP="00034D67">
            <w:pPr>
              <w:spacing w:after="200" w:line="240" w:lineRule="auto"/>
              <w:jc w:val="both"/>
            </w:pPr>
            <w:r w:rsidRPr="000C778B">
              <w:t>21/3/2023- 20/3/2024</w:t>
            </w:r>
          </w:p>
        </w:tc>
        <w:tc>
          <w:tcPr>
            <w:tcW w:w="0" w:type="pct"/>
          </w:tcPr>
          <w:p w14:paraId="17E34A3E" w14:textId="6C70247F" w:rsidR="00034D67" w:rsidRPr="003A6007" w:rsidRDefault="00034D67" w:rsidP="00034D67">
            <w:pPr>
              <w:spacing w:after="200"/>
              <w:jc w:val="both"/>
            </w:pPr>
            <w:r>
              <w:t>0</w:t>
            </w:r>
          </w:p>
        </w:tc>
        <w:tc>
          <w:tcPr>
            <w:tcW w:w="0" w:type="pct"/>
          </w:tcPr>
          <w:p w14:paraId="05A3FDE6" w14:textId="1A8CEA1D" w:rsidR="00034D67" w:rsidRPr="003A6007" w:rsidRDefault="00034D67" w:rsidP="00034D67">
            <w:pPr>
              <w:spacing w:after="200"/>
              <w:jc w:val="both"/>
            </w:pPr>
            <w:r w:rsidRPr="00B83E0B">
              <w:t>80%</w:t>
            </w:r>
          </w:p>
        </w:tc>
        <w:tc>
          <w:tcPr>
            <w:tcW w:w="0" w:type="pct"/>
          </w:tcPr>
          <w:p w14:paraId="7F501E11" w14:textId="2AFE197A" w:rsidR="00034D67" w:rsidRPr="003A6007" w:rsidRDefault="00034D67" w:rsidP="00034D67">
            <w:pPr>
              <w:spacing w:after="200"/>
              <w:jc w:val="both"/>
            </w:pPr>
            <w:r w:rsidRPr="00B83E0B">
              <w:t>80%</w:t>
            </w:r>
          </w:p>
        </w:tc>
      </w:tr>
      <w:tr w:rsidR="00034D67" w:rsidRPr="003A6007" w14:paraId="5FF2F198" w14:textId="77777777" w:rsidTr="001B56E6">
        <w:tc>
          <w:tcPr>
            <w:tcW w:w="0" w:type="pct"/>
          </w:tcPr>
          <w:p w14:paraId="3D519C81" w14:textId="77777777" w:rsidR="00034D67" w:rsidRPr="003A6007" w:rsidRDefault="00034D67" w:rsidP="00034D67">
            <w:pPr>
              <w:spacing w:after="200" w:line="240" w:lineRule="auto"/>
              <w:jc w:val="both"/>
            </w:pPr>
            <w:r w:rsidRPr="000C778B">
              <w:t>21/3/2024- 20/3/2025</w:t>
            </w:r>
          </w:p>
        </w:tc>
        <w:tc>
          <w:tcPr>
            <w:tcW w:w="0" w:type="pct"/>
          </w:tcPr>
          <w:p w14:paraId="7EEDDAEC" w14:textId="14EAC4B8" w:rsidR="00034D67" w:rsidRPr="003A6007" w:rsidRDefault="00034D67" w:rsidP="00034D67">
            <w:pPr>
              <w:spacing w:after="200"/>
              <w:jc w:val="both"/>
            </w:pPr>
            <w:r>
              <w:t>0</w:t>
            </w:r>
          </w:p>
        </w:tc>
        <w:tc>
          <w:tcPr>
            <w:tcW w:w="0" w:type="pct"/>
          </w:tcPr>
          <w:p w14:paraId="05F49CAE" w14:textId="712426F9" w:rsidR="00034D67" w:rsidRPr="003A6007" w:rsidRDefault="00034D67" w:rsidP="00034D67">
            <w:pPr>
              <w:spacing w:after="200"/>
              <w:jc w:val="both"/>
            </w:pPr>
            <w:r w:rsidRPr="00B83E0B">
              <w:t>80%</w:t>
            </w:r>
          </w:p>
        </w:tc>
        <w:tc>
          <w:tcPr>
            <w:tcW w:w="0" w:type="pct"/>
          </w:tcPr>
          <w:p w14:paraId="142B65F4" w14:textId="12F80D81" w:rsidR="00034D67" w:rsidRPr="003A6007" w:rsidRDefault="00034D67" w:rsidP="00034D67">
            <w:pPr>
              <w:spacing w:after="200"/>
              <w:jc w:val="both"/>
            </w:pPr>
            <w:r w:rsidRPr="00B83E0B">
              <w:t>80%</w:t>
            </w:r>
          </w:p>
        </w:tc>
      </w:tr>
      <w:tr w:rsidR="00034D67" w:rsidRPr="003A6007" w14:paraId="0AE8A12E" w14:textId="77777777" w:rsidTr="001B56E6">
        <w:tc>
          <w:tcPr>
            <w:tcW w:w="0" w:type="pct"/>
          </w:tcPr>
          <w:p w14:paraId="062B37A7" w14:textId="77777777" w:rsidR="00034D67" w:rsidRPr="003A6007" w:rsidRDefault="00034D67" w:rsidP="00034D67">
            <w:pPr>
              <w:spacing w:after="200" w:line="240" w:lineRule="auto"/>
              <w:jc w:val="both"/>
            </w:pPr>
            <w:r w:rsidRPr="000C778B">
              <w:t>21/3/2025- 20/3/2026</w:t>
            </w:r>
          </w:p>
        </w:tc>
        <w:tc>
          <w:tcPr>
            <w:tcW w:w="0" w:type="pct"/>
          </w:tcPr>
          <w:p w14:paraId="4302B691" w14:textId="0BC4AC59" w:rsidR="00034D67" w:rsidRPr="003A6007" w:rsidRDefault="00034D67" w:rsidP="00034D67">
            <w:pPr>
              <w:spacing w:after="200"/>
              <w:jc w:val="both"/>
            </w:pPr>
            <w:r>
              <w:t>0</w:t>
            </w:r>
          </w:p>
        </w:tc>
        <w:tc>
          <w:tcPr>
            <w:tcW w:w="0" w:type="pct"/>
          </w:tcPr>
          <w:p w14:paraId="5A22BBA8" w14:textId="512AC8D5" w:rsidR="00034D67" w:rsidRPr="003A6007" w:rsidRDefault="00034D67" w:rsidP="00034D67">
            <w:pPr>
              <w:spacing w:after="200"/>
              <w:jc w:val="both"/>
            </w:pPr>
            <w:r w:rsidRPr="00B83E0B">
              <w:t>80%</w:t>
            </w:r>
          </w:p>
        </w:tc>
        <w:tc>
          <w:tcPr>
            <w:tcW w:w="0" w:type="pct"/>
          </w:tcPr>
          <w:p w14:paraId="0185F3DA" w14:textId="71676B58" w:rsidR="00034D67" w:rsidRPr="003A6007" w:rsidRDefault="00034D67" w:rsidP="00034D67">
            <w:pPr>
              <w:spacing w:after="200"/>
              <w:jc w:val="both"/>
            </w:pPr>
            <w:r w:rsidRPr="00B83E0B">
              <w:t>80%</w:t>
            </w:r>
          </w:p>
        </w:tc>
      </w:tr>
      <w:tr w:rsidR="00034D67" w:rsidRPr="003A6007" w14:paraId="59989E0A" w14:textId="77777777" w:rsidTr="001B56E6">
        <w:tc>
          <w:tcPr>
            <w:tcW w:w="0" w:type="pct"/>
          </w:tcPr>
          <w:p w14:paraId="197C10EB" w14:textId="77777777" w:rsidR="00034D67" w:rsidRPr="003A6007" w:rsidRDefault="00034D67" w:rsidP="00034D67">
            <w:pPr>
              <w:spacing w:after="200" w:line="240" w:lineRule="auto"/>
              <w:jc w:val="both"/>
            </w:pPr>
            <w:r w:rsidRPr="000C778B">
              <w:t>21/3/2026- 20/3/2027</w:t>
            </w:r>
          </w:p>
        </w:tc>
        <w:tc>
          <w:tcPr>
            <w:tcW w:w="0" w:type="pct"/>
          </w:tcPr>
          <w:p w14:paraId="47A1D6FB" w14:textId="26278048" w:rsidR="00034D67" w:rsidRPr="003A6007" w:rsidRDefault="00034D67" w:rsidP="00034D67">
            <w:pPr>
              <w:spacing w:after="200"/>
              <w:jc w:val="both"/>
            </w:pPr>
            <w:r>
              <w:t>0</w:t>
            </w:r>
          </w:p>
        </w:tc>
        <w:tc>
          <w:tcPr>
            <w:tcW w:w="0" w:type="pct"/>
          </w:tcPr>
          <w:p w14:paraId="26C147F2" w14:textId="278DF240" w:rsidR="00034D67" w:rsidRPr="003A6007" w:rsidRDefault="00034D67" w:rsidP="00034D67">
            <w:pPr>
              <w:spacing w:after="200"/>
              <w:jc w:val="both"/>
            </w:pPr>
            <w:r w:rsidRPr="00B83E0B">
              <w:t>80%</w:t>
            </w:r>
          </w:p>
        </w:tc>
        <w:tc>
          <w:tcPr>
            <w:tcW w:w="0" w:type="pct"/>
          </w:tcPr>
          <w:p w14:paraId="5FF1C828" w14:textId="0B934EA8" w:rsidR="00034D67" w:rsidRPr="003A6007" w:rsidRDefault="00034D67" w:rsidP="00034D67">
            <w:pPr>
              <w:spacing w:after="200"/>
              <w:jc w:val="both"/>
            </w:pPr>
            <w:r w:rsidRPr="00B83E0B">
              <w:t>80%</w:t>
            </w:r>
          </w:p>
        </w:tc>
      </w:tr>
      <w:tr w:rsidR="00034D67" w:rsidRPr="003A6007" w14:paraId="2B920FE8" w14:textId="77777777" w:rsidTr="00EE63F0">
        <w:trPr>
          <w:cnfStyle w:val="010000000000" w:firstRow="0" w:lastRow="1" w:firstColumn="0" w:lastColumn="0" w:oddVBand="0" w:evenVBand="0" w:oddHBand="0" w:evenHBand="0" w:firstRowFirstColumn="0" w:firstRowLastColumn="0" w:lastRowFirstColumn="0" w:lastRowLastColumn="0"/>
          <w:trHeight w:val="594"/>
        </w:trPr>
        <w:tc>
          <w:tcPr>
            <w:tcW w:w="1456" w:type="pct"/>
            <w:vAlign w:val="bottom"/>
          </w:tcPr>
          <w:p w14:paraId="4EF3DAF8" w14:textId="77777777" w:rsidR="00034D67" w:rsidRPr="003A6007" w:rsidRDefault="00034D67" w:rsidP="00034D67">
            <w:pPr>
              <w:spacing w:after="200"/>
              <w:jc w:val="both"/>
            </w:pPr>
            <w:r w:rsidRPr="003A6007">
              <w:t>Total</w:t>
            </w:r>
          </w:p>
        </w:tc>
        <w:tc>
          <w:tcPr>
            <w:tcW w:w="1155" w:type="pct"/>
          </w:tcPr>
          <w:p w14:paraId="7C24472A" w14:textId="11751994" w:rsidR="00034D67" w:rsidRPr="003A6007" w:rsidRDefault="00034D67" w:rsidP="00034D67">
            <w:pPr>
              <w:spacing w:after="200"/>
              <w:jc w:val="both"/>
            </w:pPr>
            <w:r>
              <w:t>0</w:t>
            </w:r>
          </w:p>
        </w:tc>
        <w:tc>
          <w:tcPr>
            <w:tcW w:w="1045" w:type="pct"/>
          </w:tcPr>
          <w:p w14:paraId="16CB05C1" w14:textId="2D3D287F" w:rsidR="00034D67" w:rsidRPr="003A6007" w:rsidRDefault="00034D67" w:rsidP="00034D67">
            <w:pPr>
              <w:spacing w:after="200"/>
              <w:jc w:val="both"/>
            </w:pPr>
            <w:r w:rsidRPr="00B83E0B">
              <w:t>80%</w:t>
            </w:r>
          </w:p>
        </w:tc>
        <w:tc>
          <w:tcPr>
            <w:tcW w:w="1344" w:type="pct"/>
          </w:tcPr>
          <w:p w14:paraId="05A87B62" w14:textId="1E476316" w:rsidR="00034D67" w:rsidRPr="003A6007" w:rsidRDefault="00034D67" w:rsidP="00034D67">
            <w:pPr>
              <w:spacing w:after="200"/>
              <w:jc w:val="both"/>
            </w:pPr>
            <w:r w:rsidRPr="00B83E0B">
              <w:t>80%</w:t>
            </w:r>
          </w:p>
        </w:tc>
      </w:tr>
    </w:tbl>
    <w:tbl>
      <w:tblPr>
        <w:tblW w:w="9498" w:type="dxa"/>
        <w:tblInd w:w="-5" w:type="dxa"/>
        <w:tblBorders>
          <w:top w:val="single" w:sz="4" w:space="0" w:color="DCDCDC"/>
          <w:left w:val="single" w:sz="4" w:space="0" w:color="DCDCDC"/>
          <w:bottom w:val="single" w:sz="4" w:space="0" w:color="DCDCDC"/>
          <w:right w:val="single" w:sz="4" w:space="0" w:color="DCDCDC"/>
          <w:insideH w:val="single" w:sz="4" w:space="0" w:color="DCDCDC"/>
          <w:insideV w:val="single" w:sz="4" w:space="0" w:color="DCDCDC"/>
        </w:tblBorders>
        <w:tblCellMar>
          <w:top w:w="23" w:type="dxa"/>
          <w:bottom w:w="23" w:type="dxa"/>
        </w:tblCellMar>
        <w:tblLook w:val="0160" w:firstRow="1" w:lastRow="1" w:firstColumn="0" w:lastColumn="1" w:noHBand="0" w:noVBand="0"/>
      </w:tblPr>
      <w:tblGrid>
        <w:gridCol w:w="2834"/>
        <w:gridCol w:w="2128"/>
        <w:gridCol w:w="1983"/>
        <w:gridCol w:w="2553"/>
      </w:tblGrid>
      <w:tr w:rsidR="00C40401" w:rsidRPr="003A6007" w14:paraId="22DFCD3C" w14:textId="77777777" w:rsidTr="004450BD">
        <w:trPr>
          <w:cantSplit/>
          <w:trHeight w:val="782"/>
        </w:trPr>
        <w:tc>
          <w:tcPr>
            <w:tcW w:w="1492" w:type="pct"/>
            <w:shd w:val="clear" w:color="auto" w:fill="auto"/>
            <w:vAlign w:val="center"/>
          </w:tcPr>
          <w:p w14:paraId="1D78FEB1" w14:textId="77777777" w:rsidR="00C40401" w:rsidRPr="003A6007" w:rsidRDefault="00C40401" w:rsidP="00EE63F0">
            <w:pPr>
              <w:spacing w:line="240" w:lineRule="auto"/>
              <w:jc w:val="both"/>
              <w:rPr>
                <w:b/>
              </w:rPr>
            </w:pPr>
            <w:r w:rsidRPr="003A6007">
              <w:rPr>
                <w:b/>
              </w:rPr>
              <w:t>Total number of crediting years</w:t>
            </w:r>
          </w:p>
        </w:tc>
        <w:tc>
          <w:tcPr>
            <w:tcW w:w="1120" w:type="pct"/>
            <w:shd w:val="clear" w:color="auto" w:fill="auto"/>
          </w:tcPr>
          <w:p w14:paraId="45CF83BF" w14:textId="77777777" w:rsidR="00C40401" w:rsidRPr="003A6007" w:rsidRDefault="00C40401" w:rsidP="00EE63F0">
            <w:pPr>
              <w:jc w:val="both"/>
            </w:pPr>
            <w:r>
              <w:t>5</w:t>
            </w:r>
          </w:p>
        </w:tc>
        <w:tc>
          <w:tcPr>
            <w:tcW w:w="1044" w:type="pct"/>
            <w:shd w:val="clear" w:color="auto" w:fill="auto"/>
          </w:tcPr>
          <w:p w14:paraId="44FE201C" w14:textId="77777777" w:rsidR="00C40401" w:rsidRPr="003A6007" w:rsidRDefault="00C40401" w:rsidP="00EE63F0">
            <w:pPr>
              <w:jc w:val="both"/>
            </w:pPr>
          </w:p>
        </w:tc>
        <w:tc>
          <w:tcPr>
            <w:tcW w:w="1344" w:type="pct"/>
            <w:shd w:val="clear" w:color="auto" w:fill="auto"/>
          </w:tcPr>
          <w:p w14:paraId="6422B753" w14:textId="77777777" w:rsidR="00C40401" w:rsidRPr="003A6007" w:rsidRDefault="00C40401" w:rsidP="00EE63F0">
            <w:pPr>
              <w:jc w:val="both"/>
            </w:pPr>
          </w:p>
        </w:tc>
      </w:tr>
      <w:tr w:rsidR="005F2497" w:rsidRPr="003A6007" w14:paraId="680B05C0" w14:textId="77777777" w:rsidTr="004450BD">
        <w:trPr>
          <w:cantSplit/>
          <w:trHeight w:val="782"/>
        </w:trPr>
        <w:tc>
          <w:tcPr>
            <w:tcW w:w="1492" w:type="pct"/>
            <w:tcBorders>
              <w:top w:val="single" w:sz="4" w:space="0" w:color="DCDCDC"/>
              <w:left w:val="single" w:sz="4" w:space="0" w:color="DCDCDC"/>
              <w:bottom w:val="single" w:sz="4" w:space="0" w:color="DCDCDC"/>
              <w:right w:val="single" w:sz="4" w:space="0" w:color="DCDCDC"/>
            </w:tcBorders>
            <w:shd w:val="clear" w:color="auto" w:fill="auto"/>
            <w:vAlign w:val="center"/>
          </w:tcPr>
          <w:p w14:paraId="7ED147B7" w14:textId="77777777" w:rsidR="005F2497" w:rsidRPr="003A6007" w:rsidRDefault="005F2497" w:rsidP="005F2497">
            <w:pPr>
              <w:spacing w:line="240" w:lineRule="auto"/>
              <w:jc w:val="both"/>
              <w:rPr>
                <w:b/>
              </w:rPr>
            </w:pPr>
            <w:r w:rsidRPr="003A6007">
              <w:rPr>
                <w:b/>
              </w:rPr>
              <w:t>Annual average over the crediting period</w:t>
            </w:r>
          </w:p>
        </w:tc>
        <w:tc>
          <w:tcPr>
            <w:tcW w:w="1120" w:type="pct"/>
            <w:tcBorders>
              <w:top w:val="single" w:sz="4" w:space="0" w:color="DCDCDC"/>
              <w:left w:val="single" w:sz="4" w:space="0" w:color="DCDCDC"/>
              <w:bottom w:val="single" w:sz="4" w:space="0" w:color="DCDCDC"/>
              <w:right w:val="single" w:sz="4" w:space="0" w:color="DCDCDC"/>
            </w:tcBorders>
            <w:shd w:val="clear" w:color="auto" w:fill="auto"/>
          </w:tcPr>
          <w:p w14:paraId="3DB93E47" w14:textId="6E5D03BB" w:rsidR="005F2497" w:rsidRPr="003A6007" w:rsidRDefault="005F2497" w:rsidP="005F2497">
            <w:pPr>
              <w:jc w:val="both"/>
            </w:pPr>
            <w:r>
              <w:t>0</w:t>
            </w:r>
          </w:p>
        </w:tc>
        <w:tc>
          <w:tcPr>
            <w:tcW w:w="1044" w:type="pct"/>
            <w:tcBorders>
              <w:top w:val="single" w:sz="4" w:space="0" w:color="DCDCDC"/>
              <w:left w:val="single" w:sz="4" w:space="0" w:color="DCDCDC"/>
              <w:bottom w:val="single" w:sz="4" w:space="0" w:color="DCDCDC"/>
              <w:right w:val="single" w:sz="4" w:space="0" w:color="DCDCDC"/>
            </w:tcBorders>
            <w:shd w:val="clear" w:color="auto" w:fill="auto"/>
          </w:tcPr>
          <w:p w14:paraId="0696FAF2" w14:textId="275C4639" w:rsidR="005F2497" w:rsidRPr="003A6007" w:rsidRDefault="005F2497" w:rsidP="005F2497">
            <w:pPr>
              <w:jc w:val="both"/>
            </w:pPr>
            <w:r w:rsidRPr="00F20437">
              <w:t>80%</w:t>
            </w:r>
          </w:p>
        </w:tc>
        <w:tc>
          <w:tcPr>
            <w:tcW w:w="1344" w:type="pct"/>
            <w:tcBorders>
              <w:top w:val="single" w:sz="4" w:space="0" w:color="DCDCDC"/>
              <w:left w:val="single" w:sz="4" w:space="0" w:color="DCDCDC"/>
              <w:bottom w:val="single" w:sz="4" w:space="0" w:color="DCDCDC"/>
              <w:right w:val="single" w:sz="4" w:space="0" w:color="DCDCDC"/>
            </w:tcBorders>
            <w:shd w:val="clear" w:color="auto" w:fill="auto"/>
          </w:tcPr>
          <w:p w14:paraId="6925BE86" w14:textId="19FECAD5" w:rsidR="005F2497" w:rsidRPr="003A6007" w:rsidRDefault="005F2497" w:rsidP="005F2497">
            <w:pPr>
              <w:jc w:val="both"/>
            </w:pPr>
            <w:r w:rsidRPr="00F20437">
              <w:t>80%</w:t>
            </w:r>
          </w:p>
        </w:tc>
      </w:tr>
    </w:tbl>
    <w:p w14:paraId="09E8863F" w14:textId="77777777" w:rsidR="00C40401" w:rsidRDefault="00C40401" w:rsidP="000757F0"/>
    <w:p w14:paraId="3872DD27" w14:textId="77777777" w:rsidR="00C40401" w:rsidRDefault="00C40401" w:rsidP="000757F0">
      <w:pPr>
        <w:rPr>
          <w:bCs/>
        </w:rPr>
      </w:pPr>
      <w:r w:rsidRPr="004B1938">
        <w:t xml:space="preserve">SDG </w:t>
      </w:r>
      <w:r>
        <w:t>5 (</w:t>
      </w:r>
      <w:r w:rsidRPr="00D9217C">
        <w:t>Unit =</w:t>
      </w:r>
      <w:r w:rsidRPr="00687382">
        <w:t xml:space="preserve"> </w:t>
      </w:r>
      <w:r w:rsidRPr="00414D3E">
        <w:t>Average time saving associated with cooking time and fuel collection) hours/day</w:t>
      </w:r>
      <w:r>
        <w:t>)</w:t>
      </w:r>
    </w:p>
    <w:tbl>
      <w:tblPr>
        <w:tblStyle w:val="GridTable4-Accent11"/>
        <w:tblW w:w="9493" w:type="dxa"/>
        <w:tblBorders>
          <w:top w:val="single" w:sz="4" w:space="0" w:color="DCDCDC" w:themeColor="text1" w:themeTint="33"/>
          <w:left w:val="single" w:sz="4" w:space="0" w:color="DCDCDC" w:themeColor="text1" w:themeTint="33"/>
          <w:bottom w:val="single" w:sz="4" w:space="0" w:color="DCDCDC" w:themeColor="text1" w:themeTint="33"/>
          <w:right w:val="single" w:sz="4" w:space="0" w:color="DCDCDC" w:themeColor="text1" w:themeTint="33"/>
          <w:insideH w:val="single" w:sz="4" w:space="0" w:color="DCDCDC" w:themeColor="text1" w:themeTint="33"/>
          <w:insideV w:val="single" w:sz="4" w:space="0" w:color="DCDCDC" w:themeColor="text1" w:themeTint="33"/>
        </w:tblBorders>
        <w:tblCellMar>
          <w:top w:w="28" w:type="dxa"/>
        </w:tblCellMar>
        <w:tblLook w:val="0660" w:firstRow="1" w:lastRow="1" w:firstColumn="0" w:lastColumn="0" w:noHBand="1" w:noVBand="1"/>
      </w:tblPr>
      <w:tblGrid>
        <w:gridCol w:w="1495"/>
        <w:gridCol w:w="3257"/>
        <w:gridCol w:w="2944"/>
        <w:gridCol w:w="1797"/>
      </w:tblGrid>
      <w:tr w:rsidR="00C40401" w:rsidRPr="003A6007" w14:paraId="43E0A3A1" w14:textId="77777777" w:rsidTr="002E4A52">
        <w:trPr>
          <w:cnfStyle w:val="100000000000" w:firstRow="1" w:lastRow="0" w:firstColumn="0" w:lastColumn="0" w:oddVBand="0" w:evenVBand="0" w:oddHBand="0" w:evenHBand="0" w:firstRowFirstColumn="0" w:firstRowLastColumn="0" w:lastRowFirstColumn="0" w:lastRowLastColumn="0"/>
        </w:trPr>
        <w:tc>
          <w:tcPr>
            <w:tcW w:w="0" w:type="pct"/>
          </w:tcPr>
          <w:p w14:paraId="299AF8D6" w14:textId="77777777" w:rsidR="00C40401" w:rsidRPr="003A6007" w:rsidRDefault="00C40401" w:rsidP="00EE63F0">
            <w:pPr>
              <w:spacing w:after="200" w:line="240" w:lineRule="auto"/>
              <w:jc w:val="both"/>
              <w:rPr>
                <w:color w:val="FFFFFF" w:themeColor="background1"/>
              </w:rPr>
            </w:pPr>
            <w:r w:rsidRPr="003A6007">
              <w:rPr>
                <w:color w:val="FFFFFF" w:themeColor="background1"/>
              </w:rPr>
              <w:t>Year</w:t>
            </w:r>
          </w:p>
        </w:tc>
        <w:tc>
          <w:tcPr>
            <w:tcW w:w="1466" w:type="pct"/>
          </w:tcPr>
          <w:p w14:paraId="3948F126" w14:textId="77777777" w:rsidR="00C40401" w:rsidRPr="003A6007" w:rsidRDefault="00C40401" w:rsidP="00EE63F0">
            <w:pPr>
              <w:spacing w:after="200" w:line="240" w:lineRule="auto"/>
              <w:jc w:val="both"/>
              <w:rPr>
                <w:color w:val="FFFFFF" w:themeColor="background1"/>
              </w:rPr>
            </w:pPr>
            <w:r w:rsidRPr="003A6007">
              <w:rPr>
                <w:color w:val="FFFFFF" w:themeColor="background1"/>
              </w:rPr>
              <w:t>Baseline estimate</w:t>
            </w:r>
          </w:p>
        </w:tc>
        <w:tc>
          <w:tcPr>
            <w:tcW w:w="1344" w:type="pct"/>
          </w:tcPr>
          <w:p w14:paraId="3E581C9E" w14:textId="77777777" w:rsidR="00C40401" w:rsidRPr="003A6007" w:rsidRDefault="00C40401" w:rsidP="00EE63F0">
            <w:pPr>
              <w:spacing w:after="200" w:line="240" w:lineRule="auto"/>
              <w:jc w:val="both"/>
              <w:rPr>
                <w:color w:val="FFFFFF" w:themeColor="background1"/>
              </w:rPr>
            </w:pPr>
            <w:r w:rsidRPr="003A6007">
              <w:rPr>
                <w:color w:val="FFFFFF" w:themeColor="background1"/>
              </w:rPr>
              <w:t>Project estimate</w:t>
            </w:r>
          </w:p>
        </w:tc>
        <w:tc>
          <w:tcPr>
            <w:tcW w:w="896" w:type="pct"/>
          </w:tcPr>
          <w:p w14:paraId="554E9CC2" w14:textId="77777777" w:rsidR="00C40401" w:rsidRPr="003A6007" w:rsidRDefault="00C40401" w:rsidP="00EE63F0">
            <w:pPr>
              <w:spacing w:after="200" w:line="240" w:lineRule="auto"/>
              <w:jc w:val="both"/>
              <w:rPr>
                <w:color w:val="FFFFFF" w:themeColor="background1"/>
              </w:rPr>
            </w:pPr>
            <w:r w:rsidRPr="003A6007">
              <w:rPr>
                <w:color w:val="FFFFFF" w:themeColor="background1"/>
              </w:rPr>
              <w:t>Net benefit</w:t>
            </w:r>
          </w:p>
        </w:tc>
      </w:tr>
      <w:tr w:rsidR="00C40401" w:rsidRPr="003A6007" w14:paraId="7083EADD" w14:textId="77777777" w:rsidTr="002E4A52">
        <w:tc>
          <w:tcPr>
            <w:tcW w:w="0" w:type="pct"/>
          </w:tcPr>
          <w:p w14:paraId="1BF23992" w14:textId="77777777" w:rsidR="00C40401" w:rsidRPr="003A6007" w:rsidRDefault="00C40401" w:rsidP="00EE63F0">
            <w:pPr>
              <w:spacing w:after="200" w:line="240" w:lineRule="auto"/>
              <w:jc w:val="both"/>
            </w:pPr>
            <w:r w:rsidRPr="00AB25B2">
              <w:t>21/3/2022- 20/3/2023</w:t>
            </w:r>
          </w:p>
        </w:tc>
        <w:tc>
          <w:tcPr>
            <w:tcW w:w="1466" w:type="pct"/>
          </w:tcPr>
          <w:p w14:paraId="369766F6" w14:textId="77777777" w:rsidR="00C40401" w:rsidRPr="003A6007" w:rsidRDefault="00C40401" w:rsidP="00EE63F0">
            <w:pPr>
              <w:spacing w:after="200"/>
              <w:jc w:val="both"/>
            </w:pPr>
            <w:r>
              <w:t>0</w:t>
            </w:r>
          </w:p>
        </w:tc>
        <w:tc>
          <w:tcPr>
            <w:tcW w:w="1344" w:type="pct"/>
          </w:tcPr>
          <w:p w14:paraId="6955CBCC" w14:textId="77777777" w:rsidR="00C40401" w:rsidRPr="003A6007" w:rsidRDefault="00C40401" w:rsidP="00EE63F0">
            <w:pPr>
              <w:spacing w:after="200"/>
              <w:jc w:val="both"/>
            </w:pPr>
            <w:r w:rsidRPr="004A3AB3">
              <w:t>1.50</w:t>
            </w:r>
          </w:p>
        </w:tc>
        <w:tc>
          <w:tcPr>
            <w:tcW w:w="896" w:type="pct"/>
          </w:tcPr>
          <w:p w14:paraId="1B78488C" w14:textId="77777777" w:rsidR="00C40401" w:rsidRPr="003A6007" w:rsidRDefault="00C40401" w:rsidP="00EE63F0">
            <w:pPr>
              <w:spacing w:after="200"/>
              <w:jc w:val="both"/>
            </w:pPr>
            <w:r w:rsidRPr="004A3AB3">
              <w:t>1.50</w:t>
            </w:r>
          </w:p>
        </w:tc>
      </w:tr>
      <w:tr w:rsidR="00C40401" w:rsidRPr="003A6007" w14:paraId="5AB826FC" w14:textId="77777777" w:rsidTr="002E4A52">
        <w:tc>
          <w:tcPr>
            <w:tcW w:w="0" w:type="pct"/>
          </w:tcPr>
          <w:p w14:paraId="0FD60F7B" w14:textId="77777777" w:rsidR="00C40401" w:rsidRPr="003A6007" w:rsidRDefault="00C40401" w:rsidP="00EE63F0">
            <w:pPr>
              <w:spacing w:after="200" w:line="240" w:lineRule="auto"/>
              <w:jc w:val="both"/>
            </w:pPr>
            <w:r w:rsidRPr="00AB25B2">
              <w:t>21/3/2023- 20/3/2024</w:t>
            </w:r>
          </w:p>
        </w:tc>
        <w:tc>
          <w:tcPr>
            <w:tcW w:w="1466" w:type="pct"/>
          </w:tcPr>
          <w:p w14:paraId="221CAA71" w14:textId="77777777" w:rsidR="00C40401" w:rsidRPr="003A6007" w:rsidRDefault="00C40401" w:rsidP="00EE63F0">
            <w:pPr>
              <w:spacing w:after="200"/>
              <w:jc w:val="both"/>
            </w:pPr>
            <w:r>
              <w:t>0</w:t>
            </w:r>
          </w:p>
        </w:tc>
        <w:tc>
          <w:tcPr>
            <w:tcW w:w="1344" w:type="pct"/>
          </w:tcPr>
          <w:p w14:paraId="40C372D7" w14:textId="77777777" w:rsidR="00C40401" w:rsidRPr="003A6007" w:rsidRDefault="00C40401" w:rsidP="00EE63F0">
            <w:pPr>
              <w:spacing w:after="200"/>
              <w:jc w:val="both"/>
            </w:pPr>
            <w:r w:rsidRPr="004A3AB3">
              <w:t>1.50</w:t>
            </w:r>
          </w:p>
        </w:tc>
        <w:tc>
          <w:tcPr>
            <w:tcW w:w="896" w:type="pct"/>
          </w:tcPr>
          <w:p w14:paraId="25196804" w14:textId="77777777" w:rsidR="00C40401" w:rsidRPr="003A6007" w:rsidRDefault="00C40401" w:rsidP="00EE63F0">
            <w:pPr>
              <w:spacing w:after="200"/>
              <w:jc w:val="both"/>
            </w:pPr>
            <w:r w:rsidRPr="004A3AB3">
              <w:t>1.50</w:t>
            </w:r>
          </w:p>
        </w:tc>
      </w:tr>
      <w:tr w:rsidR="00C40401" w:rsidRPr="003A6007" w14:paraId="592F19CB" w14:textId="77777777" w:rsidTr="002E4A52">
        <w:tc>
          <w:tcPr>
            <w:tcW w:w="0" w:type="pct"/>
          </w:tcPr>
          <w:p w14:paraId="65BC80F7" w14:textId="77777777" w:rsidR="00C40401" w:rsidRPr="003A6007" w:rsidRDefault="00C40401" w:rsidP="00EE63F0">
            <w:pPr>
              <w:spacing w:after="200" w:line="240" w:lineRule="auto"/>
              <w:jc w:val="both"/>
            </w:pPr>
            <w:r w:rsidRPr="00AB25B2">
              <w:t>21/3/2024- 20/3/2025</w:t>
            </w:r>
          </w:p>
        </w:tc>
        <w:tc>
          <w:tcPr>
            <w:tcW w:w="1466" w:type="pct"/>
          </w:tcPr>
          <w:p w14:paraId="0BAC6165" w14:textId="77777777" w:rsidR="00C40401" w:rsidRPr="003A6007" w:rsidRDefault="00C40401" w:rsidP="00EE63F0">
            <w:pPr>
              <w:spacing w:after="200"/>
              <w:jc w:val="both"/>
            </w:pPr>
            <w:r>
              <w:t>0</w:t>
            </w:r>
          </w:p>
        </w:tc>
        <w:tc>
          <w:tcPr>
            <w:tcW w:w="1344" w:type="pct"/>
          </w:tcPr>
          <w:p w14:paraId="6F21151D" w14:textId="77777777" w:rsidR="00C40401" w:rsidRPr="003A6007" w:rsidRDefault="00C40401" w:rsidP="00EE63F0">
            <w:pPr>
              <w:spacing w:after="200"/>
              <w:jc w:val="both"/>
            </w:pPr>
            <w:r w:rsidRPr="004A3AB3">
              <w:t>1.50</w:t>
            </w:r>
          </w:p>
        </w:tc>
        <w:tc>
          <w:tcPr>
            <w:tcW w:w="896" w:type="pct"/>
          </w:tcPr>
          <w:p w14:paraId="6333E6EE" w14:textId="77777777" w:rsidR="00C40401" w:rsidRPr="003A6007" w:rsidRDefault="00C40401" w:rsidP="00EE63F0">
            <w:pPr>
              <w:spacing w:after="200"/>
              <w:jc w:val="both"/>
            </w:pPr>
            <w:r w:rsidRPr="004A3AB3">
              <w:t>1.50</w:t>
            </w:r>
          </w:p>
        </w:tc>
      </w:tr>
      <w:tr w:rsidR="00C40401" w:rsidRPr="003A6007" w14:paraId="32EEFED3" w14:textId="77777777" w:rsidTr="002E4A52">
        <w:tc>
          <w:tcPr>
            <w:tcW w:w="0" w:type="pct"/>
          </w:tcPr>
          <w:p w14:paraId="7EFD58B5" w14:textId="77777777" w:rsidR="00C40401" w:rsidRPr="003A6007" w:rsidRDefault="00C40401" w:rsidP="00EE63F0">
            <w:pPr>
              <w:spacing w:after="200" w:line="240" w:lineRule="auto"/>
              <w:jc w:val="both"/>
            </w:pPr>
            <w:r w:rsidRPr="00AB25B2">
              <w:t>21/3/2025- 20/3/2026</w:t>
            </w:r>
          </w:p>
        </w:tc>
        <w:tc>
          <w:tcPr>
            <w:tcW w:w="1466" w:type="pct"/>
          </w:tcPr>
          <w:p w14:paraId="58412165" w14:textId="77777777" w:rsidR="00C40401" w:rsidRPr="003A6007" w:rsidRDefault="00C40401" w:rsidP="00EE63F0">
            <w:pPr>
              <w:spacing w:after="200"/>
              <w:jc w:val="both"/>
            </w:pPr>
            <w:r>
              <w:t>0</w:t>
            </w:r>
          </w:p>
        </w:tc>
        <w:tc>
          <w:tcPr>
            <w:tcW w:w="1344" w:type="pct"/>
          </w:tcPr>
          <w:p w14:paraId="55AB1374" w14:textId="77777777" w:rsidR="00C40401" w:rsidRPr="003A6007" w:rsidRDefault="00C40401" w:rsidP="00EE63F0">
            <w:pPr>
              <w:spacing w:after="200"/>
              <w:jc w:val="both"/>
            </w:pPr>
            <w:r w:rsidRPr="004A3AB3">
              <w:t>1.50</w:t>
            </w:r>
          </w:p>
        </w:tc>
        <w:tc>
          <w:tcPr>
            <w:tcW w:w="896" w:type="pct"/>
          </w:tcPr>
          <w:p w14:paraId="1F163B55" w14:textId="77777777" w:rsidR="00C40401" w:rsidRPr="003A6007" w:rsidRDefault="00C40401" w:rsidP="00EE63F0">
            <w:pPr>
              <w:spacing w:after="200"/>
              <w:jc w:val="both"/>
            </w:pPr>
            <w:r w:rsidRPr="004A3AB3">
              <w:t>1.50</w:t>
            </w:r>
          </w:p>
        </w:tc>
      </w:tr>
      <w:tr w:rsidR="00C40401" w:rsidRPr="003A6007" w14:paraId="232754F5" w14:textId="77777777" w:rsidTr="002E4A52">
        <w:tc>
          <w:tcPr>
            <w:tcW w:w="0" w:type="pct"/>
          </w:tcPr>
          <w:p w14:paraId="15B2C16B" w14:textId="77777777" w:rsidR="00C40401" w:rsidRPr="003A6007" w:rsidRDefault="00C40401" w:rsidP="00EE63F0">
            <w:pPr>
              <w:spacing w:after="200" w:line="240" w:lineRule="auto"/>
              <w:jc w:val="both"/>
            </w:pPr>
            <w:r w:rsidRPr="00AB25B2">
              <w:t>21/3/2026- 20/3/2027</w:t>
            </w:r>
          </w:p>
        </w:tc>
        <w:tc>
          <w:tcPr>
            <w:tcW w:w="1466" w:type="pct"/>
          </w:tcPr>
          <w:p w14:paraId="05B2D468" w14:textId="77777777" w:rsidR="00C40401" w:rsidRPr="003A6007" w:rsidRDefault="00C40401" w:rsidP="00EE63F0">
            <w:pPr>
              <w:spacing w:after="200"/>
              <w:jc w:val="both"/>
            </w:pPr>
            <w:r>
              <w:t>0</w:t>
            </w:r>
          </w:p>
        </w:tc>
        <w:tc>
          <w:tcPr>
            <w:tcW w:w="1344" w:type="pct"/>
          </w:tcPr>
          <w:p w14:paraId="388B458A" w14:textId="77777777" w:rsidR="00C40401" w:rsidRPr="003A6007" w:rsidRDefault="00C40401" w:rsidP="00EE63F0">
            <w:pPr>
              <w:spacing w:after="200"/>
              <w:jc w:val="both"/>
            </w:pPr>
            <w:r w:rsidRPr="004A3AB3">
              <w:t>1.50</w:t>
            </w:r>
          </w:p>
        </w:tc>
        <w:tc>
          <w:tcPr>
            <w:tcW w:w="896" w:type="pct"/>
          </w:tcPr>
          <w:p w14:paraId="51F79BF8" w14:textId="77777777" w:rsidR="00C40401" w:rsidRPr="003A6007" w:rsidRDefault="00C40401" w:rsidP="00EE63F0">
            <w:pPr>
              <w:spacing w:after="200"/>
              <w:jc w:val="both"/>
            </w:pPr>
            <w:r w:rsidRPr="004A3AB3">
              <w:t>1.50</w:t>
            </w:r>
          </w:p>
        </w:tc>
      </w:tr>
      <w:tr w:rsidR="00C40401" w:rsidRPr="003A6007" w14:paraId="79E64EBD" w14:textId="77777777" w:rsidTr="002E4A52">
        <w:trPr>
          <w:trHeight w:val="594"/>
        </w:trPr>
        <w:tc>
          <w:tcPr>
            <w:tcW w:w="0" w:type="pct"/>
            <w:vAlign w:val="bottom"/>
          </w:tcPr>
          <w:p w14:paraId="36F30901" w14:textId="30DE144C" w:rsidR="00C40401" w:rsidRPr="003A6007" w:rsidRDefault="00C40401" w:rsidP="00EE63F0">
            <w:pPr>
              <w:spacing w:after="200"/>
              <w:jc w:val="both"/>
            </w:pPr>
            <w:r w:rsidRPr="003A6007">
              <w:t>Total</w:t>
            </w:r>
          </w:p>
        </w:tc>
        <w:tc>
          <w:tcPr>
            <w:tcW w:w="1466" w:type="pct"/>
          </w:tcPr>
          <w:p w14:paraId="24AD4893" w14:textId="77777777" w:rsidR="00C40401" w:rsidRPr="003A6007" w:rsidRDefault="00C40401" w:rsidP="00EE63F0">
            <w:pPr>
              <w:spacing w:after="200"/>
              <w:jc w:val="both"/>
            </w:pPr>
            <w:r>
              <w:t>0</w:t>
            </w:r>
          </w:p>
        </w:tc>
        <w:tc>
          <w:tcPr>
            <w:tcW w:w="1344" w:type="pct"/>
          </w:tcPr>
          <w:p w14:paraId="26C607BF" w14:textId="77777777" w:rsidR="00C40401" w:rsidRPr="003A6007" w:rsidRDefault="00C40401" w:rsidP="00EE63F0">
            <w:pPr>
              <w:spacing w:after="200"/>
              <w:jc w:val="both"/>
            </w:pPr>
            <w:r w:rsidRPr="004A3AB3">
              <w:t>1.50</w:t>
            </w:r>
          </w:p>
        </w:tc>
        <w:tc>
          <w:tcPr>
            <w:tcW w:w="896" w:type="pct"/>
          </w:tcPr>
          <w:p w14:paraId="1623E3C9" w14:textId="77777777" w:rsidR="00C40401" w:rsidRPr="003A6007" w:rsidRDefault="00C40401" w:rsidP="00EE63F0">
            <w:pPr>
              <w:spacing w:after="200"/>
              <w:jc w:val="both"/>
            </w:pPr>
            <w:r w:rsidRPr="004A3AB3">
              <w:t>1.50</w:t>
            </w:r>
          </w:p>
        </w:tc>
      </w:tr>
      <w:tr w:rsidR="00C40401" w:rsidRPr="003A6007" w14:paraId="54CF8F07" w14:textId="77777777" w:rsidTr="002E4A52">
        <w:trPr>
          <w:trHeight w:val="594"/>
        </w:trPr>
        <w:tc>
          <w:tcPr>
            <w:tcW w:w="0" w:type="pct"/>
            <w:vAlign w:val="center"/>
          </w:tcPr>
          <w:p w14:paraId="136795C2" w14:textId="77777777" w:rsidR="00C40401" w:rsidRPr="003A6007" w:rsidRDefault="00C40401" w:rsidP="00EE63F0">
            <w:pPr>
              <w:jc w:val="both"/>
            </w:pPr>
            <w:r w:rsidRPr="003A6007">
              <w:rPr>
                <w:b/>
              </w:rPr>
              <w:t>Total number of crediting years</w:t>
            </w:r>
          </w:p>
        </w:tc>
        <w:tc>
          <w:tcPr>
            <w:tcW w:w="1466" w:type="pct"/>
          </w:tcPr>
          <w:p w14:paraId="07E8F8F0" w14:textId="77777777" w:rsidR="00C40401" w:rsidRDefault="00C40401" w:rsidP="00EE63F0">
            <w:pPr>
              <w:jc w:val="both"/>
            </w:pPr>
            <w:r>
              <w:t>5</w:t>
            </w:r>
          </w:p>
        </w:tc>
        <w:tc>
          <w:tcPr>
            <w:tcW w:w="1344" w:type="pct"/>
          </w:tcPr>
          <w:p w14:paraId="0FA2D147" w14:textId="77777777" w:rsidR="00C40401" w:rsidRDefault="00C40401" w:rsidP="00EE63F0">
            <w:pPr>
              <w:jc w:val="both"/>
            </w:pPr>
          </w:p>
        </w:tc>
        <w:tc>
          <w:tcPr>
            <w:tcW w:w="896" w:type="pct"/>
          </w:tcPr>
          <w:p w14:paraId="74434C35" w14:textId="77777777" w:rsidR="00C40401" w:rsidRDefault="00C40401" w:rsidP="00EE63F0">
            <w:pPr>
              <w:jc w:val="both"/>
            </w:pPr>
          </w:p>
        </w:tc>
      </w:tr>
      <w:tr w:rsidR="00C40401" w:rsidRPr="003A6007" w14:paraId="184D535C" w14:textId="77777777" w:rsidTr="002E4A52">
        <w:trPr>
          <w:cnfStyle w:val="010000000000" w:firstRow="0" w:lastRow="1" w:firstColumn="0" w:lastColumn="0" w:oddVBand="0" w:evenVBand="0" w:oddHBand="0" w:evenHBand="0" w:firstRowFirstColumn="0" w:firstRowLastColumn="0" w:lastRowFirstColumn="0" w:lastRowLastColumn="0"/>
          <w:trHeight w:val="594"/>
        </w:trPr>
        <w:tc>
          <w:tcPr>
            <w:tcW w:w="0" w:type="pct"/>
            <w:vAlign w:val="center"/>
          </w:tcPr>
          <w:p w14:paraId="39AEF076" w14:textId="77777777" w:rsidR="00C40401" w:rsidRPr="003A6007" w:rsidRDefault="00C40401" w:rsidP="00EE63F0">
            <w:pPr>
              <w:jc w:val="both"/>
            </w:pPr>
            <w:r w:rsidRPr="003A6007">
              <w:t>Annual average over the crediting period</w:t>
            </w:r>
          </w:p>
        </w:tc>
        <w:tc>
          <w:tcPr>
            <w:tcW w:w="1466" w:type="pct"/>
          </w:tcPr>
          <w:p w14:paraId="074BAE72" w14:textId="50EF5574" w:rsidR="00C40401" w:rsidRDefault="00C40401" w:rsidP="00EE63F0">
            <w:pPr>
              <w:jc w:val="both"/>
            </w:pPr>
          </w:p>
        </w:tc>
        <w:tc>
          <w:tcPr>
            <w:tcW w:w="1344" w:type="pct"/>
          </w:tcPr>
          <w:p w14:paraId="7D6FFB24" w14:textId="77777777" w:rsidR="00C40401" w:rsidRDefault="00C40401" w:rsidP="00EE63F0">
            <w:pPr>
              <w:jc w:val="both"/>
            </w:pPr>
            <w:r w:rsidRPr="002D7906">
              <w:t>1.50</w:t>
            </w:r>
          </w:p>
        </w:tc>
        <w:tc>
          <w:tcPr>
            <w:tcW w:w="896" w:type="pct"/>
          </w:tcPr>
          <w:p w14:paraId="4C0288F7" w14:textId="77777777" w:rsidR="00C40401" w:rsidRDefault="00C40401" w:rsidP="00EE63F0">
            <w:pPr>
              <w:jc w:val="both"/>
            </w:pPr>
            <w:r w:rsidRPr="002D7906">
              <w:t>1.50</w:t>
            </w:r>
          </w:p>
        </w:tc>
      </w:tr>
    </w:tbl>
    <w:p w14:paraId="6983ABEA" w14:textId="77777777" w:rsidR="00C40401" w:rsidRDefault="00C40401" w:rsidP="001A4C9B"/>
    <w:p w14:paraId="7B671263" w14:textId="77777777" w:rsidR="00C40401" w:rsidRPr="00D9217C" w:rsidRDefault="00C40401" w:rsidP="001A4C9B">
      <w:pPr>
        <w:rPr>
          <w:bCs/>
        </w:rPr>
      </w:pPr>
      <w:r w:rsidRPr="004B1938">
        <w:t xml:space="preserve">SDG </w:t>
      </w:r>
      <w:r>
        <w:t>7 (</w:t>
      </w:r>
      <w:r w:rsidRPr="00D9217C">
        <w:t xml:space="preserve">Unit = </w:t>
      </w:r>
      <w:r w:rsidRPr="00F95C02">
        <w:t>Number of beneficiaries: Households</w:t>
      </w:r>
      <w:r>
        <w:t>)</w:t>
      </w:r>
    </w:p>
    <w:tbl>
      <w:tblPr>
        <w:tblStyle w:val="GridTable4-Accent11"/>
        <w:tblW w:w="9493" w:type="dxa"/>
        <w:tblBorders>
          <w:top w:val="single" w:sz="4" w:space="0" w:color="DCDCDC" w:themeColor="text1" w:themeTint="33"/>
          <w:left w:val="single" w:sz="4" w:space="0" w:color="DCDCDC" w:themeColor="text1" w:themeTint="33"/>
          <w:bottom w:val="single" w:sz="4" w:space="0" w:color="DCDCDC" w:themeColor="text1" w:themeTint="33"/>
          <w:right w:val="single" w:sz="4" w:space="0" w:color="DCDCDC" w:themeColor="text1" w:themeTint="33"/>
          <w:insideH w:val="single" w:sz="4" w:space="0" w:color="DCDCDC" w:themeColor="text1" w:themeTint="33"/>
          <w:insideV w:val="single" w:sz="4" w:space="0" w:color="DCDCDC" w:themeColor="text1" w:themeTint="33"/>
        </w:tblBorders>
        <w:tblCellMar>
          <w:top w:w="28" w:type="dxa"/>
        </w:tblCellMar>
        <w:tblLook w:val="0660" w:firstRow="1" w:lastRow="1" w:firstColumn="0" w:lastColumn="0" w:noHBand="1" w:noVBand="1"/>
      </w:tblPr>
      <w:tblGrid>
        <w:gridCol w:w="2477"/>
        <w:gridCol w:w="1906"/>
        <w:gridCol w:w="2556"/>
        <w:gridCol w:w="2554"/>
      </w:tblGrid>
      <w:tr w:rsidR="00C40401" w:rsidRPr="003A6007" w14:paraId="4F08F9FA" w14:textId="77777777" w:rsidTr="00EE63F0">
        <w:trPr>
          <w:cnfStyle w:val="100000000000" w:firstRow="1" w:lastRow="0" w:firstColumn="0" w:lastColumn="0" w:oddVBand="0" w:evenVBand="0" w:oddHBand="0" w:evenHBand="0" w:firstRowFirstColumn="0" w:firstRowLastColumn="0" w:lastRowFirstColumn="0" w:lastRowLastColumn="0"/>
        </w:trPr>
        <w:tc>
          <w:tcPr>
            <w:tcW w:w="1305" w:type="pct"/>
          </w:tcPr>
          <w:p w14:paraId="3C394CC3" w14:textId="77777777" w:rsidR="00C40401" w:rsidRPr="003A6007" w:rsidRDefault="00C40401" w:rsidP="00EE63F0">
            <w:pPr>
              <w:spacing w:after="200" w:line="240" w:lineRule="auto"/>
              <w:jc w:val="both"/>
              <w:rPr>
                <w:color w:val="FFFFFF" w:themeColor="background1"/>
              </w:rPr>
            </w:pPr>
            <w:r w:rsidRPr="003A6007">
              <w:rPr>
                <w:color w:val="FFFFFF" w:themeColor="background1"/>
              </w:rPr>
              <w:t>Year</w:t>
            </w:r>
          </w:p>
        </w:tc>
        <w:tc>
          <w:tcPr>
            <w:tcW w:w="1004" w:type="pct"/>
          </w:tcPr>
          <w:p w14:paraId="7D42A4C9" w14:textId="77777777" w:rsidR="00C40401" w:rsidRPr="003A6007" w:rsidRDefault="00C40401" w:rsidP="00EE63F0">
            <w:pPr>
              <w:spacing w:after="200" w:line="240" w:lineRule="auto"/>
              <w:jc w:val="both"/>
              <w:rPr>
                <w:color w:val="FFFFFF" w:themeColor="background1"/>
              </w:rPr>
            </w:pPr>
            <w:r w:rsidRPr="003A6007">
              <w:rPr>
                <w:color w:val="FFFFFF" w:themeColor="background1"/>
              </w:rPr>
              <w:t>Baseline estimate</w:t>
            </w:r>
          </w:p>
        </w:tc>
        <w:tc>
          <w:tcPr>
            <w:tcW w:w="1346" w:type="pct"/>
          </w:tcPr>
          <w:p w14:paraId="00B8ABF5" w14:textId="77777777" w:rsidR="00C40401" w:rsidRPr="003A6007" w:rsidRDefault="00C40401" w:rsidP="00EE63F0">
            <w:pPr>
              <w:spacing w:after="200" w:line="240" w:lineRule="auto"/>
              <w:jc w:val="both"/>
              <w:rPr>
                <w:color w:val="FFFFFF" w:themeColor="background1"/>
              </w:rPr>
            </w:pPr>
            <w:r w:rsidRPr="003A6007">
              <w:rPr>
                <w:color w:val="FFFFFF" w:themeColor="background1"/>
              </w:rPr>
              <w:t>Project estimate</w:t>
            </w:r>
          </w:p>
        </w:tc>
        <w:tc>
          <w:tcPr>
            <w:tcW w:w="1345" w:type="pct"/>
          </w:tcPr>
          <w:p w14:paraId="47A99013" w14:textId="77777777" w:rsidR="00C40401" w:rsidRPr="003A6007" w:rsidRDefault="00C40401" w:rsidP="00EE63F0">
            <w:pPr>
              <w:spacing w:after="200" w:line="240" w:lineRule="auto"/>
              <w:jc w:val="both"/>
              <w:rPr>
                <w:color w:val="FFFFFF" w:themeColor="background1"/>
              </w:rPr>
            </w:pPr>
            <w:r w:rsidRPr="003A6007">
              <w:rPr>
                <w:color w:val="FFFFFF" w:themeColor="background1"/>
              </w:rPr>
              <w:t>Net benefit</w:t>
            </w:r>
          </w:p>
        </w:tc>
      </w:tr>
      <w:tr w:rsidR="00493F18" w:rsidRPr="003A6007" w14:paraId="213F2A62" w14:textId="77777777" w:rsidTr="00EE63F0">
        <w:tc>
          <w:tcPr>
            <w:tcW w:w="1305" w:type="pct"/>
          </w:tcPr>
          <w:p w14:paraId="266ABF4B" w14:textId="52BD7383" w:rsidR="00493F18" w:rsidRPr="003A6007" w:rsidRDefault="00493F18" w:rsidP="00493F18">
            <w:pPr>
              <w:spacing w:after="200" w:line="240" w:lineRule="auto"/>
              <w:jc w:val="both"/>
            </w:pPr>
            <w:r w:rsidRPr="0040422E">
              <w:t>21/3/2022- 20/3/2023</w:t>
            </w:r>
          </w:p>
        </w:tc>
        <w:tc>
          <w:tcPr>
            <w:tcW w:w="1004" w:type="pct"/>
          </w:tcPr>
          <w:p w14:paraId="6839610F" w14:textId="65FD3944" w:rsidR="00493F18" w:rsidRPr="003A6007" w:rsidRDefault="00493F18" w:rsidP="00493F18">
            <w:pPr>
              <w:spacing w:after="200"/>
              <w:jc w:val="both"/>
            </w:pPr>
            <w:r w:rsidRPr="00066B78">
              <w:t>0</w:t>
            </w:r>
          </w:p>
        </w:tc>
        <w:tc>
          <w:tcPr>
            <w:tcW w:w="1346" w:type="pct"/>
          </w:tcPr>
          <w:p w14:paraId="7C4D5ADB" w14:textId="5DACCA56" w:rsidR="00493F18" w:rsidRPr="003A6007" w:rsidRDefault="00930A13" w:rsidP="00493F18">
            <w:pPr>
              <w:spacing w:after="200"/>
              <w:jc w:val="both"/>
            </w:pPr>
            <w:r>
              <w:t>10,217</w:t>
            </w:r>
          </w:p>
        </w:tc>
        <w:tc>
          <w:tcPr>
            <w:tcW w:w="1345" w:type="pct"/>
          </w:tcPr>
          <w:p w14:paraId="3EA37EAB" w14:textId="6D0D0346" w:rsidR="00930A13" w:rsidRPr="003A6007" w:rsidRDefault="00930A13" w:rsidP="00493F18">
            <w:pPr>
              <w:spacing w:after="200"/>
              <w:jc w:val="both"/>
            </w:pPr>
            <w:r>
              <w:t>10,217</w:t>
            </w:r>
          </w:p>
        </w:tc>
      </w:tr>
      <w:tr w:rsidR="003C2FC8" w:rsidRPr="003A6007" w14:paraId="140B8EC5" w14:textId="77777777" w:rsidTr="00EE63F0">
        <w:tc>
          <w:tcPr>
            <w:tcW w:w="1305" w:type="pct"/>
          </w:tcPr>
          <w:p w14:paraId="0F49B74A" w14:textId="16EE3F5B" w:rsidR="003C2FC8" w:rsidRPr="003A6007" w:rsidRDefault="003C2FC8" w:rsidP="003C2FC8">
            <w:pPr>
              <w:spacing w:after="200" w:line="240" w:lineRule="auto"/>
              <w:jc w:val="both"/>
            </w:pPr>
            <w:r w:rsidRPr="0040422E">
              <w:t>21/3/2023- 20/3/2024</w:t>
            </w:r>
          </w:p>
        </w:tc>
        <w:tc>
          <w:tcPr>
            <w:tcW w:w="1004" w:type="pct"/>
          </w:tcPr>
          <w:p w14:paraId="1A094284" w14:textId="0ABC40CD" w:rsidR="003C2FC8" w:rsidRPr="003A6007" w:rsidRDefault="003C2FC8" w:rsidP="003C2FC8">
            <w:pPr>
              <w:spacing w:after="200"/>
              <w:jc w:val="both"/>
            </w:pPr>
            <w:r w:rsidRPr="00066B78">
              <w:t>0</w:t>
            </w:r>
          </w:p>
        </w:tc>
        <w:tc>
          <w:tcPr>
            <w:tcW w:w="1346" w:type="pct"/>
          </w:tcPr>
          <w:p w14:paraId="70497101" w14:textId="5107B24A" w:rsidR="003C2FC8" w:rsidRPr="003A6007" w:rsidRDefault="00930A13" w:rsidP="003C2FC8">
            <w:pPr>
              <w:spacing w:after="200"/>
              <w:jc w:val="both"/>
            </w:pPr>
            <w:r>
              <w:t>23,300</w:t>
            </w:r>
          </w:p>
        </w:tc>
        <w:tc>
          <w:tcPr>
            <w:tcW w:w="1345" w:type="pct"/>
          </w:tcPr>
          <w:p w14:paraId="4C813643" w14:textId="41EF0A88" w:rsidR="003C2FC8" w:rsidRPr="003A6007" w:rsidRDefault="00930A13" w:rsidP="003C2FC8">
            <w:pPr>
              <w:spacing w:after="200"/>
              <w:jc w:val="both"/>
            </w:pPr>
            <w:r>
              <w:t>23,300</w:t>
            </w:r>
          </w:p>
        </w:tc>
      </w:tr>
      <w:tr w:rsidR="003C2FC8" w:rsidRPr="003A6007" w14:paraId="0BFD29E0" w14:textId="77777777" w:rsidTr="00EE63F0">
        <w:tc>
          <w:tcPr>
            <w:tcW w:w="1305" w:type="pct"/>
          </w:tcPr>
          <w:p w14:paraId="1A70DAA9" w14:textId="7E5E4890" w:rsidR="003C2FC8" w:rsidRPr="003A6007" w:rsidRDefault="003C2FC8" w:rsidP="003C2FC8">
            <w:pPr>
              <w:spacing w:after="200" w:line="240" w:lineRule="auto"/>
              <w:jc w:val="both"/>
            </w:pPr>
            <w:r w:rsidRPr="0040422E">
              <w:t>21/3/2024- 20/3/2025</w:t>
            </w:r>
          </w:p>
        </w:tc>
        <w:tc>
          <w:tcPr>
            <w:tcW w:w="1004" w:type="pct"/>
          </w:tcPr>
          <w:p w14:paraId="7681369F" w14:textId="0734BF4C" w:rsidR="003C2FC8" w:rsidRPr="003A6007" w:rsidRDefault="003C2FC8" w:rsidP="003C2FC8">
            <w:pPr>
              <w:spacing w:after="200"/>
              <w:jc w:val="both"/>
            </w:pPr>
            <w:r w:rsidRPr="00066B78">
              <w:t>0</w:t>
            </w:r>
          </w:p>
        </w:tc>
        <w:tc>
          <w:tcPr>
            <w:tcW w:w="1346" w:type="pct"/>
          </w:tcPr>
          <w:p w14:paraId="56195890" w14:textId="0A73D7C7" w:rsidR="003C2FC8" w:rsidRPr="003A6007" w:rsidRDefault="00930A13" w:rsidP="003C2FC8">
            <w:pPr>
              <w:spacing w:after="200"/>
              <w:jc w:val="both"/>
            </w:pPr>
            <w:r>
              <w:t>15,300</w:t>
            </w:r>
          </w:p>
        </w:tc>
        <w:tc>
          <w:tcPr>
            <w:tcW w:w="1345" w:type="pct"/>
          </w:tcPr>
          <w:p w14:paraId="25676E3F" w14:textId="1929B501" w:rsidR="003C2FC8" w:rsidRPr="003A6007" w:rsidRDefault="00930A13" w:rsidP="003C2FC8">
            <w:pPr>
              <w:spacing w:after="200"/>
              <w:jc w:val="both"/>
            </w:pPr>
            <w:r>
              <w:t>15,300</w:t>
            </w:r>
          </w:p>
        </w:tc>
      </w:tr>
      <w:tr w:rsidR="003C2FC8" w:rsidRPr="003A6007" w14:paraId="68EFC2BC" w14:textId="77777777" w:rsidTr="00EE63F0">
        <w:tc>
          <w:tcPr>
            <w:tcW w:w="1305" w:type="pct"/>
          </w:tcPr>
          <w:p w14:paraId="0A3C38B1" w14:textId="0AB93094" w:rsidR="003C2FC8" w:rsidRPr="003A6007" w:rsidRDefault="003C2FC8" w:rsidP="003C2FC8">
            <w:pPr>
              <w:spacing w:after="200" w:line="240" w:lineRule="auto"/>
              <w:jc w:val="both"/>
            </w:pPr>
            <w:r w:rsidRPr="0040422E">
              <w:t>21/3/2025- 20/3/2026</w:t>
            </w:r>
          </w:p>
        </w:tc>
        <w:tc>
          <w:tcPr>
            <w:tcW w:w="1004" w:type="pct"/>
          </w:tcPr>
          <w:p w14:paraId="43578843" w14:textId="2C05D316" w:rsidR="003C2FC8" w:rsidRPr="003A6007" w:rsidRDefault="003C2FC8" w:rsidP="003C2FC8">
            <w:pPr>
              <w:spacing w:after="200"/>
              <w:jc w:val="both"/>
            </w:pPr>
            <w:r w:rsidRPr="00066B78">
              <w:t>0</w:t>
            </w:r>
          </w:p>
        </w:tc>
        <w:tc>
          <w:tcPr>
            <w:tcW w:w="1346" w:type="pct"/>
          </w:tcPr>
          <w:p w14:paraId="10134164" w14:textId="70119451" w:rsidR="003C2FC8" w:rsidRPr="003A6007" w:rsidRDefault="00930A13" w:rsidP="003C2FC8">
            <w:pPr>
              <w:spacing w:after="200"/>
              <w:jc w:val="both"/>
            </w:pPr>
            <w:r>
              <w:t>15,300</w:t>
            </w:r>
          </w:p>
        </w:tc>
        <w:tc>
          <w:tcPr>
            <w:tcW w:w="1345" w:type="pct"/>
          </w:tcPr>
          <w:p w14:paraId="4DC06501" w14:textId="6D73E707" w:rsidR="003C2FC8" w:rsidRPr="003A6007" w:rsidRDefault="00930A13" w:rsidP="003C2FC8">
            <w:pPr>
              <w:spacing w:after="200"/>
              <w:jc w:val="both"/>
            </w:pPr>
            <w:r>
              <w:t>15,300</w:t>
            </w:r>
          </w:p>
        </w:tc>
      </w:tr>
      <w:tr w:rsidR="003C2FC8" w:rsidRPr="003A6007" w14:paraId="5C365A40" w14:textId="77777777" w:rsidTr="00EE63F0">
        <w:tc>
          <w:tcPr>
            <w:tcW w:w="1305" w:type="pct"/>
          </w:tcPr>
          <w:p w14:paraId="510E8B4D" w14:textId="455F5F7D" w:rsidR="003C2FC8" w:rsidRPr="003A6007" w:rsidRDefault="003C2FC8" w:rsidP="003C2FC8">
            <w:pPr>
              <w:spacing w:after="200" w:line="240" w:lineRule="auto"/>
              <w:jc w:val="both"/>
            </w:pPr>
            <w:r w:rsidRPr="0040422E">
              <w:t>21/3/2026- 20/3/2027</w:t>
            </w:r>
          </w:p>
        </w:tc>
        <w:tc>
          <w:tcPr>
            <w:tcW w:w="1004" w:type="pct"/>
          </w:tcPr>
          <w:p w14:paraId="3602DD1E" w14:textId="69B1AC89" w:rsidR="003C2FC8" w:rsidRPr="003A6007" w:rsidRDefault="003C2FC8" w:rsidP="003C2FC8">
            <w:pPr>
              <w:spacing w:after="200"/>
              <w:jc w:val="both"/>
            </w:pPr>
            <w:r w:rsidRPr="00066B78">
              <w:t>0</w:t>
            </w:r>
          </w:p>
        </w:tc>
        <w:tc>
          <w:tcPr>
            <w:tcW w:w="1346" w:type="pct"/>
          </w:tcPr>
          <w:p w14:paraId="26E9A111" w14:textId="1272DE46" w:rsidR="003C2FC8" w:rsidRPr="003A6007" w:rsidRDefault="00930A13" w:rsidP="003C2FC8">
            <w:pPr>
              <w:spacing w:after="200"/>
              <w:jc w:val="both"/>
            </w:pPr>
            <w:r>
              <w:t>15,300</w:t>
            </w:r>
          </w:p>
        </w:tc>
        <w:tc>
          <w:tcPr>
            <w:tcW w:w="1345" w:type="pct"/>
          </w:tcPr>
          <w:p w14:paraId="6BD4C27E" w14:textId="5BC5D81A" w:rsidR="003C2FC8" w:rsidRPr="003A6007" w:rsidRDefault="00930A13" w:rsidP="003C2FC8">
            <w:pPr>
              <w:spacing w:after="200"/>
              <w:jc w:val="both"/>
            </w:pPr>
            <w:r>
              <w:t>15,300</w:t>
            </w:r>
          </w:p>
        </w:tc>
      </w:tr>
      <w:tr w:rsidR="003C2FC8" w:rsidRPr="003A6007" w14:paraId="1027F343" w14:textId="77777777" w:rsidTr="00EE63F0">
        <w:trPr>
          <w:trHeight w:val="594"/>
        </w:trPr>
        <w:tc>
          <w:tcPr>
            <w:tcW w:w="1305" w:type="pct"/>
            <w:vAlign w:val="bottom"/>
          </w:tcPr>
          <w:p w14:paraId="38284A00" w14:textId="77777777" w:rsidR="003C2FC8" w:rsidRPr="003A6007" w:rsidRDefault="003C2FC8" w:rsidP="003C2FC8">
            <w:pPr>
              <w:spacing w:after="200"/>
              <w:jc w:val="both"/>
            </w:pPr>
            <w:r w:rsidRPr="003A6007">
              <w:t>Total</w:t>
            </w:r>
          </w:p>
        </w:tc>
        <w:tc>
          <w:tcPr>
            <w:tcW w:w="1004" w:type="pct"/>
          </w:tcPr>
          <w:p w14:paraId="7CABA5E2" w14:textId="62E2315C" w:rsidR="003C2FC8" w:rsidRPr="003A6007" w:rsidRDefault="003C2FC8" w:rsidP="003C2FC8">
            <w:pPr>
              <w:spacing w:after="200"/>
              <w:jc w:val="both"/>
            </w:pPr>
            <w:r w:rsidRPr="00066B78">
              <w:t>0</w:t>
            </w:r>
          </w:p>
        </w:tc>
        <w:tc>
          <w:tcPr>
            <w:tcW w:w="1346" w:type="pct"/>
          </w:tcPr>
          <w:p w14:paraId="6007BEAB" w14:textId="500051E2" w:rsidR="003C2FC8" w:rsidRPr="003A6007" w:rsidRDefault="00930A13" w:rsidP="003C2FC8">
            <w:pPr>
              <w:spacing w:after="200"/>
              <w:jc w:val="both"/>
            </w:pPr>
            <w:r>
              <w:t>15,300</w:t>
            </w:r>
          </w:p>
        </w:tc>
        <w:tc>
          <w:tcPr>
            <w:tcW w:w="1345" w:type="pct"/>
          </w:tcPr>
          <w:p w14:paraId="242A91CC" w14:textId="37522F48" w:rsidR="003C2FC8" w:rsidRPr="003A6007" w:rsidRDefault="00930A13" w:rsidP="003C2FC8">
            <w:pPr>
              <w:spacing w:after="200"/>
              <w:jc w:val="both"/>
            </w:pPr>
            <w:r>
              <w:t>15,300</w:t>
            </w:r>
          </w:p>
        </w:tc>
      </w:tr>
      <w:tr w:rsidR="00C40401" w:rsidRPr="003A6007" w14:paraId="2C0A0C08" w14:textId="77777777" w:rsidTr="00EE63F0">
        <w:tblPrEx>
          <w:tblBorders>
            <w:top w:val="single" w:sz="4" w:space="0" w:color="3EFAFF" w:themeColor="accent1" w:themeTint="99"/>
            <w:left w:val="single" w:sz="4" w:space="0" w:color="3EFAFF" w:themeColor="accent1" w:themeTint="99"/>
            <w:bottom w:val="single" w:sz="4" w:space="0" w:color="3EFAFF" w:themeColor="accent1" w:themeTint="99"/>
            <w:right w:val="single" w:sz="4" w:space="0" w:color="3EFAFF" w:themeColor="accent1" w:themeTint="99"/>
            <w:insideH w:val="single" w:sz="4" w:space="0" w:color="3EFAFF" w:themeColor="accent1" w:themeTint="99"/>
            <w:insideV w:val="single" w:sz="4" w:space="0" w:color="3EFAFF" w:themeColor="accent1" w:themeTint="99"/>
          </w:tblBorders>
          <w:tblCellMar>
            <w:top w:w="0" w:type="dxa"/>
          </w:tblCellMar>
          <w:tblLook w:val="04A0" w:firstRow="1"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Height w:val="782"/>
        </w:trPr>
        <w:tc>
          <w:tcPr>
            <w:cnfStyle w:val="001000000000" w:firstRow="0" w:lastRow="0" w:firstColumn="1" w:lastColumn="0" w:oddVBand="0" w:evenVBand="0" w:oddHBand="0" w:evenHBand="0" w:firstRowFirstColumn="0" w:firstRowLastColumn="0" w:lastRowFirstColumn="0" w:lastRowLastColumn="0"/>
            <w:tcW w:w="1305" w:type="pct"/>
          </w:tcPr>
          <w:p w14:paraId="67AC14FF" w14:textId="77777777" w:rsidR="00C40401" w:rsidRPr="003A6007" w:rsidRDefault="00C40401" w:rsidP="00EE63F0">
            <w:pPr>
              <w:spacing w:line="240" w:lineRule="auto"/>
              <w:jc w:val="both"/>
              <w:rPr>
                <w:b w:val="0"/>
              </w:rPr>
            </w:pPr>
            <w:r w:rsidRPr="003A6007">
              <w:rPr>
                <w:b w:val="0"/>
              </w:rPr>
              <w:t>Total number of crediting years</w:t>
            </w:r>
          </w:p>
        </w:tc>
        <w:tc>
          <w:tcPr>
            <w:tcW w:w="1004" w:type="pct"/>
          </w:tcPr>
          <w:p w14:paraId="4FAE7BAA" w14:textId="77777777" w:rsidR="00C40401" w:rsidRPr="003A6007" w:rsidRDefault="00C40401" w:rsidP="00EE63F0">
            <w:pPr>
              <w:jc w:val="both"/>
              <w:cnfStyle w:val="000000100000" w:firstRow="0" w:lastRow="0" w:firstColumn="0" w:lastColumn="0" w:oddVBand="0" w:evenVBand="0" w:oddHBand="1" w:evenHBand="0" w:firstRowFirstColumn="0" w:firstRowLastColumn="0" w:lastRowFirstColumn="0" w:lastRowLastColumn="0"/>
            </w:pPr>
            <w:r>
              <w:t>5</w:t>
            </w:r>
          </w:p>
        </w:tc>
        <w:tc>
          <w:tcPr>
            <w:tcW w:w="1346" w:type="pct"/>
          </w:tcPr>
          <w:p w14:paraId="73CAFA5A" w14:textId="77777777" w:rsidR="00C40401" w:rsidRPr="003A6007" w:rsidRDefault="00C40401" w:rsidP="00EE63F0">
            <w:pPr>
              <w:jc w:val="both"/>
              <w:cnfStyle w:val="000000100000" w:firstRow="0" w:lastRow="0" w:firstColumn="0" w:lastColumn="0" w:oddVBand="0" w:evenVBand="0" w:oddHBand="1" w:evenHBand="0" w:firstRowFirstColumn="0" w:firstRowLastColumn="0" w:lastRowFirstColumn="0" w:lastRowLastColumn="0"/>
            </w:pPr>
          </w:p>
        </w:tc>
        <w:tc>
          <w:tcPr>
            <w:tcW w:w="1345" w:type="pct"/>
          </w:tcPr>
          <w:p w14:paraId="4CF3477B" w14:textId="77777777" w:rsidR="00C40401" w:rsidRPr="003A6007" w:rsidRDefault="00C40401" w:rsidP="00EE63F0">
            <w:pPr>
              <w:jc w:val="both"/>
              <w:cnfStyle w:val="000000100000" w:firstRow="0" w:lastRow="0" w:firstColumn="0" w:lastColumn="0" w:oddVBand="0" w:evenVBand="0" w:oddHBand="1" w:evenHBand="0" w:firstRowFirstColumn="0" w:firstRowLastColumn="0" w:lastRowFirstColumn="0" w:lastRowLastColumn="0"/>
            </w:pPr>
          </w:p>
        </w:tc>
      </w:tr>
      <w:tr w:rsidR="00AD358E" w:rsidRPr="003A6007" w14:paraId="0C284D6B" w14:textId="77777777" w:rsidTr="00EE63F0">
        <w:tblPrEx>
          <w:tblBorders>
            <w:top w:val="single" w:sz="4" w:space="0" w:color="3EFAFF" w:themeColor="accent1" w:themeTint="99"/>
            <w:left w:val="single" w:sz="4" w:space="0" w:color="3EFAFF" w:themeColor="accent1" w:themeTint="99"/>
            <w:bottom w:val="single" w:sz="4" w:space="0" w:color="3EFAFF" w:themeColor="accent1" w:themeTint="99"/>
            <w:right w:val="single" w:sz="4" w:space="0" w:color="3EFAFF" w:themeColor="accent1" w:themeTint="99"/>
            <w:insideH w:val="single" w:sz="4" w:space="0" w:color="3EFAFF" w:themeColor="accent1" w:themeTint="99"/>
            <w:insideV w:val="single" w:sz="4" w:space="0" w:color="3EFAFF" w:themeColor="accent1" w:themeTint="99"/>
          </w:tblBorders>
          <w:tblCellMar>
            <w:top w:w="0" w:type="dxa"/>
          </w:tblCellMar>
          <w:tblLook w:val="04A0" w:firstRow="1" w:lastRow="0" w:firstColumn="1" w:lastColumn="0" w:noHBand="0" w:noVBand="1"/>
        </w:tblPrEx>
        <w:trPr>
          <w:trHeight w:val="782"/>
        </w:trPr>
        <w:tc>
          <w:tcPr>
            <w:cnfStyle w:val="001000000000" w:firstRow="0" w:lastRow="0" w:firstColumn="1" w:lastColumn="0" w:oddVBand="0" w:evenVBand="0" w:oddHBand="0" w:evenHBand="0" w:firstRowFirstColumn="0" w:firstRowLastColumn="0" w:lastRowFirstColumn="0" w:lastRowLastColumn="0"/>
            <w:tcW w:w="1305" w:type="pct"/>
          </w:tcPr>
          <w:p w14:paraId="187C5A49" w14:textId="77777777" w:rsidR="00AD358E" w:rsidRPr="003A6007" w:rsidRDefault="00AD358E" w:rsidP="00AD358E">
            <w:pPr>
              <w:spacing w:line="240" w:lineRule="auto"/>
              <w:jc w:val="both"/>
              <w:rPr>
                <w:b w:val="0"/>
              </w:rPr>
            </w:pPr>
            <w:r w:rsidRPr="003A6007">
              <w:rPr>
                <w:b w:val="0"/>
              </w:rPr>
              <w:t>Annual average over the crediting period</w:t>
            </w:r>
          </w:p>
        </w:tc>
        <w:tc>
          <w:tcPr>
            <w:tcW w:w="1004" w:type="pct"/>
          </w:tcPr>
          <w:p w14:paraId="75A07204" w14:textId="46B5E8BF" w:rsidR="00AD358E" w:rsidRPr="003A6007" w:rsidRDefault="00AD358E" w:rsidP="00AD358E">
            <w:pPr>
              <w:jc w:val="both"/>
              <w:cnfStyle w:val="000000000000" w:firstRow="0" w:lastRow="0" w:firstColumn="0" w:lastColumn="0" w:oddVBand="0" w:evenVBand="0" w:oddHBand="0" w:evenHBand="0" w:firstRowFirstColumn="0" w:firstRowLastColumn="0" w:lastRowFirstColumn="0" w:lastRowLastColumn="0"/>
            </w:pPr>
            <w:r w:rsidRPr="008B6B4A">
              <w:t xml:space="preserve"> -     </w:t>
            </w:r>
          </w:p>
        </w:tc>
        <w:tc>
          <w:tcPr>
            <w:tcW w:w="1346" w:type="pct"/>
          </w:tcPr>
          <w:p w14:paraId="2742F8F1" w14:textId="66ECB160" w:rsidR="00AD358E" w:rsidRPr="003A6007" w:rsidRDefault="00930A13" w:rsidP="00AD358E">
            <w:pPr>
              <w:jc w:val="both"/>
              <w:cnfStyle w:val="000000000000" w:firstRow="0" w:lastRow="0" w:firstColumn="0" w:lastColumn="0" w:oddVBand="0" w:evenVBand="0" w:oddHBand="0" w:evenHBand="0" w:firstRowFirstColumn="0" w:firstRowLastColumn="0" w:lastRowFirstColumn="0" w:lastRowLastColumn="0"/>
            </w:pPr>
            <w:r>
              <w:t>15,300</w:t>
            </w:r>
          </w:p>
        </w:tc>
        <w:tc>
          <w:tcPr>
            <w:tcW w:w="1345" w:type="pct"/>
          </w:tcPr>
          <w:p w14:paraId="4F550832" w14:textId="16AEDBC8" w:rsidR="00AD358E" w:rsidRPr="003A6007" w:rsidRDefault="00930A13" w:rsidP="00AD358E">
            <w:pPr>
              <w:jc w:val="both"/>
              <w:cnfStyle w:val="000000000000" w:firstRow="0" w:lastRow="0" w:firstColumn="0" w:lastColumn="0" w:oddVBand="0" w:evenVBand="0" w:oddHBand="0" w:evenHBand="0" w:firstRowFirstColumn="0" w:firstRowLastColumn="0" w:lastRowFirstColumn="0" w:lastRowLastColumn="0"/>
            </w:pPr>
            <w:r>
              <w:t>15,300</w:t>
            </w:r>
          </w:p>
        </w:tc>
      </w:tr>
    </w:tbl>
    <w:p w14:paraId="012EC0E4" w14:textId="77777777" w:rsidR="00C40401" w:rsidRDefault="00C40401" w:rsidP="00B67226"/>
    <w:p w14:paraId="63DEC23B" w14:textId="18958760" w:rsidR="007E7EA8" w:rsidRDefault="00785D93" w:rsidP="002E4A52">
      <w:pPr>
        <w:jc w:val="both"/>
      </w:pPr>
      <w:r>
        <w:t>Comment: From Year 3, only 15,</w:t>
      </w:r>
      <w:r w:rsidR="00930A13">
        <w:t>3</w:t>
      </w:r>
      <w:r>
        <w:t>00 cookstoves will be accounted for in the ER calculation as they will be new cookstoves.</w:t>
      </w:r>
      <w:r w:rsidR="007E7EA8">
        <w:t xml:space="preserve"> As it is a small</w:t>
      </w:r>
      <w:r w:rsidR="00E51379">
        <w:t>-</w:t>
      </w:r>
      <w:r w:rsidR="007E7EA8">
        <w:t xml:space="preserve">scale </w:t>
      </w:r>
      <w:proofErr w:type="gramStart"/>
      <w:r w:rsidR="007E7EA8">
        <w:t>project</w:t>
      </w:r>
      <w:proofErr w:type="gramEnd"/>
      <w:r w:rsidR="007E7EA8">
        <w:t xml:space="preserve"> we are not able to account for above 15,</w:t>
      </w:r>
      <w:r w:rsidR="00930A13">
        <w:t>3</w:t>
      </w:r>
      <w:r w:rsidR="007E7EA8">
        <w:t xml:space="preserve">00 cookstoves with the new distributed cookstoves. </w:t>
      </w:r>
    </w:p>
    <w:p w14:paraId="0B8BBE06" w14:textId="77777777" w:rsidR="00785D93" w:rsidRPr="005C54DE" w:rsidRDefault="00785D93" w:rsidP="00B67226"/>
    <w:p w14:paraId="79AA9516" w14:textId="17C2AA09" w:rsidR="00C40401" w:rsidRDefault="00C40401" w:rsidP="00B67226">
      <w:r w:rsidRPr="002540A3">
        <w:rPr>
          <w:bCs/>
        </w:rPr>
        <w:t xml:space="preserve">SDG </w:t>
      </w:r>
      <w:r>
        <w:rPr>
          <w:bCs/>
        </w:rPr>
        <w:t>8</w:t>
      </w:r>
      <w:r w:rsidRPr="002540A3">
        <w:rPr>
          <w:bCs/>
        </w:rPr>
        <w:t xml:space="preserve"> (Unit = </w:t>
      </w:r>
      <w:r w:rsidRPr="00D01FB2">
        <w:t xml:space="preserve">Total number of </w:t>
      </w:r>
      <w:r w:rsidR="00B67226" w:rsidRPr="00D01FB2">
        <w:t>full-time</w:t>
      </w:r>
      <w:r w:rsidRPr="00D01FB2">
        <w:t xml:space="preserve"> jobs created</w:t>
      </w:r>
      <w:r w:rsidRPr="002540A3">
        <w:rPr>
          <w:bCs/>
        </w:rPr>
        <w:t>)</w:t>
      </w:r>
    </w:p>
    <w:tbl>
      <w:tblPr>
        <w:tblStyle w:val="GridTable4-Accent11"/>
        <w:tblW w:w="9493" w:type="dxa"/>
        <w:tblBorders>
          <w:top w:val="single" w:sz="4" w:space="0" w:color="DCDCDC" w:themeColor="text1" w:themeTint="33"/>
          <w:left w:val="single" w:sz="4" w:space="0" w:color="DCDCDC" w:themeColor="text1" w:themeTint="33"/>
          <w:bottom w:val="single" w:sz="4" w:space="0" w:color="DCDCDC" w:themeColor="text1" w:themeTint="33"/>
          <w:right w:val="single" w:sz="4" w:space="0" w:color="DCDCDC" w:themeColor="text1" w:themeTint="33"/>
          <w:insideH w:val="single" w:sz="4" w:space="0" w:color="DCDCDC" w:themeColor="text1" w:themeTint="33"/>
          <w:insideV w:val="single" w:sz="4" w:space="0" w:color="DCDCDC" w:themeColor="text1" w:themeTint="33"/>
        </w:tblBorders>
        <w:tblCellMar>
          <w:top w:w="28" w:type="dxa"/>
        </w:tblCellMar>
        <w:tblLook w:val="0660" w:firstRow="1" w:lastRow="1" w:firstColumn="0" w:lastColumn="0" w:noHBand="1" w:noVBand="1"/>
      </w:tblPr>
      <w:tblGrid>
        <w:gridCol w:w="2667"/>
        <w:gridCol w:w="2095"/>
        <w:gridCol w:w="2276"/>
        <w:gridCol w:w="2455"/>
      </w:tblGrid>
      <w:tr w:rsidR="00C40401" w:rsidRPr="003A6007" w14:paraId="69A83526" w14:textId="77777777" w:rsidTr="006B1FE3">
        <w:trPr>
          <w:cnfStyle w:val="100000000000" w:firstRow="1" w:lastRow="0" w:firstColumn="0" w:lastColumn="0" w:oddVBand="0" w:evenVBand="0" w:oddHBand="0" w:evenHBand="0" w:firstRowFirstColumn="0" w:firstRowLastColumn="0" w:lastRowFirstColumn="0" w:lastRowLastColumn="0"/>
        </w:trPr>
        <w:tc>
          <w:tcPr>
            <w:tcW w:w="1404" w:type="pct"/>
          </w:tcPr>
          <w:p w14:paraId="202657EB" w14:textId="77777777" w:rsidR="00C40401" w:rsidRPr="003A6007" w:rsidRDefault="00C40401" w:rsidP="00EE63F0">
            <w:pPr>
              <w:spacing w:after="200" w:line="240" w:lineRule="auto"/>
              <w:jc w:val="both"/>
              <w:rPr>
                <w:color w:val="FFFFFF" w:themeColor="background1"/>
              </w:rPr>
            </w:pPr>
            <w:r w:rsidRPr="003A6007">
              <w:rPr>
                <w:color w:val="FFFFFF" w:themeColor="background1"/>
              </w:rPr>
              <w:t>Year</w:t>
            </w:r>
          </w:p>
        </w:tc>
        <w:tc>
          <w:tcPr>
            <w:tcW w:w="1103" w:type="pct"/>
          </w:tcPr>
          <w:p w14:paraId="7A07992D" w14:textId="77777777" w:rsidR="00C40401" w:rsidRPr="003A6007" w:rsidRDefault="00C40401" w:rsidP="00EE63F0">
            <w:pPr>
              <w:spacing w:after="200" w:line="240" w:lineRule="auto"/>
              <w:jc w:val="both"/>
              <w:rPr>
                <w:color w:val="FFFFFF" w:themeColor="background1"/>
              </w:rPr>
            </w:pPr>
            <w:r w:rsidRPr="003A6007">
              <w:rPr>
                <w:color w:val="FFFFFF" w:themeColor="background1"/>
              </w:rPr>
              <w:t>Baseline estimate</w:t>
            </w:r>
          </w:p>
        </w:tc>
        <w:tc>
          <w:tcPr>
            <w:tcW w:w="1199" w:type="pct"/>
          </w:tcPr>
          <w:p w14:paraId="108C4624" w14:textId="77777777" w:rsidR="00C40401" w:rsidRPr="003A6007" w:rsidRDefault="00C40401" w:rsidP="00EE63F0">
            <w:pPr>
              <w:spacing w:after="200" w:line="240" w:lineRule="auto"/>
              <w:jc w:val="both"/>
              <w:rPr>
                <w:color w:val="FFFFFF" w:themeColor="background1"/>
              </w:rPr>
            </w:pPr>
            <w:r w:rsidRPr="003A6007">
              <w:rPr>
                <w:color w:val="FFFFFF" w:themeColor="background1"/>
              </w:rPr>
              <w:t>Project estimate</w:t>
            </w:r>
          </w:p>
        </w:tc>
        <w:tc>
          <w:tcPr>
            <w:tcW w:w="1293" w:type="pct"/>
          </w:tcPr>
          <w:p w14:paraId="706B910B" w14:textId="77777777" w:rsidR="00C40401" w:rsidRPr="003A6007" w:rsidRDefault="00C40401" w:rsidP="00EE63F0">
            <w:pPr>
              <w:spacing w:after="200" w:line="240" w:lineRule="auto"/>
              <w:jc w:val="both"/>
              <w:rPr>
                <w:color w:val="FFFFFF" w:themeColor="background1"/>
              </w:rPr>
            </w:pPr>
            <w:r w:rsidRPr="003A6007">
              <w:rPr>
                <w:color w:val="FFFFFF" w:themeColor="background1"/>
              </w:rPr>
              <w:t>Net benefit</w:t>
            </w:r>
          </w:p>
        </w:tc>
      </w:tr>
      <w:tr w:rsidR="006B1FE3" w:rsidRPr="003A6007" w14:paraId="2AC90E79" w14:textId="77777777" w:rsidTr="00964B60">
        <w:tc>
          <w:tcPr>
            <w:tcW w:w="1404" w:type="pct"/>
          </w:tcPr>
          <w:p w14:paraId="750BF135" w14:textId="4E5CA54E" w:rsidR="006B1FE3" w:rsidRPr="003A6007" w:rsidRDefault="006B1FE3" w:rsidP="006B1FE3">
            <w:pPr>
              <w:spacing w:after="200" w:line="240" w:lineRule="auto"/>
              <w:jc w:val="both"/>
            </w:pPr>
            <w:r w:rsidRPr="0040422E">
              <w:t>21/3/2022- 20/3/2023</w:t>
            </w:r>
          </w:p>
        </w:tc>
        <w:tc>
          <w:tcPr>
            <w:tcW w:w="1103" w:type="pct"/>
          </w:tcPr>
          <w:p w14:paraId="66316880" w14:textId="77777777" w:rsidR="006B1FE3" w:rsidRPr="003A6007" w:rsidRDefault="006B1FE3" w:rsidP="006B1FE3">
            <w:pPr>
              <w:spacing w:after="200"/>
              <w:jc w:val="both"/>
            </w:pPr>
            <w:r>
              <w:t>0</w:t>
            </w:r>
          </w:p>
        </w:tc>
        <w:tc>
          <w:tcPr>
            <w:tcW w:w="1199" w:type="pct"/>
            <w:vMerge w:val="restart"/>
            <w:vAlign w:val="bottom"/>
          </w:tcPr>
          <w:p w14:paraId="1082E639" w14:textId="25CBE7F1" w:rsidR="006B1FE3" w:rsidRPr="003A6007" w:rsidRDefault="00D7462D" w:rsidP="006B1FE3">
            <w:pPr>
              <w:spacing w:after="200"/>
              <w:jc w:val="both"/>
            </w:pPr>
            <w:r>
              <w:t>13</w:t>
            </w:r>
          </w:p>
          <w:p w14:paraId="08C6C585" w14:textId="77777777" w:rsidR="006B1FE3" w:rsidRPr="003A6007" w:rsidRDefault="006B1FE3" w:rsidP="006B1FE3">
            <w:pPr>
              <w:spacing w:after="200"/>
              <w:jc w:val="both"/>
            </w:pPr>
          </w:p>
          <w:p w14:paraId="4C942441" w14:textId="77777777" w:rsidR="006B1FE3" w:rsidRPr="003A6007" w:rsidRDefault="006B1FE3" w:rsidP="006B1FE3">
            <w:pPr>
              <w:spacing w:after="200"/>
              <w:jc w:val="both"/>
            </w:pPr>
          </w:p>
        </w:tc>
        <w:tc>
          <w:tcPr>
            <w:tcW w:w="1293" w:type="pct"/>
            <w:vMerge w:val="restart"/>
            <w:vAlign w:val="bottom"/>
          </w:tcPr>
          <w:p w14:paraId="6A3FC081" w14:textId="1A8DCBC4" w:rsidR="006B1FE3" w:rsidRPr="003A6007" w:rsidRDefault="00D7462D" w:rsidP="006B1FE3">
            <w:pPr>
              <w:spacing w:after="200"/>
              <w:jc w:val="both"/>
            </w:pPr>
            <w:r>
              <w:t>13</w:t>
            </w:r>
          </w:p>
        </w:tc>
      </w:tr>
      <w:tr w:rsidR="006B1FE3" w:rsidRPr="003A6007" w14:paraId="52AA5BDE" w14:textId="77777777" w:rsidTr="00964B60">
        <w:tc>
          <w:tcPr>
            <w:tcW w:w="1404" w:type="pct"/>
          </w:tcPr>
          <w:p w14:paraId="7E3D0A3A" w14:textId="533E7375" w:rsidR="006B1FE3" w:rsidRPr="003A6007" w:rsidRDefault="006B1FE3" w:rsidP="006B1FE3">
            <w:pPr>
              <w:spacing w:after="200" w:line="240" w:lineRule="auto"/>
              <w:jc w:val="both"/>
            </w:pPr>
            <w:r w:rsidRPr="0040422E">
              <w:t>21/3/2023- 20/3/2024</w:t>
            </w:r>
          </w:p>
        </w:tc>
        <w:tc>
          <w:tcPr>
            <w:tcW w:w="1103" w:type="pct"/>
          </w:tcPr>
          <w:p w14:paraId="06BE3DD9" w14:textId="77777777" w:rsidR="006B1FE3" w:rsidRPr="003A6007" w:rsidRDefault="006B1FE3" w:rsidP="006B1FE3">
            <w:pPr>
              <w:spacing w:after="200"/>
              <w:jc w:val="both"/>
            </w:pPr>
            <w:r>
              <w:t>0</w:t>
            </w:r>
          </w:p>
        </w:tc>
        <w:tc>
          <w:tcPr>
            <w:tcW w:w="1199" w:type="pct"/>
            <w:vMerge/>
            <w:vAlign w:val="bottom"/>
          </w:tcPr>
          <w:p w14:paraId="4B575B2A" w14:textId="77777777" w:rsidR="006B1FE3" w:rsidRPr="003A6007" w:rsidRDefault="006B1FE3" w:rsidP="006B1FE3">
            <w:pPr>
              <w:spacing w:after="200"/>
              <w:jc w:val="both"/>
            </w:pPr>
          </w:p>
        </w:tc>
        <w:tc>
          <w:tcPr>
            <w:tcW w:w="1293" w:type="pct"/>
            <w:vMerge/>
            <w:vAlign w:val="bottom"/>
          </w:tcPr>
          <w:p w14:paraId="71512FF9" w14:textId="77777777" w:rsidR="006B1FE3" w:rsidRPr="003A6007" w:rsidRDefault="006B1FE3" w:rsidP="006B1FE3">
            <w:pPr>
              <w:spacing w:after="200"/>
              <w:jc w:val="both"/>
            </w:pPr>
          </w:p>
        </w:tc>
      </w:tr>
      <w:tr w:rsidR="006B1FE3" w:rsidRPr="003A6007" w14:paraId="25CAD158" w14:textId="77777777" w:rsidTr="00964B60">
        <w:tc>
          <w:tcPr>
            <w:tcW w:w="1404" w:type="pct"/>
          </w:tcPr>
          <w:p w14:paraId="6C932997" w14:textId="1DE02C58" w:rsidR="006B1FE3" w:rsidRPr="003A6007" w:rsidRDefault="006B1FE3" w:rsidP="006B1FE3">
            <w:pPr>
              <w:spacing w:after="200" w:line="240" w:lineRule="auto"/>
              <w:jc w:val="both"/>
            </w:pPr>
            <w:r w:rsidRPr="0040422E">
              <w:t>21/3/2024- 20/3/2025</w:t>
            </w:r>
          </w:p>
        </w:tc>
        <w:tc>
          <w:tcPr>
            <w:tcW w:w="1103" w:type="pct"/>
          </w:tcPr>
          <w:p w14:paraId="64AF6CCE" w14:textId="77777777" w:rsidR="006B1FE3" w:rsidRPr="003A6007" w:rsidRDefault="006B1FE3" w:rsidP="006B1FE3">
            <w:pPr>
              <w:spacing w:after="200"/>
              <w:jc w:val="both"/>
            </w:pPr>
            <w:r>
              <w:t>0</w:t>
            </w:r>
          </w:p>
        </w:tc>
        <w:tc>
          <w:tcPr>
            <w:tcW w:w="1199" w:type="pct"/>
            <w:vMerge/>
            <w:vAlign w:val="bottom"/>
          </w:tcPr>
          <w:p w14:paraId="38EE0ADB" w14:textId="77777777" w:rsidR="006B1FE3" w:rsidRPr="003A6007" w:rsidRDefault="006B1FE3" w:rsidP="006B1FE3">
            <w:pPr>
              <w:spacing w:after="200"/>
              <w:jc w:val="both"/>
            </w:pPr>
          </w:p>
        </w:tc>
        <w:tc>
          <w:tcPr>
            <w:tcW w:w="1293" w:type="pct"/>
            <w:vMerge/>
            <w:vAlign w:val="bottom"/>
          </w:tcPr>
          <w:p w14:paraId="1F233C3E" w14:textId="77777777" w:rsidR="006B1FE3" w:rsidRPr="003A6007" w:rsidRDefault="006B1FE3" w:rsidP="006B1FE3">
            <w:pPr>
              <w:spacing w:after="200"/>
              <w:jc w:val="both"/>
            </w:pPr>
          </w:p>
        </w:tc>
      </w:tr>
      <w:tr w:rsidR="006B1FE3" w:rsidRPr="003A6007" w14:paraId="37DCFDBA" w14:textId="77777777" w:rsidTr="00964B60">
        <w:tc>
          <w:tcPr>
            <w:tcW w:w="1404" w:type="pct"/>
          </w:tcPr>
          <w:p w14:paraId="70CDE6FF" w14:textId="3C11E178" w:rsidR="006B1FE3" w:rsidRPr="003A6007" w:rsidRDefault="006B1FE3" w:rsidP="006B1FE3">
            <w:pPr>
              <w:spacing w:after="200" w:line="240" w:lineRule="auto"/>
              <w:jc w:val="both"/>
            </w:pPr>
            <w:r w:rsidRPr="0040422E">
              <w:t>21/3/2025- 20/3/2026</w:t>
            </w:r>
          </w:p>
        </w:tc>
        <w:tc>
          <w:tcPr>
            <w:tcW w:w="1103" w:type="pct"/>
          </w:tcPr>
          <w:p w14:paraId="2623B029" w14:textId="77777777" w:rsidR="006B1FE3" w:rsidRPr="003A6007" w:rsidRDefault="006B1FE3" w:rsidP="006B1FE3">
            <w:pPr>
              <w:spacing w:after="200"/>
              <w:jc w:val="both"/>
            </w:pPr>
            <w:r>
              <w:t>0</w:t>
            </w:r>
          </w:p>
        </w:tc>
        <w:tc>
          <w:tcPr>
            <w:tcW w:w="1199" w:type="pct"/>
            <w:vMerge/>
            <w:vAlign w:val="bottom"/>
          </w:tcPr>
          <w:p w14:paraId="4229E18C" w14:textId="77777777" w:rsidR="006B1FE3" w:rsidRPr="003A6007" w:rsidRDefault="006B1FE3" w:rsidP="006B1FE3">
            <w:pPr>
              <w:spacing w:after="200"/>
              <w:jc w:val="both"/>
            </w:pPr>
          </w:p>
        </w:tc>
        <w:tc>
          <w:tcPr>
            <w:tcW w:w="1293" w:type="pct"/>
            <w:vMerge/>
            <w:vAlign w:val="bottom"/>
          </w:tcPr>
          <w:p w14:paraId="5BBE8ABB" w14:textId="77777777" w:rsidR="006B1FE3" w:rsidRPr="003A6007" w:rsidRDefault="006B1FE3" w:rsidP="006B1FE3">
            <w:pPr>
              <w:spacing w:after="200"/>
              <w:jc w:val="both"/>
            </w:pPr>
          </w:p>
        </w:tc>
      </w:tr>
      <w:tr w:rsidR="006B1FE3" w:rsidRPr="003A6007" w14:paraId="1745E45D" w14:textId="77777777" w:rsidTr="00964B60">
        <w:tc>
          <w:tcPr>
            <w:tcW w:w="1404" w:type="pct"/>
          </w:tcPr>
          <w:p w14:paraId="33FEA196" w14:textId="15038699" w:rsidR="006B1FE3" w:rsidRPr="003A6007" w:rsidRDefault="006B1FE3" w:rsidP="006B1FE3">
            <w:pPr>
              <w:spacing w:after="200" w:line="240" w:lineRule="auto"/>
              <w:jc w:val="both"/>
            </w:pPr>
            <w:r w:rsidRPr="0040422E">
              <w:t>21/3/2026- 20/3/2027</w:t>
            </w:r>
          </w:p>
        </w:tc>
        <w:tc>
          <w:tcPr>
            <w:tcW w:w="1103" w:type="pct"/>
          </w:tcPr>
          <w:p w14:paraId="4A89C93D" w14:textId="77777777" w:rsidR="006B1FE3" w:rsidRPr="003A6007" w:rsidRDefault="006B1FE3" w:rsidP="006B1FE3">
            <w:pPr>
              <w:spacing w:after="200"/>
              <w:jc w:val="both"/>
            </w:pPr>
            <w:r>
              <w:t>0</w:t>
            </w:r>
          </w:p>
        </w:tc>
        <w:tc>
          <w:tcPr>
            <w:tcW w:w="1199" w:type="pct"/>
            <w:vMerge/>
            <w:vAlign w:val="bottom"/>
          </w:tcPr>
          <w:p w14:paraId="22FA0985" w14:textId="77777777" w:rsidR="006B1FE3" w:rsidRPr="003A6007" w:rsidRDefault="006B1FE3" w:rsidP="006B1FE3">
            <w:pPr>
              <w:spacing w:after="200"/>
              <w:jc w:val="both"/>
            </w:pPr>
          </w:p>
        </w:tc>
        <w:tc>
          <w:tcPr>
            <w:tcW w:w="1293" w:type="pct"/>
            <w:vMerge/>
            <w:vAlign w:val="bottom"/>
          </w:tcPr>
          <w:p w14:paraId="6D4BFD6B" w14:textId="77777777" w:rsidR="006B1FE3" w:rsidRPr="003A6007" w:rsidRDefault="006B1FE3" w:rsidP="006B1FE3">
            <w:pPr>
              <w:spacing w:after="200"/>
              <w:jc w:val="both"/>
            </w:pPr>
          </w:p>
        </w:tc>
      </w:tr>
      <w:tr w:rsidR="00C40401" w:rsidRPr="003A6007" w14:paraId="3E4004A6" w14:textId="77777777" w:rsidTr="006B1FE3">
        <w:trPr>
          <w:trHeight w:val="594"/>
        </w:trPr>
        <w:tc>
          <w:tcPr>
            <w:tcW w:w="1404" w:type="pct"/>
            <w:vAlign w:val="bottom"/>
          </w:tcPr>
          <w:p w14:paraId="6F568C3D" w14:textId="77777777" w:rsidR="00C40401" w:rsidRPr="003A6007" w:rsidRDefault="00C40401" w:rsidP="00EE63F0">
            <w:pPr>
              <w:spacing w:after="200"/>
              <w:jc w:val="both"/>
            </w:pPr>
            <w:r w:rsidRPr="003A6007">
              <w:t>Total</w:t>
            </w:r>
          </w:p>
        </w:tc>
        <w:tc>
          <w:tcPr>
            <w:tcW w:w="1103" w:type="pct"/>
          </w:tcPr>
          <w:p w14:paraId="664EF2CC" w14:textId="77777777" w:rsidR="00C40401" w:rsidRPr="003A6007" w:rsidRDefault="00C40401" w:rsidP="00EE63F0">
            <w:pPr>
              <w:spacing w:after="200"/>
              <w:jc w:val="both"/>
            </w:pPr>
            <w:r>
              <w:t>0</w:t>
            </w:r>
          </w:p>
        </w:tc>
        <w:tc>
          <w:tcPr>
            <w:tcW w:w="1199" w:type="pct"/>
            <w:vAlign w:val="bottom"/>
          </w:tcPr>
          <w:p w14:paraId="7DC57903" w14:textId="4CCECF0E" w:rsidR="00C40401" w:rsidRPr="003A6007" w:rsidRDefault="006C483F" w:rsidP="00EE63F0">
            <w:pPr>
              <w:spacing w:after="200"/>
              <w:jc w:val="both"/>
            </w:pPr>
            <w:r>
              <w:t>13</w:t>
            </w:r>
          </w:p>
        </w:tc>
        <w:tc>
          <w:tcPr>
            <w:tcW w:w="1293" w:type="pct"/>
            <w:vMerge/>
            <w:vAlign w:val="bottom"/>
          </w:tcPr>
          <w:p w14:paraId="1BC0606D" w14:textId="77777777" w:rsidR="00C40401" w:rsidRPr="003A6007" w:rsidRDefault="00C40401" w:rsidP="00EE63F0">
            <w:pPr>
              <w:spacing w:after="200"/>
              <w:jc w:val="both"/>
            </w:pPr>
          </w:p>
        </w:tc>
      </w:tr>
      <w:tr w:rsidR="00C40401" w:rsidRPr="003A6007" w14:paraId="3E9ADD2A" w14:textId="77777777" w:rsidTr="006B1FE3">
        <w:trPr>
          <w:trHeight w:val="782"/>
        </w:trPr>
        <w:tc>
          <w:tcPr>
            <w:tcW w:w="1404" w:type="pct"/>
          </w:tcPr>
          <w:p w14:paraId="38FF1FFC" w14:textId="77777777" w:rsidR="00C40401" w:rsidRPr="003A6007" w:rsidRDefault="00C40401" w:rsidP="00EE63F0">
            <w:pPr>
              <w:spacing w:line="240" w:lineRule="auto"/>
              <w:jc w:val="both"/>
              <w:rPr>
                <w:b/>
              </w:rPr>
            </w:pPr>
            <w:r w:rsidRPr="003A6007">
              <w:t>Total number of crediting years</w:t>
            </w:r>
          </w:p>
        </w:tc>
        <w:tc>
          <w:tcPr>
            <w:tcW w:w="1103" w:type="pct"/>
          </w:tcPr>
          <w:p w14:paraId="2E7ACB8F" w14:textId="77777777" w:rsidR="00C40401" w:rsidRPr="003A6007" w:rsidRDefault="00C40401" w:rsidP="00EE63F0">
            <w:pPr>
              <w:jc w:val="both"/>
            </w:pPr>
            <w:r>
              <w:t>5</w:t>
            </w:r>
          </w:p>
        </w:tc>
        <w:tc>
          <w:tcPr>
            <w:tcW w:w="1199" w:type="pct"/>
            <w:vAlign w:val="bottom"/>
          </w:tcPr>
          <w:p w14:paraId="37DFEB97" w14:textId="77777777" w:rsidR="00C40401" w:rsidRPr="003A6007" w:rsidRDefault="00C40401" w:rsidP="00EE63F0">
            <w:pPr>
              <w:spacing w:after="200"/>
              <w:jc w:val="both"/>
            </w:pPr>
          </w:p>
        </w:tc>
        <w:tc>
          <w:tcPr>
            <w:tcW w:w="1293" w:type="pct"/>
            <w:vAlign w:val="bottom"/>
          </w:tcPr>
          <w:p w14:paraId="245DD401" w14:textId="77777777" w:rsidR="00C40401" w:rsidRPr="003A6007" w:rsidRDefault="00C40401" w:rsidP="00EE63F0">
            <w:pPr>
              <w:spacing w:after="200"/>
              <w:jc w:val="both"/>
            </w:pPr>
          </w:p>
        </w:tc>
      </w:tr>
      <w:tr w:rsidR="00C40401" w:rsidRPr="003A6007" w14:paraId="612EDEE3" w14:textId="77777777" w:rsidTr="006B1FE3">
        <w:trPr>
          <w:cnfStyle w:val="010000000000" w:firstRow="0" w:lastRow="1" w:firstColumn="0" w:lastColumn="0" w:oddVBand="0" w:evenVBand="0" w:oddHBand="0" w:evenHBand="0" w:firstRowFirstColumn="0" w:firstRowLastColumn="0" w:lastRowFirstColumn="0" w:lastRowLastColumn="0"/>
          <w:trHeight w:val="782"/>
        </w:trPr>
        <w:tc>
          <w:tcPr>
            <w:tcW w:w="1404" w:type="pct"/>
          </w:tcPr>
          <w:p w14:paraId="562373F1" w14:textId="77777777" w:rsidR="00C40401" w:rsidRPr="003A6007" w:rsidRDefault="00C40401" w:rsidP="00EE63F0">
            <w:pPr>
              <w:spacing w:line="240" w:lineRule="auto"/>
              <w:jc w:val="both"/>
              <w:rPr>
                <w:b w:val="0"/>
              </w:rPr>
            </w:pPr>
            <w:r w:rsidRPr="003A6007">
              <w:rPr>
                <w:b w:val="0"/>
              </w:rPr>
              <w:lastRenderedPageBreak/>
              <w:t>Annual average over the crediting period</w:t>
            </w:r>
          </w:p>
        </w:tc>
        <w:tc>
          <w:tcPr>
            <w:tcW w:w="1103" w:type="pct"/>
          </w:tcPr>
          <w:p w14:paraId="2923BCAB" w14:textId="77777777" w:rsidR="00C40401" w:rsidRPr="003A6007" w:rsidRDefault="00C40401" w:rsidP="00EE63F0">
            <w:pPr>
              <w:jc w:val="both"/>
            </w:pPr>
            <w:r>
              <w:t>0</w:t>
            </w:r>
          </w:p>
        </w:tc>
        <w:tc>
          <w:tcPr>
            <w:tcW w:w="1199" w:type="pct"/>
            <w:vAlign w:val="bottom"/>
          </w:tcPr>
          <w:p w14:paraId="5B09B6F9" w14:textId="34EA3669" w:rsidR="00C40401" w:rsidRPr="003A6007" w:rsidRDefault="006C483F" w:rsidP="00EE63F0">
            <w:pPr>
              <w:jc w:val="both"/>
            </w:pPr>
            <w:r>
              <w:t>13</w:t>
            </w:r>
          </w:p>
        </w:tc>
        <w:tc>
          <w:tcPr>
            <w:tcW w:w="1293" w:type="pct"/>
            <w:vAlign w:val="bottom"/>
          </w:tcPr>
          <w:p w14:paraId="1EBD59E8" w14:textId="18362A52" w:rsidR="00C40401" w:rsidRPr="003A6007" w:rsidRDefault="006C483F" w:rsidP="00EE63F0">
            <w:pPr>
              <w:jc w:val="both"/>
            </w:pPr>
            <w:r>
              <w:t>13</w:t>
            </w:r>
          </w:p>
        </w:tc>
      </w:tr>
    </w:tbl>
    <w:p w14:paraId="2CB95D42" w14:textId="77777777" w:rsidR="00C40401" w:rsidRDefault="00C40401" w:rsidP="00C40401">
      <w:pPr>
        <w:pStyle w:val="SectionList2nd"/>
        <w:numPr>
          <w:ilvl w:val="0"/>
          <w:numId w:val="0"/>
        </w:numPr>
      </w:pPr>
    </w:p>
    <w:p w14:paraId="2E80C4BB" w14:textId="77777777" w:rsidR="00A10B8A" w:rsidRPr="00A10B8A" w:rsidRDefault="00A10B8A" w:rsidP="00A10B8A">
      <w:pPr>
        <w:pStyle w:val="SectionList"/>
      </w:pPr>
      <w:r w:rsidRPr="00A10B8A">
        <w:t>Monitoring plan</w:t>
      </w:r>
    </w:p>
    <w:p w14:paraId="56CB3C65" w14:textId="4C595CF3" w:rsidR="003D339D" w:rsidRPr="003D339D" w:rsidRDefault="00A10B8A" w:rsidP="001B56E6">
      <w:pPr>
        <w:pStyle w:val="SectionList2nd"/>
        <w:rPr>
          <w:b/>
        </w:rPr>
      </w:pPr>
      <w:r w:rsidRPr="00A10B8A">
        <w:rPr>
          <w:rFonts w:eastAsia="MS Mincho"/>
        </w:rPr>
        <w:tab/>
        <w:t>Data and parameters to be monitored</w:t>
      </w:r>
    </w:p>
    <w:p w14:paraId="351C8203" w14:textId="77777777" w:rsidR="003D339D" w:rsidRPr="003D339D" w:rsidRDefault="003D339D" w:rsidP="003D339D">
      <w:pPr>
        <w:jc w:val="both"/>
        <w:rPr>
          <w:b/>
          <w:bCs/>
          <w:lang w:val="en-GB"/>
        </w:rPr>
      </w:pPr>
    </w:p>
    <w:p w14:paraId="21B471A7" w14:textId="77777777" w:rsidR="003D339D" w:rsidRPr="003D339D" w:rsidRDefault="003D339D" w:rsidP="003D339D">
      <w:pPr>
        <w:jc w:val="both"/>
        <w:rPr>
          <w:b/>
          <w:bCs/>
          <w:lang w:val="en-GB"/>
        </w:rPr>
      </w:pPr>
      <w:r w:rsidRPr="003D339D">
        <w:rPr>
          <w:b/>
          <w:bCs/>
          <w:lang w:val="en-GB"/>
        </w:rPr>
        <w:t xml:space="preserve">SDG13 </w:t>
      </w:r>
    </w:p>
    <w:tbl>
      <w:tblPr>
        <w:tblStyle w:val="GridTable5Dark-Accent111"/>
        <w:tblpPr w:leftFromText="180" w:rightFromText="180" w:vertAnchor="text" w:horzAnchor="margin" w:tblpY="219"/>
        <w:tblW w:w="5006" w:type="pct"/>
        <w:tblCellMar>
          <w:top w:w="57" w:type="dxa"/>
        </w:tblCellMar>
        <w:tblLook w:val="0680" w:firstRow="0" w:lastRow="0" w:firstColumn="1" w:lastColumn="0" w:noHBand="1" w:noVBand="1"/>
      </w:tblPr>
      <w:tblGrid>
        <w:gridCol w:w="2971"/>
        <w:gridCol w:w="6663"/>
      </w:tblGrid>
      <w:tr w:rsidR="003D339D" w:rsidRPr="003D339D" w14:paraId="3D9ED4AA" w14:textId="77777777" w:rsidTr="00EE63F0">
        <w:trPr>
          <w:trHeight w:val="280"/>
        </w:trPr>
        <w:tc>
          <w:tcPr>
            <w:cnfStyle w:val="001000000000" w:firstRow="0" w:lastRow="0" w:firstColumn="1" w:lastColumn="0" w:oddVBand="0" w:evenVBand="0" w:oddHBand="0" w:evenHBand="0" w:firstRowFirstColumn="0" w:firstRowLastColumn="0" w:lastRowFirstColumn="0" w:lastRowLastColumn="0"/>
            <w:tcW w:w="1542" w:type="pct"/>
          </w:tcPr>
          <w:p w14:paraId="2278CEDD" w14:textId="77777777" w:rsidR="003D339D" w:rsidRPr="003D339D" w:rsidRDefault="003D339D" w:rsidP="003D339D">
            <w:pPr>
              <w:spacing w:after="200" w:line="276" w:lineRule="auto"/>
              <w:contextualSpacing w:val="0"/>
              <w:jc w:val="both"/>
              <w:rPr>
                <w:color w:val="FFFFFF" w:themeColor="background1"/>
                <w:lang w:val="en-GB"/>
              </w:rPr>
            </w:pPr>
            <w:r w:rsidRPr="003D339D">
              <w:rPr>
                <w:color w:val="FFFFFF" w:themeColor="background1"/>
                <w:lang w:val="en-GB"/>
              </w:rPr>
              <w:t>Data/parameter</w:t>
            </w:r>
          </w:p>
        </w:tc>
        <w:tc>
          <w:tcPr>
            <w:tcW w:w="3452" w:type="pct"/>
          </w:tcPr>
          <w:p w14:paraId="0FA4BACC" w14:textId="77777777" w:rsidR="003D339D" w:rsidRPr="003D339D" w:rsidRDefault="003D339D" w:rsidP="003D339D">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proofErr w:type="spellStart"/>
            <w:proofErr w:type="gramStart"/>
            <w:r w:rsidRPr="003D339D">
              <w:rPr>
                <w:lang w:val="en-GB"/>
              </w:rPr>
              <w:t>Pp,y</w:t>
            </w:r>
            <w:proofErr w:type="spellEnd"/>
            <w:proofErr w:type="gramEnd"/>
          </w:p>
        </w:tc>
      </w:tr>
      <w:tr w:rsidR="003D339D" w:rsidRPr="003D339D" w14:paraId="5AB6699F" w14:textId="77777777" w:rsidTr="00EE63F0">
        <w:trPr>
          <w:trHeight w:val="281"/>
        </w:trPr>
        <w:tc>
          <w:tcPr>
            <w:cnfStyle w:val="001000000000" w:firstRow="0" w:lastRow="0" w:firstColumn="1" w:lastColumn="0" w:oddVBand="0" w:evenVBand="0" w:oddHBand="0" w:evenHBand="0" w:firstRowFirstColumn="0" w:firstRowLastColumn="0" w:lastRowFirstColumn="0" w:lastRowLastColumn="0"/>
            <w:tcW w:w="1542" w:type="pct"/>
          </w:tcPr>
          <w:p w14:paraId="11514C36" w14:textId="77777777" w:rsidR="003D339D" w:rsidRPr="003D339D" w:rsidRDefault="003D339D" w:rsidP="003D339D">
            <w:pPr>
              <w:spacing w:after="200" w:line="276" w:lineRule="auto"/>
              <w:contextualSpacing w:val="0"/>
              <w:jc w:val="both"/>
              <w:rPr>
                <w:color w:val="FFFFFF" w:themeColor="background1"/>
                <w:lang w:val="en-GB"/>
              </w:rPr>
            </w:pPr>
            <w:r w:rsidRPr="003D339D">
              <w:rPr>
                <w:color w:val="FFFFFF" w:themeColor="background1"/>
                <w:lang w:val="en-GB"/>
              </w:rPr>
              <w:t>Unit</w:t>
            </w:r>
          </w:p>
        </w:tc>
        <w:tc>
          <w:tcPr>
            <w:tcW w:w="3452" w:type="pct"/>
          </w:tcPr>
          <w:p w14:paraId="76E56DE9" w14:textId="77777777" w:rsidR="003D339D" w:rsidRPr="003D339D" w:rsidRDefault="003D339D" w:rsidP="003D339D">
            <w:pPr>
              <w:tabs>
                <w:tab w:val="left" w:pos="1860"/>
              </w:tabs>
              <w:spacing w:after="200"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sidRPr="003D339D">
              <w:rPr>
                <w:lang w:val="en-GB"/>
              </w:rPr>
              <w:t>tons/household/year</w:t>
            </w:r>
          </w:p>
        </w:tc>
      </w:tr>
      <w:tr w:rsidR="003D339D" w:rsidRPr="003D339D" w14:paraId="768B19C2" w14:textId="77777777" w:rsidTr="00EE63F0">
        <w:trPr>
          <w:trHeight w:val="280"/>
        </w:trPr>
        <w:tc>
          <w:tcPr>
            <w:cnfStyle w:val="001000000000" w:firstRow="0" w:lastRow="0" w:firstColumn="1" w:lastColumn="0" w:oddVBand="0" w:evenVBand="0" w:oddHBand="0" w:evenHBand="0" w:firstRowFirstColumn="0" w:firstRowLastColumn="0" w:lastRowFirstColumn="0" w:lastRowLastColumn="0"/>
            <w:tcW w:w="1542" w:type="pct"/>
          </w:tcPr>
          <w:p w14:paraId="22FEDAD8" w14:textId="77777777" w:rsidR="003D339D" w:rsidRPr="003D339D" w:rsidRDefault="003D339D" w:rsidP="003D339D">
            <w:pPr>
              <w:spacing w:after="200" w:line="276" w:lineRule="auto"/>
              <w:contextualSpacing w:val="0"/>
              <w:jc w:val="both"/>
              <w:rPr>
                <w:color w:val="FFFFFF" w:themeColor="background1"/>
                <w:lang w:val="en-GB"/>
              </w:rPr>
            </w:pPr>
            <w:r w:rsidRPr="003D339D">
              <w:rPr>
                <w:color w:val="FFFFFF" w:themeColor="background1"/>
                <w:lang w:val="en-GB"/>
              </w:rPr>
              <w:t>Description</w:t>
            </w:r>
          </w:p>
        </w:tc>
        <w:tc>
          <w:tcPr>
            <w:tcW w:w="3452" w:type="pct"/>
          </w:tcPr>
          <w:p w14:paraId="261E6165" w14:textId="77777777" w:rsidR="003D339D" w:rsidRPr="003D339D" w:rsidRDefault="003D339D" w:rsidP="003D339D">
            <w:pPr>
              <w:spacing w:after="200"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sidRPr="003D339D">
              <w:rPr>
                <w:lang w:val="en-GB"/>
              </w:rPr>
              <w:t>Quantity of fuel that is consumed in project scenario p during year y</w:t>
            </w:r>
          </w:p>
        </w:tc>
      </w:tr>
      <w:tr w:rsidR="003D339D" w:rsidRPr="003D339D" w14:paraId="40908506" w14:textId="77777777" w:rsidTr="00EE63F0">
        <w:trPr>
          <w:trHeight w:val="281"/>
        </w:trPr>
        <w:tc>
          <w:tcPr>
            <w:cnfStyle w:val="001000000000" w:firstRow="0" w:lastRow="0" w:firstColumn="1" w:lastColumn="0" w:oddVBand="0" w:evenVBand="0" w:oddHBand="0" w:evenHBand="0" w:firstRowFirstColumn="0" w:firstRowLastColumn="0" w:lastRowFirstColumn="0" w:lastRowLastColumn="0"/>
            <w:tcW w:w="1542" w:type="pct"/>
          </w:tcPr>
          <w:p w14:paraId="51681EE9" w14:textId="77777777" w:rsidR="003D339D" w:rsidRPr="003D339D" w:rsidRDefault="003D339D" w:rsidP="003D339D">
            <w:pPr>
              <w:spacing w:after="200" w:line="276" w:lineRule="auto"/>
              <w:contextualSpacing w:val="0"/>
              <w:jc w:val="both"/>
              <w:rPr>
                <w:color w:val="FFFFFF" w:themeColor="background1"/>
                <w:lang w:val="en-GB"/>
              </w:rPr>
            </w:pPr>
            <w:r w:rsidRPr="003D339D">
              <w:rPr>
                <w:color w:val="FFFFFF" w:themeColor="background1"/>
                <w:lang w:val="en-GB"/>
              </w:rPr>
              <w:t>Source of data</w:t>
            </w:r>
          </w:p>
        </w:tc>
        <w:tc>
          <w:tcPr>
            <w:tcW w:w="3452" w:type="pct"/>
          </w:tcPr>
          <w:p w14:paraId="1632E7B1" w14:textId="0B58544B" w:rsidR="003D339D" w:rsidRDefault="003D339D" w:rsidP="003D339D">
            <w:pPr>
              <w:spacing w:after="200"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sidRPr="003D339D">
              <w:rPr>
                <w:lang w:val="en-GB"/>
              </w:rPr>
              <w:t>Project-Kitchen Performance Test (KPT)</w:t>
            </w:r>
            <w:r w:rsidR="00AA2E6B">
              <w:rPr>
                <w:lang w:val="en-GB"/>
              </w:rPr>
              <w:t xml:space="preserve"> during the project</w:t>
            </w:r>
          </w:p>
          <w:p w14:paraId="2276BF2A" w14:textId="47BFEFE8" w:rsidR="00AA2E6B" w:rsidRPr="003D339D" w:rsidRDefault="00AA2E6B" w:rsidP="003D339D">
            <w:pPr>
              <w:spacing w:after="200"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Pr>
                <w:lang w:val="en-GB"/>
              </w:rPr>
              <w:t xml:space="preserve">As the Project Kitchen Performance Test (KPT) has not been done yet for verification, we use for now the value given from the certified Water Boiling Tests (WBT). The WBT can give us the quantity of fuel consumed in Project scenario. At the time of verification, KPT will be </w:t>
            </w:r>
            <w:proofErr w:type="gramStart"/>
            <w:r>
              <w:rPr>
                <w:lang w:val="en-GB"/>
              </w:rPr>
              <w:t>conducted</w:t>
            </w:r>
            <w:proofErr w:type="gramEnd"/>
            <w:r>
              <w:rPr>
                <w:lang w:val="en-GB"/>
              </w:rPr>
              <w:t xml:space="preserve"> and final parameter will be confirmed.</w:t>
            </w:r>
          </w:p>
        </w:tc>
      </w:tr>
      <w:tr w:rsidR="003D339D" w:rsidRPr="003D339D" w14:paraId="54B593C7" w14:textId="77777777" w:rsidTr="00EE63F0">
        <w:trPr>
          <w:trHeight w:val="281"/>
        </w:trPr>
        <w:tc>
          <w:tcPr>
            <w:cnfStyle w:val="001000000000" w:firstRow="0" w:lastRow="0" w:firstColumn="1" w:lastColumn="0" w:oddVBand="0" w:evenVBand="0" w:oddHBand="0" w:evenHBand="0" w:firstRowFirstColumn="0" w:firstRowLastColumn="0" w:lastRowFirstColumn="0" w:lastRowLastColumn="0"/>
            <w:tcW w:w="1542" w:type="pct"/>
          </w:tcPr>
          <w:p w14:paraId="034C1E0F" w14:textId="77777777" w:rsidR="003D339D" w:rsidRPr="003D339D" w:rsidRDefault="003D339D" w:rsidP="003D339D">
            <w:pPr>
              <w:spacing w:after="200" w:line="276" w:lineRule="auto"/>
              <w:contextualSpacing w:val="0"/>
              <w:jc w:val="both"/>
              <w:rPr>
                <w:color w:val="FFFFFF" w:themeColor="background1"/>
                <w:lang w:val="en-GB"/>
              </w:rPr>
            </w:pPr>
            <w:r w:rsidRPr="003D339D">
              <w:rPr>
                <w:color w:val="FFFFFF" w:themeColor="background1"/>
                <w:lang w:val="en-GB"/>
              </w:rPr>
              <w:t>Value(s) applied</w:t>
            </w:r>
          </w:p>
        </w:tc>
        <w:tc>
          <w:tcPr>
            <w:tcW w:w="3452" w:type="pct"/>
          </w:tcPr>
          <w:p w14:paraId="46F6F514" w14:textId="4FB56D94" w:rsidR="00CE2EB6" w:rsidRDefault="003D7379" w:rsidP="003D339D">
            <w:pPr>
              <w:spacing w:after="200"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Pr>
                <w:lang w:val="en-GB"/>
              </w:rPr>
              <w:t>Stove 1: 2.15</w:t>
            </w:r>
            <w:r w:rsidR="004105F9">
              <w:rPr>
                <w:lang w:val="en-GB"/>
              </w:rPr>
              <w:t xml:space="preserve"> (estimate)</w:t>
            </w:r>
          </w:p>
          <w:p w14:paraId="4C2BC8BE" w14:textId="0363E0C9" w:rsidR="004105F9" w:rsidRDefault="00CE2EB6" w:rsidP="003D339D">
            <w:pPr>
              <w:spacing w:after="200"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Pr>
                <w:lang w:val="en-GB"/>
              </w:rPr>
              <w:t>Stove 2: 1.78</w:t>
            </w:r>
            <w:r w:rsidR="004105F9">
              <w:rPr>
                <w:lang w:val="en-GB"/>
              </w:rPr>
              <w:t xml:space="preserve"> (estimate)</w:t>
            </w:r>
          </w:p>
          <w:p w14:paraId="1A29E7FD" w14:textId="431266FA" w:rsidR="003D339D" w:rsidRPr="003D339D" w:rsidRDefault="003D339D" w:rsidP="003D339D">
            <w:pPr>
              <w:spacing w:after="200"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p>
        </w:tc>
      </w:tr>
      <w:tr w:rsidR="003D339D" w:rsidRPr="003D339D" w14:paraId="3C4C8ADC" w14:textId="77777777" w:rsidTr="00EE63F0">
        <w:tc>
          <w:tcPr>
            <w:cnfStyle w:val="001000000000" w:firstRow="0" w:lastRow="0" w:firstColumn="1" w:lastColumn="0" w:oddVBand="0" w:evenVBand="0" w:oddHBand="0" w:evenHBand="0" w:firstRowFirstColumn="0" w:firstRowLastColumn="0" w:lastRowFirstColumn="0" w:lastRowLastColumn="0"/>
            <w:tcW w:w="1542" w:type="pct"/>
          </w:tcPr>
          <w:p w14:paraId="54F312FB" w14:textId="77777777" w:rsidR="003D339D" w:rsidRPr="003D339D" w:rsidRDefault="003D339D" w:rsidP="003D339D">
            <w:pPr>
              <w:spacing w:after="200" w:line="276" w:lineRule="auto"/>
              <w:contextualSpacing w:val="0"/>
              <w:jc w:val="both"/>
              <w:rPr>
                <w:color w:val="FFFFFF" w:themeColor="background1"/>
                <w:lang w:val="en-GB"/>
              </w:rPr>
            </w:pPr>
            <w:r w:rsidRPr="003D339D">
              <w:rPr>
                <w:color w:val="FFFFFF" w:themeColor="background1"/>
                <w:lang w:val="en-GB"/>
              </w:rPr>
              <w:t xml:space="preserve">Measurement methods and procedures </w:t>
            </w:r>
          </w:p>
        </w:tc>
        <w:tc>
          <w:tcPr>
            <w:tcW w:w="3452" w:type="pct"/>
          </w:tcPr>
          <w:p w14:paraId="119FD8CA" w14:textId="72ECBD07" w:rsidR="003D339D" w:rsidRPr="003D339D" w:rsidRDefault="005B68AA" w:rsidP="003D339D">
            <w:pPr>
              <w:spacing w:after="200"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Pr>
                <w:lang w:val="en-GB"/>
              </w:rPr>
              <w:t>Project KPT in line with the applied methodology</w:t>
            </w:r>
          </w:p>
        </w:tc>
      </w:tr>
      <w:tr w:rsidR="003D339D" w:rsidRPr="003D339D" w14:paraId="099C0643" w14:textId="77777777" w:rsidTr="00EE63F0">
        <w:trPr>
          <w:trHeight w:val="248"/>
        </w:trPr>
        <w:tc>
          <w:tcPr>
            <w:cnfStyle w:val="001000000000" w:firstRow="0" w:lastRow="0" w:firstColumn="1" w:lastColumn="0" w:oddVBand="0" w:evenVBand="0" w:oddHBand="0" w:evenHBand="0" w:firstRowFirstColumn="0" w:firstRowLastColumn="0" w:lastRowFirstColumn="0" w:lastRowLastColumn="0"/>
            <w:tcW w:w="1542" w:type="pct"/>
          </w:tcPr>
          <w:p w14:paraId="5F77ECB7" w14:textId="77777777" w:rsidR="003D339D" w:rsidRPr="003D339D" w:rsidRDefault="003D339D" w:rsidP="003D339D">
            <w:pPr>
              <w:spacing w:line="276" w:lineRule="auto"/>
              <w:contextualSpacing w:val="0"/>
              <w:jc w:val="both"/>
              <w:rPr>
                <w:rFonts w:asciiTheme="minorHAnsi" w:hAnsiTheme="minorHAnsi"/>
                <w:color w:val="FFFFFF" w:themeColor="background1"/>
                <w:lang w:val="en-GB"/>
              </w:rPr>
            </w:pPr>
            <w:bookmarkStart w:id="450" w:name="_Hlk72492946"/>
            <w:r w:rsidRPr="003D339D">
              <w:rPr>
                <w:rFonts w:asciiTheme="minorHAnsi" w:hAnsiTheme="minorHAnsi"/>
                <w:color w:val="FFFFFF" w:themeColor="background1"/>
                <w:lang w:val="en-GB"/>
              </w:rPr>
              <w:t>Monitoring frequency</w:t>
            </w:r>
          </w:p>
        </w:tc>
        <w:tc>
          <w:tcPr>
            <w:tcW w:w="3458" w:type="pct"/>
          </w:tcPr>
          <w:p w14:paraId="16C11DAC" w14:textId="77777777" w:rsidR="003D339D" w:rsidRPr="003D339D" w:rsidRDefault="003D339D" w:rsidP="003D339D">
            <w:pPr>
              <w:spacing w:after="200"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sidRPr="003D339D">
              <w:rPr>
                <w:lang w:val="en-GB"/>
              </w:rPr>
              <w:t>Updated every two years, or more frequently (if applicable)</w:t>
            </w:r>
          </w:p>
        </w:tc>
      </w:tr>
      <w:tr w:rsidR="003D339D" w:rsidRPr="003D339D" w14:paraId="72694353" w14:textId="77777777" w:rsidTr="00EE63F0">
        <w:trPr>
          <w:trHeight w:val="249"/>
        </w:trPr>
        <w:tc>
          <w:tcPr>
            <w:cnfStyle w:val="001000000000" w:firstRow="0" w:lastRow="0" w:firstColumn="1" w:lastColumn="0" w:oddVBand="0" w:evenVBand="0" w:oddHBand="0" w:evenHBand="0" w:firstRowFirstColumn="0" w:firstRowLastColumn="0" w:lastRowFirstColumn="0" w:lastRowLastColumn="0"/>
            <w:tcW w:w="1542" w:type="pct"/>
          </w:tcPr>
          <w:p w14:paraId="41A8E359" w14:textId="77777777" w:rsidR="003D339D" w:rsidRPr="003D339D" w:rsidRDefault="003D339D" w:rsidP="003D339D">
            <w:pPr>
              <w:spacing w:line="276" w:lineRule="auto"/>
              <w:contextualSpacing w:val="0"/>
              <w:jc w:val="both"/>
              <w:rPr>
                <w:rFonts w:asciiTheme="minorHAnsi" w:hAnsiTheme="minorHAnsi"/>
                <w:color w:val="FFFFFF" w:themeColor="background1"/>
                <w:lang w:val="en-GB"/>
              </w:rPr>
            </w:pPr>
            <w:r w:rsidRPr="003D339D">
              <w:rPr>
                <w:rFonts w:asciiTheme="minorHAnsi" w:hAnsiTheme="minorHAnsi"/>
                <w:color w:val="FFFFFF" w:themeColor="background1"/>
                <w:lang w:val="en-GB"/>
              </w:rPr>
              <w:t>QA/QC procedures</w:t>
            </w:r>
          </w:p>
        </w:tc>
        <w:tc>
          <w:tcPr>
            <w:tcW w:w="3458" w:type="pct"/>
          </w:tcPr>
          <w:p w14:paraId="0726B137" w14:textId="3B773535" w:rsidR="003D339D" w:rsidRPr="003D339D" w:rsidRDefault="003D339D" w:rsidP="003D339D">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sidRPr="003D339D">
              <w:rPr>
                <w:lang w:val="en-GB"/>
              </w:rPr>
              <w:t xml:space="preserve">The KPT will be carried out by trained staff at AHH-I </w:t>
            </w:r>
            <w:r w:rsidR="006C451B">
              <w:rPr>
                <w:lang w:val="en-GB"/>
              </w:rPr>
              <w:t xml:space="preserve">or by external expert/consultant team </w:t>
            </w:r>
            <w:r w:rsidRPr="003D339D">
              <w:rPr>
                <w:lang w:val="en-GB"/>
              </w:rPr>
              <w:t xml:space="preserve">with </w:t>
            </w:r>
            <w:r w:rsidR="00A07721">
              <w:rPr>
                <w:lang w:val="en-GB"/>
              </w:rPr>
              <w:t>project beneficiaries</w:t>
            </w:r>
            <w:r w:rsidRPr="003D339D">
              <w:rPr>
                <w:lang w:val="en-GB"/>
              </w:rPr>
              <w:t xml:space="preserve"> and will meet the requirements of the </w:t>
            </w:r>
            <w:r w:rsidR="00142EB7">
              <w:rPr>
                <w:lang w:val="en-GB"/>
              </w:rPr>
              <w:t xml:space="preserve">GS </w:t>
            </w:r>
            <w:r w:rsidRPr="003D339D">
              <w:rPr>
                <w:lang w:val="en-GB"/>
              </w:rPr>
              <w:t>methodology</w:t>
            </w:r>
            <w:r w:rsidR="00142EB7">
              <w:rPr>
                <w:lang w:val="en-GB"/>
              </w:rPr>
              <w:t xml:space="preserve"> “Reduced emissions from cooking and heating v4.0”</w:t>
            </w:r>
            <w:r w:rsidRPr="003D339D">
              <w:rPr>
                <w:lang w:val="en-GB"/>
              </w:rPr>
              <w:t xml:space="preserve">. The data will be reviewed and checked after data collection to identify any errors. </w:t>
            </w:r>
          </w:p>
        </w:tc>
      </w:tr>
      <w:tr w:rsidR="003D339D" w:rsidRPr="003D339D" w14:paraId="17D918F0" w14:textId="77777777" w:rsidTr="00EE63F0">
        <w:trPr>
          <w:trHeight w:val="249"/>
        </w:trPr>
        <w:tc>
          <w:tcPr>
            <w:cnfStyle w:val="001000000000" w:firstRow="0" w:lastRow="0" w:firstColumn="1" w:lastColumn="0" w:oddVBand="0" w:evenVBand="0" w:oddHBand="0" w:evenHBand="0" w:firstRowFirstColumn="0" w:firstRowLastColumn="0" w:lastRowFirstColumn="0" w:lastRowLastColumn="0"/>
            <w:tcW w:w="1542" w:type="pct"/>
          </w:tcPr>
          <w:p w14:paraId="4B48B7C5" w14:textId="77777777" w:rsidR="003D339D" w:rsidRPr="003D339D" w:rsidRDefault="003D339D" w:rsidP="003D339D">
            <w:pPr>
              <w:spacing w:line="276" w:lineRule="auto"/>
              <w:contextualSpacing w:val="0"/>
              <w:jc w:val="both"/>
              <w:rPr>
                <w:rFonts w:asciiTheme="minorHAnsi" w:hAnsiTheme="minorHAnsi"/>
                <w:color w:val="FFFFFF" w:themeColor="background1"/>
                <w:lang w:val="en-GB"/>
              </w:rPr>
            </w:pPr>
            <w:r w:rsidRPr="003D339D">
              <w:rPr>
                <w:rFonts w:asciiTheme="minorHAnsi" w:hAnsiTheme="minorHAnsi"/>
                <w:color w:val="FFFFFF" w:themeColor="background1"/>
                <w:lang w:val="en-GB"/>
              </w:rPr>
              <w:t>Purpose of data</w:t>
            </w:r>
          </w:p>
        </w:tc>
        <w:tc>
          <w:tcPr>
            <w:tcW w:w="3458" w:type="pct"/>
          </w:tcPr>
          <w:p w14:paraId="3FBEDAB5" w14:textId="26110904" w:rsidR="003D339D" w:rsidRPr="003D339D" w:rsidRDefault="003D339D" w:rsidP="003D339D">
            <w:pPr>
              <w:tabs>
                <w:tab w:val="left" w:pos="1170"/>
              </w:tabs>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sidRPr="003D339D">
              <w:rPr>
                <w:lang w:val="en-GB"/>
              </w:rPr>
              <w:t>Determination of biomass consumption per household in project scenario.</w:t>
            </w:r>
          </w:p>
        </w:tc>
      </w:tr>
      <w:tr w:rsidR="003D339D" w:rsidRPr="003D339D" w14:paraId="74F57705" w14:textId="77777777" w:rsidTr="00EE63F0">
        <w:trPr>
          <w:trHeight w:val="249"/>
        </w:trPr>
        <w:tc>
          <w:tcPr>
            <w:cnfStyle w:val="001000000000" w:firstRow="0" w:lastRow="0" w:firstColumn="1" w:lastColumn="0" w:oddVBand="0" w:evenVBand="0" w:oddHBand="0" w:evenHBand="0" w:firstRowFirstColumn="0" w:firstRowLastColumn="0" w:lastRowFirstColumn="0" w:lastRowLastColumn="0"/>
            <w:tcW w:w="1542" w:type="pct"/>
          </w:tcPr>
          <w:p w14:paraId="7E9E7817" w14:textId="77777777" w:rsidR="003D339D" w:rsidRPr="003D339D" w:rsidRDefault="003D339D" w:rsidP="003D339D">
            <w:pPr>
              <w:spacing w:line="276" w:lineRule="auto"/>
              <w:contextualSpacing w:val="0"/>
              <w:jc w:val="both"/>
              <w:rPr>
                <w:rFonts w:asciiTheme="minorHAnsi" w:hAnsiTheme="minorHAnsi"/>
                <w:color w:val="FFFFFF" w:themeColor="background1"/>
                <w:lang w:val="en-GB"/>
              </w:rPr>
            </w:pPr>
            <w:r w:rsidRPr="003D339D">
              <w:rPr>
                <w:rFonts w:asciiTheme="minorHAnsi" w:hAnsiTheme="minorHAnsi"/>
                <w:color w:val="FFFFFF" w:themeColor="background1"/>
                <w:lang w:val="en-GB"/>
              </w:rPr>
              <w:lastRenderedPageBreak/>
              <w:t>Additional comment</w:t>
            </w:r>
          </w:p>
        </w:tc>
        <w:tc>
          <w:tcPr>
            <w:tcW w:w="3458" w:type="pct"/>
          </w:tcPr>
          <w:p w14:paraId="2E3F8058" w14:textId="77777777" w:rsidR="006B4B0E" w:rsidRDefault="006B4B0E" w:rsidP="003D339D">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p>
          <w:p w14:paraId="023CE3A2" w14:textId="29F62EEB" w:rsidR="003D339D" w:rsidRPr="003D339D" w:rsidRDefault="003D339D" w:rsidP="003D339D">
            <w:pPr>
              <w:spacing w:after="200"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p>
        </w:tc>
      </w:tr>
    </w:tbl>
    <w:bookmarkEnd w:id="450"/>
    <w:p w14:paraId="07E3EB5D" w14:textId="77777777" w:rsidR="003D339D" w:rsidRPr="003D339D" w:rsidRDefault="003D339D" w:rsidP="003D339D">
      <w:pPr>
        <w:spacing w:line="276" w:lineRule="auto"/>
        <w:contextualSpacing w:val="0"/>
        <w:jc w:val="both"/>
        <w:rPr>
          <w:b/>
          <w:bCs/>
          <w:lang w:val="en-GB"/>
        </w:rPr>
      </w:pPr>
      <w:r w:rsidRPr="003D339D">
        <w:rPr>
          <w:b/>
          <w:bCs/>
          <w:lang w:val="en-GB"/>
        </w:rPr>
        <w:br/>
        <w:t>SDG 13</w:t>
      </w:r>
    </w:p>
    <w:tbl>
      <w:tblPr>
        <w:tblStyle w:val="GridTable5Dark-Accent111"/>
        <w:tblpPr w:leftFromText="180" w:rightFromText="180" w:vertAnchor="text" w:horzAnchor="margin" w:tblpY="219"/>
        <w:tblW w:w="5006" w:type="pct"/>
        <w:tblCellMar>
          <w:top w:w="57" w:type="dxa"/>
        </w:tblCellMar>
        <w:tblLook w:val="0680" w:firstRow="0" w:lastRow="0" w:firstColumn="1" w:lastColumn="0" w:noHBand="1" w:noVBand="1"/>
      </w:tblPr>
      <w:tblGrid>
        <w:gridCol w:w="2971"/>
        <w:gridCol w:w="6663"/>
      </w:tblGrid>
      <w:tr w:rsidR="003D339D" w:rsidRPr="003D339D" w14:paraId="3645F6A5" w14:textId="77777777" w:rsidTr="00EE63F0">
        <w:trPr>
          <w:trHeight w:val="280"/>
        </w:trPr>
        <w:tc>
          <w:tcPr>
            <w:cnfStyle w:val="001000000000" w:firstRow="0" w:lastRow="0" w:firstColumn="1" w:lastColumn="0" w:oddVBand="0" w:evenVBand="0" w:oddHBand="0" w:evenHBand="0" w:firstRowFirstColumn="0" w:firstRowLastColumn="0" w:lastRowFirstColumn="0" w:lastRowLastColumn="0"/>
            <w:tcW w:w="1542" w:type="pct"/>
          </w:tcPr>
          <w:p w14:paraId="4DC91298" w14:textId="77777777" w:rsidR="003D339D" w:rsidRPr="003D339D" w:rsidRDefault="003D339D" w:rsidP="003D339D">
            <w:pPr>
              <w:spacing w:after="200" w:line="276" w:lineRule="auto"/>
              <w:contextualSpacing w:val="0"/>
              <w:jc w:val="both"/>
              <w:rPr>
                <w:color w:val="FFFFFF" w:themeColor="background1"/>
                <w:lang w:val="en-GB"/>
              </w:rPr>
            </w:pPr>
            <w:r w:rsidRPr="003D339D">
              <w:rPr>
                <w:color w:val="FFFFFF" w:themeColor="background1"/>
                <w:lang w:val="en-GB"/>
              </w:rPr>
              <w:t>Data/parameter</w:t>
            </w:r>
          </w:p>
        </w:tc>
        <w:tc>
          <w:tcPr>
            <w:tcW w:w="3452" w:type="pct"/>
          </w:tcPr>
          <w:p w14:paraId="35DB39D2" w14:textId="77777777" w:rsidR="003D339D" w:rsidRPr="003D339D" w:rsidRDefault="003D339D" w:rsidP="003D339D">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proofErr w:type="spellStart"/>
            <w:proofErr w:type="gramStart"/>
            <w:r w:rsidRPr="003D339D">
              <w:rPr>
                <w:lang w:val="en-GB"/>
              </w:rPr>
              <w:t>Np,y</w:t>
            </w:r>
            <w:proofErr w:type="spellEnd"/>
            <w:proofErr w:type="gramEnd"/>
          </w:p>
        </w:tc>
      </w:tr>
      <w:tr w:rsidR="003D339D" w:rsidRPr="003D339D" w14:paraId="31BB3AA3" w14:textId="77777777" w:rsidTr="00EE63F0">
        <w:trPr>
          <w:trHeight w:val="281"/>
        </w:trPr>
        <w:tc>
          <w:tcPr>
            <w:cnfStyle w:val="001000000000" w:firstRow="0" w:lastRow="0" w:firstColumn="1" w:lastColumn="0" w:oddVBand="0" w:evenVBand="0" w:oddHBand="0" w:evenHBand="0" w:firstRowFirstColumn="0" w:firstRowLastColumn="0" w:lastRowFirstColumn="0" w:lastRowLastColumn="0"/>
            <w:tcW w:w="1542" w:type="pct"/>
          </w:tcPr>
          <w:p w14:paraId="3513EB1D" w14:textId="77777777" w:rsidR="003D339D" w:rsidRPr="003D339D" w:rsidRDefault="003D339D" w:rsidP="003D339D">
            <w:pPr>
              <w:spacing w:after="200" w:line="276" w:lineRule="auto"/>
              <w:contextualSpacing w:val="0"/>
              <w:jc w:val="both"/>
              <w:rPr>
                <w:color w:val="FFFFFF" w:themeColor="background1"/>
                <w:lang w:val="en-GB"/>
              </w:rPr>
            </w:pPr>
            <w:r w:rsidRPr="003D339D">
              <w:rPr>
                <w:color w:val="FFFFFF" w:themeColor="background1"/>
                <w:lang w:val="en-GB"/>
              </w:rPr>
              <w:t>Unit</w:t>
            </w:r>
          </w:p>
        </w:tc>
        <w:tc>
          <w:tcPr>
            <w:tcW w:w="3452" w:type="pct"/>
          </w:tcPr>
          <w:p w14:paraId="582F82D6" w14:textId="77777777" w:rsidR="003D339D" w:rsidRPr="003D339D" w:rsidRDefault="003D339D" w:rsidP="003D339D">
            <w:pPr>
              <w:tabs>
                <w:tab w:val="left" w:pos="1860"/>
              </w:tabs>
              <w:spacing w:after="200"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sidRPr="003D339D">
              <w:rPr>
                <w:lang w:val="en-GB"/>
              </w:rPr>
              <w:t xml:space="preserve">Number </w:t>
            </w:r>
          </w:p>
        </w:tc>
      </w:tr>
      <w:tr w:rsidR="003D339D" w:rsidRPr="003D339D" w14:paraId="18C468A4" w14:textId="77777777" w:rsidTr="00EE63F0">
        <w:trPr>
          <w:trHeight w:val="280"/>
        </w:trPr>
        <w:tc>
          <w:tcPr>
            <w:cnfStyle w:val="001000000000" w:firstRow="0" w:lastRow="0" w:firstColumn="1" w:lastColumn="0" w:oddVBand="0" w:evenVBand="0" w:oddHBand="0" w:evenHBand="0" w:firstRowFirstColumn="0" w:firstRowLastColumn="0" w:lastRowFirstColumn="0" w:lastRowLastColumn="0"/>
            <w:tcW w:w="1542" w:type="pct"/>
          </w:tcPr>
          <w:p w14:paraId="76C55275" w14:textId="77777777" w:rsidR="003D339D" w:rsidRPr="003D339D" w:rsidRDefault="003D339D" w:rsidP="003D339D">
            <w:pPr>
              <w:spacing w:after="200" w:line="276" w:lineRule="auto"/>
              <w:contextualSpacing w:val="0"/>
              <w:jc w:val="both"/>
              <w:rPr>
                <w:color w:val="FFFFFF" w:themeColor="background1"/>
                <w:lang w:val="en-GB"/>
              </w:rPr>
            </w:pPr>
            <w:r w:rsidRPr="003D339D">
              <w:rPr>
                <w:color w:val="FFFFFF" w:themeColor="background1"/>
                <w:lang w:val="en-GB"/>
              </w:rPr>
              <w:t>Description</w:t>
            </w:r>
          </w:p>
        </w:tc>
        <w:tc>
          <w:tcPr>
            <w:tcW w:w="3452" w:type="pct"/>
          </w:tcPr>
          <w:p w14:paraId="0AF94B24" w14:textId="77777777" w:rsidR="003D339D" w:rsidRPr="003D339D" w:rsidRDefault="003D339D" w:rsidP="003D339D">
            <w:pPr>
              <w:spacing w:after="200"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sidRPr="003D339D">
              <w:rPr>
                <w:lang w:val="en-GB"/>
              </w:rPr>
              <w:t>Project Technology credited (units)</w:t>
            </w:r>
          </w:p>
        </w:tc>
      </w:tr>
      <w:tr w:rsidR="003D339D" w:rsidRPr="003D339D" w14:paraId="786B4F9A" w14:textId="77777777" w:rsidTr="00EE63F0">
        <w:trPr>
          <w:trHeight w:val="281"/>
        </w:trPr>
        <w:tc>
          <w:tcPr>
            <w:cnfStyle w:val="001000000000" w:firstRow="0" w:lastRow="0" w:firstColumn="1" w:lastColumn="0" w:oddVBand="0" w:evenVBand="0" w:oddHBand="0" w:evenHBand="0" w:firstRowFirstColumn="0" w:firstRowLastColumn="0" w:lastRowFirstColumn="0" w:lastRowLastColumn="0"/>
            <w:tcW w:w="1542" w:type="pct"/>
          </w:tcPr>
          <w:p w14:paraId="41EF16C6" w14:textId="77777777" w:rsidR="003D339D" w:rsidRPr="003D339D" w:rsidRDefault="003D339D" w:rsidP="003D339D">
            <w:pPr>
              <w:spacing w:after="200" w:line="276" w:lineRule="auto"/>
              <w:contextualSpacing w:val="0"/>
              <w:jc w:val="both"/>
              <w:rPr>
                <w:color w:val="FFFFFF" w:themeColor="background1"/>
                <w:lang w:val="en-GB"/>
              </w:rPr>
            </w:pPr>
            <w:r w:rsidRPr="003D339D">
              <w:rPr>
                <w:color w:val="FFFFFF" w:themeColor="background1"/>
                <w:lang w:val="en-GB"/>
              </w:rPr>
              <w:t>Source of data</w:t>
            </w:r>
          </w:p>
        </w:tc>
        <w:tc>
          <w:tcPr>
            <w:tcW w:w="3452" w:type="pct"/>
          </w:tcPr>
          <w:p w14:paraId="0C497071" w14:textId="77777777" w:rsidR="003D339D" w:rsidRPr="003D339D" w:rsidRDefault="003D339D" w:rsidP="003D339D">
            <w:pPr>
              <w:spacing w:after="200"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sidRPr="003D339D">
              <w:rPr>
                <w:lang w:val="en-GB"/>
              </w:rPr>
              <w:t>Total stove distribution record</w:t>
            </w:r>
          </w:p>
        </w:tc>
      </w:tr>
      <w:tr w:rsidR="003D339D" w:rsidRPr="003D339D" w14:paraId="6166F833" w14:textId="77777777" w:rsidTr="00EE63F0">
        <w:trPr>
          <w:trHeight w:val="281"/>
        </w:trPr>
        <w:tc>
          <w:tcPr>
            <w:cnfStyle w:val="001000000000" w:firstRow="0" w:lastRow="0" w:firstColumn="1" w:lastColumn="0" w:oddVBand="0" w:evenVBand="0" w:oddHBand="0" w:evenHBand="0" w:firstRowFirstColumn="0" w:firstRowLastColumn="0" w:lastRowFirstColumn="0" w:lastRowLastColumn="0"/>
            <w:tcW w:w="1542" w:type="pct"/>
          </w:tcPr>
          <w:p w14:paraId="47D9BBC2" w14:textId="77777777" w:rsidR="003D339D" w:rsidRPr="003D339D" w:rsidRDefault="003D339D" w:rsidP="003D339D">
            <w:pPr>
              <w:spacing w:after="200" w:line="276" w:lineRule="auto"/>
              <w:contextualSpacing w:val="0"/>
              <w:jc w:val="both"/>
              <w:rPr>
                <w:color w:val="FFFFFF" w:themeColor="background1"/>
                <w:lang w:val="en-GB"/>
              </w:rPr>
            </w:pPr>
            <w:r w:rsidRPr="003D339D">
              <w:rPr>
                <w:color w:val="FFFFFF" w:themeColor="background1"/>
                <w:lang w:val="en-GB"/>
              </w:rPr>
              <w:t>Value(s) applied</w:t>
            </w:r>
          </w:p>
        </w:tc>
        <w:tc>
          <w:tcPr>
            <w:tcW w:w="3452" w:type="pct"/>
          </w:tcPr>
          <w:p w14:paraId="5CB0135F" w14:textId="52C31586" w:rsidR="003D339D" w:rsidRDefault="00CD205E" w:rsidP="003D339D">
            <w:pPr>
              <w:spacing w:after="200"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Pr>
                <w:lang w:val="en-GB"/>
              </w:rPr>
              <w:t>10,217 for 1</w:t>
            </w:r>
            <w:r w:rsidRPr="002E4A52">
              <w:rPr>
                <w:vertAlign w:val="superscript"/>
                <w:lang w:val="en-GB"/>
              </w:rPr>
              <w:t>st</w:t>
            </w:r>
            <w:r>
              <w:rPr>
                <w:lang w:val="en-GB"/>
              </w:rPr>
              <w:t xml:space="preserve"> year with stove 1, </w:t>
            </w:r>
            <w:r w:rsidR="004105F9">
              <w:rPr>
                <w:lang w:val="en-GB"/>
              </w:rPr>
              <w:t>15,</w:t>
            </w:r>
            <w:r>
              <w:rPr>
                <w:lang w:val="en-GB"/>
              </w:rPr>
              <w:t>3</w:t>
            </w:r>
            <w:r w:rsidR="004105F9">
              <w:rPr>
                <w:lang w:val="en-GB"/>
              </w:rPr>
              <w:t>00</w:t>
            </w:r>
            <w:r>
              <w:rPr>
                <w:lang w:val="en-GB"/>
              </w:rPr>
              <w:t xml:space="preserve"> with stove 2, replacing stove 1</w:t>
            </w:r>
            <w:r w:rsidR="003D339D" w:rsidRPr="003D339D">
              <w:rPr>
                <w:lang w:val="en-GB"/>
              </w:rPr>
              <w:t xml:space="preserve"> (estimate</w:t>
            </w:r>
            <w:r w:rsidR="00527869">
              <w:rPr>
                <w:lang w:val="en-GB"/>
              </w:rPr>
              <w:t>d</w:t>
            </w:r>
            <w:r w:rsidR="003D339D" w:rsidRPr="003D339D">
              <w:rPr>
                <w:lang w:val="en-GB"/>
              </w:rPr>
              <w:t>)</w:t>
            </w:r>
          </w:p>
          <w:p w14:paraId="0704E236" w14:textId="4ED19849" w:rsidR="00944740" w:rsidRPr="003D339D" w:rsidRDefault="0066742B" w:rsidP="003D339D">
            <w:pPr>
              <w:spacing w:after="200"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t xml:space="preserve">The number of ICS units mentioned is only an indicative number. The number of </w:t>
            </w:r>
            <w:r w:rsidR="00893BDF">
              <w:t xml:space="preserve">ICS </w:t>
            </w:r>
            <w:r>
              <w:t xml:space="preserve">units under the </w:t>
            </w:r>
            <w:r w:rsidR="00893BDF">
              <w:t>V</w:t>
            </w:r>
            <w:r>
              <w:t xml:space="preserve">PA may change ex-post, during the crediting period, based on types of stoves distributed and their monitored performance. However, in any year during the crediting period, the maximum thermal energy saving from the VPA shall be capped at 180 </w:t>
            </w:r>
            <w:proofErr w:type="spellStart"/>
            <w:r>
              <w:t>GWhth</w:t>
            </w:r>
            <w:proofErr w:type="spellEnd"/>
            <w:r>
              <w:t>/year</w:t>
            </w:r>
            <w:r w:rsidR="00893BDF">
              <w:t>.</w:t>
            </w:r>
          </w:p>
        </w:tc>
      </w:tr>
      <w:tr w:rsidR="003D339D" w:rsidRPr="003D339D" w14:paraId="5BF658C6" w14:textId="77777777" w:rsidTr="00EE63F0">
        <w:tc>
          <w:tcPr>
            <w:cnfStyle w:val="001000000000" w:firstRow="0" w:lastRow="0" w:firstColumn="1" w:lastColumn="0" w:oddVBand="0" w:evenVBand="0" w:oddHBand="0" w:evenHBand="0" w:firstRowFirstColumn="0" w:firstRowLastColumn="0" w:lastRowFirstColumn="0" w:lastRowLastColumn="0"/>
            <w:tcW w:w="1542" w:type="pct"/>
          </w:tcPr>
          <w:p w14:paraId="464C9A6A" w14:textId="77777777" w:rsidR="003D339D" w:rsidRPr="003D339D" w:rsidRDefault="003D339D" w:rsidP="003D339D">
            <w:pPr>
              <w:spacing w:after="200" w:line="276" w:lineRule="auto"/>
              <w:contextualSpacing w:val="0"/>
              <w:jc w:val="both"/>
              <w:rPr>
                <w:color w:val="FFFFFF" w:themeColor="background1"/>
                <w:lang w:val="en-GB"/>
              </w:rPr>
            </w:pPr>
            <w:r w:rsidRPr="003D339D">
              <w:rPr>
                <w:color w:val="FFFFFF" w:themeColor="background1"/>
                <w:lang w:val="en-GB"/>
              </w:rPr>
              <w:t xml:space="preserve">Measurement methods and procedures </w:t>
            </w:r>
          </w:p>
        </w:tc>
        <w:tc>
          <w:tcPr>
            <w:tcW w:w="3452" w:type="pct"/>
          </w:tcPr>
          <w:p w14:paraId="03CC9ED7" w14:textId="77777777" w:rsidR="003D339D" w:rsidRPr="003D339D" w:rsidRDefault="003D339D" w:rsidP="003D339D">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sidRPr="003D339D">
              <w:rPr>
                <w:lang w:val="en-GB"/>
              </w:rPr>
              <w:t>Project technologies units distributed / sold will be recorded continuously using paper record as well as in form of an electronic database</w:t>
            </w:r>
          </w:p>
        </w:tc>
      </w:tr>
      <w:tr w:rsidR="003D339D" w:rsidRPr="003D339D" w14:paraId="08264EFB" w14:textId="77777777" w:rsidTr="00EE63F0">
        <w:trPr>
          <w:trHeight w:val="248"/>
        </w:trPr>
        <w:tc>
          <w:tcPr>
            <w:cnfStyle w:val="001000000000" w:firstRow="0" w:lastRow="0" w:firstColumn="1" w:lastColumn="0" w:oddVBand="0" w:evenVBand="0" w:oddHBand="0" w:evenHBand="0" w:firstRowFirstColumn="0" w:firstRowLastColumn="0" w:lastRowFirstColumn="0" w:lastRowLastColumn="0"/>
            <w:tcW w:w="1542" w:type="pct"/>
          </w:tcPr>
          <w:p w14:paraId="14B88663" w14:textId="77777777" w:rsidR="003D339D" w:rsidRPr="003D339D" w:rsidRDefault="003D339D" w:rsidP="003D339D">
            <w:pPr>
              <w:spacing w:line="276" w:lineRule="auto"/>
              <w:contextualSpacing w:val="0"/>
              <w:jc w:val="both"/>
              <w:rPr>
                <w:rFonts w:asciiTheme="minorHAnsi" w:hAnsiTheme="minorHAnsi"/>
                <w:color w:val="FFFFFF" w:themeColor="background1"/>
                <w:lang w:val="en-GB"/>
              </w:rPr>
            </w:pPr>
            <w:r w:rsidRPr="003D339D">
              <w:rPr>
                <w:rFonts w:asciiTheme="minorHAnsi" w:hAnsiTheme="minorHAnsi"/>
                <w:color w:val="FFFFFF" w:themeColor="background1"/>
                <w:lang w:val="en-GB"/>
              </w:rPr>
              <w:t>Monitoring frequency</w:t>
            </w:r>
          </w:p>
        </w:tc>
        <w:tc>
          <w:tcPr>
            <w:tcW w:w="3458" w:type="pct"/>
          </w:tcPr>
          <w:p w14:paraId="0608515F" w14:textId="77777777" w:rsidR="003D339D" w:rsidRPr="003D339D" w:rsidRDefault="003D339D" w:rsidP="003D339D">
            <w:pPr>
              <w:spacing w:after="200"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sidRPr="003D339D">
              <w:rPr>
                <w:lang w:val="en-GB"/>
              </w:rPr>
              <w:t>Continuously</w:t>
            </w:r>
          </w:p>
        </w:tc>
      </w:tr>
      <w:tr w:rsidR="003D339D" w:rsidRPr="003D339D" w14:paraId="0F5B1EA1" w14:textId="77777777" w:rsidTr="00EE63F0">
        <w:trPr>
          <w:trHeight w:val="249"/>
        </w:trPr>
        <w:tc>
          <w:tcPr>
            <w:cnfStyle w:val="001000000000" w:firstRow="0" w:lastRow="0" w:firstColumn="1" w:lastColumn="0" w:oddVBand="0" w:evenVBand="0" w:oddHBand="0" w:evenHBand="0" w:firstRowFirstColumn="0" w:firstRowLastColumn="0" w:lastRowFirstColumn="0" w:lastRowLastColumn="0"/>
            <w:tcW w:w="1542" w:type="pct"/>
          </w:tcPr>
          <w:p w14:paraId="40B09FC4" w14:textId="77777777" w:rsidR="003D339D" w:rsidRPr="003D339D" w:rsidRDefault="003D339D" w:rsidP="003D339D">
            <w:pPr>
              <w:spacing w:line="276" w:lineRule="auto"/>
              <w:contextualSpacing w:val="0"/>
              <w:jc w:val="both"/>
              <w:rPr>
                <w:rFonts w:asciiTheme="minorHAnsi" w:hAnsiTheme="minorHAnsi"/>
                <w:color w:val="FFFFFF" w:themeColor="background1"/>
                <w:lang w:val="en-GB"/>
              </w:rPr>
            </w:pPr>
            <w:r w:rsidRPr="003D339D">
              <w:rPr>
                <w:rFonts w:asciiTheme="minorHAnsi" w:hAnsiTheme="minorHAnsi"/>
                <w:color w:val="FFFFFF" w:themeColor="background1"/>
                <w:lang w:val="en-GB"/>
              </w:rPr>
              <w:t>QA/QC procedures</w:t>
            </w:r>
          </w:p>
        </w:tc>
        <w:tc>
          <w:tcPr>
            <w:tcW w:w="3458" w:type="pct"/>
          </w:tcPr>
          <w:p w14:paraId="52EDFEF7" w14:textId="77777777" w:rsidR="003D339D" w:rsidRPr="003D339D" w:rsidRDefault="003D339D" w:rsidP="003D339D">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sidRPr="003D339D">
              <w:rPr>
                <w:lang w:val="en-GB"/>
              </w:rPr>
              <w:t>Each stove and beneficiary will have a unique ID number that will be recorded in the project database, this ensures that the stoves distributed are not double counted.</w:t>
            </w:r>
          </w:p>
        </w:tc>
      </w:tr>
      <w:tr w:rsidR="003D339D" w:rsidRPr="003D339D" w14:paraId="26685012" w14:textId="77777777" w:rsidTr="00EE63F0">
        <w:trPr>
          <w:trHeight w:val="249"/>
        </w:trPr>
        <w:tc>
          <w:tcPr>
            <w:cnfStyle w:val="001000000000" w:firstRow="0" w:lastRow="0" w:firstColumn="1" w:lastColumn="0" w:oddVBand="0" w:evenVBand="0" w:oddHBand="0" w:evenHBand="0" w:firstRowFirstColumn="0" w:firstRowLastColumn="0" w:lastRowFirstColumn="0" w:lastRowLastColumn="0"/>
            <w:tcW w:w="1542" w:type="pct"/>
          </w:tcPr>
          <w:p w14:paraId="35B2B23F" w14:textId="77777777" w:rsidR="003D339D" w:rsidRPr="003D339D" w:rsidRDefault="003D339D" w:rsidP="003D339D">
            <w:pPr>
              <w:spacing w:line="276" w:lineRule="auto"/>
              <w:contextualSpacing w:val="0"/>
              <w:jc w:val="both"/>
              <w:rPr>
                <w:rFonts w:asciiTheme="minorHAnsi" w:hAnsiTheme="minorHAnsi"/>
                <w:color w:val="FFFFFF" w:themeColor="background1"/>
                <w:lang w:val="en-GB"/>
              </w:rPr>
            </w:pPr>
            <w:r w:rsidRPr="003D339D">
              <w:rPr>
                <w:rFonts w:asciiTheme="minorHAnsi" w:hAnsiTheme="minorHAnsi"/>
                <w:color w:val="FFFFFF" w:themeColor="background1"/>
                <w:lang w:val="en-GB"/>
              </w:rPr>
              <w:t>Purpose of data</w:t>
            </w:r>
          </w:p>
        </w:tc>
        <w:tc>
          <w:tcPr>
            <w:tcW w:w="3458" w:type="pct"/>
          </w:tcPr>
          <w:p w14:paraId="236CF7BA" w14:textId="77777777" w:rsidR="003D339D" w:rsidRPr="003D339D" w:rsidRDefault="003D339D" w:rsidP="003D339D">
            <w:pPr>
              <w:tabs>
                <w:tab w:val="left" w:pos="1170"/>
              </w:tabs>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sidRPr="003D339D">
              <w:rPr>
                <w:lang w:val="en-GB"/>
              </w:rPr>
              <w:t>Calculation of emissions in project scenario</w:t>
            </w:r>
          </w:p>
        </w:tc>
      </w:tr>
      <w:tr w:rsidR="003D339D" w:rsidRPr="003D339D" w14:paraId="5020974F" w14:textId="77777777" w:rsidTr="00EE63F0">
        <w:trPr>
          <w:trHeight w:val="249"/>
        </w:trPr>
        <w:tc>
          <w:tcPr>
            <w:cnfStyle w:val="001000000000" w:firstRow="0" w:lastRow="0" w:firstColumn="1" w:lastColumn="0" w:oddVBand="0" w:evenVBand="0" w:oddHBand="0" w:evenHBand="0" w:firstRowFirstColumn="0" w:firstRowLastColumn="0" w:lastRowFirstColumn="0" w:lastRowLastColumn="0"/>
            <w:tcW w:w="1542" w:type="pct"/>
          </w:tcPr>
          <w:p w14:paraId="0AD4908B" w14:textId="77777777" w:rsidR="003D339D" w:rsidRPr="003D339D" w:rsidRDefault="003D339D" w:rsidP="003D339D">
            <w:pPr>
              <w:spacing w:line="276" w:lineRule="auto"/>
              <w:contextualSpacing w:val="0"/>
              <w:jc w:val="both"/>
              <w:rPr>
                <w:rFonts w:asciiTheme="minorHAnsi" w:hAnsiTheme="minorHAnsi"/>
                <w:color w:val="FFFFFF" w:themeColor="background1"/>
                <w:lang w:val="en-GB"/>
              </w:rPr>
            </w:pPr>
            <w:r w:rsidRPr="003D339D">
              <w:rPr>
                <w:rFonts w:asciiTheme="minorHAnsi" w:hAnsiTheme="minorHAnsi"/>
                <w:color w:val="FFFFFF" w:themeColor="background1"/>
                <w:lang w:val="en-GB"/>
              </w:rPr>
              <w:t>Additional comment</w:t>
            </w:r>
          </w:p>
        </w:tc>
        <w:tc>
          <w:tcPr>
            <w:tcW w:w="3458" w:type="pct"/>
          </w:tcPr>
          <w:p w14:paraId="17B9DB59" w14:textId="77777777" w:rsidR="003D339D" w:rsidRPr="003D339D" w:rsidRDefault="003D339D" w:rsidP="003D339D">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sidRPr="003D339D">
              <w:rPr>
                <w:lang w:val="en-GB"/>
              </w:rPr>
              <w:t>SDG 7</w:t>
            </w:r>
          </w:p>
        </w:tc>
      </w:tr>
    </w:tbl>
    <w:p w14:paraId="0D599176" w14:textId="77777777" w:rsidR="003D339D" w:rsidRPr="003D339D" w:rsidRDefault="003D339D" w:rsidP="003D339D">
      <w:pPr>
        <w:spacing w:line="276" w:lineRule="auto"/>
        <w:contextualSpacing w:val="0"/>
        <w:jc w:val="both"/>
        <w:rPr>
          <w:b/>
          <w:bCs/>
          <w:lang w:val="en-GB"/>
        </w:rPr>
      </w:pPr>
    </w:p>
    <w:p w14:paraId="402E1497" w14:textId="77777777" w:rsidR="003D339D" w:rsidRPr="003D339D" w:rsidRDefault="003D339D" w:rsidP="003D339D">
      <w:pPr>
        <w:spacing w:line="276" w:lineRule="auto"/>
        <w:contextualSpacing w:val="0"/>
        <w:jc w:val="both"/>
        <w:rPr>
          <w:b/>
          <w:bCs/>
          <w:lang w:val="en-GB"/>
        </w:rPr>
      </w:pPr>
      <w:r w:rsidRPr="003D339D">
        <w:rPr>
          <w:b/>
          <w:bCs/>
          <w:lang w:val="en-GB"/>
        </w:rPr>
        <w:t>SDG 13</w:t>
      </w:r>
    </w:p>
    <w:tbl>
      <w:tblPr>
        <w:tblStyle w:val="GridTable5Dark-Accent111"/>
        <w:tblpPr w:leftFromText="180" w:rightFromText="180" w:vertAnchor="text" w:horzAnchor="margin" w:tblpY="219"/>
        <w:tblW w:w="5006" w:type="pct"/>
        <w:tblCellMar>
          <w:top w:w="57" w:type="dxa"/>
        </w:tblCellMar>
        <w:tblLook w:val="0680" w:firstRow="0" w:lastRow="0" w:firstColumn="1" w:lastColumn="0" w:noHBand="1" w:noVBand="1"/>
      </w:tblPr>
      <w:tblGrid>
        <w:gridCol w:w="2971"/>
        <w:gridCol w:w="6663"/>
      </w:tblGrid>
      <w:tr w:rsidR="003D339D" w:rsidRPr="003D339D" w14:paraId="3F763683" w14:textId="77777777" w:rsidTr="00EE63F0">
        <w:trPr>
          <w:trHeight w:val="280"/>
        </w:trPr>
        <w:tc>
          <w:tcPr>
            <w:cnfStyle w:val="001000000000" w:firstRow="0" w:lastRow="0" w:firstColumn="1" w:lastColumn="0" w:oddVBand="0" w:evenVBand="0" w:oddHBand="0" w:evenHBand="0" w:firstRowFirstColumn="0" w:firstRowLastColumn="0" w:lastRowFirstColumn="0" w:lastRowLastColumn="0"/>
            <w:tcW w:w="1542" w:type="pct"/>
          </w:tcPr>
          <w:p w14:paraId="42D8AB97" w14:textId="77777777" w:rsidR="003D339D" w:rsidRPr="003D339D" w:rsidRDefault="003D339D" w:rsidP="003D339D">
            <w:pPr>
              <w:spacing w:after="200" w:line="276" w:lineRule="auto"/>
              <w:contextualSpacing w:val="0"/>
              <w:jc w:val="both"/>
              <w:rPr>
                <w:color w:val="FFFFFF" w:themeColor="background1"/>
                <w:lang w:val="en-GB"/>
              </w:rPr>
            </w:pPr>
            <w:r w:rsidRPr="003D339D">
              <w:rPr>
                <w:color w:val="FFFFFF" w:themeColor="background1"/>
                <w:lang w:val="en-GB"/>
              </w:rPr>
              <w:t>Data/parameter</w:t>
            </w:r>
          </w:p>
        </w:tc>
        <w:tc>
          <w:tcPr>
            <w:tcW w:w="3452" w:type="pct"/>
          </w:tcPr>
          <w:p w14:paraId="0D3B8551" w14:textId="77777777" w:rsidR="003D339D" w:rsidRPr="003D339D" w:rsidRDefault="003D339D" w:rsidP="003D339D">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proofErr w:type="spellStart"/>
            <w:proofErr w:type="gramStart"/>
            <w:r w:rsidRPr="003D339D">
              <w:rPr>
                <w:lang w:val="en-GB"/>
              </w:rPr>
              <w:t>Up,y</w:t>
            </w:r>
            <w:proofErr w:type="spellEnd"/>
            <w:proofErr w:type="gramEnd"/>
          </w:p>
        </w:tc>
      </w:tr>
      <w:tr w:rsidR="003D339D" w:rsidRPr="003D339D" w14:paraId="1D2E92A7" w14:textId="77777777" w:rsidTr="00EE63F0">
        <w:trPr>
          <w:trHeight w:val="281"/>
        </w:trPr>
        <w:tc>
          <w:tcPr>
            <w:cnfStyle w:val="001000000000" w:firstRow="0" w:lastRow="0" w:firstColumn="1" w:lastColumn="0" w:oddVBand="0" w:evenVBand="0" w:oddHBand="0" w:evenHBand="0" w:firstRowFirstColumn="0" w:firstRowLastColumn="0" w:lastRowFirstColumn="0" w:lastRowLastColumn="0"/>
            <w:tcW w:w="1542" w:type="pct"/>
          </w:tcPr>
          <w:p w14:paraId="3516215F" w14:textId="77777777" w:rsidR="003D339D" w:rsidRPr="003D339D" w:rsidRDefault="003D339D" w:rsidP="003D339D">
            <w:pPr>
              <w:spacing w:after="200" w:line="276" w:lineRule="auto"/>
              <w:contextualSpacing w:val="0"/>
              <w:jc w:val="both"/>
              <w:rPr>
                <w:color w:val="FFFFFF" w:themeColor="background1"/>
                <w:lang w:val="en-GB"/>
              </w:rPr>
            </w:pPr>
            <w:r w:rsidRPr="003D339D">
              <w:rPr>
                <w:color w:val="FFFFFF" w:themeColor="background1"/>
                <w:lang w:val="en-GB"/>
              </w:rPr>
              <w:t>Unit</w:t>
            </w:r>
          </w:p>
        </w:tc>
        <w:tc>
          <w:tcPr>
            <w:tcW w:w="3452" w:type="pct"/>
          </w:tcPr>
          <w:p w14:paraId="2D0B14ED" w14:textId="77777777" w:rsidR="003D339D" w:rsidRPr="003D339D" w:rsidRDefault="003D339D" w:rsidP="003D339D">
            <w:pPr>
              <w:tabs>
                <w:tab w:val="left" w:pos="1860"/>
              </w:tabs>
              <w:spacing w:after="200"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sidRPr="003D339D">
              <w:rPr>
                <w:lang w:val="en-GB"/>
              </w:rPr>
              <w:t xml:space="preserve">Percentage </w:t>
            </w:r>
          </w:p>
        </w:tc>
      </w:tr>
      <w:tr w:rsidR="003D339D" w:rsidRPr="003D339D" w14:paraId="6E99FBEC" w14:textId="77777777" w:rsidTr="00EE63F0">
        <w:trPr>
          <w:trHeight w:val="280"/>
        </w:trPr>
        <w:tc>
          <w:tcPr>
            <w:cnfStyle w:val="001000000000" w:firstRow="0" w:lastRow="0" w:firstColumn="1" w:lastColumn="0" w:oddVBand="0" w:evenVBand="0" w:oddHBand="0" w:evenHBand="0" w:firstRowFirstColumn="0" w:firstRowLastColumn="0" w:lastRowFirstColumn="0" w:lastRowLastColumn="0"/>
            <w:tcW w:w="1542" w:type="pct"/>
          </w:tcPr>
          <w:p w14:paraId="1EBCE03F" w14:textId="77777777" w:rsidR="003D339D" w:rsidRPr="003D339D" w:rsidRDefault="003D339D" w:rsidP="003D339D">
            <w:pPr>
              <w:spacing w:after="200" w:line="276" w:lineRule="auto"/>
              <w:contextualSpacing w:val="0"/>
              <w:jc w:val="both"/>
              <w:rPr>
                <w:color w:val="FFFFFF" w:themeColor="background1"/>
                <w:lang w:val="en-GB"/>
              </w:rPr>
            </w:pPr>
            <w:r w:rsidRPr="003D339D">
              <w:rPr>
                <w:color w:val="FFFFFF" w:themeColor="background1"/>
                <w:lang w:val="en-GB"/>
              </w:rPr>
              <w:t>Description</w:t>
            </w:r>
          </w:p>
        </w:tc>
        <w:tc>
          <w:tcPr>
            <w:tcW w:w="3452" w:type="pct"/>
          </w:tcPr>
          <w:p w14:paraId="4EF3809E" w14:textId="77777777" w:rsidR="003D339D" w:rsidRPr="003D339D" w:rsidRDefault="003D339D" w:rsidP="003D339D">
            <w:pPr>
              <w:spacing w:after="200"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sidRPr="003D339D">
              <w:rPr>
                <w:lang w:val="en-GB"/>
              </w:rPr>
              <w:t>Usage rate in project scenario p through year y</w:t>
            </w:r>
          </w:p>
        </w:tc>
      </w:tr>
      <w:tr w:rsidR="003D339D" w:rsidRPr="003D339D" w14:paraId="361D990C" w14:textId="77777777" w:rsidTr="00EE63F0">
        <w:trPr>
          <w:trHeight w:val="281"/>
        </w:trPr>
        <w:tc>
          <w:tcPr>
            <w:cnfStyle w:val="001000000000" w:firstRow="0" w:lastRow="0" w:firstColumn="1" w:lastColumn="0" w:oddVBand="0" w:evenVBand="0" w:oddHBand="0" w:evenHBand="0" w:firstRowFirstColumn="0" w:firstRowLastColumn="0" w:lastRowFirstColumn="0" w:lastRowLastColumn="0"/>
            <w:tcW w:w="1542" w:type="pct"/>
          </w:tcPr>
          <w:p w14:paraId="2462745D" w14:textId="77777777" w:rsidR="003D339D" w:rsidRPr="003D339D" w:rsidRDefault="003D339D" w:rsidP="003D339D">
            <w:pPr>
              <w:spacing w:after="200" w:line="276" w:lineRule="auto"/>
              <w:contextualSpacing w:val="0"/>
              <w:jc w:val="both"/>
              <w:rPr>
                <w:color w:val="FFFFFF" w:themeColor="background1"/>
                <w:lang w:val="en-GB"/>
              </w:rPr>
            </w:pPr>
            <w:r w:rsidRPr="003D339D">
              <w:rPr>
                <w:color w:val="FFFFFF" w:themeColor="background1"/>
                <w:lang w:val="en-GB"/>
              </w:rPr>
              <w:lastRenderedPageBreak/>
              <w:t>Source of data</w:t>
            </w:r>
          </w:p>
        </w:tc>
        <w:tc>
          <w:tcPr>
            <w:tcW w:w="3452" w:type="pct"/>
          </w:tcPr>
          <w:p w14:paraId="7016CF5A" w14:textId="77777777" w:rsidR="003D339D" w:rsidRPr="003D339D" w:rsidRDefault="003D339D" w:rsidP="003D339D">
            <w:pPr>
              <w:spacing w:after="200"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sidRPr="003D339D">
              <w:rPr>
                <w:lang w:val="en-GB"/>
              </w:rPr>
              <w:t>Annual Usage Survey</w:t>
            </w:r>
          </w:p>
        </w:tc>
      </w:tr>
      <w:tr w:rsidR="003D339D" w:rsidRPr="003D339D" w14:paraId="4760A108" w14:textId="77777777" w:rsidTr="00EE63F0">
        <w:trPr>
          <w:trHeight w:val="281"/>
        </w:trPr>
        <w:tc>
          <w:tcPr>
            <w:cnfStyle w:val="001000000000" w:firstRow="0" w:lastRow="0" w:firstColumn="1" w:lastColumn="0" w:oddVBand="0" w:evenVBand="0" w:oddHBand="0" w:evenHBand="0" w:firstRowFirstColumn="0" w:firstRowLastColumn="0" w:lastRowFirstColumn="0" w:lastRowLastColumn="0"/>
            <w:tcW w:w="1542" w:type="pct"/>
          </w:tcPr>
          <w:p w14:paraId="288523D3" w14:textId="77777777" w:rsidR="003D339D" w:rsidRPr="003D339D" w:rsidRDefault="003D339D" w:rsidP="003D339D">
            <w:pPr>
              <w:spacing w:after="200" w:line="276" w:lineRule="auto"/>
              <w:contextualSpacing w:val="0"/>
              <w:jc w:val="both"/>
              <w:rPr>
                <w:color w:val="FFFFFF" w:themeColor="background1"/>
                <w:lang w:val="en-GB"/>
              </w:rPr>
            </w:pPr>
            <w:r w:rsidRPr="003D339D">
              <w:rPr>
                <w:color w:val="FFFFFF" w:themeColor="background1"/>
                <w:lang w:val="en-GB"/>
              </w:rPr>
              <w:t>Value(s) applied</w:t>
            </w:r>
          </w:p>
        </w:tc>
        <w:tc>
          <w:tcPr>
            <w:tcW w:w="3452" w:type="pct"/>
          </w:tcPr>
          <w:p w14:paraId="2C2666B2" w14:textId="211DA9D2" w:rsidR="00010A9C" w:rsidRDefault="00010A9C" w:rsidP="003D339D">
            <w:pPr>
              <w:spacing w:after="200"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Pr>
                <w:lang w:val="en-GB"/>
              </w:rPr>
              <w:t xml:space="preserve">Stove 1: </w:t>
            </w:r>
            <w:r w:rsidR="00CD205E">
              <w:rPr>
                <w:lang w:val="en-GB"/>
              </w:rPr>
              <w:t>4</w:t>
            </w:r>
            <w:r w:rsidR="007F7197">
              <w:rPr>
                <w:lang w:val="en-GB"/>
              </w:rPr>
              <w:t>5%</w:t>
            </w:r>
          </w:p>
          <w:p w14:paraId="30DE8906" w14:textId="746B55C0" w:rsidR="00010A9C" w:rsidRDefault="00010A9C" w:rsidP="003D339D">
            <w:pPr>
              <w:spacing w:after="200"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Pr>
                <w:lang w:val="en-GB"/>
              </w:rPr>
              <w:t xml:space="preserve">Stove 2: 95% </w:t>
            </w:r>
          </w:p>
          <w:p w14:paraId="16BC0D8D" w14:textId="6DA849D8" w:rsidR="003D339D" w:rsidRPr="003D339D" w:rsidRDefault="003D339D" w:rsidP="003D339D">
            <w:pPr>
              <w:spacing w:after="200"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p>
        </w:tc>
      </w:tr>
      <w:tr w:rsidR="003D339D" w:rsidRPr="003D339D" w14:paraId="45241009" w14:textId="77777777" w:rsidTr="00EE63F0">
        <w:tc>
          <w:tcPr>
            <w:cnfStyle w:val="001000000000" w:firstRow="0" w:lastRow="0" w:firstColumn="1" w:lastColumn="0" w:oddVBand="0" w:evenVBand="0" w:oddHBand="0" w:evenHBand="0" w:firstRowFirstColumn="0" w:firstRowLastColumn="0" w:lastRowFirstColumn="0" w:lastRowLastColumn="0"/>
            <w:tcW w:w="1542" w:type="pct"/>
          </w:tcPr>
          <w:p w14:paraId="610E7C55" w14:textId="77777777" w:rsidR="003D339D" w:rsidRPr="003D339D" w:rsidRDefault="003D339D" w:rsidP="003D339D">
            <w:pPr>
              <w:spacing w:after="200" w:line="276" w:lineRule="auto"/>
              <w:contextualSpacing w:val="0"/>
              <w:jc w:val="both"/>
              <w:rPr>
                <w:color w:val="FFFFFF" w:themeColor="background1"/>
                <w:lang w:val="en-GB"/>
              </w:rPr>
            </w:pPr>
            <w:r w:rsidRPr="003D339D">
              <w:rPr>
                <w:color w:val="FFFFFF" w:themeColor="background1"/>
                <w:lang w:val="en-GB"/>
              </w:rPr>
              <w:t xml:space="preserve">Measurement methods and procedures </w:t>
            </w:r>
          </w:p>
        </w:tc>
        <w:tc>
          <w:tcPr>
            <w:tcW w:w="3452" w:type="pct"/>
          </w:tcPr>
          <w:p w14:paraId="03C4AD36" w14:textId="773B14CA" w:rsidR="003D339D" w:rsidRPr="003D339D" w:rsidRDefault="003D339D" w:rsidP="003D339D">
            <w:pPr>
              <w:spacing w:after="200"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sidRPr="003D339D">
              <w:rPr>
                <w:lang w:val="en-GB"/>
              </w:rPr>
              <w:t xml:space="preserve">The Annual Usage Survey is carried out every year or more frequently by trained </w:t>
            </w:r>
            <w:proofErr w:type="spellStart"/>
            <w:r w:rsidRPr="003D339D">
              <w:rPr>
                <w:lang w:val="en-GB"/>
              </w:rPr>
              <w:t>AAHi</w:t>
            </w:r>
            <w:proofErr w:type="spellEnd"/>
            <w:r w:rsidRPr="003D339D">
              <w:rPr>
                <w:lang w:val="en-GB"/>
              </w:rPr>
              <w:t xml:space="preserve"> staff</w:t>
            </w:r>
            <w:r w:rsidR="00FA0735">
              <w:rPr>
                <w:lang w:val="en-GB"/>
              </w:rPr>
              <w:t>/external consultant</w:t>
            </w:r>
            <w:r w:rsidRPr="003D339D">
              <w:rPr>
                <w:lang w:val="en-GB"/>
              </w:rPr>
              <w:t xml:space="preserve"> to meet the requirements of the </w:t>
            </w:r>
            <w:r w:rsidR="00FA0735">
              <w:rPr>
                <w:lang w:val="en-GB"/>
              </w:rPr>
              <w:t xml:space="preserve">applied </w:t>
            </w:r>
            <w:r w:rsidRPr="003D339D">
              <w:rPr>
                <w:lang w:val="en-GB"/>
              </w:rPr>
              <w:t xml:space="preserve">methodology. </w:t>
            </w:r>
          </w:p>
          <w:p w14:paraId="2B35AC69" w14:textId="02D5E3AB" w:rsidR="003D339D" w:rsidRPr="003D339D" w:rsidRDefault="003D339D" w:rsidP="003D339D">
            <w:pPr>
              <w:spacing w:after="200"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sidRPr="003D339D">
              <w:rPr>
                <w:lang w:val="en-GB"/>
              </w:rPr>
              <w:t xml:space="preserve">A single </w:t>
            </w:r>
            <w:r w:rsidR="00023FBA">
              <w:rPr>
                <w:lang w:val="en-GB"/>
              </w:rPr>
              <w:t xml:space="preserve">usage rate </w:t>
            </w:r>
            <w:r w:rsidRPr="003D339D">
              <w:rPr>
                <w:lang w:val="en-GB"/>
              </w:rPr>
              <w:t xml:space="preserve">parameter is weighted to be representative of the quantity of project technologies of each age being credited </w:t>
            </w:r>
            <w:proofErr w:type="gramStart"/>
            <w:r w:rsidRPr="003D339D">
              <w:rPr>
                <w:lang w:val="en-GB"/>
              </w:rPr>
              <w:t>in a given</w:t>
            </w:r>
            <w:proofErr w:type="gramEnd"/>
            <w:r w:rsidRPr="003D339D">
              <w:rPr>
                <w:lang w:val="en-GB"/>
              </w:rPr>
              <w:t xml:space="preserve"> project scenario</w:t>
            </w:r>
          </w:p>
        </w:tc>
      </w:tr>
      <w:tr w:rsidR="003D339D" w:rsidRPr="003D339D" w14:paraId="472D81D7" w14:textId="77777777" w:rsidTr="00EE63F0">
        <w:trPr>
          <w:trHeight w:val="248"/>
        </w:trPr>
        <w:tc>
          <w:tcPr>
            <w:cnfStyle w:val="001000000000" w:firstRow="0" w:lastRow="0" w:firstColumn="1" w:lastColumn="0" w:oddVBand="0" w:evenVBand="0" w:oddHBand="0" w:evenHBand="0" w:firstRowFirstColumn="0" w:firstRowLastColumn="0" w:lastRowFirstColumn="0" w:lastRowLastColumn="0"/>
            <w:tcW w:w="1542" w:type="pct"/>
          </w:tcPr>
          <w:p w14:paraId="13880596" w14:textId="77777777" w:rsidR="003D339D" w:rsidRPr="003D339D" w:rsidRDefault="003D339D" w:rsidP="003D339D">
            <w:pPr>
              <w:spacing w:line="276" w:lineRule="auto"/>
              <w:contextualSpacing w:val="0"/>
              <w:jc w:val="both"/>
              <w:rPr>
                <w:rFonts w:asciiTheme="minorHAnsi" w:hAnsiTheme="minorHAnsi"/>
                <w:color w:val="FFFFFF" w:themeColor="background1"/>
                <w:lang w:val="en-GB"/>
              </w:rPr>
            </w:pPr>
            <w:r w:rsidRPr="003D339D">
              <w:rPr>
                <w:rFonts w:asciiTheme="minorHAnsi" w:hAnsiTheme="minorHAnsi"/>
                <w:color w:val="FFFFFF" w:themeColor="background1"/>
                <w:lang w:val="en-GB"/>
              </w:rPr>
              <w:t>Monitoring frequency</w:t>
            </w:r>
          </w:p>
        </w:tc>
        <w:tc>
          <w:tcPr>
            <w:tcW w:w="3458" w:type="pct"/>
          </w:tcPr>
          <w:p w14:paraId="644AF693" w14:textId="0A08A599" w:rsidR="003D339D" w:rsidRPr="003D339D" w:rsidRDefault="003D339D" w:rsidP="003D339D">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sidRPr="003D339D">
              <w:rPr>
                <w:lang w:val="en-GB"/>
              </w:rPr>
              <w:t>Annually or more frequently, in all cases on time for any</w:t>
            </w:r>
          </w:p>
          <w:p w14:paraId="2AE25040" w14:textId="77777777" w:rsidR="003D339D" w:rsidRPr="003D339D" w:rsidRDefault="003D339D" w:rsidP="003D339D">
            <w:pPr>
              <w:spacing w:after="200"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sidRPr="003D339D">
              <w:rPr>
                <w:lang w:val="en-GB"/>
              </w:rPr>
              <w:t>request for issuance</w:t>
            </w:r>
          </w:p>
        </w:tc>
      </w:tr>
      <w:tr w:rsidR="003D339D" w:rsidRPr="003D339D" w14:paraId="61DADB13" w14:textId="77777777" w:rsidTr="00EE63F0">
        <w:trPr>
          <w:trHeight w:val="249"/>
        </w:trPr>
        <w:tc>
          <w:tcPr>
            <w:cnfStyle w:val="001000000000" w:firstRow="0" w:lastRow="0" w:firstColumn="1" w:lastColumn="0" w:oddVBand="0" w:evenVBand="0" w:oddHBand="0" w:evenHBand="0" w:firstRowFirstColumn="0" w:firstRowLastColumn="0" w:lastRowFirstColumn="0" w:lastRowLastColumn="0"/>
            <w:tcW w:w="1542" w:type="pct"/>
          </w:tcPr>
          <w:p w14:paraId="37DADFBC" w14:textId="77777777" w:rsidR="003D339D" w:rsidRPr="003D339D" w:rsidRDefault="003D339D" w:rsidP="003D339D">
            <w:pPr>
              <w:spacing w:line="276" w:lineRule="auto"/>
              <w:contextualSpacing w:val="0"/>
              <w:jc w:val="both"/>
              <w:rPr>
                <w:rFonts w:asciiTheme="minorHAnsi" w:hAnsiTheme="minorHAnsi"/>
                <w:color w:val="FFFFFF" w:themeColor="background1"/>
                <w:lang w:val="en-GB"/>
              </w:rPr>
            </w:pPr>
            <w:r w:rsidRPr="003D339D">
              <w:rPr>
                <w:rFonts w:asciiTheme="minorHAnsi" w:hAnsiTheme="minorHAnsi"/>
                <w:color w:val="FFFFFF" w:themeColor="background1"/>
                <w:lang w:val="en-GB"/>
              </w:rPr>
              <w:t>QA/QC procedures</w:t>
            </w:r>
          </w:p>
        </w:tc>
        <w:tc>
          <w:tcPr>
            <w:tcW w:w="3458" w:type="pct"/>
          </w:tcPr>
          <w:p w14:paraId="62C605D6" w14:textId="0C2C1DA2" w:rsidR="003D339D" w:rsidRPr="003D339D" w:rsidRDefault="003D339D" w:rsidP="003D339D">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proofErr w:type="spellStart"/>
            <w:r w:rsidRPr="003D339D">
              <w:rPr>
                <w:lang w:val="en-GB"/>
              </w:rPr>
              <w:t>AAHi</w:t>
            </w:r>
            <w:proofErr w:type="spellEnd"/>
            <w:r w:rsidRPr="003D339D">
              <w:rPr>
                <w:lang w:val="en-GB"/>
              </w:rPr>
              <w:t xml:space="preserve"> staff</w:t>
            </w:r>
            <w:r w:rsidR="001700E1">
              <w:rPr>
                <w:lang w:val="en-GB"/>
              </w:rPr>
              <w:t>/external consultant</w:t>
            </w:r>
            <w:r w:rsidRPr="003D339D">
              <w:rPr>
                <w:lang w:val="en-GB"/>
              </w:rPr>
              <w:t xml:space="preserve"> are trained to carry out the Usage Survey aligned to the methodology and Usage Survey Guideline, if any. Results are assured once collected to identify any errors. The GS Usage rate guideline will be followed for conducting usage survey and for estimating the weighted average usage rate along with the applied methodology. </w:t>
            </w:r>
          </w:p>
        </w:tc>
      </w:tr>
      <w:tr w:rsidR="003D339D" w:rsidRPr="003D339D" w14:paraId="4BE9D509" w14:textId="77777777" w:rsidTr="00EE63F0">
        <w:trPr>
          <w:trHeight w:val="249"/>
        </w:trPr>
        <w:tc>
          <w:tcPr>
            <w:cnfStyle w:val="001000000000" w:firstRow="0" w:lastRow="0" w:firstColumn="1" w:lastColumn="0" w:oddVBand="0" w:evenVBand="0" w:oddHBand="0" w:evenHBand="0" w:firstRowFirstColumn="0" w:firstRowLastColumn="0" w:lastRowFirstColumn="0" w:lastRowLastColumn="0"/>
            <w:tcW w:w="1542" w:type="pct"/>
          </w:tcPr>
          <w:p w14:paraId="24135D2B" w14:textId="77777777" w:rsidR="003D339D" w:rsidRPr="003D339D" w:rsidRDefault="003D339D" w:rsidP="003D339D">
            <w:pPr>
              <w:spacing w:line="276" w:lineRule="auto"/>
              <w:contextualSpacing w:val="0"/>
              <w:jc w:val="both"/>
              <w:rPr>
                <w:rFonts w:asciiTheme="minorHAnsi" w:hAnsiTheme="minorHAnsi"/>
                <w:color w:val="FFFFFF" w:themeColor="background1"/>
                <w:lang w:val="en-GB"/>
              </w:rPr>
            </w:pPr>
            <w:r w:rsidRPr="003D339D">
              <w:rPr>
                <w:rFonts w:asciiTheme="minorHAnsi" w:hAnsiTheme="minorHAnsi"/>
                <w:color w:val="FFFFFF" w:themeColor="background1"/>
                <w:lang w:val="en-GB"/>
              </w:rPr>
              <w:t>Purpose of data</w:t>
            </w:r>
          </w:p>
        </w:tc>
        <w:tc>
          <w:tcPr>
            <w:tcW w:w="3458" w:type="pct"/>
          </w:tcPr>
          <w:p w14:paraId="15E9F85D" w14:textId="77777777" w:rsidR="003D339D" w:rsidRPr="003D339D" w:rsidRDefault="003D339D" w:rsidP="003D339D">
            <w:pPr>
              <w:tabs>
                <w:tab w:val="left" w:pos="1170"/>
              </w:tabs>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sidRPr="003D339D">
              <w:rPr>
                <w:lang w:val="en-GB"/>
              </w:rPr>
              <w:t xml:space="preserve">Calculation of project emissions </w:t>
            </w:r>
          </w:p>
        </w:tc>
      </w:tr>
      <w:tr w:rsidR="003D339D" w:rsidRPr="003D339D" w14:paraId="56CF01A9" w14:textId="77777777" w:rsidTr="00EE63F0">
        <w:trPr>
          <w:trHeight w:val="249"/>
        </w:trPr>
        <w:tc>
          <w:tcPr>
            <w:cnfStyle w:val="001000000000" w:firstRow="0" w:lastRow="0" w:firstColumn="1" w:lastColumn="0" w:oddVBand="0" w:evenVBand="0" w:oddHBand="0" w:evenHBand="0" w:firstRowFirstColumn="0" w:firstRowLastColumn="0" w:lastRowFirstColumn="0" w:lastRowLastColumn="0"/>
            <w:tcW w:w="1542" w:type="pct"/>
          </w:tcPr>
          <w:p w14:paraId="649E9E86" w14:textId="77777777" w:rsidR="003D339D" w:rsidRPr="003D339D" w:rsidRDefault="003D339D" w:rsidP="003D339D">
            <w:pPr>
              <w:spacing w:line="276" w:lineRule="auto"/>
              <w:contextualSpacing w:val="0"/>
              <w:jc w:val="both"/>
              <w:rPr>
                <w:rFonts w:asciiTheme="minorHAnsi" w:hAnsiTheme="minorHAnsi"/>
                <w:color w:val="FFFFFF" w:themeColor="background1"/>
                <w:lang w:val="en-GB"/>
              </w:rPr>
            </w:pPr>
            <w:r w:rsidRPr="003D339D">
              <w:rPr>
                <w:rFonts w:asciiTheme="minorHAnsi" w:hAnsiTheme="minorHAnsi"/>
                <w:color w:val="FFFFFF" w:themeColor="background1"/>
                <w:lang w:val="en-GB"/>
              </w:rPr>
              <w:t>Additional comment</w:t>
            </w:r>
          </w:p>
        </w:tc>
        <w:tc>
          <w:tcPr>
            <w:tcW w:w="3458" w:type="pct"/>
          </w:tcPr>
          <w:p w14:paraId="343455DE" w14:textId="77777777" w:rsidR="003D339D" w:rsidRPr="003D339D" w:rsidRDefault="003D339D" w:rsidP="003D339D">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proofErr w:type="gramStart"/>
            <w:r w:rsidRPr="003D339D">
              <w:rPr>
                <w:lang w:val="en-GB"/>
              </w:rPr>
              <w:t>Also</w:t>
            </w:r>
            <w:proofErr w:type="gramEnd"/>
            <w:r w:rsidRPr="003D339D">
              <w:rPr>
                <w:lang w:val="en-GB"/>
              </w:rPr>
              <w:t xml:space="preserve"> SDG 3</w:t>
            </w:r>
          </w:p>
        </w:tc>
      </w:tr>
    </w:tbl>
    <w:p w14:paraId="5E7F8C54" w14:textId="77777777" w:rsidR="003D339D" w:rsidRPr="003D339D" w:rsidRDefault="003D339D" w:rsidP="003D339D">
      <w:pPr>
        <w:spacing w:line="276" w:lineRule="auto"/>
        <w:contextualSpacing w:val="0"/>
        <w:jc w:val="both"/>
        <w:rPr>
          <w:b/>
          <w:bCs/>
          <w:lang w:val="en-GB"/>
        </w:rPr>
      </w:pPr>
    </w:p>
    <w:p w14:paraId="5E376DD9" w14:textId="77777777" w:rsidR="003D339D" w:rsidRPr="003D339D" w:rsidRDefault="003D339D" w:rsidP="003D339D">
      <w:pPr>
        <w:spacing w:line="276" w:lineRule="auto"/>
        <w:contextualSpacing w:val="0"/>
        <w:jc w:val="both"/>
        <w:rPr>
          <w:b/>
          <w:bCs/>
          <w:lang w:val="en-GB"/>
        </w:rPr>
      </w:pPr>
      <w:r w:rsidRPr="003D339D">
        <w:rPr>
          <w:b/>
          <w:bCs/>
          <w:lang w:val="en-GB"/>
        </w:rPr>
        <w:t>SDG 13</w:t>
      </w:r>
    </w:p>
    <w:tbl>
      <w:tblPr>
        <w:tblStyle w:val="GridTable5Dark-Accent111"/>
        <w:tblpPr w:leftFromText="180" w:rightFromText="180" w:vertAnchor="text" w:horzAnchor="margin" w:tblpY="219"/>
        <w:tblW w:w="5006" w:type="pct"/>
        <w:tblCellMar>
          <w:top w:w="57" w:type="dxa"/>
        </w:tblCellMar>
        <w:tblLook w:val="0680" w:firstRow="0" w:lastRow="0" w:firstColumn="1" w:lastColumn="0" w:noHBand="1" w:noVBand="1"/>
      </w:tblPr>
      <w:tblGrid>
        <w:gridCol w:w="2971"/>
        <w:gridCol w:w="6663"/>
      </w:tblGrid>
      <w:tr w:rsidR="003D339D" w:rsidRPr="003D339D" w14:paraId="5629DC03" w14:textId="77777777" w:rsidTr="00EE63F0">
        <w:trPr>
          <w:trHeight w:val="280"/>
        </w:trPr>
        <w:tc>
          <w:tcPr>
            <w:cnfStyle w:val="001000000000" w:firstRow="0" w:lastRow="0" w:firstColumn="1" w:lastColumn="0" w:oddVBand="0" w:evenVBand="0" w:oddHBand="0" w:evenHBand="0" w:firstRowFirstColumn="0" w:firstRowLastColumn="0" w:lastRowFirstColumn="0" w:lastRowLastColumn="0"/>
            <w:tcW w:w="1542" w:type="pct"/>
          </w:tcPr>
          <w:p w14:paraId="0F7DF6ED" w14:textId="77777777" w:rsidR="003D339D" w:rsidRPr="003D339D" w:rsidRDefault="003D339D" w:rsidP="003D339D">
            <w:pPr>
              <w:spacing w:after="200" w:line="276" w:lineRule="auto"/>
              <w:contextualSpacing w:val="0"/>
              <w:jc w:val="both"/>
              <w:rPr>
                <w:color w:val="FFFFFF" w:themeColor="background1"/>
                <w:lang w:val="en-GB"/>
              </w:rPr>
            </w:pPr>
            <w:r w:rsidRPr="003D339D">
              <w:rPr>
                <w:color w:val="FFFFFF" w:themeColor="background1"/>
                <w:lang w:val="en-GB"/>
              </w:rPr>
              <w:t>Data/parameter</w:t>
            </w:r>
          </w:p>
        </w:tc>
        <w:tc>
          <w:tcPr>
            <w:tcW w:w="3452" w:type="pct"/>
          </w:tcPr>
          <w:p w14:paraId="6E769472" w14:textId="77777777" w:rsidR="003D339D" w:rsidRPr="003D339D" w:rsidRDefault="003D339D" w:rsidP="003D339D">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proofErr w:type="spellStart"/>
            <w:proofErr w:type="gramStart"/>
            <w:r w:rsidRPr="003D339D">
              <w:rPr>
                <w:lang w:val="en-GB"/>
              </w:rPr>
              <w:t>LEp,y</w:t>
            </w:r>
            <w:proofErr w:type="spellEnd"/>
            <w:proofErr w:type="gramEnd"/>
          </w:p>
        </w:tc>
      </w:tr>
      <w:tr w:rsidR="003D339D" w:rsidRPr="003D339D" w14:paraId="540C5C10" w14:textId="77777777" w:rsidTr="00EE63F0">
        <w:trPr>
          <w:trHeight w:val="281"/>
        </w:trPr>
        <w:tc>
          <w:tcPr>
            <w:cnfStyle w:val="001000000000" w:firstRow="0" w:lastRow="0" w:firstColumn="1" w:lastColumn="0" w:oddVBand="0" w:evenVBand="0" w:oddHBand="0" w:evenHBand="0" w:firstRowFirstColumn="0" w:firstRowLastColumn="0" w:lastRowFirstColumn="0" w:lastRowLastColumn="0"/>
            <w:tcW w:w="1542" w:type="pct"/>
          </w:tcPr>
          <w:p w14:paraId="1EEA5002" w14:textId="77777777" w:rsidR="003D339D" w:rsidRPr="003D339D" w:rsidRDefault="003D339D" w:rsidP="003D339D">
            <w:pPr>
              <w:spacing w:after="200" w:line="276" w:lineRule="auto"/>
              <w:contextualSpacing w:val="0"/>
              <w:jc w:val="both"/>
              <w:rPr>
                <w:color w:val="FFFFFF" w:themeColor="background1"/>
                <w:lang w:val="en-GB"/>
              </w:rPr>
            </w:pPr>
            <w:r w:rsidRPr="003D339D">
              <w:rPr>
                <w:color w:val="FFFFFF" w:themeColor="background1"/>
                <w:lang w:val="en-GB"/>
              </w:rPr>
              <w:t>Unit</w:t>
            </w:r>
          </w:p>
        </w:tc>
        <w:tc>
          <w:tcPr>
            <w:tcW w:w="3452" w:type="pct"/>
          </w:tcPr>
          <w:p w14:paraId="1E0C2C4E" w14:textId="77777777" w:rsidR="003D339D" w:rsidRPr="003D339D" w:rsidRDefault="003D339D" w:rsidP="003D339D">
            <w:pPr>
              <w:tabs>
                <w:tab w:val="left" w:pos="1860"/>
              </w:tabs>
              <w:spacing w:after="200"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sidRPr="003D339D">
              <w:rPr>
                <w:lang w:val="en-GB"/>
              </w:rPr>
              <w:t>t_CO2e per year</w:t>
            </w:r>
          </w:p>
        </w:tc>
      </w:tr>
      <w:tr w:rsidR="003D339D" w:rsidRPr="003D339D" w14:paraId="38CDF09A" w14:textId="77777777" w:rsidTr="00EE63F0">
        <w:trPr>
          <w:trHeight w:val="280"/>
        </w:trPr>
        <w:tc>
          <w:tcPr>
            <w:cnfStyle w:val="001000000000" w:firstRow="0" w:lastRow="0" w:firstColumn="1" w:lastColumn="0" w:oddVBand="0" w:evenVBand="0" w:oddHBand="0" w:evenHBand="0" w:firstRowFirstColumn="0" w:firstRowLastColumn="0" w:lastRowFirstColumn="0" w:lastRowLastColumn="0"/>
            <w:tcW w:w="1542" w:type="pct"/>
          </w:tcPr>
          <w:p w14:paraId="7934C6B3" w14:textId="77777777" w:rsidR="003D339D" w:rsidRPr="003D339D" w:rsidRDefault="003D339D" w:rsidP="003D339D">
            <w:pPr>
              <w:spacing w:after="200" w:line="276" w:lineRule="auto"/>
              <w:contextualSpacing w:val="0"/>
              <w:jc w:val="both"/>
              <w:rPr>
                <w:color w:val="FFFFFF" w:themeColor="background1"/>
                <w:lang w:val="en-GB"/>
              </w:rPr>
            </w:pPr>
            <w:r w:rsidRPr="003D339D">
              <w:rPr>
                <w:color w:val="FFFFFF" w:themeColor="background1"/>
                <w:lang w:val="en-GB"/>
              </w:rPr>
              <w:t>Description</w:t>
            </w:r>
          </w:p>
        </w:tc>
        <w:tc>
          <w:tcPr>
            <w:tcW w:w="3452" w:type="pct"/>
          </w:tcPr>
          <w:p w14:paraId="78B7A8A6" w14:textId="77777777" w:rsidR="003D339D" w:rsidRPr="003D339D" w:rsidRDefault="003D339D" w:rsidP="003D339D">
            <w:pPr>
              <w:spacing w:after="200"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sidRPr="003D339D">
              <w:rPr>
                <w:lang w:val="en-GB"/>
              </w:rPr>
              <w:t>Leakage in project scenario p during year y</w:t>
            </w:r>
          </w:p>
        </w:tc>
      </w:tr>
      <w:tr w:rsidR="003D339D" w:rsidRPr="003D339D" w14:paraId="5D7695ED" w14:textId="77777777" w:rsidTr="00EE63F0">
        <w:trPr>
          <w:trHeight w:val="281"/>
        </w:trPr>
        <w:tc>
          <w:tcPr>
            <w:cnfStyle w:val="001000000000" w:firstRow="0" w:lastRow="0" w:firstColumn="1" w:lastColumn="0" w:oddVBand="0" w:evenVBand="0" w:oddHBand="0" w:evenHBand="0" w:firstRowFirstColumn="0" w:firstRowLastColumn="0" w:lastRowFirstColumn="0" w:lastRowLastColumn="0"/>
            <w:tcW w:w="1542" w:type="pct"/>
          </w:tcPr>
          <w:p w14:paraId="4F940701" w14:textId="77777777" w:rsidR="003D339D" w:rsidRPr="003D339D" w:rsidRDefault="003D339D" w:rsidP="003D339D">
            <w:pPr>
              <w:spacing w:after="200" w:line="276" w:lineRule="auto"/>
              <w:contextualSpacing w:val="0"/>
              <w:jc w:val="both"/>
              <w:rPr>
                <w:color w:val="FFFFFF" w:themeColor="background1"/>
                <w:lang w:val="en-GB"/>
              </w:rPr>
            </w:pPr>
            <w:r w:rsidRPr="003D339D">
              <w:rPr>
                <w:color w:val="FFFFFF" w:themeColor="background1"/>
                <w:lang w:val="en-GB"/>
              </w:rPr>
              <w:t>Source of data</w:t>
            </w:r>
          </w:p>
        </w:tc>
        <w:tc>
          <w:tcPr>
            <w:tcW w:w="3452" w:type="pct"/>
          </w:tcPr>
          <w:p w14:paraId="7CDDA101" w14:textId="77777777" w:rsidR="003D339D" w:rsidRPr="003D339D" w:rsidRDefault="003D339D" w:rsidP="003D339D">
            <w:pPr>
              <w:spacing w:after="200"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sidRPr="003D339D">
              <w:rPr>
                <w:lang w:val="en-GB"/>
              </w:rPr>
              <w:t>Baseline and monitoring surveys</w:t>
            </w:r>
          </w:p>
        </w:tc>
      </w:tr>
      <w:tr w:rsidR="003D339D" w:rsidRPr="003D339D" w14:paraId="0BD01A6C" w14:textId="77777777" w:rsidTr="00EE63F0">
        <w:trPr>
          <w:trHeight w:val="281"/>
        </w:trPr>
        <w:tc>
          <w:tcPr>
            <w:cnfStyle w:val="001000000000" w:firstRow="0" w:lastRow="0" w:firstColumn="1" w:lastColumn="0" w:oddVBand="0" w:evenVBand="0" w:oddHBand="0" w:evenHBand="0" w:firstRowFirstColumn="0" w:firstRowLastColumn="0" w:lastRowFirstColumn="0" w:lastRowLastColumn="0"/>
            <w:tcW w:w="1542" w:type="pct"/>
          </w:tcPr>
          <w:p w14:paraId="29629AF6" w14:textId="77777777" w:rsidR="003D339D" w:rsidRPr="003D339D" w:rsidRDefault="003D339D" w:rsidP="003D339D">
            <w:pPr>
              <w:spacing w:after="200" w:line="276" w:lineRule="auto"/>
              <w:contextualSpacing w:val="0"/>
              <w:jc w:val="both"/>
              <w:rPr>
                <w:color w:val="FFFFFF" w:themeColor="background1"/>
                <w:lang w:val="en-GB"/>
              </w:rPr>
            </w:pPr>
            <w:r w:rsidRPr="003D339D">
              <w:rPr>
                <w:color w:val="FFFFFF" w:themeColor="background1"/>
                <w:lang w:val="en-GB"/>
              </w:rPr>
              <w:t>Value(s) applied</w:t>
            </w:r>
          </w:p>
        </w:tc>
        <w:tc>
          <w:tcPr>
            <w:tcW w:w="3452" w:type="pct"/>
          </w:tcPr>
          <w:p w14:paraId="37F16E94" w14:textId="77777777" w:rsidR="00CD205E" w:rsidRDefault="00E96FCF" w:rsidP="001B56E6">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Pr>
                <w:lang w:val="en-GB"/>
              </w:rPr>
              <w:t>5%</w:t>
            </w:r>
          </w:p>
          <w:p w14:paraId="46DF9E7E" w14:textId="654F417C" w:rsidR="00195E2E" w:rsidRPr="003D339D" w:rsidRDefault="00140D07" w:rsidP="001B56E6">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Pr>
                <w:lang w:val="en-GB"/>
              </w:rPr>
              <w:t>According to the methodology, leakage can</w:t>
            </w:r>
            <w:r w:rsidR="00A734FA">
              <w:rPr>
                <w:lang w:val="en-GB"/>
              </w:rPr>
              <w:t xml:space="preserve"> be omitted if the project has </w:t>
            </w:r>
            <w:r w:rsidR="003F3136">
              <w:rPr>
                <w:lang w:val="en-GB"/>
              </w:rPr>
              <w:t xml:space="preserve">high </w:t>
            </w:r>
            <w:r w:rsidR="00A734FA">
              <w:rPr>
                <w:lang w:val="en-GB"/>
              </w:rPr>
              <w:t xml:space="preserve">additional value, </w:t>
            </w:r>
            <w:r w:rsidR="003F3136">
              <w:rPr>
                <w:lang w:val="en-GB"/>
              </w:rPr>
              <w:t xml:space="preserve">such as significantly </w:t>
            </w:r>
            <w:r w:rsidR="00A734FA">
              <w:rPr>
                <w:lang w:val="en-GB"/>
              </w:rPr>
              <w:t>improving livelihoods. This is the case for our project. However, t</w:t>
            </w:r>
            <w:r w:rsidR="00E96FCF">
              <w:rPr>
                <w:lang w:val="en-GB"/>
              </w:rPr>
              <w:t xml:space="preserve">o be conservative, we estimate a default leakage of </w:t>
            </w:r>
            <w:r>
              <w:rPr>
                <w:lang w:val="en-GB"/>
              </w:rPr>
              <w:t>5%</w:t>
            </w:r>
            <w:r w:rsidR="00CD205E">
              <w:rPr>
                <w:lang w:val="en-GB"/>
              </w:rPr>
              <w:t>, as per methodology requirements</w:t>
            </w:r>
            <w:r>
              <w:rPr>
                <w:lang w:val="en-GB"/>
              </w:rPr>
              <w:t xml:space="preserve">. </w:t>
            </w:r>
          </w:p>
        </w:tc>
      </w:tr>
      <w:tr w:rsidR="003D339D" w:rsidRPr="003D339D" w14:paraId="7F497833" w14:textId="77777777" w:rsidTr="00EE63F0">
        <w:tc>
          <w:tcPr>
            <w:cnfStyle w:val="001000000000" w:firstRow="0" w:lastRow="0" w:firstColumn="1" w:lastColumn="0" w:oddVBand="0" w:evenVBand="0" w:oddHBand="0" w:evenHBand="0" w:firstRowFirstColumn="0" w:firstRowLastColumn="0" w:lastRowFirstColumn="0" w:lastRowLastColumn="0"/>
            <w:tcW w:w="1542" w:type="pct"/>
          </w:tcPr>
          <w:p w14:paraId="4992621F" w14:textId="77777777" w:rsidR="003D339D" w:rsidRPr="003D339D" w:rsidRDefault="003D339D" w:rsidP="003D339D">
            <w:pPr>
              <w:spacing w:after="200" w:line="276" w:lineRule="auto"/>
              <w:contextualSpacing w:val="0"/>
              <w:jc w:val="both"/>
              <w:rPr>
                <w:color w:val="FFFFFF" w:themeColor="background1"/>
                <w:lang w:val="en-GB"/>
              </w:rPr>
            </w:pPr>
            <w:r w:rsidRPr="003D339D">
              <w:rPr>
                <w:color w:val="FFFFFF" w:themeColor="background1"/>
                <w:lang w:val="en-GB"/>
              </w:rPr>
              <w:lastRenderedPageBreak/>
              <w:t xml:space="preserve">Measurement methods and procedures </w:t>
            </w:r>
          </w:p>
        </w:tc>
        <w:tc>
          <w:tcPr>
            <w:tcW w:w="3452" w:type="pct"/>
          </w:tcPr>
          <w:p w14:paraId="0FCB24A5" w14:textId="1F86FAA1" w:rsidR="003D339D" w:rsidRPr="003D339D" w:rsidRDefault="003D339D" w:rsidP="003D339D">
            <w:pPr>
              <w:spacing w:after="200"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sidRPr="003D339D">
              <w:rPr>
                <w:lang w:val="en-GB"/>
              </w:rPr>
              <w:t xml:space="preserve">Surveys will be carried out by trained </w:t>
            </w:r>
            <w:proofErr w:type="spellStart"/>
            <w:r w:rsidRPr="003D339D">
              <w:rPr>
                <w:lang w:val="en-GB"/>
              </w:rPr>
              <w:t>AAHi</w:t>
            </w:r>
            <w:proofErr w:type="spellEnd"/>
            <w:r w:rsidRPr="003D339D">
              <w:rPr>
                <w:lang w:val="en-GB"/>
              </w:rPr>
              <w:t xml:space="preserve"> staff</w:t>
            </w:r>
            <w:r w:rsidR="00195E2E">
              <w:rPr>
                <w:lang w:val="en-GB"/>
              </w:rPr>
              <w:t>/external consultant</w:t>
            </w:r>
            <w:r w:rsidRPr="003D339D">
              <w:rPr>
                <w:lang w:val="en-GB"/>
              </w:rPr>
              <w:t xml:space="preserve">, as part of the usage survey. </w:t>
            </w:r>
          </w:p>
        </w:tc>
      </w:tr>
      <w:tr w:rsidR="003D339D" w:rsidRPr="003D339D" w14:paraId="5941B19F" w14:textId="77777777" w:rsidTr="00EE63F0">
        <w:trPr>
          <w:trHeight w:val="248"/>
        </w:trPr>
        <w:tc>
          <w:tcPr>
            <w:cnfStyle w:val="001000000000" w:firstRow="0" w:lastRow="0" w:firstColumn="1" w:lastColumn="0" w:oddVBand="0" w:evenVBand="0" w:oddHBand="0" w:evenHBand="0" w:firstRowFirstColumn="0" w:firstRowLastColumn="0" w:lastRowFirstColumn="0" w:lastRowLastColumn="0"/>
            <w:tcW w:w="1542" w:type="pct"/>
          </w:tcPr>
          <w:p w14:paraId="40952773" w14:textId="77777777" w:rsidR="003D339D" w:rsidRPr="003D339D" w:rsidRDefault="003D339D" w:rsidP="003D339D">
            <w:pPr>
              <w:spacing w:line="276" w:lineRule="auto"/>
              <w:contextualSpacing w:val="0"/>
              <w:jc w:val="both"/>
              <w:rPr>
                <w:rFonts w:asciiTheme="minorHAnsi" w:hAnsiTheme="minorHAnsi"/>
                <w:color w:val="FFFFFF" w:themeColor="background1"/>
                <w:lang w:val="en-GB"/>
              </w:rPr>
            </w:pPr>
            <w:r w:rsidRPr="003D339D">
              <w:rPr>
                <w:rFonts w:asciiTheme="minorHAnsi" w:hAnsiTheme="minorHAnsi"/>
                <w:color w:val="FFFFFF" w:themeColor="background1"/>
                <w:lang w:val="en-GB"/>
              </w:rPr>
              <w:t>Monitoring frequency</w:t>
            </w:r>
          </w:p>
        </w:tc>
        <w:tc>
          <w:tcPr>
            <w:tcW w:w="3458" w:type="pct"/>
          </w:tcPr>
          <w:p w14:paraId="35174869" w14:textId="77777777" w:rsidR="003D339D" w:rsidRPr="003D339D" w:rsidRDefault="003D339D" w:rsidP="003D339D">
            <w:pPr>
              <w:spacing w:after="200"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sidRPr="003D339D">
              <w:rPr>
                <w:lang w:val="en-GB"/>
              </w:rPr>
              <w:t>Every two year</w:t>
            </w:r>
          </w:p>
        </w:tc>
      </w:tr>
      <w:tr w:rsidR="003D339D" w:rsidRPr="003D339D" w14:paraId="37672011" w14:textId="77777777" w:rsidTr="00EE63F0">
        <w:trPr>
          <w:trHeight w:val="249"/>
        </w:trPr>
        <w:tc>
          <w:tcPr>
            <w:cnfStyle w:val="001000000000" w:firstRow="0" w:lastRow="0" w:firstColumn="1" w:lastColumn="0" w:oddVBand="0" w:evenVBand="0" w:oddHBand="0" w:evenHBand="0" w:firstRowFirstColumn="0" w:firstRowLastColumn="0" w:lastRowFirstColumn="0" w:lastRowLastColumn="0"/>
            <w:tcW w:w="1542" w:type="pct"/>
          </w:tcPr>
          <w:p w14:paraId="4847F38F" w14:textId="77777777" w:rsidR="003D339D" w:rsidRPr="003D339D" w:rsidRDefault="003D339D" w:rsidP="003D339D">
            <w:pPr>
              <w:spacing w:line="276" w:lineRule="auto"/>
              <w:contextualSpacing w:val="0"/>
              <w:jc w:val="both"/>
              <w:rPr>
                <w:rFonts w:asciiTheme="minorHAnsi" w:hAnsiTheme="minorHAnsi"/>
                <w:color w:val="FFFFFF" w:themeColor="background1"/>
                <w:lang w:val="en-GB"/>
              </w:rPr>
            </w:pPr>
            <w:r w:rsidRPr="003D339D">
              <w:rPr>
                <w:rFonts w:asciiTheme="minorHAnsi" w:hAnsiTheme="minorHAnsi"/>
                <w:color w:val="FFFFFF" w:themeColor="background1"/>
                <w:lang w:val="en-GB"/>
              </w:rPr>
              <w:t>QA/QC procedures</w:t>
            </w:r>
          </w:p>
        </w:tc>
        <w:tc>
          <w:tcPr>
            <w:tcW w:w="3458" w:type="pct"/>
          </w:tcPr>
          <w:p w14:paraId="0B5783C7" w14:textId="0AB5ED3E" w:rsidR="003D339D" w:rsidRPr="003D339D" w:rsidRDefault="003D339D" w:rsidP="003D339D">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proofErr w:type="spellStart"/>
            <w:r w:rsidRPr="003D339D">
              <w:rPr>
                <w:lang w:val="en-GB"/>
              </w:rPr>
              <w:t>AAHi</w:t>
            </w:r>
            <w:proofErr w:type="spellEnd"/>
            <w:r w:rsidRPr="003D339D">
              <w:rPr>
                <w:lang w:val="en-GB"/>
              </w:rPr>
              <w:t xml:space="preserve"> staff</w:t>
            </w:r>
            <w:r w:rsidR="00195E2E">
              <w:rPr>
                <w:lang w:val="en-GB"/>
              </w:rPr>
              <w:t>/external consultant</w:t>
            </w:r>
            <w:r w:rsidRPr="003D339D">
              <w:rPr>
                <w:lang w:val="en-GB"/>
              </w:rPr>
              <w:t xml:space="preserve"> will be trained to carry out the surveys, and the survey will be conducted aligned to the methodology.  Results are assured once collected to identify any errors.</w:t>
            </w:r>
          </w:p>
        </w:tc>
      </w:tr>
      <w:tr w:rsidR="003D339D" w:rsidRPr="003D339D" w14:paraId="7D277C5E" w14:textId="77777777" w:rsidTr="00EE63F0">
        <w:trPr>
          <w:trHeight w:val="249"/>
        </w:trPr>
        <w:tc>
          <w:tcPr>
            <w:cnfStyle w:val="001000000000" w:firstRow="0" w:lastRow="0" w:firstColumn="1" w:lastColumn="0" w:oddVBand="0" w:evenVBand="0" w:oddHBand="0" w:evenHBand="0" w:firstRowFirstColumn="0" w:firstRowLastColumn="0" w:lastRowFirstColumn="0" w:lastRowLastColumn="0"/>
            <w:tcW w:w="1542" w:type="pct"/>
          </w:tcPr>
          <w:p w14:paraId="0A45FD8D" w14:textId="77777777" w:rsidR="003D339D" w:rsidRPr="003D339D" w:rsidRDefault="003D339D" w:rsidP="003D339D">
            <w:pPr>
              <w:spacing w:line="276" w:lineRule="auto"/>
              <w:contextualSpacing w:val="0"/>
              <w:jc w:val="both"/>
              <w:rPr>
                <w:rFonts w:asciiTheme="minorHAnsi" w:hAnsiTheme="minorHAnsi"/>
                <w:color w:val="FFFFFF" w:themeColor="background1"/>
                <w:lang w:val="en-GB"/>
              </w:rPr>
            </w:pPr>
            <w:r w:rsidRPr="003D339D">
              <w:rPr>
                <w:rFonts w:asciiTheme="minorHAnsi" w:hAnsiTheme="minorHAnsi"/>
                <w:color w:val="FFFFFF" w:themeColor="background1"/>
                <w:lang w:val="en-GB"/>
              </w:rPr>
              <w:t>Purpose of data</w:t>
            </w:r>
          </w:p>
        </w:tc>
        <w:tc>
          <w:tcPr>
            <w:tcW w:w="3458" w:type="pct"/>
          </w:tcPr>
          <w:p w14:paraId="3A1CC7BD" w14:textId="77777777" w:rsidR="003D339D" w:rsidRPr="003D339D" w:rsidRDefault="003D339D" w:rsidP="003D339D">
            <w:pPr>
              <w:tabs>
                <w:tab w:val="left" w:pos="1170"/>
              </w:tabs>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sidRPr="003D339D">
              <w:rPr>
                <w:lang w:val="en-GB"/>
              </w:rPr>
              <w:t>Calculation of leakage in project scenario</w:t>
            </w:r>
          </w:p>
        </w:tc>
      </w:tr>
      <w:tr w:rsidR="003D339D" w:rsidRPr="003D339D" w14:paraId="7231CE39" w14:textId="77777777" w:rsidTr="00EE63F0">
        <w:trPr>
          <w:trHeight w:val="249"/>
        </w:trPr>
        <w:tc>
          <w:tcPr>
            <w:cnfStyle w:val="001000000000" w:firstRow="0" w:lastRow="0" w:firstColumn="1" w:lastColumn="0" w:oddVBand="0" w:evenVBand="0" w:oddHBand="0" w:evenHBand="0" w:firstRowFirstColumn="0" w:firstRowLastColumn="0" w:lastRowFirstColumn="0" w:lastRowLastColumn="0"/>
            <w:tcW w:w="1542" w:type="pct"/>
          </w:tcPr>
          <w:p w14:paraId="6EDB12C3" w14:textId="77777777" w:rsidR="003D339D" w:rsidRPr="003D339D" w:rsidRDefault="003D339D" w:rsidP="003D339D">
            <w:pPr>
              <w:spacing w:line="276" w:lineRule="auto"/>
              <w:contextualSpacing w:val="0"/>
              <w:jc w:val="both"/>
              <w:rPr>
                <w:rFonts w:asciiTheme="minorHAnsi" w:hAnsiTheme="minorHAnsi"/>
                <w:color w:val="FFFFFF" w:themeColor="background1"/>
                <w:lang w:val="en-GB"/>
              </w:rPr>
            </w:pPr>
            <w:r w:rsidRPr="003D339D">
              <w:rPr>
                <w:rFonts w:asciiTheme="minorHAnsi" w:hAnsiTheme="minorHAnsi"/>
                <w:color w:val="FFFFFF" w:themeColor="background1"/>
                <w:lang w:val="en-GB"/>
              </w:rPr>
              <w:t>Additional comment</w:t>
            </w:r>
          </w:p>
        </w:tc>
        <w:tc>
          <w:tcPr>
            <w:tcW w:w="3458" w:type="pct"/>
          </w:tcPr>
          <w:p w14:paraId="656BC357" w14:textId="02BB5CCB" w:rsidR="003D339D" w:rsidRPr="003D339D" w:rsidRDefault="00195E2E" w:rsidP="003D339D">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Pr>
                <w:lang w:val="en-GB"/>
              </w:rPr>
              <w:t>-</w:t>
            </w:r>
          </w:p>
        </w:tc>
      </w:tr>
    </w:tbl>
    <w:p w14:paraId="7BC156F1" w14:textId="77777777" w:rsidR="003D339D" w:rsidRPr="003D339D" w:rsidRDefault="003D339D" w:rsidP="003D339D">
      <w:pPr>
        <w:spacing w:line="276" w:lineRule="auto"/>
        <w:contextualSpacing w:val="0"/>
        <w:jc w:val="both"/>
        <w:rPr>
          <w:b/>
          <w:bCs/>
          <w:lang w:val="en-GB"/>
        </w:rPr>
      </w:pPr>
    </w:p>
    <w:p w14:paraId="0E7EFFBF" w14:textId="77777777" w:rsidR="003D339D" w:rsidRPr="003D339D" w:rsidRDefault="003D339D" w:rsidP="003D339D">
      <w:pPr>
        <w:spacing w:line="276" w:lineRule="auto"/>
        <w:contextualSpacing w:val="0"/>
        <w:jc w:val="both"/>
        <w:rPr>
          <w:b/>
          <w:bCs/>
          <w:lang w:val="en-GB"/>
        </w:rPr>
      </w:pPr>
    </w:p>
    <w:p w14:paraId="39260A18" w14:textId="77777777" w:rsidR="003D339D" w:rsidRPr="003D339D" w:rsidRDefault="003D339D" w:rsidP="003D339D">
      <w:pPr>
        <w:spacing w:line="276" w:lineRule="auto"/>
        <w:contextualSpacing w:val="0"/>
        <w:jc w:val="both"/>
        <w:rPr>
          <w:b/>
          <w:bCs/>
          <w:lang w:val="en-GB"/>
        </w:rPr>
      </w:pPr>
      <w:r w:rsidRPr="003D339D">
        <w:rPr>
          <w:b/>
          <w:bCs/>
          <w:lang w:val="en-GB"/>
        </w:rPr>
        <w:t>SDG 3</w:t>
      </w:r>
    </w:p>
    <w:tbl>
      <w:tblPr>
        <w:tblStyle w:val="GridTable5Dark-Accent111"/>
        <w:tblpPr w:leftFromText="180" w:rightFromText="180" w:vertAnchor="text" w:horzAnchor="margin" w:tblpY="219"/>
        <w:tblW w:w="5006" w:type="pct"/>
        <w:tblCellMar>
          <w:top w:w="57" w:type="dxa"/>
        </w:tblCellMar>
        <w:tblLook w:val="0680" w:firstRow="0" w:lastRow="0" w:firstColumn="1" w:lastColumn="0" w:noHBand="1" w:noVBand="1"/>
      </w:tblPr>
      <w:tblGrid>
        <w:gridCol w:w="2971"/>
        <w:gridCol w:w="6663"/>
      </w:tblGrid>
      <w:tr w:rsidR="003D339D" w:rsidRPr="003D339D" w14:paraId="17A347AB" w14:textId="77777777" w:rsidTr="00EE63F0">
        <w:trPr>
          <w:trHeight w:val="280"/>
        </w:trPr>
        <w:tc>
          <w:tcPr>
            <w:cnfStyle w:val="001000000000" w:firstRow="0" w:lastRow="0" w:firstColumn="1" w:lastColumn="0" w:oddVBand="0" w:evenVBand="0" w:oddHBand="0" w:evenHBand="0" w:firstRowFirstColumn="0" w:firstRowLastColumn="0" w:lastRowFirstColumn="0" w:lastRowLastColumn="0"/>
            <w:tcW w:w="1542" w:type="pct"/>
          </w:tcPr>
          <w:p w14:paraId="035E0E0B" w14:textId="77777777" w:rsidR="003D339D" w:rsidRPr="003D339D" w:rsidRDefault="003D339D" w:rsidP="003D339D">
            <w:pPr>
              <w:spacing w:after="200" w:line="276" w:lineRule="auto"/>
              <w:contextualSpacing w:val="0"/>
              <w:jc w:val="both"/>
              <w:rPr>
                <w:color w:val="FFFFFF" w:themeColor="background1"/>
                <w:lang w:val="en-GB"/>
              </w:rPr>
            </w:pPr>
            <w:r w:rsidRPr="003D339D">
              <w:rPr>
                <w:color w:val="FFFFFF" w:themeColor="background1"/>
                <w:lang w:val="en-GB"/>
              </w:rPr>
              <w:t>Data/parameter</w:t>
            </w:r>
          </w:p>
        </w:tc>
        <w:tc>
          <w:tcPr>
            <w:tcW w:w="3452" w:type="pct"/>
          </w:tcPr>
          <w:p w14:paraId="4A4D6EDF" w14:textId="77777777" w:rsidR="003D339D" w:rsidRPr="003D339D" w:rsidRDefault="003D339D" w:rsidP="003D339D">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proofErr w:type="spellStart"/>
            <w:r w:rsidRPr="00964B60">
              <w:rPr>
                <w:lang w:val="en-GB"/>
              </w:rPr>
              <w:t>IAP</w:t>
            </w:r>
            <w:r w:rsidRPr="00964B60">
              <w:rPr>
                <w:vertAlign w:val="subscript"/>
                <w:lang w:val="en-GB"/>
              </w:rPr>
              <w:t>Ry</w:t>
            </w:r>
            <w:proofErr w:type="spellEnd"/>
          </w:p>
        </w:tc>
      </w:tr>
      <w:tr w:rsidR="003D339D" w:rsidRPr="003D339D" w14:paraId="3FFF4488" w14:textId="77777777" w:rsidTr="00EE63F0">
        <w:trPr>
          <w:trHeight w:val="281"/>
        </w:trPr>
        <w:tc>
          <w:tcPr>
            <w:cnfStyle w:val="001000000000" w:firstRow="0" w:lastRow="0" w:firstColumn="1" w:lastColumn="0" w:oddVBand="0" w:evenVBand="0" w:oddHBand="0" w:evenHBand="0" w:firstRowFirstColumn="0" w:firstRowLastColumn="0" w:lastRowFirstColumn="0" w:lastRowLastColumn="0"/>
            <w:tcW w:w="1542" w:type="pct"/>
          </w:tcPr>
          <w:p w14:paraId="6E0118C0" w14:textId="77777777" w:rsidR="003D339D" w:rsidRPr="003D339D" w:rsidRDefault="003D339D" w:rsidP="003D339D">
            <w:pPr>
              <w:spacing w:after="200" w:line="276" w:lineRule="auto"/>
              <w:contextualSpacing w:val="0"/>
              <w:jc w:val="both"/>
              <w:rPr>
                <w:color w:val="FFFFFF" w:themeColor="background1"/>
                <w:lang w:val="en-GB"/>
              </w:rPr>
            </w:pPr>
            <w:r w:rsidRPr="003D339D">
              <w:rPr>
                <w:color w:val="FFFFFF" w:themeColor="background1"/>
                <w:lang w:val="en-GB"/>
              </w:rPr>
              <w:t>Unit</w:t>
            </w:r>
          </w:p>
        </w:tc>
        <w:tc>
          <w:tcPr>
            <w:tcW w:w="3452" w:type="pct"/>
          </w:tcPr>
          <w:p w14:paraId="3B1F6F58" w14:textId="77777777" w:rsidR="003D339D" w:rsidRPr="003D339D" w:rsidRDefault="003D339D" w:rsidP="003D339D">
            <w:pPr>
              <w:spacing w:after="200"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sidRPr="003D339D">
              <w:rPr>
                <w:lang w:val="en-GB"/>
              </w:rPr>
              <w:t>Percentage</w:t>
            </w:r>
          </w:p>
        </w:tc>
      </w:tr>
      <w:tr w:rsidR="003D339D" w:rsidRPr="003D339D" w14:paraId="273236F5" w14:textId="77777777" w:rsidTr="00EE63F0">
        <w:trPr>
          <w:trHeight w:val="280"/>
        </w:trPr>
        <w:tc>
          <w:tcPr>
            <w:cnfStyle w:val="001000000000" w:firstRow="0" w:lastRow="0" w:firstColumn="1" w:lastColumn="0" w:oddVBand="0" w:evenVBand="0" w:oddHBand="0" w:evenHBand="0" w:firstRowFirstColumn="0" w:firstRowLastColumn="0" w:lastRowFirstColumn="0" w:lastRowLastColumn="0"/>
            <w:tcW w:w="1542" w:type="pct"/>
          </w:tcPr>
          <w:p w14:paraId="3EF4ECC6" w14:textId="77777777" w:rsidR="003D339D" w:rsidRPr="003D339D" w:rsidRDefault="003D339D" w:rsidP="003D339D">
            <w:pPr>
              <w:spacing w:after="200" w:line="276" w:lineRule="auto"/>
              <w:contextualSpacing w:val="0"/>
              <w:jc w:val="both"/>
              <w:rPr>
                <w:color w:val="FFFFFF" w:themeColor="background1"/>
                <w:lang w:val="en-GB"/>
              </w:rPr>
            </w:pPr>
            <w:r w:rsidRPr="003D339D">
              <w:rPr>
                <w:color w:val="FFFFFF" w:themeColor="background1"/>
                <w:lang w:val="en-GB"/>
              </w:rPr>
              <w:t>Description</w:t>
            </w:r>
          </w:p>
        </w:tc>
        <w:tc>
          <w:tcPr>
            <w:tcW w:w="3452" w:type="pct"/>
          </w:tcPr>
          <w:p w14:paraId="23F5C924" w14:textId="46A8897B" w:rsidR="003D339D" w:rsidRPr="003D339D" w:rsidRDefault="00E61F83" w:rsidP="001B56E6">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sidRPr="00964B60">
              <w:rPr>
                <w:szCs w:val="22"/>
                <w:lang w:val="en-GB"/>
              </w:rPr>
              <w:t xml:space="preserve">% </w:t>
            </w:r>
            <w:proofErr w:type="gramStart"/>
            <w:r w:rsidRPr="00964B60">
              <w:rPr>
                <w:szCs w:val="22"/>
                <w:lang w:val="en-GB"/>
              </w:rPr>
              <w:t>of</w:t>
            </w:r>
            <w:proofErr w:type="gramEnd"/>
            <w:r w:rsidRPr="00964B60">
              <w:rPr>
                <w:szCs w:val="22"/>
                <w:lang w:val="en-GB"/>
              </w:rPr>
              <w:t xml:space="preserve"> households confirm</w:t>
            </w:r>
            <w:r w:rsidRPr="00B45024">
              <w:rPr>
                <w:color w:val="000000"/>
                <w:szCs w:val="22"/>
                <w:lang w:val="en-GB"/>
              </w:rPr>
              <w:t xml:space="preserve"> </w:t>
            </w:r>
            <w:r w:rsidRPr="00B45024">
              <w:rPr>
                <w:szCs w:val="22"/>
                <w:lang w:val="en-GB"/>
              </w:rPr>
              <w:t>reduction in visiting medical facilities/dispensary for treatment of respiratory issues etc. such as cough, shortness in breath, pneumonia and other respiratory issues or households confirm reduction in respiratory issues etc. such as cough, shortness in breath, pneumonia and other respiratory issues</w:t>
            </w:r>
          </w:p>
        </w:tc>
      </w:tr>
      <w:tr w:rsidR="003D339D" w:rsidRPr="003D339D" w14:paraId="2356F41D" w14:textId="77777777" w:rsidTr="00EE63F0">
        <w:trPr>
          <w:trHeight w:val="281"/>
        </w:trPr>
        <w:tc>
          <w:tcPr>
            <w:cnfStyle w:val="001000000000" w:firstRow="0" w:lastRow="0" w:firstColumn="1" w:lastColumn="0" w:oddVBand="0" w:evenVBand="0" w:oddHBand="0" w:evenHBand="0" w:firstRowFirstColumn="0" w:firstRowLastColumn="0" w:lastRowFirstColumn="0" w:lastRowLastColumn="0"/>
            <w:tcW w:w="1542" w:type="pct"/>
          </w:tcPr>
          <w:p w14:paraId="4C73166A" w14:textId="77777777" w:rsidR="003D339D" w:rsidRPr="003D339D" w:rsidRDefault="003D339D" w:rsidP="003D339D">
            <w:pPr>
              <w:spacing w:after="200" w:line="276" w:lineRule="auto"/>
              <w:contextualSpacing w:val="0"/>
              <w:jc w:val="both"/>
              <w:rPr>
                <w:color w:val="FFFFFF" w:themeColor="background1"/>
                <w:lang w:val="en-GB"/>
              </w:rPr>
            </w:pPr>
            <w:r w:rsidRPr="003D339D">
              <w:rPr>
                <w:color w:val="FFFFFF" w:themeColor="background1"/>
                <w:lang w:val="en-GB"/>
              </w:rPr>
              <w:t>Source of data</w:t>
            </w:r>
          </w:p>
        </w:tc>
        <w:tc>
          <w:tcPr>
            <w:tcW w:w="3452" w:type="pct"/>
          </w:tcPr>
          <w:p w14:paraId="762FD04C" w14:textId="77777777" w:rsidR="003D339D" w:rsidRPr="003D339D" w:rsidRDefault="003D339D" w:rsidP="003D339D">
            <w:pPr>
              <w:spacing w:after="200"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sidRPr="003D339D">
              <w:rPr>
                <w:lang w:val="en-GB"/>
              </w:rPr>
              <w:t>Project survey</w:t>
            </w:r>
          </w:p>
        </w:tc>
      </w:tr>
      <w:tr w:rsidR="003D339D" w:rsidRPr="003D339D" w14:paraId="2542295E" w14:textId="77777777" w:rsidTr="00EE63F0">
        <w:trPr>
          <w:trHeight w:val="281"/>
        </w:trPr>
        <w:tc>
          <w:tcPr>
            <w:cnfStyle w:val="001000000000" w:firstRow="0" w:lastRow="0" w:firstColumn="1" w:lastColumn="0" w:oddVBand="0" w:evenVBand="0" w:oddHBand="0" w:evenHBand="0" w:firstRowFirstColumn="0" w:firstRowLastColumn="0" w:lastRowFirstColumn="0" w:lastRowLastColumn="0"/>
            <w:tcW w:w="1542" w:type="pct"/>
          </w:tcPr>
          <w:p w14:paraId="59DFC3CA" w14:textId="77777777" w:rsidR="003D339D" w:rsidRPr="003D339D" w:rsidRDefault="003D339D" w:rsidP="003D339D">
            <w:pPr>
              <w:spacing w:after="200" w:line="276" w:lineRule="auto"/>
              <w:contextualSpacing w:val="0"/>
              <w:jc w:val="both"/>
              <w:rPr>
                <w:color w:val="FFFFFF" w:themeColor="background1"/>
                <w:lang w:val="en-GB"/>
              </w:rPr>
            </w:pPr>
            <w:r w:rsidRPr="003D339D">
              <w:rPr>
                <w:color w:val="FFFFFF" w:themeColor="background1"/>
                <w:lang w:val="en-GB"/>
              </w:rPr>
              <w:t>Value(s) applied</w:t>
            </w:r>
          </w:p>
        </w:tc>
        <w:tc>
          <w:tcPr>
            <w:tcW w:w="3452" w:type="pct"/>
          </w:tcPr>
          <w:p w14:paraId="572F2A48" w14:textId="777FE587" w:rsidR="007C5885" w:rsidRDefault="00F165A2" w:rsidP="003D339D">
            <w:pPr>
              <w:spacing w:after="200"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Pr>
                <w:lang w:val="en-GB"/>
              </w:rPr>
              <w:t>8</w:t>
            </w:r>
            <w:r w:rsidR="008D0C4E">
              <w:rPr>
                <w:lang w:val="en-GB"/>
              </w:rPr>
              <w:t>0</w:t>
            </w:r>
            <w:r w:rsidR="003D339D" w:rsidRPr="003D339D">
              <w:rPr>
                <w:lang w:val="en-GB"/>
              </w:rPr>
              <w:t>% (estimate</w:t>
            </w:r>
            <w:r w:rsidR="00527869">
              <w:rPr>
                <w:lang w:val="en-GB"/>
              </w:rPr>
              <w:t>d</w:t>
            </w:r>
            <w:r w:rsidR="003D339D" w:rsidRPr="003D339D">
              <w:rPr>
                <w:lang w:val="en-GB"/>
              </w:rPr>
              <w:t>)</w:t>
            </w:r>
          </w:p>
          <w:p w14:paraId="7867129E" w14:textId="733454DF" w:rsidR="00F214D5" w:rsidRPr="003D339D" w:rsidRDefault="00F214D5" w:rsidP="003D339D">
            <w:pPr>
              <w:spacing w:after="200"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Pr>
                <w:lang w:val="en-GB"/>
              </w:rPr>
              <w:t xml:space="preserve">It is assumed that in project scenario </w:t>
            </w:r>
            <w:r w:rsidR="00F22157">
              <w:rPr>
                <w:lang w:val="en-GB"/>
              </w:rPr>
              <w:t>8</w:t>
            </w:r>
            <w:r>
              <w:rPr>
                <w:lang w:val="en-GB"/>
              </w:rPr>
              <w:t xml:space="preserve">0% of the households will confirm </w:t>
            </w:r>
            <w:r w:rsidR="007C6EA7">
              <w:rPr>
                <w:lang w:val="en-GB"/>
              </w:rPr>
              <w:t xml:space="preserve">reduction in </w:t>
            </w:r>
            <w:r w:rsidR="00203AE2">
              <w:rPr>
                <w:lang w:val="en-GB"/>
              </w:rPr>
              <w:t xml:space="preserve">incidence of </w:t>
            </w:r>
            <w:r w:rsidR="007C6EA7">
              <w:rPr>
                <w:lang w:val="en-GB"/>
              </w:rPr>
              <w:t xml:space="preserve">respiratory </w:t>
            </w:r>
            <w:r w:rsidR="00203AE2">
              <w:rPr>
                <w:lang w:val="en-GB"/>
              </w:rPr>
              <w:t>illness</w:t>
            </w:r>
          </w:p>
        </w:tc>
      </w:tr>
      <w:tr w:rsidR="003D339D" w:rsidRPr="003D339D" w14:paraId="38560D45" w14:textId="77777777" w:rsidTr="00EE63F0">
        <w:trPr>
          <w:trHeight w:val="248"/>
        </w:trPr>
        <w:tc>
          <w:tcPr>
            <w:cnfStyle w:val="001000000000" w:firstRow="0" w:lastRow="0" w:firstColumn="1" w:lastColumn="0" w:oddVBand="0" w:evenVBand="0" w:oddHBand="0" w:evenHBand="0" w:firstRowFirstColumn="0" w:firstRowLastColumn="0" w:lastRowFirstColumn="0" w:lastRowLastColumn="0"/>
            <w:tcW w:w="1542" w:type="pct"/>
          </w:tcPr>
          <w:p w14:paraId="7639B943" w14:textId="77777777" w:rsidR="003D339D" w:rsidRPr="003D339D" w:rsidRDefault="003D339D" w:rsidP="003D339D">
            <w:pPr>
              <w:spacing w:line="276" w:lineRule="auto"/>
              <w:contextualSpacing w:val="0"/>
              <w:jc w:val="both"/>
              <w:rPr>
                <w:rFonts w:asciiTheme="minorHAnsi" w:hAnsiTheme="minorHAnsi"/>
                <w:color w:val="FFFFFF" w:themeColor="background1"/>
                <w:lang w:val="en-GB"/>
              </w:rPr>
            </w:pPr>
            <w:r w:rsidRPr="003D339D">
              <w:rPr>
                <w:color w:val="FFFFFF" w:themeColor="background1"/>
                <w:lang w:val="en-GB"/>
              </w:rPr>
              <w:t>Measurement methods and procedures</w:t>
            </w:r>
          </w:p>
        </w:tc>
        <w:tc>
          <w:tcPr>
            <w:tcW w:w="3458" w:type="pct"/>
          </w:tcPr>
          <w:p w14:paraId="1F852F6F" w14:textId="77777777" w:rsidR="003D339D" w:rsidRPr="003D339D" w:rsidRDefault="003D339D" w:rsidP="003D339D">
            <w:pPr>
              <w:spacing w:line="240" w:lineRule="auto"/>
              <w:contextualSpacing w:val="0"/>
              <w:jc w:val="both"/>
              <w:cnfStyle w:val="000000000000" w:firstRow="0" w:lastRow="0" w:firstColumn="0" w:lastColumn="0" w:oddVBand="0" w:evenVBand="0" w:oddHBand="0" w:evenHBand="0" w:firstRowFirstColumn="0" w:firstRowLastColumn="0" w:lastRowFirstColumn="0" w:lastRowLastColumn="0"/>
              <w:rPr>
                <w:szCs w:val="22"/>
                <w:lang w:val="en-GB"/>
              </w:rPr>
            </w:pPr>
            <w:r w:rsidRPr="003D339D">
              <w:rPr>
                <w:szCs w:val="22"/>
                <w:lang w:val="en-GB"/>
              </w:rPr>
              <w:t>Project Survey</w:t>
            </w:r>
          </w:p>
          <w:p w14:paraId="6AAA78E6" w14:textId="77777777" w:rsidR="00047A6D" w:rsidRDefault="00047A6D" w:rsidP="003D339D">
            <w:pPr>
              <w:spacing w:line="240"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p>
          <w:p w14:paraId="77EF2184" w14:textId="53324540" w:rsidR="003D339D" w:rsidRPr="003D339D" w:rsidRDefault="003D339D" w:rsidP="003D339D">
            <w:pPr>
              <w:spacing w:line="240" w:lineRule="auto"/>
              <w:contextualSpacing w:val="0"/>
              <w:jc w:val="both"/>
              <w:cnfStyle w:val="000000000000" w:firstRow="0" w:lastRow="0" w:firstColumn="0" w:lastColumn="0" w:oddVBand="0" w:evenVBand="0" w:oddHBand="0" w:evenHBand="0" w:firstRowFirstColumn="0" w:firstRowLastColumn="0" w:lastRowFirstColumn="0" w:lastRowLastColumn="0"/>
              <w:rPr>
                <w:szCs w:val="22"/>
                <w:lang w:val="en-GB"/>
              </w:rPr>
            </w:pPr>
            <w:r w:rsidRPr="003D339D">
              <w:rPr>
                <w:szCs w:val="22"/>
                <w:lang w:val="en-GB"/>
              </w:rPr>
              <w:t>The project survey will collect th</w:t>
            </w:r>
            <w:r w:rsidR="00024611">
              <w:rPr>
                <w:szCs w:val="22"/>
                <w:lang w:val="en-GB"/>
              </w:rPr>
              <w:t xml:space="preserve">e </w:t>
            </w:r>
            <w:r w:rsidR="00203AE2">
              <w:rPr>
                <w:szCs w:val="22"/>
                <w:lang w:val="en-GB"/>
              </w:rPr>
              <w:t xml:space="preserve">information </w:t>
            </w:r>
            <w:r w:rsidR="00E30B49">
              <w:rPr>
                <w:szCs w:val="22"/>
                <w:lang w:val="en-GB"/>
              </w:rPr>
              <w:t xml:space="preserve">related to reduction in incidence of respiratory illness. </w:t>
            </w:r>
            <w:proofErr w:type="gramStart"/>
            <w:r w:rsidR="00E30B49">
              <w:rPr>
                <w:szCs w:val="22"/>
                <w:lang w:val="en-GB"/>
              </w:rPr>
              <w:t xml:space="preserve">The </w:t>
            </w:r>
            <w:r w:rsidRPr="003D339D">
              <w:rPr>
                <w:szCs w:val="22"/>
                <w:lang w:val="en-GB"/>
              </w:rPr>
              <w:t xml:space="preserve"> information</w:t>
            </w:r>
            <w:proofErr w:type="gramEnd"/>
            <w:r w:rsidRPr="003D339D">
              <w:rPr>
                <w:szCs w:val="22"/>
                <w:lang w:val="en-GB"/>
              </w:rPr>
              <w:t xml:space="preserve"> </w:t>
            </w:r>
            <w:r w:rsidR="00E30B49">
              <w:rPr>
                <w:szCs w:val="22"/>
                <w:lang w:val="en-GB"/>
              </w:rPr>
              <w:t xml:space="preserve">will be </w:t>
            </w:r>
            <w:r w:rsidR="00F165A2">
              <w:rPr>
                <w:szCs w:val="22"/>
                <w:lang w:val="en-GB"/>
              </w:rPr>
              <w:t>collected</w:t>
            </w:r>
            <w:r w:rsidR="00E30B49">
              <w:rPr>
                <w:szCs w:val="22"/>
                <w:lang w:val="en-GB"/>
              </w:rPr>
              <w:t xml:space="preserve"> </w:t>
            </w:r>
            <w:r w:rsidRPr="003D339D">
              <w:rPr>
                <w:szCs w:val="22"/>
                <w:lang w:val="en-GB"/>
              </w:rPr>
              <w:t>by asking various questions to the households</w:t>
            </w:r>
            <w:r w:rsidR="00F0526D">
              <w:rPr>
                <w:szCs w:val="22"/>
                <w:lang w:val="en-GB"/>
              </w:rPr>
              <w:t xml:space="preserve"> like</w:t>
            </w:r>
            <w:r w:rsidRPr="003D339D">
              <w:rPr>
                <w:szCs w:val="22"/>
                <w:lang w:val="en-GB"/>
              </w:rPr>
              <w:t>:</w:t>
            </w:r>
          </w:p>
          <w:p w14:paraId="2BE5B5B9" w14:textId="77777777" w:rsidR="003D339D" w:rsidRPr="003D339D" w:rsidRDefault="003D339D" w:rsidP="003D339D">
            <w:pPr>
              <w:spacing w:line="240" w:lineRule="auto"/>
              <w:contextualSpacing w:val="0"/>
              <w:jc w:val="both"/>
              <w:cnfStyle w:val="000000000000" w:firstRow="0" w:lastRow="0" w:firstColumn="0" w:lastColumn="0" w:oddVBand="0" w:evenVBand="0" w:oddHBand="0" w:evenHBand="0" w:firstRowFirstColumn="0" w:firstRowLastColumn="0" w:lastRowFirstColumn="0" w:lastRowLastColumn="0"/>
              <w:rPr>
                <w:szCs w:val="22"/>
                <w:lang w:val="en-GB"/>
              </w:rPr>
            </w:pPr>
          </w:p>
          <w:p w14:paraId="26793BEC" w14:textId="3066A98A" w:rsidR="003D339D" w:rsidRPr="003D339D" w:rsidRDefault="003D339D" w:rsidP="00331C35">
            <w:pPr>
              <w:numPr>
                <w:ilvl w:val="0"/>
                <w:numId w:val="43"/>
              </w:numPr>
              <w:spacing w:line="240" w:lineRule="auto"/>
              <w:contextualSpacing w:val="0"/>
              <w:jc w:val="both"/>
              <w:cnfStyle w:val="000000000000" w:firstRow="0" w:lastRow="0" w:firstColumn="0" w:lastColumn="0" w:oddVBand="0" w:evenVBand="0" w:oddHBand="0" w:evenHBand="0" w:firstRowFirstColumn="0" w:firstRowLastColumn="0" w:lastRowFirstColumn="0" w:lastRowLastColumn="0"/>
              <w:rPr>
                <w:szCs w:val="22"/>
                <w:lang w:val="en-GB"/>
              </w:rPr>
            </w:pPr>
            <w:r w:rsidRPr="003D339D">
              <w:rPr>
                <w:szCs w:val="22"/>
                <w:lang w:val="en-GB"/>
              </w:rPr>
              <w:t>D</w:t>
            </w:r>
            <w:r w:rsidR="00942DED">
              <w:rPr>
                <w:szCs w:val="22"/>
                <w:lang w:val="en-GB"/>
              </w:rPr>
              <w:t>id</w:t>
            </w:r>
            <w:r w:rsidRPr="003D339D">
              <w:rPr>
                <w:szCs w:val="22"/>
                <w:lang w:val="en-GB"/>
              </w:rPr>
              <w:t xml:space="preserve"> you </w:t>
            </w:r>
            <w:r w:rsidR="00F165A2" w:rsidRPr="003D339D">
              <w:rPr>
                <w:szCs w:val="22"/>
                <w:lang w:val="en-GB"/>
              </w:rPr>
              <w:t>visit</w:t>
            </w:r>
            <w:r w:rsidRPr="003D339D">
              <w:rPr>
                <w:szCs w:val="22"/>
                <w:lang w:val="en-GB"/>
              </w:rPr>
              <w:t xml:space="preserve"> medical facilities/dispensary for treatment of respiratory issues etc. such as cough, shortness in breath, pneumonia and other respiratory issues in the project scenario</w:t>
            </w:r>
            <w:r w:rsidR="00555737">
              <w:rPr>
                <w:szCs w:val="22"/>
                <w:lang w:val="en-GB"/>
              </w:rPr>
              <w:t xml:space="preserve"> in last 30 days</w:t>
            </w:r>
            <w:r w:rsidRPr="003D339D">
              <w:rPr>
                <w:szCs w:val="22"/>
                <w:lang w:val="en-GB"/>
              </w:rPr>
              <w:t xml:space="preserve">? </w:t>
            </w:r>
          </w:p>
          <w:p w14:paraId="13FC8BAD" w14:textId="77777777" w:rsidR="003D339D" w:rsidRPr="003D339D" w:rsidRDefault="003D339D" w:rsidP="003D339D">
            <w:pPr>
              <w:spacing w:line="240" w:lineRule="auto"/>
              <w:ind w:left="720"/>
              <w:contextualSpacing w:val="0"/>
              <w:jc w:val="both"/>
              <w:cnfStyle w:val="000000000000" w:firstRow="0" w:lastRow="0" w:firstColumn="0" w:lastColumn="0" w:oddVBand="0" w:evenVBand="0" w:oddHBand="0" w:evenHBand="0" w:firstRowFirstColumn="0" w:firstRowLastColumn="0" w:lastRowFirstColumn="0" w:lastRowLastColumn="0"/>
              <w:rPr>
                <w:szCs w:val="22"/>
                <w:lang w:val="en-GB"/>
              </w:rPr>
            </w:pPr>
          </w:p>
          <w:p w14:paraId="5A873580" w14:textId="6D82DBA9" w:rsidR="003D339D" w:rsidRPr="003D339D" w:rsidRDefault="003D339D" w:rsidP="00331C35">
            <w:pPr>
              <w:numPr>
                <w:ilvl w:val="0"/>
                <w:numId w:val="42"/>
              </w:numPr>
              <w:spacing w:line="240" w:lineRule="auto"/>
              <w:contextualSpacing w:val="0"/>
              <w:jc w:val="both"/>
              <w:cnfStyle w:val="000000000000" w:firstRow="0" w:lastRow="0" w:firstColumn="0" w:lastColumn="0" w:oddVBand="0" w:evenVBand="0" w:oddHBand="0" w:evenHBand="0" w:firstRowFirstColumn="0" w:firstRowLastColumn="0" w:lastRowFirstColumn="0" w:lastRowLastColumn="0"/>
              <w:rPr>
                <w:szCs w:val="22"/>
                <w:lang w:val="en-GB"/>
              </w:rPr>
            </w:pPr>
            <w:r w:rsidRPr="003D339D">
              <w:rPr>
                <w:szCs w:val="22"/>
                <w:lang w:val="en-GB"/>
              </w:rPr>
              <w:t xml:space="preserve">Do you feel reduction in treatment of respiratory issues etc. such as cough, shortness in breath, </w:t>
            </w:r>
            <w:r w:rsidR="00F165A2" w:rsidRPr="003D339D">
              <w:rPr>
                <w:szCs w:val="22"/>
                <w:lang w:val="en-GB"/>
              </w:rPr>
              <w:t>pneumonia,</w:t>
            </w:r>
            <w:r w:rsidRPr="003D339D">
              <w:rPr>
                <w:szCs w:val="22"/>
                <w:lang w:val="en-GB"/>
              </w:rPr>
              <w:t xml:space="preserve"> and other respiratory issues in the project scenario?</w:t>
            </w:r>
          </w:p>
          <w:p w14:paraId="101C5E8C" w14:textId="77777777" w:rsidR="003D339D" w:rsidRPr="003D339D" w:rsidRDefault="003D339D" w:rsidP="003D339D">
            <w:pPr>
              <w:spacing w:line="240" w:lineRule="auto"/>
              <w:contextualSpacing w:val="0"/>
              <w:jc w:val="both"/>
              <w:cnfStyle w:val="000000000000" w:firstRow="0" w:lastRow="0" w:firstColumn="0" w:lastColumn="0" w:oddVBand="0" w:evenVBand="0" w:oddHBand="0" w:evenHBand="0" w:firstRowFirstColumn="0" w:firstRowLastColumn="0" w:lastRowFirstColumn="0" w:lastRowLastColumn="0"/>
              <w:rPr>
                <w:szCs w:val="22"/>
                <w:lang w:val="en-GB"/>
              </w:rPr>
            </w:pPr>
            <w:r w:rsidRPr="003D339D">
              <w:rPr>
                <w:szCs w:val="22"/>
                <w:lang w:val="en-GB"/>
              </w:rPr>
              <w:t xml:space="preserve"> </w:t>
            </w:r>
          </w:p>
          <w:p w14:paraId="2B63DBAE" w14:textId="77777777" w:rsidR="003D339D" w:rsidRPr="003D339D" w:rsidRDefault="003D339D" w:rsidP="003D339D">
            <w:pPr>
              <w:spacing w:line="240" w:lineRule="auto"/>
              <w:contextualSpacing w:val="0"/>
              <w:jc w:val="both"/>
              <w:cnfStyle w:val="000000000000" w:firstRow="0" w:lastRow="0" w:firstColumn="0" w:lastColumn="0" w:oddVBand="0" w:evenVBand="0" w:oddHBand="0" w:evenHBand="0" w:firstRowFirstColumn="0" w:firstRowLastColumn="0" w:lastRowFirstColumn="0" w:lastRowLastColumn="0"/>
              <w:rPr>
                <w:szCs w:val="22"/>
                <w:lang w:val="en-GB"/>
              </w:rPr>
            </w:pPr>
            <w:r w:rsidRPr="003D339D">
              <w:rPr>
                <w:szCs w:val="22"/>
                <w:lang w:val="en-GB"/>
              </w:rPr>
              <w:t>There can be also some additional questions in the project survey like:</w:t>
            </w:r>
            <w:r w:rsidRPr="003D339D">
              <w:rPr>
                <w:szCs w:val="22"/>
                <w:lang w:val="en-GB"/>
              </w:rPr>
              <w:tab/>
            </w:r>
          </w:p>
          <w:p w14:paraId="3EA8589F" w14:textId="75EAFCFE" w:rsidR="00555737" w:rsidRPr="00E707B2" w:rsidRDefault="003D339D" w:rsidP="00E707B2">
            <w:pPr>
              <w:numPr>
                <w:ilvl w:val="0"/>
                <w:numId w:val="40"/>
              </w:numPr>
              <w:spacing w:line="240" w:lineRule="auto"/>
              <w:contextualSpacing w:val="0"/>
              <w:jc w:val="both"/>
              <w:cnfStyle w:val="000000000000" w:firstRow="0" w:lastRow="0" w:firstColumn="0" w:lastColumn="0" w:oddVBand="0" w:evenVBand="0" w:oddHBand="0" w:evenHBand="0" w:firstRowFirstColumn="0" w:firstRowLastColumn="0" w:lastRowFirstColumn="0" w:lastRowLastColumn="0"/>
              <w:rPr>
                <w:szCs w:val="22"/>
                <w:lang w:val="en-GB"/>
              </w:rPr>
            </w:pPr>
            <w:r w:rsidRPr="003D339D">
              <w:rPr>
                <w:szCs w:val="22"/>
                <w:lang w:val="en-GB"/>
              </w:rPr>
              <w:t>Do you think there is any difference in how much smoke is produced by the improved stove compared to the 3-stone fire?</w:t>
            </w:r>
          </w:p>
          <w:p w14:paraId="0695B539" w14:textId="6A9C96EF" w:rsidR="00AB0BB2" w:rsidRPr="00E30B49" w:rsidRDefault="003D339D" w:rsidP="001B56E6">
            <w:pPr>
              <w:numPr>
                <w:ilvl w:val="0"/>
                <w:numId w:val="40"/>
              </w:numPr>
              <w:spacing w:line="240" w:lineRule="auto"/>
              <w:contextualSpacing w:val="0"/>
              <w:jc w:val="both"/>
              <w:cnfStyle w:val="000000000000" w:firstRow="0" w:lastRow="0" w:firstColumn="0" w:lastColumn="0" w:oddVBand="0" w:evenVBand="0" w:oddHBand="0" w:evenHBand="0" w:firstRowFirstColumn="0" w:firstRowLastColumn="0" w:lastRowFirstColumn="0" w:lastRowLastColumn="0"/>
              <w:rPr>
                <w:szCs w:val="22"/>
                <w:lang w:val="en-GB"/>
              </w:rPr>
            </w:pPr>
            <w:r w:rsidRPr="00555737">
              <w:rPr>
                <w:szCs w:val="22"/>
                <w:lang w:val="en-GB"/>
              </w:rPr>
              <w:t xml:space="preserve">Do you think the improved stove produces </w:t>
            </w:r>
            <w:proofErr w:type="gramStart"/>
            <w:r w:rsidRPr="00555737">
              <w:rPr>
                <w:szCs w:val="22"/>
                <w:lang w:val="en-GB"/>
              </w:rPr>
              <w:t>more or less smoke</w:t>
            </w:r>
            <w:proofErr w:type="gramEnd"/>
            <w:r w:rsidRPr="00555737">
              <w:rPr>
                <w:szCs w:val="22"/>
                <w:lang w:val="en-GB"/>
              </w:rPr>
              <w:t xml:space="preserve"> than the 3- stone?</w:t>
            </w:r>
          </w:p>
        </w:tc>
      </w:tr>
      <w:tr w:rsidR="003D339D" w:rsidRPr="003D339D" w14:paraId="12FFD5A4" w14:textId="77777777" w:rsidTr="00EE63F0">
        <w:trPr>
          <w:trHeight w:val="248"/>
        </w:trPr>
        <w:tc>
          <w:tcPr>
            <w:cnfStyle w:val="001000000000" w:firstRow="0" w:lastRow="0" w:firstColumn="1" w:lastColumn="0" w:oddVBand="0" w:evenVBand="0" w:oddHBand="0" w:evenHBand="0" w:firstRowFirstColumn="0" w:firstRowLastColumn="0" w:lastRowFirstColumn="0" w:lastRowLastColumn="0"/>
            <w:tcW w:w="1542" w:type="pct"/>
          </w:tcPr>
          <w:p w14:paraId="5847E76E" w14:textId="77777777" w:rsidR="003D339D" w:rsidRPr="003D339D" w:rsidRDefault="003D339D" w:rsidP="003D339D">
            <w:pPr>
              <w:spacing w:line="276" w:lineRule="auto"/>
              <w:contextualSpacing w:val="0"/>
              <w:jc w:val="both"/>
              <w:rPr>
                <w:rFonts w:asciiTheme="minorHAnsi" w:hAnsiTheme="minorHAnsi"/>
                <w:color w:val="FFFFFF" w:themeColor="background1"/>
                <w:lang w:val="en-GB"/>
              </w:rPr>
            </w:pPr>
            <w:r w:rsidRPr="003D339D">
              <w:rPr>
                <w:rFonts w:asciiTheme="minorHAnsi" w:hAnsiTheme="minorHAnsi"/>
                <w:color w:val="FFFFFF" w:themeColor="background1"/>
                <w:lang w:val="en-GB"/>
              </w:rPr>
              <w:lastRenderedPageBreak/>
              <w:t>Monitoring frequency</w:t>
            </w:r>
          </w:p>
        </w:tc>
        <w:tc>
          <w:tcPr>
            <w:tcW w:w="3458" w:type="pct"/>
          </w:tcPr>
          <w:p w14:paraId="59865F38" w14:textId="77777777" w:rsidR="003D339D" w:rsidRPr="003D339D" w:rsidRDefault="003D339D" w:rsidP="003D339D">
            <w:pPr>
              <w:spacing w:after="200"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sidRPr="003D339D">
              <w:rPr>
                <w:lang w:val="en-GB"/>
              </w:rPr>
              <w:t>Annually</w:t>
            </w:r>
          </w:p>
        </w:tc>
      </w:tr>
      <w:tr w:rsidR="003D339D" w:rsidRPr="003D339D" w14:paraId="76374105" w14:textId="77777777" w:rsidTr="00EE63F0">
        <w:trPr>
          <w:trHeight w:val="249"/>
        </w:trPr>
        <w:tc>
          <w:tcPr>
            <w:cnfStyle w:val="001000000000" w:firstRow="0" w:lastRow="0" w:firstColumn="1" w:lastColumn="0" w:oddVBand="0" w:evenVBand="0" w:oddHBand="0" w:evenHBand="0" w:firstRowFirstColumn="0" w:firstRowLastColumn="0" w:lastRowFirstColumn="0" w:lastRowLastColumn="0"/>
            <w:tcW w:w="1542" w:type="pct"/>
          </w:tcPr>
          <w:p w14:paraId="7BB3B670" w14:textId="77777777" w:rsidR="003D339D" w:rsidRPr="003D339D" w:rsidRDefault="003D339D" w:rsidP="003D339D">
            <w:pPr>
              <w:spacing w:line="276" w:lineRule="auto"/>
              <w:contextualSpacing w:val="0"/>
              <w:jc w:val="both"/>
              <w:rPr>
                <w:rFonts w:asciiTheme="minorHAnsi" w:hAnsiTheme="minorHAnsi"/>
                <w:color w:val="FFFFFF" w:themeColor="background1"/>
                <w:lang w:val="en-GB"/>
              </w:rPr>
            </w:pPr>
            <w:r w:rsidRPr="003D339D">
              <w:rPr>
                <w:rFonts w:asciiTheme="minorHAnsi" w:hAnsiTheme="minorHAnsi"/>
                <w:color w:val="FFFFFF" w:themeColor="background1"/>
                <w:lang w:val="en-GB"/>
              </w:rPr>
              <w:t>QA/QC procedures</w:t>
            </w:r>
          </w:p>
        </w:tc>
        <w:tc>
          <w:tcPr>
            <w:tcW w:w="3458" w:type="pct"/>
          </w:tcPr>
          <w:p w14:paraId="386AD9EE" w14:textId="5031DC01" w:rsidR="003D339D" w:rsidRPr="003D339D" w:rsidRDefault="00CF29FD" w:rsidP="003D339D">
            <w:pPr>
              <w:spacing w:after="200"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proofErr w:type="spellStart"/>
            <w:r>
              <w:rPr>
                <w:lang w:val="en-GB"/>
              </w:rPr>
              <w:t>AAHi</w:t>
            </w:r>
            <w:proofErr w:type="spellEnd"/>
            <w:r>
              <w:rPr>
                <w:lang w:val="en-GB"/>
              </w:rPr>
              <w:t xml:space="preserve"> </w:t>
            </w:r>
            <w:r w:rsidR="003D339D" w:rsidRPr="003D339D">
              <w:rPr>
                <w:lang w:val="en-GB"/>
              </w:rPr>
              <w:t>staff</w:t>
            </w:r>
            <w:r w:rsidR="00555737">
              <w:rPr>
                <w:lang w:val="en-GB"/>
              </w:rPr>
              <w:t>/external consultant</w:t>
            </w:r>
            <w:r w:rsidR="003D339D" w:rsidRPr="003D339D">
              <w:rPr>
                <w:lang w:val="en-GB"/>
              </w:rPr>
              <w:t xml:space="preserve"> will be trained to carry out the surveys, and the survey will be conducted aligned to the methodology. Results are assured once collected to identify any errors.</w:t>
            </w:r>
          </w:p>
        </w:tc>
      </w:tr>
      <w:tr w:rsidR="003D339D" w:rsidRPr="003D339D" w14:paraId="6CED6026" w14:textId="77777777" w:rsidTr="00EE63F0">
        <w:trPr>
          <w:trHeight w:val="249"/>
        </w:trPr>
        <w:tc>
          <w:tcPr>
            <w:cnfStyle w:val="001000000000" w:firstRow="0" w:lastRow="0" w:firstColumn="1" w:lastColumn="0" w:oddVBand="0" w:evenVBand="0" w:oddHBand="0" w:evenHBand="0" w:firstRowFirstColumn="0" w:firstRowLastColumn="0" w:lastRowFirstColumn="0" w:lastRowLastColumn="0"/>
            <w:tcW w:w="1542" w:type="pct"/>
          </w:tcPr>
          <w:p w14:paraId="40C65A8C" w14:textId="77777777" w:rsidR="003D339D" w:rsidRPr="003D339D" w:rsidRDefault="003D339D" w:rsidP="003D339D">
            <w:pPr>
              <w:spacing w:line="276" w:lineRule="auto"/>
              <w:contextualSpacing w:val="0"/>
              <w:jc w:val="both"/>
              <w:rPr>
                <w:rFonts w:asciiTheme="minorHAnsi" w:hAnsiTheme="minorHAnsi"/>
                <w:color w:val="FFFFFF" w:themeColor="background1"/>
                <w:lang w:val="en-GB"/>
              </w:rPr>
            </w:pPr>
            <w:r w:rsidRPr="003D339D">
              <w:rPr>
                <w:rFonts w:asciiTheme="minorHAnsi" w:hAnsiTheme="minorHAnsi"/>
                <w:color w:val="FFFFFF" w:themeColor="background1"/>
                <w:lang w:val="en-GB"/>
              </w:rPr>
              <w:t>Purpose of data</w:t>
            </w:r>
          </w:p>
        </w:tc>
        <w:tc>
          <w:tcPr>
            <w:tcW w:w="3458" w:type="pct"/>
          </w:tcPr>
          <w:p w14:paraId="148C7EE9" w14:textId="77777777" w:rsidR="003D339D" w:rsidRPr="003D339D" w:rsidRDefault="003D339D" w:rsidP="003D339D">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sidRPr="003D339D">
              <w:rPr>
                <w:lang w:val="en-GB"/>
              </w:rPr>
              <w:t>SDG 3:  Good Health and Wellbeing</w:t>
            </w:r>
          </w:p>
        </w:tc>
      </w:tr>
      <w:tr w:rsidR="003D339D" w:rsidRPr="003D339D" w14:paraId="37CBAD55" w14:textId="77777777" w:rsidTr="00EE63F0">
        <w:trPr>
          <w:trHeight w:val="249"/>
        </w:trPr>
        <w:tc>
          <w:tcPr>
            <w:cnfStyle w:val="001000000000" w:firstRow="0" w:lastRow="0" w:firstColumn="1" w:lastColumn="0" w:oddVBand="0" w:evenVBand="0" w:oddHBand="0" w:evenHBand="0" w:firstRowFirstColumn="0" w:firstRowLastColumn="0" w:lastRowFirstColumn="0" w:lastRowLastColumn="0"/>
            <w:tcW w:w="1542" w:type="pct"/>
          </w:tcPr>
          <w:p w14:paraId="698E71C9" w14:textId="77777777" w:rsidR="003D339D" w:rsidRPr="003D339D" w:rsidRDefault="003D339D" w:rsidP="003D339D">
            <w:pPr>
              <w:spacing w:line="276" w:lineRule="auto"/>
              <w:contextualSpacing w:val="0"/>
              <w:jc w:val="both"/>
              <w:rPr>
                <w:rFonts w:asciiTheme="minorHAnsi" w:hAnsiTheme="minorHAnsi"/>
                <w:color w:val="FFFFFF" w:themeColor="background1"/>
                <w:lang w:val="en-GB"/>
              </w:rPr>
            </w:pPr>
            <w:r w:rsidRPr="003D339D">
              <w:rPr>
                <w:rFonts w:asciiTheme="minorHAnsi" w:hAnsiTheme="minorHAnsi"/>
                <w:color w:val="FFFFFF" w:themeColor="background1"/>
                <w:lang w:val="en-GB"/>
              </w:rPr>
              <w:t>Additional comment</w:t>
            </w:r>
          </w:p>
        </w:tc>
        <w:tc>
          <w:tcPr>
            <w:tcW w:w="3458" w:type="pct"/>
          </w:tcPr>
          <w:p w14:paraId="18B02016" w14:textId="23D1E4B6" w:rsidR="003D339D" w:rsidRPr="003D339D" w:rsidRDefault="006C511B" w:rsidP="003D339D">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Pr>
                <w:lang w:val="en-GB"/>
              </w:rPr>
              <w:t>-</w:t>
            </w:r>
          </w:p>
        </w:tc>
      </w:tr>
    </w:tbl>
    <w:p w14:paraId="73CB0E74" w14:textId="77777777" w:rsidR="003D339D" w:rsidRPr="003D339D" w:rsidRDefault="003D339D" w:rsidP="003D339D">
      <w:pPr>
        <w:spacing w:line="276" w:lineRule="auto"/>
        <w:contextualSpacing w:val="0"/>
        <w:jc w:val="both"/>
        <w:rPr>
          <w:b/>
          <w:bCs/>
          <w:lang w:val="en-GB"/>
        </w:rPr>
      </w:pPr>
    </w:p>
    <w:p w14:paraId="4FF66B01" w14:textId="77777777" w:rsidR="003D339D" w:rsidRPr="003D339D" w:rsidRDefault="003D339D" w:rsidP="003D339D">
      <w:pPr>
        <w:spacing w:line="276" w:lineRule="auto"/>
        <w:contextualSpacing w:val="0"/>
        <w:jc w:val="both"/>
        <w:rPr>
          <w:b/>
          <w:bCs/>
          <w:lang w:val="en-GB"/>
        </w:rPr>
      </w:pPr>
      <w:r w:rsidRPr="003D339D">
        <w:rPr>
          <w:b/>
          <w:bCs/>
          <w:lang w:val="en-GB"/>
        </w:rPr>
        <w:t>SDG 5</w:t>
      </w:r>
    </w:p>
    <w:tbl>
      <w:tblPr>
        <w:tblStyle w:val="GridTable5Dark-Accent111"/>
        <w:tblpPr w:leftFromText="180" w:rightFromText="180" w:vertAnchor="text" w:horzAnchor="margin" w:tblpY="219"/>
        <w:tblW w:w="9638" w:type="dxa"/>
        <w:tblLayout w:type="fixed"/>
        <w:tblCellMar>
          <w:top w:w="57" w:type="dxa"/>
        </w:tblCellMar>
        <w:tblLook w:val="0680" w:firstRow="0" w:lastRow="0" w:firstColumn="1" w:lastColumn="0" w:noHBand="1" w:noVBand="1"/>
      </w:tblPr>
      <w:tblGrid>
        <w:gridCol w:w="3209"/>
        <w:gridCol w:w="6429"/>
      </w:tblGrid>
      <w:tr w:rsidR="000446D8" w:rsidRPr="003D339D" w14:paraId="716E870F" w14:textId="77777777" w:rsidTr="00964B60">
        <w:trPr>
          <w:trHeight w:val="260"/>
        </w:trPr>
        <w:tc>
          <w:tcPr>
            <w:cnfStyle w:val="001000000000" w:firstRow="0" w:lastRow="0" w:firstColumn="1" w:lastColumn="0" w:oddVBand="0" w:evenVBand="0" w:oddHBand="0" w:evenHBand="0" w:firstRowFirstColumn="0" w:firstRowLastColumn="0" w:lastRowFirstColumn="0" w:lastRowLastColumn="0"/>
            <w:tcW w:w="3209" w:type="dxa"/>
          </w:tcPr>
          <w:p w14:paraId="3B73F0BC" w14:textId="77777777" w:rsidR="000446D8" w:rsidRPr="003D339D" w:rsidRDefault="000446D8" w:rsidP="003D339D">
            <w:pPr>
              <w:spacing w:line="240" w:lineRule="auto"/>
              <w:contextualSpacing w:val="0"/>
              <w:rPr>
                <w:rFonts w:asciiTheme="minorHAnsi" w:hAnsiTheme="minorHAnsi"/>
                <w:color w:val="FFFFFF" w:themeColor="background1"/>
                <w:lang w:val="en-GB"/>
              </w:rPr>
            </w:pPr>
            <w:r w:rsidRPr="003D339D">
              <w:rPr>
                <w:rFonts w:asciiTheme="minorHAnsi" w:hAnsiTheme="minorHAnsi"/>
                <w:color w:val="FFFFFF" w:themeColor="background1"/>
                <w:lang w:val="en-GB"/>
              </w:rPr>
              <w:t>Data / Parameter</w:t>
            </w:r>
          </w:p>
        </w:tc>
        <w:tc>
          <w:tcPr>
            <w:tcW w:w="6429" w:type="dxa"/>
          </w:tcPr>
          <w:p w14:paraId="69E7414C" w14:textId="77777777" w:rsidR="000446D8" w:rsidRPr="003D339D" w:rsidRDefault="000446D8" w:rsidP="003D339D">
            <w:pPr>
              <w:spacing w:line="240" w:lineRule="auto"/>
              <w:contextualSpacing w:val="0"/>
              <w:cnfStyle w:val="000000000000" w:firstRow="0" w:lastRow="0" w:firstColumn="0" w:lastColumn="0" w:oddVBand="0" w:evenVBand="0" w:oddHBand="0" w:evenHBand="0" w:firstRowFirstColumn="0" w:firstRowLastColumn="0" w:lastRowFirstColumn="0" w:lastRowLastColumn="0"/>
              <w:rPr>
                <w:rFonts w:asciiTheme="majorHAnsi" w:hAnsiTheme="majorHAnsi" w:cs="Arial"/>
                <w:bCs/>
                <w:szCs w:val="22"/>
                <w:lang w:val="en-GB"/>
              </w:rPr>
            </w:pPr>
            <w:proofErr w:type="spellStart"/>
            <w:r w:rsidRPr="003D339D">
              <w:rPr>
                <w:rFonts w:asciiTheme="majorHAnsi" w:hAnsiTheme="majorHAnsi" w:cs="Arial"/>
                <w:bCs/>
                <w:szCs w:val="22"/>
                <w:lang w:val="en-GB"/>
              </w:rPr>
              <w:t>TRy</w:t>
            </w:r>
            <w:proofErr w:type="spellEnd"/>
          </w:p>
        </w:tc>
      </w:tr>
      <w:tr w:rsidR="000446D8" w:rsidRPr="003D339D" w14:paraId="74ED0291" w14:textId="77777777" w:rsidTr="00964B60">
        <w:trPr>
          <w:trHeight w:val="261"/>
        </w:trPr>
        <w:tc>
          <w:tcPr>
            <w:cnfStyle w:val="001000000000" w:firstRow="0" w:lastRow="0" w:firstColumn="1" w:lastColumn="0" w:oddVBand="0" w:evenVBand="0" w:oddHBand="0" w:evenHBand="0" w:firstRowFirstColumn="0" w:firstRowLastColumn="0" w:lastRowFirstColumn="0" w:lastRowLastColumn="0"/>
            <w:tcW w:w="3209" w:type="dxa"/>
          </w:tcPr>
          <w:p w14:paraId="3840507F" w14:textId="77777777" w:rsidR="000446D8" w:rsidRPr="003D339D" w:rsidRDefault="000446D8" w:rsidP="003D339D">
            <w:pPr>
              <w:spacing w:line="240" w:lineRule="auto"/>
              <w:contextualSpacing w:val="0"/>
              <w:rPr>
                <w:rFonts w:asciiTheme="minorHAnsi" w:hAnsiTheme="minorHAnsi"/>
                <w:color w:val="FFFFFF" w:themeColor="background1"/>
                <w:lang w:val="en-GB"/>
              </w:rPr>
            </w:pPr>
            <w:r w:rsidRPr="003D339D">
              <w:rPr>
                <w:rFonts w:asciiTheme="minorHAnsi" w:hAnsiTheme="minorHAnsi"/>
                <w:color w:val="FFFFFF" w:themeColor="background1"/>
                <w:lang w:val="en-GB"/>
              </w:rPr>
              <w:t>Unit</w:t>
            </w:r>
          </w:p>
        </w:tc>
        <w:tc>
          <w:tcPr>
            <w:tcW w:w="6429" w:type="dxa"/>
          </w:tcPr>
          <w:p w14:paraId="165CF055" w14:textId="77777777" w:rsidR="000446D8" w:rsidRPr="003D339D" w:rsidRDefault="000446D8" w:rsidP="003D339D">
            <w:pPr>
              <w:spacing w:line="240"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sidRPr="003D339D">
              <w:rPr>
                <w:lang w:val="en-GB"/>
              </w:rPr>
              <w:t>Hours/day</w:t>
            </w:r>
          </w:p>
        </w:tc>
      </w:tr>
      <w:tr w:rsidR="000446D8" w:rsidRPr="003D339D" w14:paraId="17281A0C" w14:textId="77777777" w:rsidTr="00964B60">
        <w:trPr>
          <w:trHeight w:val="260"/>
        </w:trPr>
        <w:tc>
          <w:tcPr>
            <w:cnfStyle w:val="001000000000" w:firstRow="0" w:lastRow="0" w:firstColumn="1" w:lastColumn="0" w:oddVBand="0" w:evenVBand="0" w:oddHBand="0" w:evenHBand="0" w:firstRowFirstColumn="0" w:firstRowLastColumn="0" w:lastRowFirstColumn="0" w:lastRowLastColumn="0"/>
            <w:tcW w:w="3209" w:type="dxa"/>
          </w:tcPr>
          <w:p w14:paraId="43886106" w14:textId="77777777" w:rsidR="000446D8" w:rsidRPr="003D339D" w:rsidRDefault="000446D8" w:rsidP="003D339D">
            <w:pPr>
              <w:spacing w:line="240" w:lineRule="auto"/>
              <w:contextualSpacing w:val="0"/>
              <w:rPr>
                <w:rFonts w:asciiTheme="minorHAnsi" w:hAnsiTheme="minorHAnsi"/>
                <w:color w:val="FFFFFF" w:themeColor="background1"/>
                <w:lang w:val="en-GB"/>
              </w:rPr>
            </w:pPr>
            <w:r w:rsidRPr="003D339D">
              <w:rPr>
                <w:rFonts w:asciiTheme="minorHAnsi" w:hAnsiTheme="minorHAnsi"/>
                <w:color w:val="FFFFFF" w:themeColor="background1"/>
                <w:lang w:val="en-GB"/>
              </w:rPr>
              <w:t>Description</w:t>
            </w:r>
          </w:p>
        </w:tc>
        <w:tc>
          <w:tcPr>
            <w:tcW w:w="6429" w:type="dxa"/>
          </w:tcPr>
          <w:p w14:paraId="61FEEFD4" w14:textId="77777777" w:rsidR="000446D8" w:rsidRPr="003D339D" w:rsidRDefault="000446D8" w:rsidP="003D339D">
            <w:pPr>
              <w:spacing w:line="240" w:lineRule="auto"/>
              <w:contextualSpacing w:val="0"/>
              <w:cnfStyle w:val="000000000000" w:firstRow="0" w:lastRow="0" w:firstColumn="0" w:lastColumn="0" w:oddVBand="0" w:evenVBand="0" w:oddHBand="0" w:evenHBand="0" w:firstRowFirstColumn="0" w:firstRowLastColumn="0" w:lastRowFirstColumn="0" w:lastRowLastColumn="0"/>
              <w:rPr>
                <w:rFonts w:asciiTheme="majorHAnsi" w:hAnsiTheme="majorHAnsi" w:cs="Arial"/>
                <w:bCs/>
                <w:szCs w:val="22"/>
                <w:lang w:val="en-GB"/>
              </w:rPr>
            </w:pPr>
            <w:r w:rsidRPr="00964B60">
              <w:rPr>
                <w:lang w:val="en-GB"/>
              </w:rPr>
              <w:t>Total reduction in time spent in collecting firewood and cooking time for project activity in year y</w:t>
            </w:r>
          </w:p>
        </w:tc>
      </w:tr>
      <w:tr w:rsidR="000446D8" w:rsidRPr="003D339D" w14:paraId="3CA5926C" w14:textId="77777777" w:rsidTr="00964B60">
        <w:trPr>
          <w:trHeight w:val="261"/>
        </w:trPr>
        <w:tc>
          <w:tcPr>
            <w:cnfStyle w:val="001000000000" w:firstRow="0" w:lastRow="0" w:firstColumn="1" w:lastColumn="0" w:oddVBand="0" w:evenVBand="0" w:oddHBand="0" w:evenHBand="0" w:firstRowFirstColumn="0" w:firstRowLastColumn="0" w:lastRowFirstColumn="0" w:lastRowLastColumn="0"/>
            <w:tcW w:w="3209" w:type="dxa"/>
          </w:tcPr>
          <w:p w14:paraId="787BF102" w14:textId="77777777" w:rsidR="000446D8" w:rsidRPr="003D339D" w:rsidRDefault="000446D8" w:rsidP="003D339D">
            <w:pPr>
              <w:spacing w:line="240" w:lineRule="auto"/>
              <w:contextualSpacing w:val="0"/>
              <w:rPr>
                <w:rFonts w:asciiTheme="minorHAnsi" w:hAnsiTheme="minorHAnsi"/>
                <w:color w:val="FFFFFF" w:themeColor="background1"/>
                <w:lang w:val="en-GB"/>
              </w:rPr>
            </w:pPr>
            <w:r w:rsidRPr="003D339D">
              <w:rPr>
                <w:rFonts w:asciiTheme="minorHAnsi" w:hAnsiTheme="minorHAnsi"/>
                <w:color w:val="FFFFFF" w:themeColor="background1"/>
                <w:lang w:val="en-GB"/>
              </w:rPr>
              <w:t>Source of data</w:t>
            </w:r>
          </w:p>
        </w:tc>
        <w:tc>
          <w:tcPr>
            <w:tcW w:w="6429" w:type="dxa"/>
          </w:tcPr>
          <w:p w14:paraId="45D9D1D6" w14:textId="77777777" w:rsidR="000446D8" w:rsidRPr="003D339D" w:rsidRDefault="000446D8" w:rsidP="003D339D">
            <w:pPr>
              <w:spacing w:line="240" w:lineRule="auto"/>
              <w:contextualSpacing w:val="0"/>
              <w:cnfStyle w:val="000000000000" w:firstRow="0" w:lastRow="0" w:firstColumn="0" w:lastColumn="0" w:oddVBand="0" w:evenVBand="0" w:oddHBand="0" w:evenHBand="0" w:firstRowFirstColumn="0" w:firstRowLastColumn="0" w:lastRowFirstColumn="0" w:lastRowLastColumn="0"/>
              <w:rPr>
                <w:bCs/>
                <w:lang w:val="en-GB"/>
              </w:rPr>
            </w:pPr>
            <w:r w:rsidRPr="003D339D">
              <w:rPr>
                <w:bCs/>
                <w:lang w:val="en-GB"/>
              </w:rPr>
              <w:t>Project Surveys</w:t>
            </w:r>
          </w:p>
        </w:tc>
      </w:tr>
      <w:tr w:rsidR="000446D8" w:rsidRPr="003D339D" w14:paraId="3B75E2B7" w14:textId="77777777" w:rsidTr="00964B60">
        <w:trPr>
          <w:trHeight w:val="261"/>
        </w:trPr>
        <w:tc>
          <w:tcPr>
            <w:cnfStyle w:val="001000000000" w:firstRow="0" w:lastRow="0" w:firstColumn="1" w:lastColumn="0" w:oddVBand="0" w:evenVBand="0" w:oddHBand="0" w:evenHBand="0" w:firstRowFirstColumn="0" w:firstRowLastColumn="0" w:lastRowFirstColumn="0" w:lastRowLastColumn="0"/>
            <w:tcW w:w="3209" w:type="dxa"/>
          </w:tcPr>
          <w:p w14:paraId="36EF013E" w14:textId="77777777" w:rsidR="000446D8" w:rsidRPr="003D339D" w:rsidRDefault="000446D8" w:rsidP="003D339D">
            <w:pPr>
              <w:spacing w:line="240" w:lineRule="auto"/>
              <w:contextualSpacing w:val="0"/>
              <w:rPr>
                <w:rFonts w:asciiTheme="minorHAnsi" w:hAnsiTheme="minorHAnsi"/>
                <w:color w:val="FFFFFF" w:themeColor="background1"/>
                <w:lang w:val="en-GB"/>
              </w:rPr>
            </w:pPr>
            <w:r w:rsidRPr="003D339D">
              <w:rPr>
                <w:rFonts w:asciiTheme="minorHAnsi" w:hAnsiTheme="minorHAnsi"/>
                <w:color w:val="FFFFFF" w:themeColor="background1"/>
                <w:lang w:val="en-GB"/>
              </w:rPr>
              <w:t>Value(s) applied</w:t>
            </w:r>
          </w:p>
        </w:tc>
        <w:tc>
          <w:tcPr>
            <w:tcW w:w="6429" w:type="dxa"/>
          </w:tcPr>
          <w:p w14:paraId="0A0F705B" w14:textId="463FE57F" w:rsidR="000446D8" w:rsidRPr="003D339D" w:rsidRDefault="000446D8" w:rsidP="003D339D">
            <w:pPr>
              <w:spacing w:line="240"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sidRPr="003D339D">
              <w:rPr>
                <w:lang w:val="en-GB"/>
              </w:rPr>
              <w:t xml:space="preserve">1.5 </w:t>
            </w:r>
            <w:r w:rsidR="00746E6E">
              <w:rPr>
                <w:lang w:val="en-GB"/>
              </w:rPr>
              <w:t>(estimate</w:t>
            </w:r>
            <w:r w:rsidR="00527869">
              <w:rPr>
                <w:lang w:val="en-GB"/>
              </w:rPr>
              <w:t>d</w:t>
            </w:r>
            <w:r w:rsidR="00746E6E">
              <w:rPr>
                <w:lang w:val="en-GB"/>
              </w:rPr>
              <w:t>)</w:t>
            </w:r>
          </w:p>
        </w:tc>
      </w:tr>
      <w:tr w:rsidR="000446D8" w:rsidRPr="003D339D" w14:paraId="6E5CD743" w14:textId="77777777" w:rsidTr="00964B60">
        <w:trPr>
          <w:trHeight w:val="743"/>
        </w:trPr>
        <w:tc>
          <w:tcPr>
            <w:cnfStyle w:val="001000000000" w:firstRow="0" w:lastRow="0" w:firstColumn="1" w:lastColumn="0" w:oddVBand="0" w:evenVBand="0" w:oddHBand="0" w:evenHBand="0" w:firstRowFirstColumn="0" w:firstRowLastColumn="0" w:lastRowFirstColumn="0" w:lastRowLastColumn="0"/>
            <w:tcW w:w="3209" w:type="dxa"/>
          </w:tcPr>
          <w:p w14:paraId="34874C64" w14:textId="77777777" w:rsidR="000446D8" w:rsidRPr="003D339D" w:rsidRDefault="000446D8" w:rsidP="003D339D">
            <w:pPr>
              <w:spacing w:line="240" w:lineRule="auto"/>
              <w:contextualSpacing w:val="0"/>
              <w:rPr>
                <w:rFonts w:asciiTheme="minorHAnsi" w:hAnsiTheme="minorHAnsi"/>
                <w:color w:val="FFFFFF" w:themeColor="background1"/>
                <w:lang w:val="en-GB"/>
              </w:rPr>
            </w:pPr>
            <w:r w:rsidRPr="003D339D">
              <w:rPr>
                <w:rFonts w:asciiTheme="minorHAnsi" w:hAnsiTheme="minorHAnsi"/>
                <w:color w:val="FFFFFF" w:themeColor="background1"/>
                <w:lang w:val="en-GB"/>
              </w:rPr>
              <w:t>Measurement methods and procedures</w:t>
            </w:r>
          </w:p>
        </w:tc>
        <w:tc>
          <w:tcPr>
            <w:tcW w:w="6429" w:type="dxa"/>
          </w:tcPr>
          <w:p w14:paraId="458A5DDD" w14:textId="1C5408A3" w:rsidR="000446D8" w:rsidRPr="003D339D" w:rsidRDefault="000446D8" w:rsidP="003D339D">
            <w:pPr>
              <w:spacing w:line="240"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sidRPr="003D339D">
              <w:rPr>
                <w:lang w:val="en-GB"/>
              </w:rPr>
              <w:t xml:space="preserve">The project survey will collect the information regarding time saving in </w:t>
            </w:r>
            <w:r w:rsidR="005B4CF5" w:rsidRPr="003D339D">
              <w:rPr>
                <w:lang w:val="en-GB"/>
              </w:rPr>
              <w:t>collecting</w:t>
            </w:r>
            <w:r w:rsidRPr="003D339D">
              <w:rPr>
                <w:lang w:val="en-GB"/>
              </w:rPr>
              <w:t xml:space="preserve"> firewood and cooking time in project scenario </w:t>
            </w:r>
          </w:p>
        </w:tc>
      </w:tr>
      <w:tr w:rsidR="000446D8" w:rsidRPr="003D339D" w14:paraId="2AC3FE6D" w14:textId="77777777" w:rsidTr="00964B60">
        <w:trPr>
          <w:trHeight w:val="231"/>
        </w:trPr>
        <w:tc>
          <w:tcPr>
            <w:cnfStyle w:val="001000000000" w:firstRow="0" w:lastRow="0" w:firstColumn="1" w:lastColumn="0" w:oddVBand="0" w:evenVBand="0" w:oddHBand="0" w:evenHBand="0" w:firstRowFirstColumn="0" w:firstRowLastColumn="0" w:lastRowFirstColumn="0" w:lastRowLastColumn="0"/>
            <w:tcW w:w="3209" w:type="dxa"/>
          </w:tcPr>
          <w:p w14:paraId="7ABB277D" w14:textId="77777777" w:rsidR="000446D8" w:rsidRPr="003D339D" w:rsidRDefault="000446D8" w:rsidP="003D339D">
            <w:pPr>
              <w:spacing w:line="240" w:lineRule="auto"/>
              <w:contextualSpacing w:val="0"/>
              <w:rPr>
                <w:rFonts w:asciiTheme="minorHAnsi" w:hAnsiTheme="minorHAnsi"/>
                <w:color w:val="FFFFFF" w:themeColor="background1"/>
                <w:lang w:val="en-GB"/>
              </w:rPr>
            </w:pPr>
            <w:r w:rsidRPr="003D339D">
              <w:rPr>
                <w:rFonts w:asciiTheme="minorHAnsi" w:hAnsiTheme="minorHAnsi"/>
                <w:color w:val="FFFFFF" w:themeColor="background1"/>
                <w:lang w:val="en-GB"/>
              </w:rPr>
              <w:t>Monitoring frequency</w:t>
            </w:r>
          </w:p>
        </w:tc>
        <w:tc>
          <w:tcPr>
            <w:tcW w:w="6429" w:type="dxa"/>
          </w:tcPr>
          <w:p w14:paraId="78E6D3E1" w14:textId="77777777" w:rsidR="000446D8" w:rsidRPr="003D339D" w:rsidRDefault="000446D8" w:rsidP="003D339D">
            <w:pPr>
              <w:spacing w:line="240" w:lineRule="auto"/>
              <w:contextualSpacing w:val="0"/>
              <w:cnfStyle w:val="000000000000" w:firstRow="0" w:lastRow="0" w:firstColumn="0" w:lastColumn="0" w:oddVBand="0" w:evenVBand="0" w:oddHBand="0" w:evenHBand="0" w:firstRowFirstColumn="0" w:firstRowLastColumn="0" w:lastRowFirstColumn="0" w:lastRowLastColumn="0"/>
              <w:rPr>
                <w:bCs/>
                <w:lang w:val="en-GB"/>
              </w:rPr>
            </w:pPr>
            <w:r w:rsidRPr="003D339D">
              <w:rPr>
                <w:bCs/>
                <w:lang w:val="en-GB"/>
              </w:rPr>
              <w:t>Annual / Biennial</w:t>
            </w:r>
          </w:p>
        </w:tc>
      </w:tr>
      <w:tr w:rsidR="000446D8" w:rsidRPr="003D339D" w14:paraId="1E13913E" w14:textId="77777777" w:rsidTr="00964B60">
        <w:trPr>
          <w:trHeight w:val="232"/>
        </w:trPr>
        <w:tc>
          <w:tcPr>
            <w:cnfStyle w:val="001000000000" w:firstRow="0" w:lastRow="0" w:firstColumn="1" w:lastColumn="0" w:oddVBand="0" w:evenVBand="0" w:oddHBand="0" w:evenHBand="0" w:firstRowFirstColumn="0" w:firstRowLastColumn="0" w:lastRowFirstColumn="0" w:lastRowLastColumn="0"/>
            <w:tcW w:w="3209" w:type="dxa"/>
          </w:tcPr>
          <w:p w14:paraId="3C045BBD" w14:textId="77777777" w:rsidR="000446D8" w:rsidRPr="003D339D" w:rsidRDefault="000446D8" w:rsidP="003D339D">
            <w:pPr>
              <w:spacing w:line="240" w:lineRule="auto"/>
              <w:contextualSpacing w:val="0"/>
              <w:rPr>
                <w:rFonts w:asciiTheme="minorHAnsi" w:hAnsiTheme="minorHAnsi"/>
                <w:color w:val="FFFFFF" w:themeColor="background1"/>
                <w:lang w:val="en-GB"/>
              </w:rPr>
            </w:pPr>
            <w:r w:rsidRPr="003D339D">
              <w:rPr>
                <w:rFonts w:asciiTheme="minorHAnsi" w:hAnsiTheme="minorHAnsi"/>
                <w:color w:val="FFFFFF" w:themeColor="background1"/>
                <w:lang w:val="en-GB"/>
              </w:rPr>
              <w:t>QA/QC procedures</w:t>
            </w:r>
          </w:p>
        </w:tc>
        <w:tc>
          <w:tcPr>
            <w:tcW w:w="6429" w:type="dxa"/>
          </w:tcPr>
          <w:p w14:paraId="0E4027B9" w14:textId="5EDC2456" w:rsidR="000446D8" w:rsidRPr="003D339D" w:rsidRDefault="005B4CF5" w:rsidP="003D339D">
            <w:pPr>
              <w:spacing w:line="240"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proofErr w:type="spellStart"/>
            <w:r>
              <w:rPr>
                <w:lang w:val="en-GB"/>
              </w:rPr>
              <w:t>AAHi</w:t>
            </w:r>
            <w:proofErr w:type="spellEnd"/>
            <w:r>
              <w:rPr>
                <w:lang w:val="en-GB"/>
              </w:rPr>
              <w:t xml:space="preserve"> </w:t>
            </w:r>
            <w:r w:rsidRPr="003D339D">
              <w:rPr>
                <w:lang w:val="en-GB"/>
              </w:rPr>
              <w:t>staff</w:t>
            </w:r>
            <w:r>
              <w:rPr>
                <w:lang w:val="en-GB"/>
              </w:rPr>
              <w:t>/external consultant</w:t>
            </w:r>
            <w:r w:rsidRPr="003D339D">
              <w:rPr>
                <w:lang w:val="en-GB"/>
              </w:rPr>
              <w:t xml:space="preserve"> will be trained to carry out the surveys, and the survey will be conducted aligned to the methodology.  Results are assured once collected to identify any errors.</w:t>
            </w:r>
          </w:p>
        </w:tc>
      </w:tr>
      <w:tr w:rsidR="000446D8" w:rsidRPr="003D339D" w14:paraId="3C8D8EEA" w14:textId="77777777" w:rsidTr="00964B60">
        <w:trPr>
          <w:trHeight w:val="232"/>
        </w:trPr>
        <w:tc>
          <w:tcPr>
            <w:cnfStyle w:val="001000000000" w:firstRow="0" w:lastRow="0" w:firstColumn="1" w:lastColumn="0" w:oddVBand="0" w:evenVBand="0" w:oddHBand="0" w:evenHBand="0" w:firstRowFirstColumn="0" w:firstRowLastColumn="0" w:lastRowFirstColumn="0" w:lastRowLastColumn="0"/>
            <w:tcW w:w="3209" w:type="dxa"/>
          </w:tcPr>
          <w:p w14:paraId="6FB7AF91" w14:textId="77777777" w:rsidR="000446D8" w:rsidRPr="003D339D" w:rsidRDefault="000446D8" w:rsidP="003D339D">
            <w:pPr>
              <w:spacing w:line="240" w:lineRule="auto"/>
              <w:contextualSpacing w:val="0"/>
              <w:rPr>
                <w:rFonts w:asciiTheme="minorHAnsi" w:hAnsiTheme="minorHAnsi"/>
                <w:color w:val="FFFFFF" w:themeColor="background1"/>
                <w:lang w:val="en-GB"/>
              </w:rPr>
            </w:pPr>
            <w:r w:rsidRPr="003D339D">
              <w:rPr>
                <w:rFonts w:asciiTheme="minorHAnsi" w:hAnsiTheme="minorHAnsi"/>
                <w:color w:val="FFFFFF" w:themeColor="background1"/>
                <w:lang w:val="en-GB"/>
              </w:rPr>
              <w:t>Purpose of data</w:t>
            </w:r>
          </w:p>
        </w:tc>
        <w:tc>
          <w:tcPr>
            <w:tcW w:w="6429" w:type="dxa"/>
          </w:tcPr>
          <w:p w14:paraId="74D748C8" w14:textId="77777777" w:rsidR="000446D8" w:rsidRPr="003D339D" w:rsidRDefault="000446D8" w:rsidP="003D339D">
            <w:pPr>
              <w:spacing w:line="240" w:lineRule="auto"/>
              <w:contextualSpacing w:val="0"/>
              <w:cnfStyle w:val="000000000000" w:firstRow="0" w:lastRow="0" w:firstColumn="0" w:lastColumn="0" w:oddVBand="0" w:evenVBand="0" w:oddHBand="0" w:evenHBand="0" w:firstRowFirstColumn="0" w:firstRowLastColumn="0" w:lastRowFirstColumn="0" w:lastRowLastColumn="0"/>
              <w:rPr>
                <w:bCs/>
                <w:lang w:val="en-GB"/>
              </w:rPr>
            </w:pPr>
            <w:r w:rsidRPr="003D339D">
              <w:rPr>
                <w:bCs/>
                <w:lang w:val="en-GB"/>
              </w:rPr>
              <w:t xml:space="preserve">To calculate SDG 5 </w:t>
            </w:r>
          </w:p>
        </w:tc>
      </w:tr>
      <w:tr w:rsidR="000446D8" w:rsidRPr="003D339D" w14:paraId="21FA7F6D" w14:textId="77777777" w:rsidTr="00964B60">
        <w:trPr>
          <w:trHeight w:val="232"/>
        </w:trPr>
        <w:tc>
          <w:tcPr>
            <w:cnfStyle w:val="001000000000" w:firstRow="0" w:lastRow="0" w:firstColumn="1" w:lastColumn="0" w:oddVBand="0" w:evenVBand="0" w:oddHBand="0" w:evenHBand="0" w:firstRowFirstColumn="0" w:firstRowLastColumn="0" w:lastRowFirstColumn="0" w:lastRowLastColumn="0"/>
            <w:tcW w:w="3209" w:type="dxa"/>
          </w:tcPr>
          <w:p w14:paraId="1DB084F9" w14:textId="77777777" w:rsidR="000446D8" w:rsidRPr="003D339D" w:rsidRDefault="000446D8" w:rsidP="003D339D">
            <w:pPr>
              <w:spacing w:line="240" w:lineRule="auto"/>
              <w:contextualSpacing w:val="0"/>
              <w:rPr>
                <w:rFonts w:asciiTheme="minorHAnsi" w:hAnsiTheme="minorHAnsi"/>
                <w:color w:val="FFFFFF" w:themeColor="background1"/>
                <w:lang w:val="en-GB"/>
              </w:rPr>
            </w:pPr>
            <w:r w:rsidRPr="003D339D">
              <w:rPr>
                <w:rFonts w:asciiTheme="minorHAnsi" w:hAnsiTheme="minorHAnsi"/>
                <w:color w:val="FFFFFF" w:themeColor="background1"/>
                <w:lang w:val="en-GB"/>
              </w:rPr>
              <w:t>Additional comment</w:t>
            </w:r>
          </w:p>
        </w:tc>
        <w:tc>
          <w:tcPr>
            <w:tcW w:w="6429" w:type="dxa"/>
          </w:tcPr>
          <w:p w14:paraId="17EA0666" w14:textId="77777777" w:rsidR="000446D8" w:rsidRPr="003D339D" w:rsidRDefault="000446D8" w:rsidP="003D339D">
            <w:pPr>
              <w:spacing w:line="240"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sidRPr="003D339D">
              <w:rPr>
                <w:lang w:val="en-GB"/>
              </w:rPr>
              <w:t>-</w:t>
            </w:r>
          </w:p>
        </w:tc>
      </w:tr>
    </w:tbl>
    <w:p w14:paraId="21F74267" w14:textId="77777777" w:rsidR="003D339D" w:rsidRPr="003D339D" w:rsidRDefault="003D339D" w:rsidP="003D339D">
      <w:pPr>
        <w:spacing w:line="276" w:lineRule="auto"/>
        <w:contextualSpacing w:val="0"/>
        <w:jc w:val="both"/>
        <w:rPr>
          <w:b/>
          <w:bCs/>
          <w:lang w:val="en-GB"/>
        </w:rPr>
      </w:pPr>
    </w:p>
    <w:p w14:paraId="25BB4009" w14:textId="77777777" w:rsidR="003D339D" w:rsidRPr="003D339D" w:rsidRDefault="003D339D" w:rsidP="003D339D">
      <w:pPr>
        <w:spacing w:line="276" w:lineRule="auto"/>
        <w:contextualSpacing w:val="0"/>
        <w:jc w:val="both"/>
        <w:rPr>
          <w:lang w:val="en-GB"/>
        </w:rPr>
      </w:pPr>
      <w:r w:rsidRPr="003D339D">
        <w:rPr>
          <w:b/>
          <w:bCs/>
          <w:lang w:val="en-GB"/>
        </w:rPr>
        <w:t>SDG 7</w:t>
      </w:r>
    </w:p>
    <w:tbl>
      <w:tblPr>
        <w:tblStyle w:val="GridTable5Dark-Accent12"/>
        <w:tblpPr w:leftFromText="180" w:rightFromText="180" w:vertAnchor="text" w:horzAnchor="margin" w:tblpY="219"/>
        <w:tblW w:w="5006" w:type="pct"/>
        <w:tblCellMar>
          <w:top w:w="57" w:type="dxa"/>
        </w:tblCellMar>
        <w:tblLook w:val="0680" w:firstRow="0" w:lastRow="0" w:firstColumn="1" w:lastColumn="0" w:noHBand="1" w:noVBand="1"/>
      </w:tblPr>
      <w:tblGrid>
        <w:gridCol w:w="2971"/>
        <w:gridCol w:w="6663"/>
      </w:tblGrid>
      <w:tr w:rsidR="003D339D" w:rsidRPr="003D339D" w14:paraId="58F5A32B" w14:textId="77777777" w:rsidTr="00EE63F0">
        <w:trPr>
          <w:trHeight w:val="280"/>
        </w:trPr>
        <w:tc>
          <w:tcPr>
            <w:cnfStyle w:val="001000000000" w:firstRow="0" w:lastRow="0" w:firstColumn="1" w:lastColumn="0" w:oddVBand="0" w:evenVBand="0" w:oddHBand="0" w:evenHBand="0" w:firstRowFirstColumn="0" w:firstRowLastColumn="0" w:lastRowFirstColumn="0" w:lastRowLastColumn="0"/>
            <w:tcW w:w="1542" w:type="pct"/>
          </w:tcPr>
          <w:p w14:paraId="1B947236" w14:textId="77777777" w:rsidR="003D339D" w:rsidRPr="003D339D" w:rsidRDefault="003D339D" w:rsidP="003D339D">
            <w:pPr>
              <w:spacing w:line="276" w:lineRule="auto"/>
              <w:contextualSpacing w:val="0"/>
              <w:jc w:val="both"/>
              <w:rPr>
                <w:color w:val="FFFFFF" w:themeColor="background1"/>
                <w:lang w:val="en-GB"/>
              </w:rPr>
            </w:pPr>
            <w:r w:rsidRPr="003D339D">
              <w:rPr>
                <w:color w:val="FFFFFF" w:themeColor="background1"/>
                <w:lang w:val="en-GB"/>
              </w:rPr>
              <w:lastRenderedPageBreak/>
              <w:t>Data/parameter</w:t>
            </w:r>
          </w:p>
        </w:tc>
        <w:tc>
          <w:tcPr>
            <w:tcW w:w="3452" w:type="pct"/>
          </w:tcPr>
          <w:p w14:paraId="28EE4C66" w14:textId="77777777" w:rsidR="003D339D" w:rsidRPr="003D339D" w:rsidRDefault="003D339D" w:rsidP="003D339D">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proofErr w:type="spellStart"/>
            <w:r w:rsidRPr="003D339D">
              <w:rPr>
                <w:lang w:val="en-GB"/>
              </w:rPr>
              <w:t>S</w:t>
            </w:r>
            <w:r w:rsidRPr="003D339D">
              <w:rPr>
                <w:vertAlign w:val="subscript"/>
                <w:lang w:val="en-GB"/>
              </w:rPr>
              <w:t>distributed</w:t>
            </w:r>
            <w:proofErr w:type="spellEnd"/>
            <w:r w:rsidRPr="003D339D">
              <w:rPr>
                <w:vertAlign w:val="subscript"/>
                <w:lang w:val="en-GB"/>
              </w:rPr>
              <w:t>/sold</w:t>
            </w:r>
          </w:p>
        </w:tc>
      </w:tr>
      <w:tr w:rsidR="003D339D" w:rsidRPr="003D339D" w14:paraId="5E8FF30C" w14:textId="77777777" w:rsidTr="00EE63F0">
        <w:trPr>
          <w:trHeight w:val="281"/>
        </w:trPr>
        <w:tc>
          <w:tcPr>
            <w:cnfStyle w:val="001000000000" w:firstRow="0" w:lastRow="0" w:firstColumn="1" w:lastColumn="0" w:oddVBand="0" w:evenVBand="0" w:oddHBand="0" w:evenHBand="0" w:firstRowFirstColumn="0" w:firstRowLastColumn="0" w:lastRowFirstColumn="0" w:lastRowLastColumn="0"/>
            <w:tcW w:w="1542" w:type="pct"/>
          </w:tcPr>
          <w:p w14:paraId="628198B6" w14:textId="77777777" w:rsidR="003D339D" w:rsidRPr="003D339D" w:rsidRDefault="003D339D" w:rsidP="003D339D">
            <w:pPr>
              <w:spacing w:line="276" w:lineRule="auto"/>
              <w:contextualSpacing w:val="0"/>
              <w:jc w:val="both"/>
              <w:rPr>
                <w:color w:val="FFFFFF" w:themeColor="background1"/>
                <w:lang w:val="en-GB"/>
              </w:rPr>
            </w:pPr>
            <w:r w:rsidRPr="003D339D">
              <w:rPr>
                <w:color w:val="FFFFFF" w:themeColor="background1"/>
                <w:lang w:val="en-GB"/>
              </w:rPr>
              <w:t>Unit</w:t>
            </w:r>
          </w:p>
        </w:tc>
        <w:tc>
          <w:tcPr>
            <w:tcW w:w="3452" w:type="pct"/>
          </w:tcPr>
          <w:p w14:paraId="20CC7422" w14:textId="77777777" w:rsidR="003D339D" w:rsidRPr="003D339D" w:rsidRDefault="003D339D" w:rsidP="003D339D">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sidRPr="003D339D">
              <w:rPr>
                <w:lang w:val="en-GB"/>
              </w:rPr>
              <w:t>Number</w:t>
            </w:r>
          </w:p>
        </w:tc>
      </w:tr>
      <w:tr w:rsidR="003D339D" w:rsidRPr="003D339D" w14:paraId="4BE80376" w14:textId="77777777" w:rsidTr="00EE63F0">
        <w:trPr>
          <w:trHeight w:val="280"/>
        </w:trPr>
        <w:tc>
          <w:tcPr>
            <w:cnfStyle w:val="001000000000" w:firstRow="0" w:lastRow="0" w:firstColumn="1" w:lastColumn="0" w:oddVBand="0" w:evenVBand="0" w:oddHBand="0" w:evenHBand="0" w:firstRowFirstColumn="0" w:firstRowLastColumn="0" w:lastRowFirstColumn="0" w:lastRowLastColumn="0"/>
            <w:tcW w:w="1542" w:type="pct"/>
          </w:tcPr>
          <w:p w14:paraId="536C0420" w14:textId="77777777" w:rsidR="003D339D" w:rsidRPr="003D339D" w:rsidRDefault="003D339D" w:rsidP="003D339D">
            <w:pPr>
              <w:spacing w:line="276" w:lineRule="auto"/>
              <w:contextualSpacing w:val="0"/>
              <w:jc w:val="both"/>
              <w:rPr>
                <w:color w:val="FFFFFF" w:themeColor="background1"/>
                <w:lang w:val="en-GB"/>
              </w:rPr>
            </w:pPr>
            <w:r w:rsidRPr="003D339D">
              <w:rPr>
                <w:color w:val="FFFFFF" w:themeColor="background1"/>
                <w:lang w:val="en-GB"/>
              </w:rPr>
              <w:t>Description</w:t>
            </w:r>
          </w:p>
        </w:tc>
        <w:tc>
          <w:tcPr>
            <w:tcW w:w="3452" w:type="pct"/>
          </w:tcPr>
          <w:p w14:paraId="71E7279F" w14:textId="77777777" w:rsidR="003D339D" w:rsidRPr="003D339D" w:rsidRDefault="003D339D" w:rsidP="003D339D">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sidRPr="003D339D">
              <w:rPr>
                <w:lang w:val="en-GB"/>
              </w:rPr>
              <w:t>Number of stoves distributed/sold</w:t>
            </w:r>
          </w:p>
        </w:tc>
      </w:tr>
      <w:tr w:rsidR="003D339D" w:rsidRPr="003D339D" w14:paraId="7EA4647A" w14:textId="77777777" w:rsidTr="00EE63F0">
        <w:trPr>
          <w:trHeight w:val="281"/>
        </w:trPr>
        <w:tc>
          <w:tcPr>
            <w:cnfStyle w:val="001000000000" w:firstRow="0" w:lastRow="0" w:firstColumn="1" w:lastColumn="0" w:oddVBand="0" w:evenVBand="0" w:oddHBand="0" w:evenHBand="0" w:firstRowFirstColumn="0" w:firstRowLastColumn="0" w:lastRowFirstColumn="0" w:lastRowLastColumn="0"/>
            <w:tcW w:w="1542" w:type="pct"/>
          </w:tcPr>
          <w:p w14:paraId="1ED993B8" w14:textId="77777777" w:rsidR="003D339D" w:rsidRPr="003D339D" w:rsidRDefault="003D339D" w:rsidP="003D339D">
            <w:pPr>
              <w:spacing w:line="276" w:lineRule="auto"/>
              <w:contextualSpacing w:val="0"/>
              <w:jc w:val="both"/>
              <w:rPr>
                <w:color w:val="FFFFFF" w:themeColor="background1"/>
                <w:lang w:val="en-GB"/>
              </w:rPr>
            </w:pPr>
            <w:r w:rsidRPr="003D339D">
              <w:rPr>
                <w:color w:val="FFFFFF" w:themeColor="background1"/>
                <w:lang w:val="en-GB"/>
              </w:rPr>
              <w:t>Source of data</w:t>
            </w:r>
          </w:p>
        </w:tc>
        <w:tc>
          <w:tcPr>
            <w:tcW w:w="3452" w:type="pct"/>
          </w:tcPr>
          <w:p w14:paraId="1C04C91F" w14:textId="77777777" w:rsidR="003D339D" w:rsidRPr="003D339D" w:rsidRDefault="003D339D" w:rsidP="003D339D">
            <w:pPr>
              <w:tabs>
                <w:tab w:val="left" w:pos="4005"/>
              </w:tabs>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sidRPr="003D339D">
              <w:rPr>
                <w:lang w:val="en-GB"/>
              </w:rPr>
              <w:t>Stove distribution/sales record</w:t>
            </w:r>
            <w:r w:rsidRPr="003D339D">
              <w:rPr>
                <w:lang w:val="en-GB"/>
              </w:rPr>
              <w:tab/>
            </w:r>
          </w:p>
        </w:tc>
      </w:tr>
      <w:tr w:rsidR="003D339D" w:rsidRPr="003D339D" w14:paraId="0039EA8B" w14:textId="77777777" w:rsidTr="00EE63F0">
        <w:trPr>
          <w:trHeight w:val="281"/>
        </w:trPr>
        <w:tc>
          <w:tcPr>
            <w:cnfStyle w:val="001000000000" w:firstRow="0" w:lastRow="0" w:firstColumn="1" w:lastColumn="0" w:oddVBand="0" w:evenVBand="0" w:oddHBand="0" w:evenHBand="0" w:firstRowFirstColumn="0" w:firstRowLastColumn="0" w:lastRowFirstColumn="0" w:lastRowLastColumn="0"/>
            <w:tcW w:w="1542" w:type="pct"/>
          </w:tcPr>
          <w:p w14:paraId="03AFA1B2" w14:textId="77777777" w:rsidR="003D339D" w:rsidRPr="003D339D" w:rsidRDefault="003D339D" w:rsidP="003D339D">
            <w:pPr>
              <w:spacing w:line="276" w:lineRule="auto"/>
              <w:contextualSpacing w:val="0"/>
              <w:jc w:val="both"/>
              <w:rPr>
                <w:color w:val="FFFFFF" w:themeColor="background1"/>
                <w:lang w:val="en-GB"/>
              </w:rPr>
            </w:pPr>
            <w:r w:rsidRPr="003D339D">
              <w:rPr>
                <w:color w:val="FFFFFF" w:themeColor="background1"/>
                <w:lang w:val="en-GB"/>
              </w:rPr>
              <w:t>Value(s) applied</w:t>
            </w:r>
          </w:p>
        </w:tc>
        <w:tc>
          <w:tcPr>
            <w:tcW w:w="3452" w:type="pct"/>
          </w:tcPr>
          <w:p w14:paraId="3EE93E07" w14:textId="50BB3B4B" w:rsidR="003D339D" w:rsidRDefault="00CD205E" w:rsidP="003D339D">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Pr>
                <w:lang w:val="en-GB"/>
              </w:rPr>
              <w:t xml:space="preserve">10,217 stove 1, </w:t>
            </w:r>
            <w:r w:rsidR="00B6369E">
              <w:rPr>
                <w:lang w:val="en-GB"/>
              </w:rPr>
              <w:t>15,</w:t>
            </w:r>
            <w:r>
              <w:rPr>
                <w:lang w:val="en-GB"/>
              </w:rPr>
              <w:t>3</w:t>
            </w:r>
            <w:r w:rsidR="00B6369E">
              <w:rPr>
                <w:lang w:val="en-GB"/>
              </w:rPr>
              <w:t>00</w:t>
            </w:r>
            <w:r w:rsidR="003D339D" w:rsidRPr="003D339D">
              <w:rPr>
                <w:lang w:val="en-GB"/>
              </w:rPr>
              <w:t xml:space="preserve"> </w:t>
            </w:r>
            <w:r>
              <w:rPr>
                <w:lang w:val="en-GB"/>
              </w:rPr>
              <w:t xml:space="preserve">stove 2, replacing stove </w:t>
            </w:r>
            <w:r w:rsidR="000D1172">
              <w:rPr>
                <w:lang w:val="en-GB"/>
              </w:rPr>
              <w:t>1</w:t>
            </w:r>
            <w:r>
              <w:rPr>
                <w:lang w:val="en-GB"/>
              </w:rPr>
              <w:t xml:space="preserve"> from year 3 </w:t>
            </w:r>
            <w:r w:rsidR="003D339D" w:rsidRPr="003D339D">
              <w:rPr>
                <w:lang w:val="en-GB"/>
              </w:rPr>
              <w:t>(estimated)</w:t>
            </w:r>
          </w:p>
          <w:p w14:paraId="6E38DE12" w14:textId="77777777" w:rsidR="005B4CF5" w:rsidRDefault="005B4CF5" w:rsidP="003D339D">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p>
          <w:p w14:paraId="560F9B07" w14:textId="2FBB33F6" w:rsidR="005B4CF5" w:rsidRDefault="005B4CF5" w:rsidP="003D339D">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t xml:space="preserve">The number of ICS units mentioned is only an indicative number. The number of ICS units under the VPA may change ex-post, during the crediting period, based on types of stoves distributed and their monitored performance. However, in any year during the crediting period, the maximum thermal energy saving from the VPA shall be capped at 180 </w:t>
            </w:r>
            <w:proofErr w:type="spellStart"/>
            <w:r>
              <w:t>GWhth</w:t>
            </w:r>
            <w:proofErr w:type="spellEnd"/>
            <w:r>
              <w:t>/year.</w:t>
            </w:r>
          </w:p>
          <w:p w14:paraId="03DAE96F" w14:textId="0D4A15F4" w:rsidR="005B4CF5" w:rsidRPr="003D339D" w:rsidRDefault="005B4CF5" w:rsidP="003D339D">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p>
        </w:tc>
      </w:tr>
      <w:tr w:rsidR="003D339D" w:rsidRPr="003D339D" w14:paraId="2A865BFE" w14:textId="77777777" w:rsidTr="00EE63F0">
        <w:tc>
          <w:tcPr>
            <w:cnfStyle w:val="001000000000" w:firstRow="0" w:lastRow="0" w:firstColumn="1" w:lastColumn="0" w:oddVBand="0" w:evenVBand="0" w:oddHBand="0" w:evenHBand="0" w:firstRowFirstColumn="0" w:firstRowLastColumn="0" w:lastRowFirstColumn="0" w:lastRowLastColumn="0"/>
            <w:tcW w:w="1542" w:type="pct"/>
          </w:tcPr>
          <w:p w14:paraId="48E79835" w14:textId="77777777" w:rsidR="003D339D" w:rsidRPr="003D339D" w:rsidRDefault="003D339D" w:rsidP="003D339D">
            <w:pPr>
              <w:spacing w:line="276" w:lineRule="auto"/>
              <w:contextualSpacing w:val="0"/>
              <w:jc w:val="both"/>
              <w:rPr>
                <w:color w:val="FFFFFF" w:themeColor="background1"/>
                <w:lang w:val="en-GB"/>
              </w:rPr>
            </w:pPr>
            <w:r w:rsidRPr="003D339D">
              <w:rPr>
                <w:color w:val="FFFFFF" w:themeColor="background1"/>
                <w:lang w:val="en-GB"/>
              </w:rPr>
              <w:t>Measurement methods and procedures</w:t>
            </w:r>
          </w:p>
        </w:tc>
        <w:tc>
          <w:tcPr>
            <w:tcW w:w="3452" w:type="pct"/>
          </w:tcPr>
          <w:p w14:paraId="77C70E8E" w14:textId="77777777" w:rsidR="003D339D" w:rsidRPr="003D339D" w:rsidRDefault="003D339D" w:rsidP="003D339D">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sidRPr="003D339D">
              <w:rPr>
                <w:lang w:val="en-GB"/>
              </w:rPr>
              <w:t>Project technologies credited (units) will be monitored continuously using an electronic database derived from the total stove distribution/sales records.</w:t>
            </w:r>
          </w:p>
        </w:tc>
      </w:tr>
      <w:tr w:rsidR="003D339D" w:rsidRPr="003D339D" w14:paraId="08AFC5B9" w14:textId="77777777" w:rsidTr="00EE63F0">
        <w:trPr>
          <w:trHeight w:val="248"/>
        </w:trPr>
        <w:tc>
          <w:tcPr>
            <w:cnfStyle w:val="001000000000" w:firstRow="0" w:lastRow="0" w:firstColumn="1" w:lastColumn="0" w:oddVBand="0" w:evenVBand="0" w:oddHBand="0" w:evenHBand="0" w:firstRowFirstColumn="0" w:firstRowLastColumn="0" w:lastRowFirstColumn="0" w:lastRowLastColumn="0"/>
            <w:tcW w:w="1542" w:type="pct"/>
          </w:tcPr>
          <w:p w14:paraId="7F83E33B" w14:textId="77777777" w:rsidR="003D339D" w:rsidRPr="003D339D" w:rsidRDefault="003D339D" w:rsidP="003D339D">
            <w:pPr>
              <w:spacing w:line="276" w:lineRule="auto"/>
              <w:contextualSpacing w:val="0"/>
              <w:jc w:val="both"/>
              <w:rPr>
                <w:rFonts w:asciiTheme="minorHAnsi" w:hAnsiTheme="minorHAnsi"/>
                <w:color w:val="FFFFFF" w:themeColor="background1"/>
                <w:lang w:val="en-GB"/>
              </w:rPr>
            </w:pPr>
            <w:r w:rsidRPr="003D339D">
              <w:rPr>
                <w:rFonts w:asciiTheme="minorHAnsi" w:hAnsiTheme="minorHAnsi"/>
                <w:color w:val="FFFFFF" w:themeColor="background1"/>
                <w:lang w:val="en-GB"/>
              </w:rPr>
              <w:t>Monitoring frequency</w:t>
            </w:r>
          </w:p>
        </w:tc>
        <w:tc>
          <w:tcPr>
            <w:tcW w:w="3458" w:type="pct"/>
          </w:tcPr>
          <w:p w14:paraId="01B144F9" w14:textId="77777777" w:rsidR="003D339D" w:rsidRPr="003D339D" w:rsidRDefault="003D339D" w:rsidP="003D339D">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sidRPr="003D339D">
              <w:rPr>
                <w:lang w:val="en-GB"/>
              </w:rPr>
              <w:t>Continuously</w:t>
            </w:r>
          </w:p>
        </w:tc>
      </w:tr>
      <w:tr w:rsidR="003D339D" w:rsidRPr="003D339D" w14:paraId="79974CDC" w14:textId="77777777" w:rsidTr="00EE63F0">
        <w:trPr>
          <w:trHeight w:val="249"/>
        </w:trPr>
        <w:tc>
          <w:tcPr>
            <w:cnfStyle w:val="001000000000" w:firstRow="0" w:lastRow="0" w:firstColumn="1" w:lastColumn="0" w:oddVBand="0" w:evenVBand="0" w:oddHBand="0" w:evenHBand="0" w:firstRowFirstColumn="0" w:firstRowLastColumn="0" w:lastRowFirstColumn="0" w:lastRowLastColumn="0"/>
            <w:tcW w:w="1542" w:type="pct"/>
          </w:tcPr>
          <w:p w14:paraId="5A4105B3" w14:textId="77777777" w:rsidR="003D339D" w:rsidRPr="003D339D" w:rsidRDefault="003D339D" w:rsidP="003D339D">
            <w:pPr>
              <w:spacing w:line="276" w:lineRule="auto"/>
              <w:contextualSpacing w:val="0"/>
              <w:jc w:val="both"/>
              <w:rPr>
                <w:rFonts w:asciiTheme="minorHAnsi" w:hAnsiTheme="minorHAnsi"/>
                <w:color w:val="FFFFFF" w:themeColor="background1"/>
                <w:lang w:val="en-GB"/>
              </w:rPr>
            </w:pPr>
            <w:r w:rsidRPr="003D339D">
              <w:rPr>
                <w:rFonts w:asciiTheme="minorHAnsi" w:hAnsiTheme="minorHAnsi"/>
                <w:color w:val="FFFFFF" w:themeColor="background1"/>
                <w:lang w:val="en-GB"/>
              </w:rPr>
              <w:t>QA/QC procedures</w:t>
            </w:r>
          </w:p>
        </w:tc>
        <w:tc>
          <w:tcPr>
            <w:tcW w:w="3458" w:type="pct"/>
          </w:tcPr>
          <w:p w14:paraId="0B849D68" w14:textId="77777777" w:rsidR="003D339D" w:rsidRPr="003D339D" w:rsidRDefault="003D339D" w:rsidP="003D339D">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sidRPr="003D339D">
              <w:rPr>
                <w:lang w:val="en-GB"/>
              </w:rPr>
              <w:t>Each stove and beneficiary will have a unique ID number that will be recorded in the project database, this ensures that the stoves distributed are not double counted.</w:t>
            </w:r>
          </w:p>
        </w:tc>
      </w:tr>
      <w:tr w:rsidR="003D339D" w:rsidRPr="003D339D" w14:paraId="655A9808" w14:textId="77777777" w:rsidTr="00EE63F0">
        <w:trPr>
          <w:trHeight w:val="249"/>
        </w:trPr>
        <w:tc>
          <w:tcPr>
            <w:cnfStyle w:val="001000000000" w:firstRow="0" w:lastRow="0" w:firstColumn="1" w:lastColumn="0" w:oddVBand="0" w:evenVBand="0" w:oddHBand="0" w:evenHBand="0" w:firstRowFirstColumn="0" w:firstRowLastColumn="0" w:lastRowFirstColumn="0" w:lastRowLastColumn="0"/>
            <w:tcW w:w="1542" w:type="pct"/>
          </w:tcPr>
          <w:p w14:paraId="3C6C88F6" w14:textId="77777777" w:rsidR="003D339D" w:rsidRPr="003D339D" w:rsidRDefault="003D339D" w:rsidP="003D339D">
            <w:pPr>
              <w:spacing w:line="276" w:lineRule="auto"/>
              <w:contextualSpacing w:val="0"/>
              <w:jc w:val="both"/>
              <w:rPr>
                <w:rFonts w:asciiTheme="minorHAnsi" w:hAnsiTheme="minorHAnsi"/>
                <w:color w:val="FFFFFF" w:themeColor="background1"/>
                <w:lang w:val="en-GB"/>
              </w:rPr>
            </w:pPr>
            <w:r w:rsidRPr="003D339D">
              <w:rPr>
                <w:rFonts w:asciiTheme="minorHAnsi" w:hAnsiTheme="minorHAnsi"/>
                <w:color w:val="FFFFFF" w:themeColor="background1"/>
                <w:lang w:val="en-GB"/>
              </w:rPr>
              <w:t>Purpose of data</w:t>
            </w:r>
          </w:p>
        </w:tc>
        <w:tc>
          <w:tcPr>
            <w:tcW w:w="3458" w:type="pct"/>
          </w:tcPr>
          <w:p w14:paraId="2ACF14B8" w14:textId="77777777" w:rsidR="003D339D" w:rsidRPr="003D339D" w:rsidRDefault="003D339D" w:rsidP="003D339D">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sidRPr="003D339D">
              <w:rPr>
                <w:lang w:val="en-GB"/>
              </w:rPr>
              <w:t>To calculate SDG 7</w:t>
            </w:r>
          </w:p>
        </w:tc>
      </w:tr>
      <w:tr w:rsidR="003D339D" w:rsidRPr="003D339D" w14:paraId="4225544F" w14:textId="77777777" w:rsidTr="00EE63F0">
        <w:trPr>
          <w:trHeight w:val="249"/>
        </w:trPr>
        <w:tc>
          <w:tcPr>
            <w:cnfStyle w:val="001000000000" w:firstRow="0" w:lastRow="0" w:firstColumn="1" w:lastColumn="0" w:oddVBand="0" w:evenVBand="0" w:oddHBand="0" w:evenHBand="0" w:firstRowFirstColumn="0" w:firstRowLastColumn="0" w:lastRowFirstColumn="0" w:lastRowLastColumn="0"/>
            <w:tcW w:w="1542" w:type="pct"/>
          </w:tcPr>
          <w:p w14:paraId="5F8745CB" w14:textId="77777777" w:rsidR="003D339D" w:rsidRPr="003D339D" w:rsidRDefault="003D339D" w:rsidP="003D339D">
            <w:pPr>
              <w:spacing w:line="276" w:lineRule="auto"/>
              <w:contextualSpacing w:val="0"/>
              <w:jc w:val="both"/>
              <w:rPr>
                <w:rFonts w:asciiTheme="minorHAnsi" w:hAnsiTheme="minorHAnsi"/>
                <w:color w:val="FFFFFF" w:themeColor="background1"/>
                <w:lang w:val="en-GB"/>
              </w:rPr>
            </w:pPr>
            <w:r w:rsidRPr="003D339D">
              <w:rPr>
                <w:rFonts w:asciiTheme="minorHAnsi" w:hAnsiTheme="minorHAnsi"/>
                <w:color w:val="FFFFFF" w:themeColor="background1"/>
                <w:lang w:val="en-GB"/>
              </w:rPr>
              <w:t>Additional comment</w:t>
            </w:r>
          </w:p>
        </w:tc>
        <w:tc>
          <w:tcPr>
            <w:tcW w:w="3458" w:type="pct"/>
          </w:tcPr>
          <w:p w14:paraId="638D633F" w14:textId="6102FF4B" w:rsidR="003D339D" w:rsidRPr="003D339D" w:rsidRDefault="006466C1" w:rsidP="003D339D">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Pr>
                <w:lang w:val="en-GB"/>
              </w:rPr>
              <w:t>-</w:t>
            </w:r>
          </w:p>
        </w:tc>
      </w:tr>
    </w:tbl>
    <w:p w14:paraId="2D202E2C" w14:textId="77777777" w:rsidR="003D339D" w:rsidRPr="003D339D" w:rsidRDefault="003D339D" w:rsidP="003D339D">
      <w:pPr>
        <w:spacing w:line="276" w:lineRule="auto"/>
        <w:contextualSpacing w:val="0"/>
        <w:jc w:val="both"/>
        <w:rPr>
          <w:b/>
          <w:bCs/>
          <w:lang w:val="en-GB"/>
        </w:rPr>
      </w:pPr>
    </w:p>
    <w:p w14:paraId="46980ECC" w14:textId="77777777" w:rsidR="003D339D" w:rsidRPr="003D339D" w:rsidRDefault="003D339D" w:rsidP="003D339D">
      <w:pPr>
        <w:spacing w:line="276" w:lineRule="auto"/>
        <w:contextualSpacing w:val="0"/>
        <w:jc w:val="both"/>
        <w:rPr>
          <w:b/>
          <w:bCs/>
          <w:lang w:val="en-GB"/>
        </w:rPr>
      </w:pPr>
      <w:r w:rsidRPr="003D339D">
        <w:rPr>
          <w:b/>
          <w:bCs/>
          <w:lang w:val="en-GB"/>
        </w:rPr>
        <w:t>SDG 8</w:t>
      </w:r>
    </w:p>
    <w:tbl>
      <w:tblPr>
        <w:tblStyle w:val="GridTable5Dark-Accent111"/>
        <w:tblpPr w:leftFromText="180" w:rightFromText="180" w:vertAnchor="text" w:horzAnchor="margin" w:tblpY="219"/>
        <w:tblW w:w="5006" w:type="pct"/>
        <w:tblCellMar>
          <w:top w:w="57" w:type="dxa"/>
        </w:tblCellMar>
        <w:tblLook w:val="0680" w:firstRow="0" w:lastRow="0" w:firstColumn="1" w:lastColumn="0" w:noHBand="1" w:noVBand="1"/>
      </w:tblPr>
      <w:tblGrid>
        <w:gridCol w:w="2971"/>
        <w:gridCol w:w="6663"/>
      </w:tblGrid>
      <w:tr w:rsidR="003D339D" w:rsidRPr="003D339D" w14:paraId="7F9B36FE" w14:textId="77777777" w:rsidTr="00EE63F0">
        <w:trPr>
          <w:trHeight w:val="280"/>
        </w:trPr>
        <w:tc>
          <w:tcPr>
            <w:cnfStyle w:val="001000000000" w:firstRow="0" w:lastRow="0" w:firstColumn="1" w:lastColumn="0" w:oddVBand="0" w:evenVBand="0" w:oddHBand="0" w:evenHBand="0" w:firstRowFirstColumn="0" w:firstRowLastColumn="0" w:lastRowFirstColumn="0" w:lastRowLastColumn="0"/>
            <w:tcW w:w="1542" w:type="pct"/>
          </w:tcPr>
          <w:p w14:paraId="527C8685" w14:textId="77777777" w:rsidR="003D339D" w:rsidRPr="003D339D" w:rsidRDefault="003D339D" w:rsidP="003D339D">
            <w:pPr>
              <w:spacing w:after="200" w:line="276" w:lineRule="auto"/>
              <w:contextualSpacing w:val="0"/>
              <w:jc w:val="both"/>
              <w:rPr>
                <w:color w:val="FFFFFF" w:themeColor="background1"/>
                <w:lang w:val="en-GB"/>
              </w:rPr>
            </w:pPr>
            <w:r w:rsidRPr="003D339D">
              <w:rPr>
                <w:color w:val="FFFFFF" w:themeColor="background1"/>
                <w:lang w:val="en-GB"/>
              </w:rPr>
              <w:t>Data/parameter</w:t>
            </w:r>
          </w:p>
        </w:tc>
        <w:tc>
          <w:tcPr>
            <w:tcW w:w="3452" w:type="pct"/>
          </w:tcPr>
          <w:p w14:paraId="0E417110" w14:textId="77777777" w:rsidR="003D339D" w:rsidRPr="003D339D" w:rsidRDefault="003D339D" w:rsidP="003D339D">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proofErr w:type="spellStart"/>
            <w:r w:rsidRPr="003D339D">
              <w:rPr>
                <w:lang w:val="en-GB"/>
              </w:rPr>
              <w:t>TJp</w:t>
            </w:r>
            <w:proofErr w:type="spellEnd"/>
          </w:p>
        </w:tc>
      </w:tr>
      <w:tr w:rsidR="003D339D" w:rsidRPr="003D339D" w14:paraId="70998822" w14:textId="77777777" w:rsidTr="00EE63F0">
        <w:trPr>
          <w:trHeight w:val="281"/>
        </w:trPr>
        <w:tc>
          <w:tcPr>
            <w:cnfStyle w:val="001000000000" w:firstRow="0" w:lastRow="0" w:firstColumn="1" w:lastColumn="0" w:oddVBand="0" w:evenVBand="0" w:oddHBand="0" w:evenHBand="0" w:firstRowFirstColumn="0" w:firstRowLastColumn="0" w:lastRowFirstColumn="0" w:lastRowLastColumn="0"/>
            <w:tcW w:w="1542" w:type="pct"/>
          </w:tcPr>
          <w:p w14:paraId="0099B9B8" w14:textId="77777777" w:rsidR="003D339D" w:rsidRPr="003D339D" w:rsidRDefault="003D339D" w:rsidP="003D339D">
            <w:pPr>
              <w:spacing w:after="200" w:line="276" w:lineRule="auto"/>
              <w:contextualSpacing w:val="0"/>
              <w:jc w:val="both"/>
              <w:rPr>
                <w:color w:val="FFFFFF" w:themeColor="background1"/>
                <w:lang w:val="en-GB"/>
              </w:rPr>
            </w:pPr>
            <w:r w:rsidRPr="003D339D">
              <w:rPr>
                <w:color w:val="FFFFFF" w:themeColor="background1"/>
                <w:lang w:val="en-GB"/>
              </w:rPr>
              <w:t>Unit</w:t>
            </w:r>
          </w:p>
        </w:tc>
        <w:tc>
          <w:tcPr>
            <w:tcW w:w="3452" w:type="pct"/>
          </w:tcPr>
          <w:p w14:paraId="24767CAC" w14:textId="4B08C5D9" w:rsidR="003D339D" w:rsidRPr="003D339D" w:rsidRDefault="003D339D" w:rsidP="003D339D">
            <w:pPr>
              <w:spacing w:after="200"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sidRPr="003D339D">
              <w:rPr>
                <w:lang w:val="en-GB"/>
              </w:rPr>
              <w:t>Number/</w:t>
            </w:r>
            <w:r w:rsidR="006466C1">
              <w:rPr>
                <w:lang w:val="en-GB"/>
              </w:rPr>
              <w:t>year</w:t>
            </w:r>
          </w:p>
        </w:tc>
      </w:tr>
      <w:tr w:rsidR="003D339D" w:rsidRPr="003D339D" w14:paraId="6A78ED4E" w14:textId="77777777" w:rsidTr="00EE63F0">
        <w:trPr>
          <w:trHeight w:val="280"/>
        </w:trPr>
        <w:tc>
          <w:tcPr>
            <w:cnfStyle w:val="001000000000" w:firstRow="0" w:lastRow="0" w:firstColumn="1" w:lastColumn="0" w:oddVBand="0" w:evenVBand="0" w:oddHBand="0" w:evenHBand="0" w:firstRowFirstColumn="0" w:firstRowLastColumn="0" w:lastRowFirstColumn="0" w:lastRowLastColumn="0"/>
            <w:tcW w:w="1542" w:type="pct"/>
          </w:tcPr>
          <w:p w14:paraId="4D0867CA" w14:textId="77777777" w:rsidR="003D339D" w:rsidRPr="003D339D" w:rsidRDefault="003D339D" w:rsidP="003D339D">
            <w:pPr>
              <w:spacing w:after="200" w:line="276" w:lineRule="auto"/>
              <w:contextualSpacing w:val="0"/>
              <w:jc w:val="both"/>
              <w:rPr>
                <w:color w:val="FFFFFF" w:themeColor="background1"/>
                <w:lang w:val="en-GB"/>
              </w:rPr>
            </w:pPr>
            <w:r w:rsidRPr="003D339D">
              <w:rPr>
                <w:color w:val="FFFFFF" w:themeColor="background1"/>
                <w:lang w:val="en-GB"/>
              </w:rPr>
              <w:t>Description</w:t>
            </w:r>
          </w:p>
        </w:tc>
        <w:tc>
          <w:tcPr>
            <w:tcW w:w="3452" w:type="pct"/>
          </w:tcPr>
          <w:p w14:paraId="5682941C" w14:textId="77777777" w:rsidR="003D339D" w:rsidRPr="003D339D" w:rsidRDefault="003D339D" w:rsidP="003D339D">
            <w:pPr>
              <w:spacing w:after="200"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sidRPr="003D339D">
              <w:rPr>
                <w:lang w:val="en-GB"/>
              </w:rPr>
              <w:t>Total number of full-time jobs created by gender</w:t>
            </w:r>
          </w:p>
        </w:tc>
      </w:tr>
      <w:tr w:rsidR="003D339D" w:rsidRPr="003D339D" w14:paraId="6D1322F0" w14:textId="77777777" w:rsidTr="00EE63F0">
        <w:trPr>
          <w:trHeight w:val="281"/>
        </w:trPr>
        <w:tc>
          <w:tcPr>
            <w:cnfStyle w:val="001000000000" w:firstRow="0" w:lastRow="0" w:firstColumn="1" w:lastColumn="0" w:oddVBand="0" w:evenVBand="0" w:oddHBand="0" w:evenHBand="0" w:firstRowFirstColumn="0" w:firstRowLastColumn="0" w:lastRowFirstColumn="0" w:lastRowLastColumn="0"/>
            <w:tcW w:w="1542" w:type="pct"/>
          </w:tcPr>
          <w:p w14:paraId="3C34C232" w14:textId="77777777" w:rsidR="003D339D" w:rsidRPr="003D339D" w:rsidRDefault="003D339D" w:rsidP="003D339D">
            <w:pPr>
              <w:spacing w:after="200" w:line="276" w:lineRule="auto"/>
              <w:contextualSpacing w:val="0"/>
              <w:jc w:val="both"/>
              <w:rPr>
                <w:color w:val="FFFFFF" w:themeColor="background1"/>
                <w:lang w:val="en-GB"/>
              </w:rPr>
            </w:pPr>
            <w:r w:rsidRPr="003D339D">
              <w:rPr>
                <w:color w:val="FFFFFF" w:themeColor="background1"/>
                <w:lang w:val="en-GB"/>
              </w:rPr>
              <w:t>Source of data</w:t>
            </w:r>
          </w:p>
        </w:tc>
        <w:tc>
          <w:tcPr>
            <w:tcW w:w="3452" w:type="pct"/>
          </w:tcPr>
          <w:p w14:paraId="4F0AD17A" w14:textId="5B504341" w:rsidR="003D339D" w:rsidRPr="003D339D" w:rsidRDefault="00CF29FD" w:rsidP="003D339D">
            <w:pPr>
              <w:tabs>
                <w:tab w:val="left" w:pos="4005"/>
              </w:tabs>
              <w:spacing w:after="200"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proofErr w:type="spellStart"/>
            <w:r>
              <w:rPr>
                <w:lang w:val="en-GB"/>
              </w:rPr>
              <w:t>AAHi</w:t>
            </w:r>
            <w:proofErr w:type="spellEnd"/>
            <w:r>
              <w:rPr>
                <w:lang w:val="en-GB"/>
              </w:rPr>
              <w:t xml:space="preserve"> </w:t>
            </w:r>
            <w:r w:rsidR="003D339D" w:rsidRPr="003D339D">
              <w:rPr>
                <w:lang w:val="en-GB"/>
              </w:rPr>
              <w:t>annual report on the project including total number of people employed by the project</w:t>
            </w:r>
          </w:p>
        </w:tc>
      </w:tr>
      <w:tr w:rsidR="003D339D" w:rsidRPr="003D339D" w14:paraId="2CE804AD" w14:textId="77777777" w:rsidTr="00EE63F0">
        <w:trPr>
          <w:trHeight w:val="281"/>
        </w:trPr>
        <w:tc>
          <w:tcPr>
            <w:cnfStyle w:val="001000000000" w:firstRow="0" w:lastRow="0" w:firstColumn="1" w:lastColumn="0" w:oddVBand="0" w:evenVBand="0" w:oddHBand="0" w:evenHBand="0" w:firstRowFirstColumn="0" w:firstRowLastColumn="0" w:lastRowFirstColumn="0" w:lastRowLastColumn="0"/>
            <w:tcW w:w="1542" w:type="pct"/>
          </w:tcPr>
          <w:p w14:paraId="1230476D" w14:textId="77777777" w:rsidR="003D339D" w:rsidRPr="003D339D" w:rsidRDefault="003D339D" w:rsidP="003D339D">
            <w:pPr>
              <w:spacing w:after="200" w:line="276" w:lineRule="auto"/>
              <w:contextualSpacing w:val="0"/>
              <w:jc w:val="both"/>
              <w:rPr>
                <w:color w:val="FFFFFF" w:themeColor="background1"/>
                <w:lang w:val="en-GB"/>
              </w:rPr>
            </w:pPr>
            <w:r w:rsidRPr="003D339D">
              <w:rPr>
                <w:color w:val="FFFFFF" w:themeColor="background1"/>
                <w:lang w:val="en-GB"/>
              </w:rPr>
              <w:t>Value(s) applied</w:t>
            </w:r>
          </w:p>
        </w:tc>
        <w:tc>
          <w:tcPr>
            <w:tcW w:w="3452" w:type="pct"/>
          </w:tcPr>
          <w:p w14:paraId="6130EC59" w14:textId="16A9D6FC" w:rsidR="003D339D" w:rsidRPr="003D339D" w:rsidRDefault="00B6369E" w:rsidP="003D339D">
            <w:pPr>
              <w:spacing w:after="200"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Pr>
                <w:lang w:val="en-GB"/>
              </w:rPr>
              <w:t>13</w:t>
            </w:r>
            <w:r w:rsidR="003D339D" w:rsidRPr="003D339D">
              <w:rPr>
                <w:lang w:val="en-GB"/>
              </w:rPr>
              <w:t xml:space="preserve"> (estimated)</w:t>
            </w:r>
          </w:p>
        </w:tc>
      </w:tr>
      <w:tr w:rsidR="003D339D" w:rsidRPr="003D339D" w14:paraId="55F5AAC3" w14:textId="77777777" w:rsidTr="00EE63F0">
        <w:tc>
          <w:tcPr>
            <w:cnfStyle w:val="001000000000" w:firstRow="0" w:lastRow="0" w:firstColumn="1" w:lastColumn="0" w:oddVBand="0" w:evenVBand="0" w:oddHBand="0" w:evenHBand="0" w:firstRowFirstColumn="0" w:firstRowLastColumn="0" w:lastRowFirstColumn="0" w:lastRowLastColumn="0"/>
            <w:tcW w:w="1542" w:type="pct"/>
          </w:tcPr>
          <w:p w14:paraId="5C081B5E" w14:textId="77777777" w:rsidR="003D339D" w:rsidRPr="003D339D" w:rsidRDefault="003D339D" w:rsidP="003D339D">
            <w:pPr>
              <w:spacing w:after="200" w:line="276" w:lineRule="auto"/>
              <w:contextualSpacing w:val="0"/>
              <w:jc w:val="both"/>
              <w:rPr>
                <w:color w:val="FFFFFF" w:themeColor="background1"/>
                <w:lang w:val="en-GB"/>
              </w:rPr>
            </w:pPr>
            <w:r w:rsidRPr="003D339D">
              <w:rPr>
                <w:color w:val="FFFFFF" w:themeColor="background1"/>
                <w:lang w:val="en-GB"/>
              </w:rPr>
              <w:t>Measurement methods and procedures</w:t>
            </w:r>
          </w:p>
        </w:tc>
        <w:tc>
          <w:tcPr>
            <w:tcW w:w="3452" w:type="pct"/>
          </w:tcPr>
          <w:p w14:paraId="3E0EB9AB" w14:textId="3D9A656A" w:rsidR="003D339D" w:rsidRPr="003D339D" w:rsidRDefault="00CF29FD" w:rsidP="003D339D">
            <w:pPr>
              <w:spacing w:after="200"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proofErr w:type="spellStart"/>
            <w:r>
              <w:rPr>
                <w:lang w:val="en-GB"/>
              </w:rPr>
              <w:t>AAHi</w:t>
            </w:r>
            <w:proofErr w:type="spellEnd"/>
            <w:r>
              <w:rPr>
                <w:lang w:val="en-GB"/>
              </w:rPr>
              <w:t xml:space="preserve"> </w:t>
            </w:r>
            <w:r w:rsidR="003D339D" w:rsidRPr="003D339D">
              <w:rPr>
                <w:lang w:val="en-GB"/>
              </w:rPr>
              <w:t>annual report on the project including total number of people employed by the project</w:t>
            </w:r>
          </w:p>
        </w:tc>
      </w:tr>
      <w:tr w:rsidR="003D339D" w:rsidRPr="003D339D" w14:paraId="78BA4B0C" w14:textId="77777777" w:rsidTr="00EE63F0">
        <w:trPr>
          <w:trHeight w:val="248"/>
        </w:trPr>
        <w:tc>
          <w:tcPr>
            <w:cnfStyle w:val="001000000000" w:firstRow="0" w:lastRow="0" w:firstColumn="1" w:lastColumn="0" w:oddVBand="0" w:evenVBand="0" w:oddHBand="0" w:evenHBand="0" w:firstRowFirstColumn="0" w:firstRowLastColumn="0" w:lastRowFirstColumn="0" w:lastRowLastColumn="0"/>
            <w:tcW w:w="1542" w:type="pct"/>
          </w:tcPr>
          <w:p w14:paraId="4CA4EC48" w14:textId="77777777" w:rsidR="003D339D" w:rsidRPr="003D339D" w:rsidRDefault="003D339D" w:rsidP="003D339D">
            <w:pPr>
              <w:spacing w:line="276" w:lineRule="auto"/>
              <w:contextualSpacing w:val="0"/>
              <w:jc w:val="both"/>
              <w:rPr>
                <w:rFonts w:asciiTheme="minorHAnsi" w:hAnsiTheme="minorHAnsi"/>
                <w:color w:val="FFFFFF" w:themeColor="background1"/>
                <w:lang w:val="en-GB"/>
              </w:rPr>
            </w:pPr>
            <w:r w:rsidRPr="003D339D">
              <w:rPr>
                <w:rFonts w:asciiTheme="minorHAnsi" w:hAnsiTheme="minorHAnsi"/>
                <w:color w:val="FFFFFF" w:themeColor="background1"/>
                <w:lang w:val="en-GB"/>
              </w:rPr>
              <w:lastRenderedPageBreak/>
              <w:t>Monitoring frequency</w:t>
            </w:r>
          </w:p>
        </w:tc>
        <w:tc>
          <w:tcPr>
            <w:tcW w:w="3458" w:type="pct"/>
          </w:tcPr>
          <w:p w14:paraId="6E096025" w14:textId="77777777" w:rsidR="003D339D" w:rsidRPr="003D339D" w:rsidRDefault="003D339D" w:rsidP="003D339D">
            <w:pPr>
              <w:spacing w:after="200"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sidRPr="003D339D">
              <w:rPr>
                <w:lang w:val="en-GB"/>
              </w:rPr>
              <w:t>Annually</w:t>
            </w:r>
          </w:p>
        </w:tc>
      </w:tr>
      <w:tr w:rsidR="003D339D" w:rsidRPr="003D339D" w14:paraId="303FD57E" w14:textId="77777777" w:rsidTr="00EE63F0">
        <w:trPr>
          <w:trHeight w:val="249"/>
        </w:trPr>
        <w:tc>
          <w:tcPr>
            <w:cnfStyle w:val="001000000000" w:firstRow="0" w:lastRow="0" w:firstColumn="1" w:lastColumn="0" w:oddVBand="0" w:evenVBand="0" w:oddHBand="0" w:evenHBand="0" w:firstRowFirstColumn="0" w:firstRowLastColumn="0" w:lastRowFirstColumn="0" w:lastRowLastColumn="0"/>
            <w:tcW w:w="1542" w:type="pct"/>
          </w:tcPr>
          <w:p w14:paraId="1DDE02DF" w14:textId="77777777" w:rsidR="003D339D" w:rsidRPr="003D339D" w:rsidRDefault="003D339D" w:rsidP="003D339D">
            <w:pPr>
              <w:spacing w:line="276" w:lineRule="auto"/>
              <w:contextualSpacing w:val="0"/>
              <w:jc w:val="both"/>
              <w:rPr>
                <w:rFonts w:asciiTheme="minorHAnsi" w:hAnsiTheme="minorHAnsi"/>
                <w:color w:val="FFFFFF" w:themeColor="background1"/>
                <w:lang w:val="en-GB"/>
              </w:rPr>
            </w:pPr>
            <w:r w:rsidRPr="003D339D">
              <w:rPr>
                <w:rFonts w:asciiTheme="minorHAnsi" w:hAnsiTheme="minorHAnsi"/>
                <w:color w:val="FFFFFF" w:themeColor="background1"/>
                <w:lang w:val="en-GB"/>
              </w:rPr>
              <w:t>QA/QC procedures</w:t>
            </w:r>
          </w:p>
        </w:tc>
        <w:tc>
          <w:tcPr>
            <w:tcW w:w="3458" w:type="pct"/>
          </w:tcPr>
          <w:p w14:paraId="6920F40F" w14:textId="67317A3C" w:rsidR="003D339D" w:rsidRPr="003D339D" w:rsidRDefault="00CF29FD" w:rsidP="003D339D">
            <w:pPr>
              <w:spacing w:after="200"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proofErr w:type="spellStart"/>
            <w:r>
              <w:rPr>
                <w:lang w:val="en-GB"/>
              </w:rPr>
              <w:t>AAHi</w:t>
            </w:r>
            <w:proofErr w:type="spellEnd"/>
            <w:r>
              <w:rPr>
                <w:lang w:val="en-GB"/>
              </w:rPr>
              <w:t xml:space="preserve"> </w:t>
            </w:r>
            <w:r w:rsidR="003D339D" w:rsidRPr="003D339D">
              <w:rPr>
                <w:lang w:val="en-GB"/>
              </w:rPr>
              <w:t>will provide their annual report and accounts that will verify the total number of employees employed by the project</w:t>
            </w:r>
          </w:p>
        </w:tc>
      </w:tr>
      <w:tr w:rsidR="003D339D" w:rsidRPr="003D339D" w14:paraId="3894EF8A" w14:textId="77777777" w:rsidTr="00EE63F0">
        <w:trPr>
          <w:trHeight w:val="249"/>
        </w:trPr>
        <w:tc>
          <w:tcPr>
            <w:cnfStyle w:val="001000000000" w:firstRow="0" w:lastRow="0" w:firstColumn="1" w:lastColumn="0" w:oddVBand="0" w:evenVBand="0" w:oddHBand="0" w:evenHBand="0" w:firstRowFirstColumn="0" w:firstRowLastColumn="0" w:lastRowFirstColumn="0" w:lastRowLastColumn="0"/>
            <w:tcW w:w="1542" w:type="pct"/>
          </w:tcPr>
          <w:p w14:paraId="1BEE07C9" w14:textId="77777777" w:rsidR="003D339D" w:rsidRPr="003D339D" w:rsidRDefault="003D339D" w:rsidP="003D339D">
            <w:pPr>
              <w:spacing w:line="276" w:lineRule="auto"/>
              <w:contextualSpacing w:val="0"/>
              <w:jc w:val="both"/>
              <w:rPr>
                <w:rFonts w:asciiTheme="minorHAnsi" w:hAnsiTheme="minorHAnsi"/>
                <w:color w:val="FFFFFF" w:themeColor="background1"/>
                <w:lang w:val="en-GB"/>
              </w:rPr>
            </w:pPr>
            <w:r w:rsidRPr="003D339D">
              <w:rPr>
                <w:rFonts w:asciiTheme="minorHAnsi" w:hAnsiTheme="minorHAnsi"/>
                <w:color w:val="FFFFFF" w:themeColor="background1"/>
                <w:lang w:val="en-GB"/>
              </w:rPr>
              <w:t>Purpose of data</w:t>
            </w:r>
          </w:p>
        </w:tc>
        <w:tc>
          <w:tcPr>
            <w:tcW w:w="3458" w:type="pct"/>
          </w:tcPr>
          <w:p w14:paraId="15AD68AA" w14:textId="77777777" w:rsidR="003D339D" w:rsidRPr="003D339D" w:rsidRDefault="003D339D" w:rsidP="003D339D">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sidRPr="003D339D">
              <w:rPr>
                <w:lang w:val="en-GB"/>
              </w:rPr>
              <w:t>To calculate SDG 8</w:t>
            </w:r>
          </w:p>
        </w:tc>
      </w:tr>
      <w:tr w:rsidR="003D339D" w:rsidRPr="003D339D" w14:paraId="4679165D" w14:textId="77777777" w:rsidTr="00EE63F0">
        <w:trPr>
          <w:trHeight w:val="249"/>
        </w:trPr>
        <w:tc>
          <w:tcPr>
            <w:cnfStyle w:val="001000000000" w:firstRow="0" w:lastRow="0" w:firstColumn="1" w:lastColumn="0" w:oddVBand="0" w:evenVBand="0" w:oddHBand="0" w:evenHBand="0" w:firstRowFirstColumn="0" w:firstRowLastColumn="0" w:lastRowFirstColumn="0" w:lastRowLastColumn="0"/>
            <w:tcW w:w="1542" w:type="pct"/>
          </w:tcPr>
          <w:p w14:paraId="44B65A4C" w14:textId="77777777" w:rsidR="003D339D" w:rsidRPr="003D339D" w:rsidRDefault="003D339D" w:rsidP="003D339D">
            <w:pPr>
              <w:spacing w:line="276" w:lineRule="auto"/>
              <w:contextualSpacing w:val="0"/>
              <w:jc w:val="both"/>
              <w:rPr>
                <w:rFonts w:asciiTheme="minorHAnsi" w:hAnsiTheme="minorHAnsi"/>
                <w:color w:val="FFFFFF" w:themeColor="background1"/>
                <w:lang w:val="en-GB"/>
              </w:rPr>
            </w:pPr>
            <w:r w:rsidRPr="003D339D">
              <w:rPr>
                <w:rFonts w:asciiTheme="minorHAnsi" w:hAnsiTheme="minorHAnsi"/>
                <w:color w:val="FFFFFF" w:themeColor="background1"/>
                <w:lang w:val="en-GB"/>
              </w:rPr>
              <w:t>Additional comment</w:t>
            </w:r>
          </w:p>
        </w:tc>
        <w:tc>
          <w:tcPr>
            <w:tcW w:w="3458" w:type="pct"/>
          </w:tcPr>
          <w:p w14:paraId="22B2F54B" w14:textId="77777777" w:rsidR="003D339D" w:rsidRPr="003D339D" w:rsidRDefault="003D339D" w:rsidP="003D339D">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sidRPr="003D339D">
              <w:rPr>
                <w:lang w:val="en-GB"/>
              </w:rPr>
              <w:t>-</w:t>
            </w:r>
          </w:p>
        </w:tc>
      </w:tr>
    </w:tbl>
    <w:p w14:paraId="1C44ABCA" w14:textId="77777777" w:rsidR="007B0651" w:rsidRDefault="007B0651" w:rsidP="003D339D">
      <w:pPr>
        <w:spacing w:line="276" w:lineRule="auto"/>
        <w:contextualSpacing w:val="0"/>
        <w:jc w:val="both"/>
        <w:rPr>
          <w:b/>
          <w:bCs/>
          <w:lang w:val="en-GB"/>
        </w:rPr>
      </w:pPr>
    </w:p>
    <w:p w14:paraId="713BCE4F" w14:textId="087ADAF1" w:rsidR="007B0651" w:rsidRDefault="00426DDB" w:rsidP="003D339D">
      <w:pPr>
        <w:spacing w:line="276" w:lineRule="auto"/>
        <w:contextualSpacing w:val="0"/>
        <w:jc w:val="both"/>
        <w:rPr>
          <w:b/>
          <w:bCs/>
          <w:lang w:val="en-GB"/>
        </w:rPr>
      </w:pPr>
      <w:r w:rsidRPr="001B55A5">
        <w:rPr>
          <w:b/>
          <w:bCs/>
          <w:lang w:val="en-GB"/>
        </w:rPr>
        <w:t>Safeguarding Principles Assessment</w:t>
      </w:r>
      <w:r>
        <w:rPr>
          <w:b/>
          <w:bCs/>
        </w:rPr>
        <w:t xml:space="preserve">: </w:t>
      </w:r>
      <w:r w:rsidR="001B55A5" w:rsidRPr="00E20FBA">
        <w:rPr>
          <w:b/>
          <w:bCs/>
        </w:rPr>
        <w:t>Principle 9.5</w:t>
      </w:r>
      <w:r>
        <w:rPr>
          <w:b/>
          <w:bCs/>
        </w:rPr>
        <w:t xml:space="preserve"> - </w:t>
      </w:r>
      <w:r w:rsidR="001B55A5" w:rsidRPr="00E20FBA">
        <w:rPr>
          <w:b/>
          <w:bCs/>
        </w:rPr>
        <w:t>Hazardous and Non-hazardous Waste</w:t>
      </w:r>
      <w:r>
        <w:rPr>
          <w:b/>
          <w:bCs/>
        </w:rPr>
        <w:t xml:space="preserve">: </w:t>
      </w:r>
    </w:p>
    <w:tbl>
      <w:tblPr>
        <w:tblStyle w:val="GridTable5Dark-Accent111"/>
        <w:tblpPr w:leftFromText="180" w:rightFromText="180" w:vertAnchor="text" w:horzAnchor="margin" w:tblpY="219"/>
        <w:tblW w:w="5006" w:type="pct"/>
        <w:tblCellMar>
          <w:top w:w="57" w:type="dxa"/>
        </w:tblCellMar>
        <w:tblLook w:val="0680" w:firstRow="0" w:lastRow="0" w:firstColumn="1" w:lastColumn="0" w:noHBand="1" w:noVBand="1"/>
      </w:tblPr>
      <w:tblGrid>
        <w:gridCol w:w="2971"/>
        <w:gridCol w:w="6663"/>
      </w:tblGrid>
      <w:tr w:rsidR="007B0651" w:rsidRPr="003D339D" w14:paraId="196111D0" w14:textId="77777777" w:rsidTr="00E25923">
        <w:trPr>
          <w:trHeight w:val="280"/>
        </w:trPr>
        <w:tc>
          <w:tcPr>
            <w:cnfStyle w:val="001000000000" w:firstRow="0" w:lastRow="0" w:firstColumn="1" w:lastColumn="0" w:oddVBand="0" w:evenVBand="0" w:oddHBand="0" w:evenHBand="0" w:firstRowFirstColumn="0" w:firstRowLastColumn="0" w:lastRowFirstColumn="0" w:lastRowLastColumn="0"/>
            <w:tcW w:w="1542" w:type="pct"/>
          </w:tcPr>
          <w:p w14:paraId="062E3A5A" w14:textId="77777777" w:rsidR="007B0651" w:rsidRPr="003D339D" w:rsidRDefault="007B0651" w:rsidP="00E25923">
            <w:pPr>
              <w:spacing w:after="200" w:line="276" w:lineRule="auto"/>
              <w:contextualSpacing w:val="0"/>
              <w:jc w:val="both"/>
              <w:rPr>
                <w:color w:val="FFFFFF" w:themeColor="background1"/>
                <w:lang w:val="en-GB"/>
              </w:rPr>
            </w:pPr>
            <w:r w:rsidRPr="003D339D">
              <w:rPr>
                <w:color w:val="FFFFFF" w:themeColor="background1"/>
                <w:lang w:val="en-GB"/>
              </w:rPr>
              <w:t>Data/parameter</w:t>
            </w:r>
          </w:p>
        </w:tc>
        <w:tc>
          <w:tcPr>
            <w:tcW w:w="3452" w:type="pct"/>
          </w:tcPr>
          <w:p w14:paraId="36814C83" w14:textId="264F0D97" w:rsidR="007B0651" w:rsidRPr="003D339D" w:rsidRDefault="00033DFD" w:rsidP="00E25923">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Pr>
                <w:lang w:val="en-GB"/>
              </w:rPr>
              <w:t>Recycle</w:t>
            </w:r>
            <w:r w:rsidRPr="00033DFD">
              <w:rPr>
                <w:vertAlign w:val="subscript"/>
                <w:lang w:val="en-GB"/>
              </w:rPr>
              <w:t xml:space="preserve"> waste</w:t>
            </w:r>
          </w:p>
        </w:tc>
      </w:tr>
      <w:tr w:rsidR="007B0651" w:rsidRPr="003D339D" w14:paraId="2FAF218B" w14:textId="77777777" w:rsidTr="00E25923">
        <w:trPr>
          <w:trHeight w:val="281"/>
        </w:trPr>
        <w:tc>
          <w:tcPr>
            <w:cnfStyle w:val="001000000000" w:firstRow="0" w:lastRow="0" w:firstColumn="1" w:lastColumn="0" w:oddVBand="0" w:evenVBand="0" w:oddHBand="0" w:evenHBand="0" w:firstRowFirstColumn="0" w:firstRowLastColumn="0" w:lastRowFirstColumn="0" w:lastRowLastColumn="0"/>
            <w:tcW w:w="1542" w:type="pct"/>
          </w:tcPr>
          <w:p w14:paraId="3BF51255" w14:textId="77777777" w:rsidR="007B0651" w:rsidRPr="003D339D" w:rsidRDefault="007B0651" w:rsidP="00E25923">
            <w:pPr>
              <w:spacing w:after="200" w:line="276" w:lineRule="auto"/>
              <w:contextualSpacing w:val="0"/>
              <w:jc w:val="both"/>
              <w:rPr>
                <w:color w:val="FFFFFF" w:themeColor="background1"/>
                <w:lang w:val="en-GB"/>
              </w:rPr>
            </w:pPr>
            <w:r w:rsidRPr="003D339D">
              <w:rPr>
                <w:color w:val="FFFFFF" w:themeColor="background1"/>
                <w:lang w:val="en-GB"/>
              </w:rPr>
              <w:t>Unit</w:t>
            </w:r>
          </w:p>
        </w:tc>
        <w:tc>
          <w:tcPr>
            <w:tcW w:w="3452" w:type="pct"/>
          </w:tcPr>
          <w:p w14:paraId="43CD2271" w14:textId="1B8D57FB" w:rsidR="007B0651" w:rsidRPr="003D339D" w:rsidRDefault="00033DFD" w:rsidP="00E25923">
            <w:pPr>
              <w:spacing w:after="200"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Pr>
                <w:lang w:val="en-GB"/>
              </w:rPr>
              <w:t>Tons</w:t>
            </w:r>
            <w:r w:rsidR="008258F6">
              <w:rPr>
                <w:lang w:val="en-GB"/>
              </w:rPr>
              <w:t>/year</w:t>
            </w:r>
          </w:p>
        </w:tc>
      </w:tr>
      <w:tr w:rsidR="007B0651" w:rsidRPr="003D339D" w14:paraId="4E69667A" w14:textId="77777777" w:rsidTr="00E25923">
        <w:trPr>
          <w:trHeight w:val="280"/>
        </w:trPr>
        <w:tc>
          <w:tcPr>
            <w:cnfStyle w:val="001000000000" w:firstRow="0" w:lastRow="0" w:firstColumn="1" w:lastColumn="0" w:oddVBand="0" w:evenVBand="0" w:oddHBand="0" w:evenHBand="0" w:firstRowFirstColumn="0" w:firstRowLastColumn="0" w:lastRowFirstColumn="0" w:lastRowLastColumn="0"/>
            <w:tcW w:w="1542" w:type="pct"/>
          </w:tcPr>
          <w:p w14:paraId="6CA698D3" w14:textId="77777777" w:rsidR="007B0651" w:rsidRPr="003D339D" w:rsidRDefault="007B0651" w:rsidP="00E25923">
            <w:pPr>
              <w:spacing w:after="200" w:line="276" w:lineRule="auto"/>
              <w:contextualSpacing w:val="0"/>
              <w:jc w:val="both"/>
              <w:rPr>
                <w:color w:val="FFFFFF" w:themeColor="background1"/>
                <w:lang w:val="en-GB"/>
              </w:rPr>
            </w:pPr>
            <w:r w:rsidRPr="003D339D">
              <w:rPr>
                <w:color w:val="FFFFFF" w:themeColor="background1"/>
                <w:lang w:val="en-GB"/>
              </w:rPr>
              <w:t>Description</w:t>
            </w:r>
          </w:p>
        </w:tc>
        <w:tc>
          <w:tcPr>
            <w:tcW w:w="3452" w:type="pct"/>
          </w:tcPr>
          <w:p w14:paraId="4E41D3DB" w14:textId="0FD8052B" w:rsidR="007B0651" w:rsidRPr="003D339D" w:rsidRDefault="00033DFD" w:rsidP="00E25923">
            <w:pPr>
              <w:spacing w:after="200"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Pr>
                <w:lang w:val="en-GB"/>
              </w:rPr>
              <w:t xml:space="preserve">Quantity of waste </w:t>
            </w:r>
            <w:r w:rsidR="00B51D2C">
              <w:rPr>
                <w:lang w:val="en-GB"/>
              </w:rPr>
              <w:t>given to recycler for recycling</w:t>
            </w:r>
          </w:p>
        </w:tc>
      </w:tr>
      <w:tr w:rsidR="007B0651" w:rsidRPr="003D339D" w14:paraId="4C917DEF" w14:textId="77777777" w:rsidTr="00E25923">
        <w:trPr>
          <w:trHeight w:val="281"/>
        </w:trPr>
        <w:tc>
          <w:tcPr>
            <w:cnfStyle w:val="001000000000" w:firstRow="0" w:lastRow="0" w:firstColumn="1" w:lastColumn="0" w:oddVBand="0" w:evenVBand="0" w:oddHBand="0" w:evenHBand="0" w:firstRowFirstColumn="0" w:firstRowLastColumn="0" w:lastRowFirstColumn="0" w:lastRowLastColumn="0"/>
            <w:tcW w:w="1542" w:type="pct"/>
          </w:tcPr>
          <w:p w14:paraId="3C8D4211" w14:textId="77777777" w:rsidR="007B0651" w:rsidRPr="003D339D" w:rsidRDefault="007B0651" w:rsidP="00E25923">
            <w:pPr>
              <w:spacing w:after="200" w:line="276" w:lineRule="auto"/>
              <w:contextualSpacing w:val="0"/>
              <w:jc w:val="both"/>
              <w:rPr>
                <w:color w:val="FFFFFF" w:themeColor="background1"/>
                <w:lang w:val="en-GB"/>
              </w:rPr>
            </w:pPr>
            <w:r w:rsidRPr="003D339D">
              <w:rPr>
                <w:color w:val="FFFFFF" w:themeColor="background1"/>
                <w:lang w:val="en-GB"/>
              </w:rPr>
              <w:t>Source of data</w:t>
            </w:r>
          </w:p>
        </w:tc>
        <w:tc>
          <w:tcPr>
            <w:tcW w:w="3452" w:type="pct"/>
          </w:tcPr>
          <w:p w14:paraId="122C67A9" w14:textId="3603F4CA" w:rsidR="007B0651" w:rsidRPr="003D339D" w:rsidRDefault="008258F6" w:rsidP="00E25923">
            <w:pPr>
              <w:tabs>
                <w:tab w:val="left" w:pos="4005"/>
              </w:tabs>
              <w:spacing w:after="200"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Pr>
                <w:lang w:val="en-GB"/>
              </w:rPr>
              <w:t>Waste c</w:t>
            </w:r>
            <w:r w:rsidR="00B51D2C">
              <w:rPr>
                <w:lang w:val="en-GB"/>
              </w:rPr>
              <w:t>ollection receipt from recycler</w:t>
            </w:r>
          </w:p>
        </w:tc>
      </w:tr>
      <w:tr w:rsidR="007B0651" w:rsidRPr="003D339D" w14:paraId="57C61D9A" w14:textId="77777777" w:rsidTr="00E25923">
        <w:trPr>
          <w:trHeight w:val="281"/>
        </w:trPr>
        <w:tc>
          <w:tcPr>
            <w:cnfStyle w:val="001000000000" w:firstRow="0" w:lastRow="0" w:firstColumn="1" w:lastColumn="0" w:oddVBand="0" w:evenVBand="0" w:oddHBand="0" w:evenHBand="0" w:firstRowFirstColumn="0" w:firstRowLastColumn="0" w:lastRowFirstColumn="0" w:lastRowLastColumn="0"/>
            <w:tcW w:w="1542" w:type="pct"/>
          </w:tcPr>
          <w:p w14:paraId="049914DE" w14:textId="77777777" w:rsidR="007B0651" w:rsidRPr="003D339D" w:rsidRDefault="007B0651" w:rsidP="00E25923">
            <w:pPr>
              <w:spacing w:after="200" w:line="276" w:lineRule="auto"/>
              <w:contextualSpacing w:val="0"/>
              <w:jc w:val="both"/>
              <w:rPr>
                <w:color w:val="FFFFFF" w:themeColor="background1"/>
                <w:lang w:val="en-GB"/>
              </w:rPr>
            </w:pPr>
            <w:r w:rsidRPr="003D339D">
              <w:rPr>
                <w:color w:val="FFFFFF" w:themeColor="background1"/>
                <w:lang w:val="en-GB"/>
              </w:rPr>
              <w:t>Value(s) applied</w:t>
            </w:r>
          </w:p>
        </w:tc>
        <w:tc>
          <w:tcPr>
            <w:tcW w:w="3452" w:type="pct"/>
          </w:tcPr>
          <w:p w14:paraId="7FC2305B" w14:textId="3AB65BD8" w:rsidR="007B0651" w:rsidRPr="003D339D" w:rsidRDefault="00D744ED" w:rsidP="00E25923">
            <w:pPr>
              <w:spacing w:after="200"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Pr>
                <w:lang w:val="en-GB"/>
              </w:rPr>
              <w:t>TBD</w:t>
            </w:r>
          </w:p>
        </w:tc>
      </w:tr>
      <w:tr w:rsidR="007B0651" w:rsidRPr="003D339D" w14:paraId="05BA99C9" w14:textId="77777777" w:rsidTr="00E25923">
        <w:tc>
          <w:tcPr>
            <w:cnfStyle w:val="001000000000" w:firstRow="0" w:lastRow="0" w:firstColumn="1" w:lastColumn="0" w:oddVBand="0" w:evenVBand="0" w:oddHBand="0" w:evenHBand="0" w:firstRowFirstColumn="0" w:firstRowLastColumn="0" w:lastRowFirstColumn="0" w:lastRowLastColumn="0"/>
            <w:tcW w:w="1542" w:type="pct"/>
          </w:tcPr>
          <w:p w14:paraId="666A713D" w14:textId="77777777" w:rsidR="007B0651" w:rsidRPr="003D339D" w:rsidRDefault="007B0651" w:rsidP="00E25923">
            <w:pPr>
              <w:spacing w:after="200" w:line="276" w:lineRule="auto"/>
              <w:contextualSpacing w:val="0"/>
              <w:jc w:val="both"/>
              <w:rPr>
                <w:color w:val="FFFFFF" w:themeColor="background1"/>
                <w:lang w:val="en-GB"/>
              </w:rPr>
            </w:pPr>
            <w:r w:rsidRPr="003D339D">
              <w:rPr>
                <w:color w:val="FFFFFF" w:themeColor="background1"/>
                <w:lang w:val="en-GB"/>
              </w:rPr>
              <w:t>Measurement methods and procedures</w:t>
            </w:r>
          </w:p>
        </w:tc>
        <w:tc>
          <w:tcPr>
            <w:tcW w:w="3452" w:type="pct"/>
          </w:tcPr>
          <w:p w14:paraId="1C871844" w14:textId="23A4A2A6" w:rsidR="007B0651" w:rsidRPr="003D339D" w:rsidRDefault="00306A4A" w:rsidP="00E25923">
            <w:pPr>
              <w:spacing w:after="200"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Pr>
                <w:lang w:val="en-GB"/>
              </w:rPr>
              <w:t xml:space="preserve">The waste quantity will be </w:t>
            </w:r>
            <w:r w:rsidR="00665130">
              <w:rPr>
                <w:lang w:val="en-GB"/>
              </w:rPr>
              <w:t>measure by the recycler using some weighing scale or other measuring method</w:t>
            </w:r>
          </w:p>
        </w:tc>
      </w:tr>
      <w:tr w:rsidR="007B0651" w:rsidRPr="003D339D" w14:paraId="35363203" w14:textId="77777777" w:rsidTr="00E25923">
        <w:trPr>
          <w:trHeight w:val="248"/>
        </w:trPr>
        <w:tc>
          <w:tcPr>
            <w:cnfStyle w:val="001000000000" w:firstRow="0" w:lastRow="0" w:firstColumn="1" w:lastColumn="0" w:oddVBand="0" w:evenVBand="0" w:oddHBand="0" w:evenHBand="0" w:firstRowFirstColumn="0" w:firstRowLastColumn="0" w:lastRowFirstColumn="0" w:lastRowLastColumn="0"/>
            <w:tcW w:w="1542" w:type="pct"/>
          </w:tcPr>
          <w:p w14:paraId="62AA6685" w14:textId="77777777" w:rsidR="007B0651" w:rsidRPr="003D339D" w:rsidRDefault="007B0651" w:rsidP="00E25923">
            <w:pPr>
              <w:spacing w:line="276" w:lineRule="auto"/>
              <w:contextualSpacing w:val="0"/>
              <w:jc w:val="both"/>
              <w:rPr>
                <w:rFonts w:asciiTheme="minorHAnsi" w:hAnsiTheme="minorHAnsi"/>
                <w:color w:val="FFFFFF" w:themeColor="background1"/>
                <w:lang w:val="en-GB"/>
              </w:rPr>
            </w:pPr>
            <w:r w:rsidRPr="003D339D">
              <w:rPr>
                <w:rFonts w:asciiTheme="minorHAnsi" w:hAnsiTheme="minorHAnsi"/>
                <w:color w:val="FFFFFF" w:themeColor="background1"/>
                <w:lang w:val="en-GB"/>
              </w:rPr>
              <w:t>Monitoring frequency</w:t>
            </w:r>
          </w:p>
        </w:tc>
        <w:tc>
          <w:tcPr>
            <w:tcW w:w="3458" w:type="pct"/>
          </w:tcPr>
          <w:p w14:paraId="3E2BE67D" w14:textId="1C300183" w:rsidR="007B0651" w:rsidRPr="003D339D" w:rsidRDefault="007B0651" w:rsidP="00E25923">
            <w:pPr>
              <w:spacing w:after="200"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sidRPr="003D339D">
              <w:rPr>
                <w:lang w:val="en-GB"/>
              </w:rPr>
              <w:t>Annually</w:t>
            </w:r>
            <w:r w:rsidR="006D791A">
              <w:rPr>
                <w:lang w:val="en-GB"/>
              </w:rPr>
              <w:t xml:space="preserve"> or based on the requirement</w:t>
            </w:r>
          </w:p>
        </w:tc>
      </w:tr>
      <w:tr w:rsidR="007B0651" w:rsidRPr="003D339D" w14:paraId="433FA3F2" w14:textId="77777777" w:rsidTr="00E25923">
        <w:trPr>
          <w:trHeight w:val="249"/>
        </w:trPr>
        <w:tc>
          <w:tcPr>
            <w:cnfStyle w:val="001000000000" w:firstRow="0" w:lastRow="0" w:firstColumn="1" w:lastColumn="0" w:oddVBand="0" w:evenVBand="0" w:oddHBand="0" w:evenHBand="0" w:firstRowFirstColumn="0" w:firstRowLastColumn="0" w:lastRowFirstColumn="0" w:lastRowLastColumn="0"/>
            <w:tcW w:w="1542" w:type="pct"/>
          </w:tcPr>
          <w:p w14:paraId="7B296671" w14:textId="77777777" w:rsidR="007B0651" w:rsidRPr="003D339D" w:rsidRDefault="007B0651" w:rsidP="00E25923">
            <w:pPr>
              <w:spacing w:line="276" w:lineRule="auto"/>
              <w:contextualSpacing w:val="0"/>
              <w:jc w:val="both"/>
              <w:rPr>
                <w:rFonts w:asciiTheme="minorHAnsi" w:hAnsiTheme="minorHAnsi"/>
                <w:color w:val="FFFFFF" w:themeColor="background1"/>
                <w:lang w:val="en-GB"/>
              </w:rPr>
            </w:pPr>
            <w:r w:rsidRPr="003D339D">
              <w:rPr>
                <w:rFonts w:asciiTheme="minorHAnsi" w:hAnsiTheme="minorHAnsi"/>
                <w:color w:val="FFFFFF" w:themeColor="background1"/>
                <w:lang w:val="en-GB"/>
              </w:rPr>
              <w:t>QA/QC procedures</w:t>
            </w:r>
          </w:p>
        </w:tc>
        <w:tc>
          <w:tcPr>
            <w:tcW w:w="3458" w:type="pct"/>
          </w:tcPr>
          <w:p w14:paraId="7E4BF695" w14:textId="1A5C0147" w:rsidR="007B0651" w:rsidRPr="003D339D" w:rsidRDefault="00FD5AB9" w:rsidP="00E25923">
            <w:pPr>
              <w:spacing w:after="200"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Pr>
                <w:lang w:val="en-GB"/>
              </w:rPr>
              <w:t>N/A</w:t>
            </w:r>
          </w:p>
        </w:tc>
      </w:tr>
      <w:tr w:rsidR="007B0651" w:rsidRPr="003D339D" w14:paraId="56D7625E" w14:textId="77777777" w:rsidTr="00E25923">
        <w:trPr>
          <w:trHeight w:val="249"/>
        </w:trPr>
        <w:tc>
          <w:tcPr>
            <w:cnfStyle w:val="001000000000" w:firstRow="0" w:lastRow="0" w:firstColumn="1" w:lastColumn="0" w:oddVBand="0" w:evenVBand="0" w:oddHBand="0" w:evenHBand="0" w:firstRowFirstColumn="0" w:firstRowLastColumn="0" w:lastRowFirstColumn="0" w:lastRowLastColumn="0"/>
            <w:tcW w:w="1542" w:type="pct"/>
          </w:tcPr>
          <w:p w14:paraId="7B815174" w14:textId="77777777" w:rsidR="007B0651" w:rsidRPr="003D339D" w:rsidRDefault="007B0651" w:rsidP="00E25923">
            <w:pPr>
              <w:spacing w:line="276" w:lineRule="auto"/>
              <w:contextualSpacing w:val="0"/>
              <w:jc w:val="both"/>
              <w:rPr>
                <w:rFonts w:asciiTheme="minorHAnsi" w:hAnsiTheme="minorHAnsi"/>
                <w:color w:val="FFFFFF" w:themeColor="background1"/>
                <w:lang w:val="en-GB"/>
              </w:rPr>
            </w:pPr>
            <w:r w:rsidRPr="003D339D">
              <w:rPr>
                <w:rFonts w:asciiTheme="minorHAnsi" w:hAnsiTheme="minorHAnsi"/>
                <w:color w:val="FFFFFF" w:themeColor="background1"/>
                <w:lang w:val="en-GB"/>
              </w:rPr>
              <w:t>Purpose of data</w:t>
            </w:r>
          </w:p>
        </w:tc>
        <w:tc>
          <w:tcPr>
            <w:tcW w:w="3458" w:type="pct"/>
          </w:tcPr>
          <w:p w14:paraId="2B1EC77A" w14:textId="408608E4" w:rsidR="007B0651" w:rsidRPr="003D339D" w:rsidRDefault="00FD5AB9" w:rsidP="00E25923">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Pr>
                <w:lang w:val="en-GB"/>
              </w:rPr>
              <w:t xml:space="preserve">For </w:t>
            </w:r>
            <w:r w:rsidRPr="00FD5AB9">
              <w:rPr>
                <w:lang w:val="en-GB"/>
              </w:rPr>
              <w:t xml:space="preserve">Safeguarding Principles Assessment: Principle 9.5 - Hazardous and Non-hazardous Waste: </w:t>
            </w:r>
            <w:r w:rsidR="007B0651" w:rsidRPr="003D339D">
              <w:rPr>
                <w:lang w:val="en-GB"/>
              </w:rPr>
              <w:t xml:space="preserve"> </w:t>
            </w:r>
          </w:p>
        </w:tc>
      </w:tr>
      <w:tr w:rsidR="007B0651" w:rsidRPr="003D339D" w14:paraId="5F884833" w14:textId="77777777" w:rsidTr="00E25923">
        <w:trPr>
          <w:trHeight w:val="249"/>
        </w:trPr>
        <w:tc>
          <w:tcPr>
            <w:cnfStyle w:val="001000000000" w:firstRow="0" w:lastRow="0" w:firstColumn="1" w:lastColumn="0" w:oddVBand="0" w:evenVBand="0" w:oddHBand="0" w:evenHBand="0" w:firstRowFirstColumn="0" w:firstRowLastColumn="0" w:lastRowFirstColumn="0" w:lastRowLastColumn="0"/>
            <w:tcW w:w="1542" w:type="pct"/>
          </w:tcPr>
          <w:p w14:paraId="1FE5A231" w14:textId="77777777" w:rsidR="007B0651" w:rsidRPr="003D339D" w:rsidRDefault="007B0651" w:rsidP="00E25923">
            <w:pPr>
              <w:spacing w:line="276" w:lineRule="auto"/>
              <w:contextualSpacing w:val="0"/>
              <w:jc w:val="both"/>
              <w:rPr>
                <w:rFonts w:asciiTheme="minorHAnsi" w:hAnsiTheme="minorHAnsi"/>
                <w:color w:val="FFFFFF" w:themeColor="background1"/>
                <w:lang w:val="en-GB"/>
              </w:rPr>
            </w:pPr>
            <w:r w:rsidRPr="003D339D">
              <w:rPr>
                <w:rFonts w:asciiTheme="minorHAnsi" w:hAnsiTheme="minorHAnsi"/>
                <w:color w:val="FFFFFF" w:themeColor="background1"/>
                <w:lang w:val="en-GB"/>
              </w:rPr>
              <w:t>Additional comment</w:t>
            </w:r>
          </w:p>
        </w:tc>
        <w:tc>
          <w:tcPr>
            <w:tcW w:w="3458" w:type="pct"/>
          </w:tcPr>
          <w:p w14:paraId="52E7AA4D" w14:textId="107CB31F" w:rsidR="007B0651" w:rsidRDefault="00290E14" w:rsidP="00E25923">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sidRPr="001B56E6">
              <w:rPr>
                <w:b/>
                <w:bCs/>
                <w:lang w:val="en-GB"/>
              </w:rPr>
              <w:t>Stove Replacement:</w:t>
            </w:r>
            <w:r>
              <w:rPr>
                <w:lang w:val="en-GB"/>
              </w:rPr>
              <w:t xml:space="preserve"> </w:t>
            </w:r>
            <w:r w:rsidR="00FD5AB9">
              <w:rPr>
                <w:lang w:val="en-GB"/>
              </w:rPr>
              <w:t>When a stove</w:t>
            </w:r>
            <w:r w:rsidR="00B7760B">
              <w:rPr>
                <w:lang w:val="en-GB"/>
              </w:rPr>
              <w:t xml:space="preserve"> become non-operational (could not be used any more)</w:t>
            </w:r>
            <w:r w:rsidR="001F404A">
              <w:rPr>
                <w:lang w:val="en-GB"/>
              </w:rPr>
              <w:t>,</w:t>
            </w:r>
            <w:r w:rsidR="00B7760B">
              <w:rPr>
                <w:lang w:val="en-GB"/>
              </w:rPr>
              <w:t xml:space="preserve"> </w:t>
            </w:r>
            <w:proofErr w:type="spellStart"/>
            <w:r w:rsidR="00F80E44">
              <w:rPr>
                <w:lang w:val="en-GB"/>
              </w:rPr>
              <w:t>AAHi</w:t>
            </w:r>
            <w:proofErr w:type="spellEnd"/>
            <w:r w:rsidR="00F80E44">
              <w:rPr>
                <w:lang w:val="en-GB"/>
              </w:rPr>
              <w:t xml:space="preserve"> team will pick the old stove and will give a new stove to the user. </w:t>
            </w:r>
            <w:r w:rsidR="006B5754">
              <w:rPr>
                <w:lang w:val="en-GB"/>
              </w:rPr>
              <w:t>The metal part from the old stove will be extract</w:t>
            </w:r>
            <w:r w:rsidR="00F91E1D">
              <w:rPr>
                <w:lang w:val="en-GB"/>
              </w:rPr>
              <w:t>ed</w:t>
            </w:r>
            <w:r w:rsidR="006B5754">
              <w:rPr>
                <w:lang w:val="en-GB"/>
              </w:rPr>
              <w:t xml:space="preserve"> and will be given to the recycler</w:t>
            </w:r>
            <w:r w:rsidR="00F91E1D">
              <w:rPr>
                <w:lang w:val="en-GB"/>
              </w:rPr>
              <w:t xml:space="preserve"> for recycling</w:t>
            </w:r>
            <w:r w:rsidR="006B5754">
              <w:rPr>
                <w:lang w:val="en-GB"/>
              </w:rPr>
              <w:t>.</w:t>
            </w:r>
          </w:p>
          <w:p w14:paraId="1EFE86AC" w14:textId="77777777" w:rsidR="006B5754" w:rsidRDefault="006B5754" w:rsidP="00E25923">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p>
          <w:p w14:paraId="3156CD48" w14:textId="33E180AB" w:rsidR="00290E14" w:rsidRDefault="00290E14" w:rsidP="00E25923">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sidRPr="001B56E6">
              <w:rPr>
                <w:b/>
                <w:bCs/>
                <w:lang w:val="en-GB"/>
              </w:rPr>
              <w:t>Stove Repair:</w:t>
            </w:r>
            <w:r>
              <w:rPr>
                <w:lang w:val="en-GB"/>
              </w:rPr>
              <w:t xml:space="preserve"> </w:t>
            </w:r>
            <w:r w:rsidR="00163D89">
              <w:rPr>
                <w:lang w:val="en-GB"/>
              </w:rPr>
              <w:t xml:space="preserve">When </w:t>
            </w:r>
            <w:r w:rsidR="00615897">
              <w:rPr>
                <w:lang w:val="en-GB"/>
              </w:rPr>
              <w:t>a</w:t>
            </w:r>
            <w:r w:rsidR="00163D89">
              <w:rPr>
                <w:lang w:val="en-GB"/>
              </w:rPr>
              <w:t xml:space="preserve"> metallic part </w:t>
            </w:r>
            <w:r w:rsidR="00615897">
              <w:rPr>
                <w:lang w:val="en-GB"/>
              </w:rPr>
              <w:t>is replaced in a stove, the old part</w:t>
            </w:r>
            <w:r w:rsidR="0026646B">
              <w:rPr>
                <w:lang w:val="en-GB"/>
              </w:rPr>
              <w:t xml:space="preserve"> will</w:t>
            </w:r>
            <w:r w:rsidR="00615897">
              <w:rPr>
                <w:lang w:val="en-GB"/>
              </w:rPr>
              <w:t xml:space="preserve"> be collected by the </w:t>
            </w:r>
            <w:r w:rsidR="00FC7A90">
              <w:rPr>
                <w:lang w:val="en-GB"/>
              </w:rPr>
              <w:t>Ambassador</w:t>
            </w:r>
            <w:r w:rsidR="002F21F8">
              <w:rPr>
                <w:lang w:val="en-GB"/>
              </w:rPr>
              <w:t xml:space="preserve">/FO </w:t>
            </w:r>
            <w:r w:rsidR="00FC7A90">
              <w:rPr>
                <w:lang w:val="en-GB"/>
              </w:rPr>
              <w:t xml:space="preserve">and </w:t>
            </w:r>
            <w:r w:rsidR="0026646B">
              <w:rPr>
                <w:lang w:val="en-GB"/>
              </w:rPr>
              <w:t xml:space="preserve">will be given </w:t>
            </w:r>
            <w:r w:rsidR="00D74CD2">
              <w:rPr>
                <w:lang w:val="en-GB"/>
              </w:rPr>
              <w:t>to the recycler</w:t>
            </w:r>
            <w:r w:rsidR="0026646B">
              <w:rPr>
                <w:lang w:val="en-GB"/>
              </w:rPr>
              <w:t xml:space="preserve"> for recycling</w:t>
            </w:r>
            <w:r w:rsidR="00D74CD2">
              <w:rPr>
                <w:lang w:val="en-GB"/>
              </w:rPr>
              <w:t>.</w:t>
            </w:r>
          </w:p>
          <w:p w14:paraId="1D1D031A" w14:textId="77777777" w:rsidR="00D74CD2" w:rsidRDefault="00D74CD2" w:rsidP="00E25923">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p>
          <w:p w14:paraId="3DB4E352" w14:textId="3FA1EE83" w:rsidR="00D74CD2" w:rsidRDefault="00D74CD2" w:rsidP="00E25923">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Pr>
                <w:lang w:val="en-GB"/>
              </w:rPr>
              <w:t xml:space="preserve">Please note that the metal waste will </w:t>
            </w:r>
            <w:r w:rsidR="006D791A">
              <w:rPr>
                <w:lang w:val="en-GB"/>
              </w:rPr>
              <w:t xml:space="preserve">only </w:t>
            </w:r>
            <w:r>
              <w:rPr>
                <w:lang w:val="en-GB"/>
              </w:rPr>
              <w:t xml:space="preserve">be given to the recycler when </w:t>
            </w:r>
            <w:r w:rsidR="005B29A1">
              <w:rPr>
                <w:lang w:val="en-GB"/>
              </w:rPr>
              <w:t>enough</w:t>
            </w:r>
            <w:r w:rsidR="006D791A">
              <w:rPr>
                <w:lang w:val="en-GB"/>
              </w:rPr>
              <w:t xml:space="preserve"> quantity of waste </w:t>
            </w:r>
            <w:r w:rsidR="00E15589">
              <w:rPr>
                <w:lang w:val="en-GB"/>
              </w:rPr>
              <w:t>generated,</w:t>
            </w:r>
            <w:r w:rsidR="005B29A1">
              <w:rPr>
                <w:lang w:val="en-GB"/>
              </w:rPr>
              <w:t xml:space="preserve"> and the recycler is </w:t>
            </w:r>
            <w:r w:rsidR="00B34FC8">
              <w:rPr>
                <w:lang w:val="en-GB"/>
              </w:rPr>
              <w:t>okay</w:t>
            </w:r>
            <w:r w:rsidR="005B29A1">
              <w:rPr>
                <w:lang w:val="en-GB"/>
              </w:rPr>
              <w:t xml:space="preserve"> to collect th</w:t>
            </w:r>
            <w:r w:rsidR="00B34FC8">
              <w:rPr>
                <w:lang w:val="en-GB"/>
              </w:rPr>
              <w:t>at</w:t>
            </w:r>
            <w:r w:rsidR="005B29A1">
              <w:rPr>
                <w:lang w:val="en-GB"/>
              </w:rPr>
              <w:t xml:space="preserve"> </w:t>
            </w:r>
            <w:r w:rsidR="00B34FC8">
              <w:rPr>
                <w:lang w:val="en-GB"/>
              </w:rPr>
              <w:t>generated amount</w:t>
            </w:r>
            <w:r w:rsidR="005B29A1">
              <w:rPr>
                <w:lang w:val="en-GB"/>
              </w:rPr>
              <w:t xml:space="preserve">. </w:t>
            </w:r>
          </w:p>
          <w:p w14:paraId="478BF6CF" w14:textId="7DCC3AF3" w:rsidR="006B5754" w:rsidRPr="003D339D" w:rsidRDefault="006B5754" w:rsidP="00E25923">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p>
        </w:tc>
      </w:tr>
    </w:tbl>
    <w:p w14:paraId="7C8C0796" w14:textId="77777777" w:rsidR="007B0651" w:rsidRPr="003D339D" w:rsidRDefault="007B0651" w:rsidP="003D339D">
      <w:pPr>
        <w:spacing w:line="276" w:lineRule="auto"/>
        <w:contextualSpacing w:val="0"/>
        <w:jc w:val="both"/>
        <w:rPr>
          <w:b/>
          <w:bCs/>
          <w:lang w:val="en-GB"/>
        </w:rPr>
      </w:pPr>
    </w:p>
    <w:p w14:paraId="1EB230D9" w14:textId="78CAD110" w:rsidR="00A10B8A" w:rsidRDefault="00A10B8A" w:rsidP="00A10B8A">
      <w:pPr>
        <w:pStyle w:val="SectionList2nd"/>
      </w:pPr>
      <w:r>
        <w:t>Sampling plan</w:t>
      </w:r>
    </w:p>
    <w:p w14:paraId="3508C1C9" w14:textId="77777777" w:rsidR="00A10B8A" w:rsidRDefault="00A10B8A" w:rsidP="00A10B8A">
      <w:pPr>
        <w:rPr>
          <w:lang w:eastAsia="en-GB"/>
        </w:rPr>
      </w:pPr>
      <w:r>
        <w:rPr>
          <w:lang w:eastAsia="en-GB"/>
        </w:rPr>
        <w:t>&gt;&gt;</w:t>
      </w:r>
    </w:p>
    <w:p w14:paraId="7E6F7038" w14:textId="34C36BAF" w:rsidR="00E15589" w:rsidRDefault="00B9195C" w:rsidP="001B56E6">
      <w:pPr>
        <w:jc w:val="both"/>
        <w:rPr>
          <w:lang w:val="en-GB" w:eastAsia="en-GB"/>
        </w:rPr>
      </w:pPr>
      <w:r w:rsidRPr="00B9195C">
        <w:rPr>
          <w:lang w:val="en-GB" w:eastAsia="en-GB"/>
        </w:rPr>
        <w:t>The sampling plan for the monitored parameters follows the below guidelines:</w:t>
      </w:r>
    </w:p>
    <w:p w14:paraId="3A376D06" w14:textId="0950DE5E" w:rsidR="00B9195C" w:rsidRPr="00B9195C" w:rsidRDefault="00B9195C" w:rsidP="00331C35">
      <w:pPr>
        <w:numPr>
          <w:ilvl w:val="0"/>
          <w:numId w:val="50"/>
        </w:numPr>
        <w:jc w:val="both"/>
        <w:rPr>
          <w:lang w:val="en-GB" w:eastAsia="en-GB"/>
        </w:rPr>
      </w:pPr>
      <w:r w:rsidRPr="00B9195C">
        <w:rPr>
          <w:lang w:val="en-GB" w:eastAsia="en-GB"/>
        </w:rPr>
        <w:t xml:space="preserve">Standard: Sampling and surveys for CDM projects activities and program of activities” (Version 09.0), </w:t>
      </w:r>
    </w:p>
    <w:p w14:paraId="7B5E5C16" w14:textId="77777777" w:rsidR="00B9195C" w:rsidRPr="00B9195C" w:rsidRDefault="00B9195C" w:rsidP="00331C35">
      <w:pPr>
        <w:numPr>
          <w:ilvl w:val="0"/>
          <w:numId w:val="50"/>
        </w:numPr>
        <w:jc w:val="both"/>
        <w:rPr>
          <w:lang w:val="en-GB" w:eastAsia="en-GB"/>
        </w:rPr>
      </w:pPr>
      <w:r w:rsidRPr="00B9195C">
        <w:rPr>
          <w:lang w:val="en-GB" w:eastAsia="de-DE"/>
        </w:rPr>
        <w:t>Guideline: “Sampling and surveys for CDM project activities and programmes of activities and Standard” (Version 04.0)</w:t>
      </w:r>
    </w:p>
    <w:p w14:paraId="6DFFC12F" w14:textId="39DE9273" w:rsidR="00B9195C" w:rsidRPr="00B9195C" w:rsidRDefault="00B9195C" w:rsidP="00331C35">
      <w:pPr>
        <w:numPr>
          <w:ilvl w:val="0"/>
          <w:numId w:val="50"/>
        </w:numPr>
        <w:jc w:val="both"/>
        <w:rPr>
          <w:lang w:val="en-GB" w:eastAsia="en-GB"/>
        </w:rPr>
      </w:pPr>
      <w:r w:rsidRPr="00B9195C">
        <w:rPr>
          <w:lang w:val="en-GB" w:eastAsia="en-GB"/>
        </w:rPr>
        <w:t xml:space="preserve">Gold Standard Methodology: </w:t>
      </w:r>
      <w:r w:rsidR="00CD205E">
        <w:rPr>
          <w:lang w:val="en-GB" w:eastAsia="en-GB"/>
        </w:rPr>
        <w:t>“Reduced emissions from cooking and heating v4.0”</w:t>
      </w:r>
    </w:p>
    <w:p w14:paraId="0D52F55B" w14:textId="77777777" w:rsidR="00730D32" w:rsidRDefault="00730D32" w:rsidP="00B9195C">
      <w:pPr>
        <w:jc w:val="both"/>
        <w:rPr>
          <w:lang w:val="en-GB" w:eastAsia="en-GB"/>
        </w:rPr>
      </w:pPr>
    </w:p>
    <w:p w14:paraId="07A31865" w14:textId="4806ECA5" w:rsidR="00B9195C" w:rsidRPr="00B9195C" w:rsidRDefault="00B9195C" w:rsidP="00B9195C">
      <w:pPr>
        <w:jc w:val="both"/>
        <w:rPr>
          <w:lang w:val="en-GB" w:eastAsia="en-GB"/>
        </w:rPr>
      </w:pPr>
      <w:r w:rsidRPr="00B9195C">
        <w:rPr>
          <w:lang w:val="en-GB" w:eastAsia="en-GB"/>
        </w:rPr>
        <w:t xml:space="preserve">Trained </w:t>
      </w:r>
      <w:proofErr w:type="spellStart"/>
      <w:r w:rsidRPr="00B9195C">
        <w:rPr>
          <w:lang w:val="en-GB" w:eastAsia="en-GB"/>
        </w:rPr>
        <w:t>AAHi</w:t>
      </w:r>
      <w:proofErr w:type="spellEnd"/>
      <w:r w:rsidRPr="00B9195C">
        <w:rPr>
          <w:lang w:val="en-GB" w:eastAsia="en-GB"/>
        </w:rPr>
        <w:t xml:space="preserve"> staff</w:t>
      </w:r>
      <w:r w:rsidR="00730D32">
        <w:rPr>
          <w:lang w:val="en-GB" w:eastAsia="en-GB"/>
        </w:rPr>
        <w:t>/external consultant will</w:t>
      </w:r>
      <w:r w:rsidRPr="00B9195C">
        <w:rPr>
          <w:lang w:val="en-GB" w:eastAsia="en-GB"/>
        </w:rPr>
        <w:t xml:space="preserve"> undertake the monitoring</w:t>
      </w:r>
      <w:r w:rsidR="00730D32">
        <w:rPr>
          <w:lang w:val="en-GB" w:eastAsia="en-GB"/>
        </w:rPr>
        <w:t xml:space="preserve"> activities</w:t>
      </w:r>
      <w:r w:rsidRPr="00B9195C">
        <w:rPr>
          <w:lang w:val="en-GB" w:eastAsia="en-GB"/>
        </w:rPr>
        <w:t xml:space="preserve">, and it </w:t>
      </w:r>
      <w:r w:rsidR="00730D32">
        <w:rPr>
          <w:lang w:val="en-GB" w:eastAsia="en-GB"/>
        </w:rPr>
        <w:t>will be</w:t>
      </w:r>
      <w:r w:rsidRPr="00B9195C">
        <w:rPr>
          <w:lang w:val="en-GB" w:eastAsia="en-GB"/>
        </w:rPr>
        <w:t xml:space="preserve"> added to the project database. The data then presented in excel is cross-checked and Quality Assured by EcoAct SAS</w:t>
      </w:r>
      <w:r w:rsidR="009124F8">
        <w:rPr>
          <w:lang w:val="en-GB" w:eastAsia="en-GB"/>
        </w:rPr>
        <w:t xml:space="preserve"> and </w:t>
      </w:r>
      <w:proofErr w:type="spellStart"/>
      <w:r w:rsidR="009124F8">
        <w:rPr>
          <w:lang w:val="en-GB" w:eastAsia="en-GB"/>
        </w:rPr>
        <w:t>AAHi</w:t>
      </w:r>
      <w:proofErr w:type="spellEnd"/>
      <w:r w:rsidRPr="00B9195C">
        <w:rPr>
          <w:lang w:val="en-GB" w:eastAsia="en-GB"/>
        </w:rPr>
        <w:t>.</w:t>
      </w:r>
    </w:p>
    <w:p w14:paraId="16EB98F6" w14:textId="77777777" w:rsidR="00B9195C" w:rsidRPr="00B9195C" w:rsidRDefault="00B9195C" w:rsidP="00B9195C">
      <w:pPr>
        <w:jc w:val="both"/>
        <w:rPr>
          <w:lang w:val="en-GB" w:eastAsia="en-GB"/>
        </w:rPr>
      </w:pPr>
    </w:p>
    <w:p w14:paraId="6757C6AB" w14:textId="77777777" w:rsidR="00B9195C" w:rsidRPr="00B9195C" w:rsidRDefault="00B9195C" w:rsidP="00B9195C">
      <w:pPr>
        <w:jc w:val="both"/>
        <w:rPr>
          <w:b/>
          <w:bCs/>
          <w:lang w:val="en-GB" w:eastAsia="en-GB"/>
        </w:rPr>
      </w:pPr>
      <w:r w:rsidRPr="00B9195C">
        <w:rPr>
          <w:b/>
          <w:bCs/>
          <w:lang w:val="en-GB" w:eastAsia="en-GB"/>
        </w:rPr>
        <w:t>Installation Record:</w:t>
      </w:r>
    </w:p>
    <w:p w14:paraId="2D6D7BE4" w14:textId="702B2AC2" w:rsidR="00B9195C" w:rsidRPr="00B9195C" w:rsidRDefault="00B9195C" w:rsidP="00B9195C">
      <w:pPr>
        <w:jc w:val="both"/>
        <w:rPr>
          <w:lang w:val="en-GB" w:eastAsia="en-GB"/>
        </w:rPr>
      </w:pPr>
      <w:r w:rsidRPr="00B9195C">
        <w:rPr>
          <w:lang w:val="en-GB" w:eastAsia="en-GB"/>
        </w:rPr>
        <w:t xml:space="preserve">There will be a comprehensive installation/distribution/sales record of all the stoves, recorded in hard copy and input into a digital central database. The following data will be collected upon distribution: </w:t>
      </w:r>
    </w:p>
    <w:p w14:paraId="5C36B7A3" w14:textId="77777777" w:rsidR="00B9195C" w:rsidRPr="00B9195C" w:rsidRDefault="00B9195C" w:rsidP="00331C35">
      <w:pPr>
        <w:numPr>
          <w:ilvl w:val="0"/>
          <w:numId w:val="44"/>
        </w:numPr>
        <w:jc w:val="both"/>
        <w:rPr>
          <w:lang w:val="en-GB"/>
        </w:rPr>
      </w:pPr>
      <w:r w:rsidRPr="00B9195C">
        <w:rPr>
          <w:lang w:val="en-GB"/>
        </w:rPr>
        <w:t>Date of distribution/sale</w:t>
      </w:r>
      <w:r w:rsidRPr="00B9195C">
        <w:rPr>
          <w:vertAlign w:val="superscript"/>
          <w:lang w:val="en-GB"/>
        </w:rPr>
        <w:footnoteReference w:id="10"/>
      </w:r>
      <w:r w:rsidRPr="00B9195C">
        <w:rPr>
          <w:lang w:val="en-GB"/>
        </w:rPr>
        <w:t xml:space="preserve"> </w:t>
      </w:r>
    </w:p>
    <w:p w14:paraId="3A2FD1F0" w14:textId="77777777" w:rsidR="00B9195C" w:rsidRPr="00B9195C" w:rsidRDefault="00B9195C" w:rsidP="00331C35">
      <w:pPr>
        <w:numPr>
          <w:ilvl w:val="0"/>
          <w:numId w:val="44"/>
        </w:numPr>
        <w:jc w:val="both"/>
        <w:rPr>
          <w:lang w:val="en-GB"/>
        </w:rPr>
      </w:pPr>
      <w:r w:rsidRPr="00B9195C">
        <w:rPr>
          <w:lang w:val="en-GB"/>
        </w:rPr>
        <w:t xml:space="preserve">The geographic location of the beneficiaries </w:t>
      </w:r>
    </w:p>
    <w:p w14:paraId="5795C957" w14:textId="4CB14823" w:rsidR="00B9195C" w:rsidRPr="00B9195C" w:rsidRDefault="00B9195C" w:rsidP="00331C35">
      <w:pPr>
        <w:numPr>
          <w:ilvl w:val="0"/>
          <w:numId w:val="44"/>
        </w:numPr>
        <w:jc w:val="both"/>
        <w:rPr>
          <w:lang w:val="en-GB"/>
        </w:rPr>
      </w:pPr>
      <w:r w:rsidRPr="00B9195C">
        <w:rPr>
          <w:lang w:val="en-GB"/>
        </w:rPr>
        <w:t xml:space="preserve">Unique Stove ID, </w:t>
      </w:r>
      <w:r w:rsidRPr="00B9195C">
        <w:rPr>
          <w:rFonts w:asciiTheme="majorHAnsi" w:hAnsiTheme="majorHAnsi"/>
          <w:szCs w:val="22"/>
          <w:lang w:val="en-GB"/>
        </w:rPr>
        <w:t xml:space="preserve">sealed to the metal outer layer of each stove and or stove serial number name plate hang on the household or any other system enabling the recognition of the stove. </w:t>
      </w:r>
    </w:p>
    <w:p w14:paraId="2859F0B0" w14:textId="77777777" w:rsidR="00B9195C" w:rsidRPr="00B9195C" w:rsidRDefault="00B9195C" w:rsidP="00331C35">
      <w:pPr>
        <w:numPr>
          <w:ilvl w:val="0"/>
          <w:numId w:val="44"/>
        </w:numPr>
        <w:jc w:val="both"/>
        <w:rPr>
          <w:lang w:val="en-GB"/>
        </w:rPr>
      </w:pPr>
      <w:r w:rsidRPr="00B9195C">
        <w:rPr>
          <w:lang w:val="en-GB"/>
        </w:rPr>
        <w:t xml:space="preserve">The total number of stoves installed </w:t>
      </w:r>
    </w:p>
    <w:p w14:paraId="1D7360DD" w14:textId="77777777" w:rsidR="00B9195C" w:rsidRPr="00B9195C" w:rsidRDefault="00B9195C" w:rsidP="00331C35">
      <w:pPr>
        <w:numPr>
          <w:ilvl w:val="0"/>
          <w:numId w:val="44"/>
        </w:numPr>
        <w:spacing w:line="276" w:lineRule="auto"/>
        <w:jc w:val="both"/>
        <w:rPr>
          <w:lang w:val="en-GB"/>
        </w:rPr>
      </w:pPr>
      <w:r w:rsidRPr="00B9195C">
        <w:rPr>
          <w:lang w:val="en-GB"/>
        </w:rPr>
        <w:lastRenderedPageBreak/>
        <w:t>Name, Address</w:t>
      </w:r>
      <w:r w:rsidRPr="00B9195C">
        <w:rPr>
          <w:vertAlign w:val="superscript"/>
          <w:lang w:val="en-GB"/>
        </w:rPr>
        <w:footnoteReference w:id="11"/>
      </w:r>
      <w:r w:rsidRPr="00B9195C">
        <w:rPr>
          <w:lang w:val="en-GB"/>
        </w:rPr>
        <w:t xml:space="preserve"> and telephone number</w:t>
      </w:r>
      <w:r w:rsidRPr="00B9195C">
        <w:rPr>
          <w:vertAlign w:val="superscript"/>
          <w:lang w:val="en-GB"/>
        </w:rPr>
        <w:footnoteReference w:id="12"/>
      </w:r>
      <w:r w:rsidRPr="00B9195C">
        <w:rPr>
          <w:lang w:val="en-GB"/>
        </w:rPr>
        <w:t>, identification number, purchase date</w:t>
      </w:r>
      <w:r w:rsidRPr="00B9195C">
        <w:rPr>
          <w:vertAlign w:val="superscript"/>
          <w:lang w:val="en-GB"/>
        </w:rPr>
        <w:footnoteReference w:id="13"/>
      </w:r>
      <w:r w:rsidRPr="00B9195C">
        <w:rPr>
          <w:lang w:val="en-GB"/>
        </w:rPr>
        <w:t xml:space="preserve">, waiving of carbon credit rights of all stove end users </w:t>
      </w:r>
    </w:p>
    <w:p w14:paraId="6E57B85A" w14:textId="77777777" w:rsidR="00B9195C" w:rsidRPr="00B9195C" w:rsidRDefault="00B9195C" w:rsidP="00331C35">
      <w:pPr>
        <w:numPr>
          <w:ilvl w:val="0"/>
          <w:numId w:val="44"/>
        </w:numPr>
        <w:jc w:val="both"/>
        <w:rPr>
          <w:lang w:val="en-GB" w:eastAsia="en-GB"/>
        </w:rPr>
      </w:pPr>
      <w:r w:rsidRPr="00B9195C">
        <w:rPr>
          <w:lang w:val="en-GB"/>
        </w:rPr>
        <w:t>Whether the stove will be used for commercial or domestic purposes or other</w:t>
      </w:r>
    </w:p>
    <w:p w14:paraId="54619CA2" w14:textId="77777777" w:rsidR="00901010" w:rsidRDefault="00901010" w:rsidP="00B9195C">
      <w:pPr>
        <w:jc w:val="both"/>
        <w:rPr>
          <w:b/>
          <w:bCs/>
          <w:lang w:val="en-GB" w:eastAsia="en-GB"/>
        </w:rPr>
      </w:pPr>
    </w:p>
    <w:p w14:paraId="36484C22" w14:textId="623989A0" w:rsidR="00B9195C" w:rsidRPr="00B9195C" w:rsidRDefault="00B9195C" w:rsidP="00B9195C">
      <w:pPr>
        <w:jc w:val="both"/>
        <w:rPr>
          <w:b/>
          <w:bCs/>
          <w:lang w:val="en-GB" w:eastAsia="en-GB"/>
        </w:rPr>
      </w:pPr>
      <w:r w:rsidRPr="00B9195C">
        <w:rPr>
          <w:b/>
          <w:bCs/>
          <w:lang w:val="en-GB" w:eastAsia="en-GB"/>
        </w:rPr>
        <w:t>Project Database:</w:t>
      </w:r>
    </w:p>
    <w:p w14:paraId="0E9D7C83" w14:textId="77777777" w:rsidR="00B9195C" w:rsidRPr="00B9195C" w:rsidRDefault="00B9195C" w:rsidP="00B9195C">
      <w:pPr>
        <w:spacing w:line="276" w:lineRule="auto"/>
        <w:jc w:val="both"/>
        <w:rPr>
          <w:lang w:val="en-GB" w:eastAsia="en-GB"/>
        </w:rPr>
      </w:pPr>
      <w:r w:rsidRPr="00B9195C">
        <w:rPr>
          <w:lang w:val="en-GB" w:eastAsia="en-GB"/>
        </w:rPr>
        <w:t>The sales record will feed into the project database.</w:t>
      </w:r>
      <w:r w:rsidRPr="00B9195C">
        <w:rPr>
          <w:rFonts w:asciiTheme="majorHAnsi" w:hAnsiTheme="majorHAnsi"/>
          <w:szCs w:val="22"/>
          <w:lang w:val="en-GB"/>
        </w:rPr>
        <w:t xml:space="preserve"> The Project database is derived from the “Total Sales Record Database” and used to calculate the emission reductions.</w:t>
      </w:r>
      <w:r w:rsidRPr="00B9195C">
        <w:rPr>
          <w:lang w:val="en-GB" w:eastAsia="en-GB"/>
        </w:rPr>
        <w:t xml:space="preserve"> Project technologies will be differentiated by different project scenarios where necessary. </w:t>
      </w:r>
    </w:p>
    <w:p w14:paraId="4ABE5DFE" w14:textId="77777777" w:rsidR="00B9195C" w:rsidRPr="00B9195C" w:rsidRDefault="00B9195C" w:rsidP="00B9195C">
      <w:pPr>
        <w:jc w:val="both"/>
        <w:rPr>
          <w:lang w:val="en-GB" w:eastAsia="en-GB"/>
        </w:rPr>
      </w:pPr>
    </w:p>
    <w:p w14:paraId="0428C027" w14:textId="77777777" w:rsidR="00B9195C" w:rsidRPr="00B9195C" w:rsidRDefault="00B9195C" w:rsidP="00B9195C">
      <w:pPr>
        <w:jc w:val="both"/>
        <w:rPr>
          <w:lang w:val="en-GB" w:eastAsia="en-GB"/>
        </w:rPr>
      </w:pPr>
      <w:r w:rsidRPr="00B9195C">
        <w:rPr>
          <w:lang w:val="en-GB" w:eastAsia="en-GB"/>
        </w:rPr>
        <w:t xml:space="preserve">All the data collected will be held in the project database for the whole lifecycle of the project and at least 2 years afterwards. Hard copies of surveys will also be stored. </w:t>
      </w:r>
    </w:p>
    <w:p w14:paraId="2A605AB5" w14:textId="77777777" w:rsidR="00B9195C" w:rsidRPr="00B9195C" w:rsidRDefault="00B9195C" w:rsidP="00B9195C">
      <w:pPr>
        <w:jc w:val="both"/>
        <w:rPr>
          <w:lang w:val="en-GB" w:eastAsia="en-GB"/>
        </w:rPr>
      </w:pPr>
    </w:p>
    <w:p w14:paraId="4D84909E" w14:textId="77777777" w:rsidR="00B9195C" w:rsidRPr="00B9195C" w:rsidRDefault="00B9195C" w:rsidP="00B9195C">
      <w:pPr>
        <w:jc w:val="both"/>
        <w:rPr>
          <w:b/>
          <w:bCs/>
          <w:lang w:val="en-GB" w:eastAsia="en-GB"/>
        </w:rPr>
      </w:pPr>
      <w:r w:rsidRPr="00B9195C">
        <w:rPr>
          <w:b/>
          <w:bCs/>
          <w:lang w:val="en-GB" w:eastAsia="en-GB"/>
        </w:rPr>
        <w:t>Ongoing monitoring Studies:</w:t>
      </w:r>
    </w:p>
    <w:p w14:paraId="71ACE672" w14:textId="77777777" w:rsidR="00B9195C" w:rsidRPr="00B9195C" w:rsidRDefault="00B9195C" w:rsidP="00B9195C">
      <w:pPr>
        <w:jc w:val="both"/>
        <w:rPr>
          <w:b/>
          <w:bCs/>
          <w:lang w:val="en-GB" w:eastAsia="en-GB"/>
        </w:rPr>
      </w:pPr>
      <w:r w:rsidRPr="00B9195C">
        <w:rPr>
          <w:lang w:val="en-GB" w:eastAsia="en-GB"/>
        </w:rPr>
        <w:t xml:space="preserve">Monitoring studies will take place throughout the project and before the first verification where required. Monitoring studies are recorded on a hard copy and will be transferred to a digital format for analysis and reporting. The hard copies are also scanned for records. </w:t>
      </w:r>
    </w:p>
    <w:p w14:paraId="664293BD" w14:textId="77777777" w:rsidR="00901010" w:rsidRDefault="00901010" w:rsidP="00B9195C">
      <w:pPr>
        <w:tabs>
          <w:tab w:val="left" w:pos="4305"/>
        </w:tabs>
        <w:jc w:val="both"/>
        <w:rPr>
          <w:b/>
          <w:bCs/>
          <w:lang w:val="en-GB" w:eastAsia="en-GB"/>
        </w:rPr>
      </w:pPr>
    </w:p>
    <w:p w14:paraId="11119695" w14:textId="4AFCFB54" w:rsidR="00B9195C" w:rsidRPr="00B9195C" w:rsidRDefault="00B9195C" w:rsidP="00B9195C">
      <w:pPr>
        <w:tabs>
          <w:tab w:val="left" w:pos="4305"/>
        </w:tabs>
        <w:jc w:val="both"/>
        <w:rPr>
          <w:b/>
          <w:bCs/>
          <w:lang w:val="en-GB" w:eastAsia="en-GB"/>
        </w:rPr>
      </w:pPr>
      <w:r w:rsidRPr="00B9195C">
        <w:rPr>
          <w:b/>
          <w:bCs/>
          <w:lang w:val="en-GB" w:eastAsia="en-GB"/>
        </w:rPr>
        <w:t>Monitoring Survey:</w:t>
      </w:r>
      <w:r w:rsidRPr="00B9195C">
        <w:rPr>
          <w:b/>
          <w:bCs/>
          <w:lang w:val="en-GB" w:eastAsia="en-GB"/>
        </w:rPr>
        <w:tab/>
      </w:r>
    </w:p>
    <w:p w14:paraId="6ACA8CA5" w14:textId="77777777" w:rsidR="00B9195C" w:rsidRPr="00B9195C" w:rsidRDefault="00B9195C" w:rsidP="00331C35">
      <w:pPr>
        <w:numPr>
          <w:ilvl w:val="0"/>
          <w:numId w:val="45"/>
        </w:numPr>
        <w:jc w:val="both"/>
        <w:rPr>
          <w:lang w:val="en-GB" w:eastAsia="en-GB"/>
        </w:rPr>
      </w:pPr>
      <w:r w:rsidRPr="00B9195C">
        <w:rPr>
          <w:lang w:val="en-GB" w:eastAsia="en-GB"/>
        </w:rPr>
        <w:t>Completed annually or per verification</w:t>
      </w:r>
    </w:p>
    <w:p w14:paraId="778290D2" w14:textId="77777777" w:rsidR="00B9195C" w:rsidRPr="00B9195C" w:rsidRDefault="00B9195C" w:rsidP="00331C35">
      <w:pPr>
        <w:numPr>
          <w:ilvl w:val="0"/>
          <w:numId w:val="45"/>
        </w:numPr>
        <w:jc w:val="both"/>
        <w:rPr>
          <w:lang w:val="en-GB" w:eastAsia="en-GB"/>
        </w:rPr>
      </w:pPr>
      <w:r w:rsidRPr="00B9195C">
        <w:rPr>
          <w:lang w:val="en-GB" w:eastAsia="en-GB"/>
        </w:rPr>
        <w:t xml:space="preserve">Starts 1 year after project registration or in line with the applied methodology, whichever is earlier </w:t>
      </w:r>
    </w:p>
    <w:p w14:paraId="30C4369C" w14:textId="6371FED1" w:rsidR="00410D1C" w:rsidRDefault="00B9195C" w:rsidP="615B448B">
      <w:pPr>
        <w:numPr>
          <w:ilvl w:val="0"/>
          <w:numId w:val="45"/>
        </w:numPr>
        <w:jc w:val="both"/>
        <w:rPr>
          <w:lang w:eastAsia="en-GB"/>
        </w:rPr>
      </w:pPr>
      <w:r w:rsidRPr="615B448B">
        <w:rPr>
          <w:lang w:eastAsia="en-GB"/>
        </w:rPr>
        <w:t>Surveys users of the project technology to monitor the project scenario</w:t>
      </w:r>
      <w:r w:rsidR="00DE0CE6" w:rsidRPr="615B448B">
        <w:rPr>
          <w:lang w:eastAsia="en-GB"/>
        </w:rPr>
        <w:t xml:space="preserve"> (stove usage rate etc.)</w:t>
      </w:r>
      <w:r w:rsidRPr="615B448B">
        <w:rPr>
          <w:lang w:eastAsia="en-GB"/>
        </w:rPr>
        <w:t xml:space="preserve">.  </w:t>
      </w:r>
    </w:p>
    <w:p w14:paraId="66FAC44B" w14:textId="1BEB6667" w:rsidR="00B9195C" w:rsidRPr="00B9195C" w:rsidRDefault="00B9195C" w:rsidP="00331C35">
      <w:pPr>
        <w:numPr>
          <w:ilvl w:val="0"/>
          <w:numId w:val="45"/>
        </w:numPr>
        <w:jc w:val="both"/>
        <w:rPr>
          <w:lang w:val="en-GB" w:eastAsia="en-GB"/>
        </w:rPr>
      </w:pPr>
      <w:r w:rsidRPr="00B9195C">
        <w:rPr>
          <w:lang w:val="en-GB" w:eastAsia="en-GB"/>
        </w:rPr>
        <w:t>T</w:t>
      </w:r>
      <w:r w:rsidRPr="00B9195C">
        <w:rPr>
          <w:lang w:val="en-GB"/>
        </w:rPr>
        <w:t>he NRB assessment will remain fixed for the entire crediting period, although the project proponent may choose to re-examine the assessment at any time</w:t>
      </w:r>
    </w:p>
    <w:p w14:paraId="3D4962C3" w14:textId="77777777" w:rsidR="00B9195C" w:rsidRPr="00B9195C" w:rsidRDefault="00B9195C" w:rsidP="00331C35">
      <w:pPr>
        <w:numPr>
          <w:ilvl w:val="0"/>
          <w:numId w:val="45"/>
        </w:numPr>
        <w:spacing w:line="276" w:lineRule="auto"/>
        <w:jc w:val="both"/>
        <w:rPr>
          <w:lang w:val="en-GB" w:eastAsia="en-GB"/>
        </w:rPr>
      </w:pPr>
      <w:r w:rsidRPr="00B9195C">
        <w:rPr>
          <w:szCs w:val="22"/>
          <w:lang w:val="en-GB"/>
        </w:rPr>
        <w:lastRenderedPageBreak/>
        <w:t>This survey may be performed in person, by telephone, by messaging (</w:t>
      </w:r>
      <w:proofErr w:type="gramStart"/>
      <w:r w:rsidRPr="00B9195C">
        <w:rPr>
          <w:szCs w:val="22"/>
          <w:lang w:val="en-GB"/>
        </w:rPr>
        <w:t>e.g.</w:t>
      </w:r>
      <w:proofErr w:type="gramEnd"/>
      <w:r w:rsidRPr="00B9195C">
        <w:rPr>
          <w:szCs w:val="22"/>
          <w:lang w:val="en-GB"/>
        </w:rPr>
        <w:t xml:space="preserve"> text, app), appropriate to the context.</w:t>
      </w:r>
    </w:p>
    <w:p w14:paraId="435EB3CC" w14:textId="2AA51654" w:rsidR="00B9195C" w:rsidRPr="00B9195C" w:rsidRDefault="00B9195C" w:rsidP="00331C35">
      <w:pPr>
        <w:numPr>
          <w:ilvl w:val="0"/>
          <w:numId w:val="45"/>
        </w:numPr>
        <w:jc w:val="both"/>
        <w:rPr>
          <w:b/>
          <w:bCs/>
          <w:lang w:val="en-GB" w:eastAsia="en-GB"/>
        </w:rPr>
      </w:pPr>
      <w:r w:rsidRPr="00B9195C">
        <w:rPr>
          <w:lang w:val="en-GB" w:eastAsia="en-GB"/>
        </w:rPr>
        <w:t xml:space="preserve">Carried out by </w:t>
      </w:r>
      <w:proofErr w:type="spellStart"/>
      <w:r w:rsidRPr="00B9195C">
        <w:rPr>
          <w:lang w:val="en-GB" w:eastAsia="en-GB"/>
        </w:rPr>
        <w:t>AAHi</w:t>
      </w:r>
      <w:proofErr w:type="spellEnd"/>
      <w:r w:rsidRPr="00B9195C">
        <w:rPr>
          <w:lang w:val="en-GB" w:eastAsia="en-GB"/>
        </w:rPr>
        <w:t>, EcoAct SAS or local partner</w:t>
      </w:r>
    </w:p>
    <w:p w14:paraId="6C94E2B5" w14:textId="77777777" w:rsidR="00B93441" w:rsidRDefault="00B93441" w:rsidP="00B9195C">
      <w:pPr>
        <w:jc w:val="both"/>
        <w:rPr>
          <w:b/>
          <w:bCs/>
          <w:lang w:val="en-GB" w:eastAsia="en-GB"/>
        </w:rPr>
      </w:pPr>
    </w:p>
    <w:p w14:paraId="23247499" w14:textId="39F7A580" w:rsidR="00B9195C" w:rsidRPr="00B9195C" w:rsidRDefault="00B9195C" w:rsidP="00B9195C">
      <w:pPr>
        <w:jc w:val="both"/>
        <w:rPr>
          <w:b/>
          <w:bCs/>
          <w:lang w:val="en-GB" w:eastAsia="en-GB"/>
        </w:rPr>
      </w:pPr>
      <w:r w:rsidRPr="00B9195C">
        <w:rPr>
          <w:b/>
          <w:bCs/>
          <w:lang w:val="en-GB" w:eastAsia="en-GB"/>
        </w:rPr>
        <w:t>Usage Survey:</w:t>
      </w:r>
    </w:p>
    <w:p w14:paraId="4899E31B" w14:textId="77777777" w:rsidR="00B9195C" w:rsidRPr="00B9195C" w:rsidRDefault="00B9195C" w:rsidP="00331C35">
      <w:pPr>
        <w:numPr>
          <w:ilvl w:val="0"/>
          <w:numId w:val="46"/>
        </w:numPr>
        <w:jc w:val="both"/>
        <w:rPr>
          <w:lang w:val="en-GB" w:eastAsia="en-GB"/>
        </w:rPr>
      </w:pPr>
      <w:r w:rsidRPr="00B9195C">
        <w:rPr>
          <w:lang w:val="en-GB" w:eastAsia="en-GB"/>
        </w:rPr>
        <w:t>Completed annually or per verification.</w:t>
      </w:r>
    </w:p>
    <w:p w14:paraId="52AA4E43" w14:textId="48294A85" w:rsidR="00B9195C" w:rsidRPr="00B9195C" w:rsidRDefault="00B9195C" w:rsidP="00331C35">
      <w:pPr>
        <w:numPr>
          <w:ilvl w:val="0"/>
          <w:numId w:val="46"/>
        </w:numPr>
        <w:jc w:val="both"/>
        <w:rPr>
          <w:lang w:val="en-GB" w:eastAsia="en-GB"/>
        </w:rPr>
      </w:pPr>
      <w:r w:rsidRPr="00B9195C">
        <w:rPr>
          <w:lang w:val="en-GB" w:eastAsia="en-GB"/>
        </w:rPr>
        <w:t xml:space="preserve">The usage rates </w:t>
      </w:r>
      <w:r w:rsidR="00DE0CE6" w:rsidRPr="00B9195C">
        <w:rPr>
          <w:lang w:val="en-GB" w:eastAsia="en-GB"/>
        </w:rPr>
        <w:t>provide</w:t>
      </w:r>
      <w:r w:rsidRPr="00B9195C">
        <w:rPr>
          <w:lang w:val="en-GB" w:eastAsia="en-GB"/>
        </w:rPr>
        <w:t xml:space="preserve"> a usage rate which is weighted average based on drop off rates that are representative of the age distribution for project technologies in the total sales record</w:t>
      </w:r>
      <w:r w:rsidRPr="00B9195C">
        <w:rPr>
          <w:vertAlign w:val="superscript"/>
          <w:lang w:val="en-GB" w:eastAsia="en-GB"/>
        </w:rPr>
        <w:footnoteReference w:id="14"/>
      </w:r>
      <w:r w:rsidRPr="00B9195C">
        <w:rPr>
          <w:lang w:val="en-GB" w:eastAsia="en-GB"/>
        </w:rPr>
        <w:t>.</w:t>
      </w:r>
    </w:p>
    <w:p w14:paraId="4524A623" w14:textId="77777777" w:rsidR="00CF56B8" w:rsidRDefault="00B9195C" w:rsidP="00CF56B8">
      <w:pPr>
        <w:numPr>
          <w:ilvl w:val="0"/>
          <w:numId w:val="46"/>
        </w:numPr>
        <w:jc w:val="both"/>
        <w:rPr>
          <w:lang w:val="en-GB" w:eastAsia="en-GB"/>
        </w:rPr>
      </w:pPr>
      <w:r w:rsidRPr="00B9195C">
        <w:rPr>
          <w:lang w:val="en-GB"/>
        </w:rPr>
        <w:t xml:space="preserve">A single usage parameter is weighted to be representative of the usage of project technologies of each age being credited </w:t>
      </w:r>
      <w:proofErr w:type="gramStart"/>
      <w:r w:rsidRPr="00B9195C">
        <w:rPr>
          <w:lang w:val="en-GB"/>
        </w:rPr>
        <w:t>in a given</w:t>
      </w:r>
      <w:proofErr w:type="gramEnd"/>
      <w:r w:rsidRPr="00B9195C">
        <w:rPr>
          <w:lang w:val="en-GB"/>
        </w:rPr>
        <w:t xml:space="preserve"> project scenario.</w:t>
      </w:r>
    </w:p>
    <w:p w14:paraId="58CABFD6" w14:textId="60FB9C5A" w:rsidR="00CF56B8" w:rsidRPr="00CF56B8" w:rsidRDefault="00CF56B8" w:rsidP="00CF56B8">
      <w:pPr>
        <w:numPr>
          <w:ilvl w:val="0"/>
          <w:numId w:val="46"/>
        </w:numPr>
        <w:jc w:val="both"/>
        <w:rPr>
          <w:lang w:val="en-GB" w:eastAsia="en-GB"/>
        </w:rPr>
      </w:pPr>
      <w:r w:rsidRPr="002E4A52">
        <w:rPr>
          <w:color w:val="4D4D4B"/>
          <w:szCs w:val="22"/>
        </w:rPr>
        <w:t>As part of the usage survey, data</w:t>
      </w:r>
      <w:r>
        <w:rPr>
          <w:color w:val="4D4D4B"/>
          <w:szCs w:val="22"/>
        </w:rPr>
        <w:t xml:space="preserve"> will be collected </w:t>
      </w:r>
      <w:r w:rsidRPr="002E4A52">
        <w:rPr>
          <w:color w:val="4D4D4B"/>
          <w:szCs w:val="22"/>
        </w:rPr>
        <w:t xml:space="preserve">on the presence and usage practices of baseline and other non-project technology by end users and prepare descriptive statistics of these practices </w:t>
      </w:r>
    </w:p>
    <w:p w14:paraId="25DE2904" w14:textId="77777777" w:rsidR="00B93441" w:rsidRDefault="00B93441" w:rsidP="00B9195C">
      <w:pPr>
        <w:jc w:val="both"/>
        <w:rPr>
          <w:b/>
          <w:bCs/>
          <w:lang w:val="en-GB" w:eastAsia="en-GB"/>
        </w:rPr>
      </w:pPr>
    </w:p>
    <w:p w14:paraId="2D086E34" w14:textId="5F2EEA44" w:rsidR="00B9195C" w:rsidRPr="00B9195C" w:rsidRDefault="00B9195C" w:rsidP="00B9195C">
      <w:pPr>
        <w:jc w:val="both"/>
        <w:rPr>
          <w:b/>
          <w:bCs/>
          <w:lang w:val="en-GB" w:eastAsia="en-GB"/>
        </w:rPr>
      </w:pPr>
      <w:r w:rsidRPr="00B9195C">
        <w:rPr>
          <w:b/>
          <w:bCs/>
          <w:lang w:val="en-GB" w:eastAsia="en-GB"/>
        </w:rPr>
        <w:t>Usage Survey Sample Sizing:</w:t>
      </w:r>
    </w:p>
    <w:p w14:paraId="377893E9" w14:textId="77777777" w:rsidR="00B9195C" w:rsidRPr="00B9195C" w:rsidRDefault="00B9195C" w:rsidP="00B9195C">
      <w:pPr>
        <w:jc w:val="both"/>
        <w:rPr>
          <w:lang w:val="en-GB" w:eastAsia="en-GB"/>
        </w:rPr>
      </w:pPr>
      <w:r w:rsidRPr="00B9195C">
        <w:rPr>
          <w:lang w:val="en-GB" w:eastAsia="en-GB"/>
        </w:rPr>
        <w:t>Following these guidelines for minimum sample size:</w:t>
      </w:r>
    </w:p>
    <w:p w14:paraId="27CF3560" w14:textId="77777777" w:rsidR="00B9195C" w:rsidRPr="00B9195C" w:rsidRDefault="00B9195C" w:rsidP="00331C35">
      <w:pPr>
        <w:numPr>
          <w:ilvl w:val="0"/>
          <w:numId w:val="52"/>
        </w:numPr>
        <w:jc w:val="both"/>
        <w:rPr>
          <w:lang w:val="en-GB" w:eastAsia="en-GB"/>
        </w:rPr>
      </w:pPr>
      <w:r w:rsidRPr="00B9195C">
        <w:rPr>
          <w:lang w:val="en-GB" w:eastAsia="en-GB"/>
        </w:rPr>
        <w:t>Group size &lt;300: Minimum sample size 30 or population size, whichever is smaller</w:t>
      </w:r>
    </w:p>
    <w:p w14:paraId="533F74A6" w14:textId="77777777" w:rsidR="00B9195C" w:rsidRPr="00B9195C" w:rsidRDefault="00B9195C" w:rsidP="00331C35">
      <w:pPr>
        <w:numPr>
          <w:ilvl w:val="0"/>
          <w:numId w:val="52"/>
        </w:numPr>
        <w:jc w:val="both"/>
        <w:rPr>
          <w:lang w:val="en-GB" w:eastAsia="en-GB"/>
        </w:rPr>
      </w:pPr>
      <w:r w:rsidRPr="00B9195C">
        <w:rPr>
          <w:lang w:val="en-GB" w:eastAsia="en-GB"/>
        </w:rPr>
        <w:t>Group size 300 to 1000: Minimum sample size 10% of group size</w:t>
      </w:r>
    </w:p>
    <w:p w14:paraId="446AD6CD" w14:textId="77777777" w:rsidR="00B9195C" w:rsidRPr="00B9195C" w:rsidRDefault="00B9195C" w:rsidP="00331C35">
      <w:pPr>
        <w:numPr>
          <w:ilvl w:val="0"/>
          <w:numId w:val="52"/>
        </w:numPr>
        <w:jc w:val="both"/>
        <w:rPr>
          <w:lang w:val="en-GB" w:eastAsia="en-GB"/>
        </w:rPr>
      </w:pPr>
      <w:r w:rsidRPr="00B9195C">
        <w:rPr>
          <w:lang w:val="en-GB" w:eastAsia="en-GB"/>
        </w:rPr>
        <w:t>Group size &gt; 1000 Minimum sample size 100 or</w:t>
      </w:r>
    </w:p>
    <w:p w14:paraId="51BF4FC9" w14:textId="77777777" w:rsidR="00B9195C" w:rsidRPr="00B9195C" w:rsidRDefault="00B9195C" w:rsidP="002E63D1">
      <w:pPr>
        <w:jc w:val="both"/>
        <w:rPr>
          <w:lang w:val="en-GB" w:eastAsia="en-GB"/>
        </w:rPr>
      </w:pPr>
      <w:r w:rsidRPr="00B9195C">
        <w:rPr>
          <w:lang w:val="en-GB" w:eastAsia="en-GB"/>
        </w:rPr>
        <w:t>The annual usage survey will be conducted using a minimum sample size of 100 with at least 30 samples for project technologies of each age being credited</w:t>
      </w:r>
      <w:r w:rsidRPr="00B9195C">
        <w:rPr>
          <w:vertAlign w:val="superscript"/>
          <w:lang w:val="en-GB" w:eastAsia="en-GB"/>
        </w:rPr>
        <w:footnoteReference w:id="15"/>
      </w:r>
      <w:r w:rsidRPr="00B9195C">
        <w:rPr>
          <w:lang w:val="en-GB" w:eastAsia="en-GB"/>
        </w:rPr>
        <w:t>.</w:t>
      </w:r>
    </w:p>
    <w:p w14:paraId="3364BFA4" w14:textId="3A248C8B" w:rsidR="00B9195C" w:rsidRPr="00B9195C" w:rsidRDefault="00B9195C" w:rsidP="00052A17">
      <w:pPr>
        <w:spacing w:line="276" w:lineRule="auto"/>
        <w:jc w:val="both"/>
        <w:rPr>
          <w:lang w:val="en-GB" w:eastAsia="en-GB"/>
        </w:rPr>
      </w:pPr>
      <w:r w:rsidRPr="00B9195C">
        <w:rPr>
          <w:szCs w:val="22"/>
          <w:lang w:val="en-GB"/>
        </w:rPr>
        <w:t>This survey may be performed in person, by telephone, by messaging (</w:t>
      </w:r>
      <w:proofErr w:type="gramStart"/>
      <w:r w:rsidRPr="00B9195C">
        <w:rPr>
          <w:szCs w:val="22"/>
          <w:lang w:val="en-GB"/>
        </w:rPr>
        <w:t>e.g.</w:t>
      </w:r>
      <w:proofErr w:type="gramEnd"/>
      <w:r w:rsidRPr="00B9195C">
        <w:rPr>
          <w:szCs w:val="22"/>
          <w:lang w:val="en-GB"/>
        </w:rPr>
        <w:t xml:space="preserve"> text, app), appropriate to the context.</w:t>
      </w:r>
    </w:p>
    <w:p w14:paraId="3B18C674" w14:textId="77777777" w:rsidR="00B9195C" w:rsidRPr="00B9195C" w:rsidRDefault="00B9195C" w:rsidP="00B9195C">
      <w:pPr>
        <w:jc w:val="both"/>
        <w:rPr>
          <w:b/>
          <w:bCs/>
          <w:lang w:val="en-GB" w:eastAsia="en-GB"/>
        </w:rPr>
      </w:pPr>
    </w:p>
    <w:p w14:paraId="40821BBE" w14:textId="77777777" w:rsidR="00B9195C" w:rsidRPr="00B9195C" w:rsidRDefault="00B9195C" w:rsidP="00B9195C">
      <w:pPr>
        <w:jc w:val="both"/>
        <w:rPr>
          <w:lang w:val="en-GB" w:eastAsia="en-GB"/>
        </w:rPr>
      </w:pPr>
      <w:r w:rsidRPr="00B9195C">
        <w:rPr>
          <w:b/>
          <w:bCs/>
          <w:lang w:val="en-GB" w:eastAsia="en-GB"/>
        </w:rPr>
        <w:t>Projects Field Test Update:</w:t>
      </w:r>
    </w:p>
    <w:p w14:paraId="5A6F2C6D" w14:textId="77777777" w:rsidR="00B9195C" w:rsidRPr="00B9195C" w:rsidRDefault="00B9195C" w:rsidP="00331C35">
      <w:pPr>
        <w:numPr>
          <w:ilvl w:val="0"/>
          <w:numId w:val="47"/>
        </w:numPr>
        <w:jc w:val="both"/>
        <w:rPr>
          <w:lang w:val="en-GB" w:eastAsia="en-GB"/>
        </w:rPr>
      </w:pPr>
      <w:r w:rsidRPr="00B9195C">
        <w:rPr>
          <w:lang w:val="en-GB" w:eastAsia="en-GB"/>
        </w:rPr>
        <w:t xml:space="preserve">Completed in time for first verification and biannually thereafter </w:t>
      </w:r>
    </w:p>
    <w:p w14:paraId="76083AB8" w14:textId="0D1A197F" w:rsidR="00B9195C" w:rsidRPr="00B9195C" w:rsidRDefault="00B9195C" w:rsidP="00331C35">
      <w:pPr>
        <w:numPr>
          <w:ilvl w:val="0"/>
          <w:numId w:val="47"/>
        </w:numPr>
        <w:jc w:val="both"/>
        <w:rPr>
          <w:lang w:val="en-GB" w:eastAsia="en-GB"/>
        </w:rPr>
      </w:pPr>
      <w:r w:rsidRPr="00B9195C">
        <w:rPr>
          <w:lang w:val="en-GB" w:eastAsia="en-GB"/>
        </w:rPr>
        <w:lastRenderedPageBreak/>
        <w:t>KPT</w:t>
      </w:r>
      <w:r w:rsidRPr="00B9195C">
        <w:rPr>
          <w:vertAlign w:val="superscript"/>
          <w:lang w:val="en-GB" w:eastAsia="en-GB"/>
        </w:rPr>
        <w:footnoteReference w:id="16"/>
      </w:r>
      <w:r w:rsidRPr="00B9195C">
        <w:rPr>
          <w:lang w:val="en-GB" w:eastAsia="en-GB"/>
        </w:rPr>
        <w:t xml:space="preserve"> undertaken to provide fuel consumption representation of project technologies in use</w:t>
      </w:r>
    </w:p>
    <w:p w14:paraId="34C19EFA" w14:textId="3D50C872" w:rsidR="00B9195C" w:rsidRPr="00B9195C" w:rsidRDefault="00B9195C" w:rsidP="00331C35">
      <w:pPr>
        <w:numPr>
          <w:ilvl w:val="0"/>
          <w:numId w:val="47"/>
        </w:numPr>
        <w:jc w:val="both"/>
        <w:rPr>
          <w:lang w:val="en-GB" w:eastAsia="en-GB"/>
        </w:rPr>
      </w:pPr>
      <w:r w:rsidRPr="00B9195C">
        <w:rPr>
          <w:lang w:val="en-GB" w:eastAsia="en-GB"/>
        </w:rPr>
        <w:t xml:space="preserve">Carried out by </w:t>
      </w:r>
      <w:proofErr w:type="spellStart"/>
      <w:r w:rsidRPr="00B9195C">
        <w:rPr>
          <w:lang w:val="en-GB" w:eastAsia="en-GB"/>
        </w:rPr>
        <w:t>AAHi</w:t>
      </w:r>
      <w:proofErr w:type="spellEnd"/>
      <w:r w:rsidR="00967669">
        <w:rPr>
          <w:lang w:val="en-GB" w:eastAsia="en-GB"/>
        </w:rPr>
        <w:t>/External consultant</w:t>
      </w:r>
    </w:p>
    <w:p w14:paraId="02FCB9A9" w14:textId="77777777" w:rsidR="00B9195C" w:rsidRPr="00B9195C" w:rsidRDefault="00B9195C" w:rsidP="00331C35">
      <w:pPr>
        <w:numPr>
          <w:ilvl w:val="0"/>
          <w:numId w:val="47"/>
        </w:numPr>
        <w:jc w:val="both"/>
        <w:rPr>
          <w:lang w:val="en-GB" w:eastAsia="en-GB"/>
        </w:rPr>
      </w:pPr>
      <w:r w:rsidRPr="00B9195C">
        <w:rPr>
          <w:lang w:val="en-GB" w:eastAsia="en-GB"/>
        </w:rPr>
        <w:t>Guidance on the sampling strategy will be provided by EcoAct SAS</w:t>
      </w:r>
    </w:p>
    <w:p w14:paraId="346B3DE5" w14:textId="5F2696CD" w:rsidR="00B9195C" w:rsidRDefault="00B9195C" w:rsidP="00331C35">
      <w:pPr>
        <w:numPr>
          <w:ilvl w:val="0"/>
          <w:numId w:val="47"/>
        </w:numPr>
        <w:jc w:val="both"/>
        <w:rPr>
          <w:lang w:val="en-GB" w:eastAsia="en-GB"/>
        </w:rPr>
      </w:pPr>
      <w:r w:rsidRPr="00B9195C">
        <w:rPr>
          <w:lang w:val="en-GB" w:eastAsia="en-GB"/>
        </w:rPr>
        <w:t>The project FT is used to calculate the average amount of firewood that is used by the stove beneficiaries compared to the baseline scenario via KPT</w:t>
      </w:r>
    </w:p>
    <w:p w14:paraId="6F3A402A" w14:textId="579D1C90" w:rsidR="000F499A" w:rsidRPr="00B9195C" w:rsidRDefault="000F499A" w:rsidP="00331C35">
      <w:pPr>
        <w:numPr>
          <w:ilvl w:val="0"/>
          <w:numId w:val="47"/>
        </w:numPr>
        <w:jc w:val="both"/>
        <w:rPr>
          <w:lang w:val="en-GB" w:eastAsia="en-GB"/>
        </w:rPr>
      </w:pPr>
      <w:r>
        <w:rPr>
          <w:lang w:val="en-GB" w:eastAsia="en-GB"/>
        </w:rPr>
        <w:t xml:space="preserve">The samples for Project KPT can be </w:t>
      </w:r>
      <w:r w:rsidR="0006671D">
        <w:rPr>
          <w:lang w:val="en-GB" w:eastAsia="en-GB"/>
        </w:rPr>
        <w:t>subset of monitoring survey (</w:t>
      </w:r>
      <w:r w:rsidR="00CE3894">
        <w:rPr>
          <w:lang w:val="en-GB" w:eastAsia="en-GB"/>
        </w:rPr>
        <w:t>usage survey)</w:t>
      </w:r>
    </w:p>
    <w:p w14:paraId="11324833" w14:textId="77777777" w:rsidR="00B9195C" w:rsidRPr="00B9195C" w:rsidRDefault="00B9195C" w:rsidP="00B9195C">
      <w:pPr>
        <w:ind w:left="720"/>
        <w:jc w:val="both"/>
        <w:rPr>
          <w:lang w:val="en-GB"/>
        </w:rPr>
      </w:pPr>
    </w:p>
    <w:p w14:paraId="51087404" w14:textId="77777777" w:rsidR="00B9195C" w:rsidRPr="00B9195C" w:rsidRDefault="00B9195C" w:rsidP="00B9195C">
      <w:pPr>
        <w:jc w:val="both"/>
        <w:rPr>
          <w:b/>
          <w:bCs/>
          <w:lang w:val="en-GB" w:eastAsia="en-GB"/>
        </w:rPr>
      </w:pPr>
      <w:r w:rsidRPr="00B9195C">
        <w:rPr>
          <w:b/>
          <w:bCs/>
          <w:lang w:val="en-GB" w:eastAsia="en-GB"/>
        </w:rPr>
        <w:t>Baseline FT update:</w:t>
      </w:r>
    </w:p>
    <w:p w14:paraId="4C578CBA" w14:textId="77777777" w:rsidR="00B9195C" w:rsidRPr="00B9195C" w:rsidRDefault="00B9195C" w:rsidP="00B9195C">
      <w:pPr>
        <w:jc w:val="both"/>
        <w:rPr>
          <w:lang w:val="en-GB" w:eastAsia="en-GB"/>
        </w:rPr>
      </w:pPr>
    </w:p>
    <w:p w14:paraId="55BE9C27" w14:textId="77777777" w:rsidR="00B9195C" w:rsidRPr="00B9195C" w:rsidRDefault="00B9195C" w:rsidP="00B9195C">
      <w:pPr>
        <w:jc w:val="both"/>
        <w:rPr>
          <w:lang w:val="en-GB" w:eastAsia="en-GB"/>
        </w:rPr>
      </w:pPr>
      <w:r w:rsidRPr="00B9195C">
        <w:rPr>
          <w:lang w:val="en-GB" w:eastAsia="en-GB"/>
        </w:rPr>
        <w:t>A fixed baseline will be adopted.</w:t>
      </w:r>
    </w:p>
    <w:p w14:paraId="0C79632E" w14:textId="77777777" w:rsidR="00B9195C" w:rsidRPr="00B9195C" w:rsidRDefault="00B9195C" w:rsidP="00B9195C">
      <w:pPr>
        <w:jc w:val="both"/>
        <w:rPr>
          <w:lang w:val="en-GB" w:eastAsia="en-GB"/>
        </w:rPr>
      </w:pPr>
    </w:p>
    <w:p w14:paraId="27DE9B7A" w14:textId="77777777" w:rsidR="00B9195C" w:rsidRPr="00B9195C" w:rsidRDefault="00B9195C" w:rsidP="00B9195C">
      <w:pPr>
        <w:jc w:val="both"/>
        <w:rPr>
          <w:lang w:val="en-GB" w:eastAsia="en-GB"/>
        </w:rPr>
      </w:pPr>
      <w:r w:rsidRPr="00B9195C">
        <w:rPr>
          <w:b/>
          <w:bCs/>
          <w:lang w:val="en-GB" w:eastAsia="en-GB"/>
        </w:rPr>
        <w:t>Leakage Assessment:</w:t>
      </w:r>
    </w:p>
    <w:p w14:paraId="21FF60E7" w14:textId="77777777" w:rsidR="00B9195C" w:rsidRPr="00B9195C" w:rsidRDefault="00B9195C" w:rsidP="00B9195C">
      <w:pPr>
        <w:ind w:left="720"/>
        <w:jc w:val="both"/>
        <w:rPr>
          <w:lang w:val="en-GB" w:eastAsia="en-GB"/>
        </w:rPr>
      </w:pPr>
      <w:r w:rsidRPr="00B9195C">
        <w:rPr>
          <w:lang w:val="en-GB" w:eastAsia="en-GB"/>
        </w:rPr>
        <w:t>Leakage sources will be included in the project however leakage is expected to be negligible.</w:t>
      </w:r>
    </w:p>
    <w:p w14:paraId="5D353FA1" w14:textId="77777777" w:rsidR="00B9195C" w:rsidRPr="00B9195C" w:rsidRDefault="00B9195C" w:rsidP="00331C35">
      <w:pPr>
        <w:numPr>
          <w:ilvl w:val="0"/>
          <w:numId w:val="51"/>
        </w:numPr>
        <w:jc w:val="both"/>
        <w:rPr>
          <w:lang w:val="en-GB" w:eastAsia="en-GB"/>
        </w:rPr>
      </w:pPr>
      <w:r w:rsidRPr="00B9195C">
        <w:rPr>
          <w:b/>
          <w:bCs/>
          <w:i/>
          <w:iCs/>
          <w:lang w:val="en-GB" w:eastAsia="en-GB"/>
        </w:rPr>
        <w:t>The displaced baseline technologies are reused outside the project boundary in place of lower emitting technology or in a manner suggesting more usage than would have occurred in the absence of the project.</w:t>
      </w:r>
    </w:p>
    <w:p w14:paraId="5ED6E8CA" w14:textId="77777777" w:rsidR="00B9195C" w:rsidRPr="00B9195C" w:rsidRDefault="00B9195C" w:rsidP="00B9195C">
      <w:pPr>
        <w:jc w:val="both"/>
        <w:rPr>
          <w:i/>
          <w:iCs/>
          <w:lang w:val="en-GB"/>
        </w:rPr>
      </w:pPr>
      <w:r w:rsidRPr="00B9195C">
        <w:rPr>
          <w:lang w:val="en-GB" w:eastAsia="en-GB"/>
        </w:rPr>
        <w:t xml:space="preserve">All the stoves replaced are the traditional three stone stoves that have no market value, and use is widespread. Therefore, it is highly unlikely that three stone stoves will be used outside the project boundary in replacement of lower emitting technology. </w:t>
      </w:r>
    </w:p>
    <w:p w14:paraId="75AD7D66" w14:textId="77777777" w:rsidR="00B9195C" w:rsidRPr="002E4A52" w:rsidRDefault="00B9195C" w:rsidP="00331C35">
      <w:pPr>
        <w:numPr>
          <w:ilvl w:val="0"/>
          <w:numId w:val="51"/>
        </w:numPr>
        <w:jc w:val="both"/>
        <w:rPr>
          <w:i/>
          <w:iCs/>
          <w:sz w:val="20"/>
          <w:szCs w:val="22"/>
          <w:lang w:val="en-GB" w:eastAsia="en-GB"/>
        </w:rPr>
      </w:pPr>
      <w:r w:rsidRPr="002E4A52">
        <w:rPr>
          <w:rFonts w:asciiTheme="minorHAnsi" w:hAnsiTheme="minorHAnsi"/>
          <w:b/>
          <w:bCs/>
          <w:i/>
          <w:iCs/>
          <w:color w:val="000000"/>
          <w:szCs w:val="22"/>
          <w:lang w:val="en-GB"/>
        </w:rPr>
        <w:t>Non-project users who previously used lower emitting energy sources use</w:t>
      </w:r>
      <w:r w:rsidRPr="002E4A52">
        <w:rPr>
          <w:rFonts w:asciiTheme="minorHAnsi" w:hAnsiTheme="minorHAnsi"/>
          <w:b/>
          <w:bCs/>
          <w:i/>
          <w:iCs/>
          <w:color w:val="000000"/>
          <w:sz w:val="20"/>
          <w:szCs w:val="22"/>
          <w:lang w:val="en-GB"/>
        </w:rPr>
        <w:t xml:space="preserve"> </w:t>
      </w:r>
      <w:r w:rsidRPr="002E4A52">
        <w:rPr>
          <w:rFonts w:asciiTheme="minorHAnsi" w:hAnsiTheme="minorHAnsi"/>
          <w:b/>
          <w:bCs/>
          <w:i/>
          <w:iCs/>
          <w:color w:val="000000"/>
          <w:szCs w:val="22"/>
          <w:lang w:val="en-GB"/>
        </w:rPr>
        <w:t>the non-renewable biomass or fossil fuels saved under the project activity</w:t>
      </w:r>
      <w:r w:rsidRPr="002E4A52">
        <w:rPr>
          <w:b/>
          <w:bCs/>
          <w:i/>
          <w:iCs/>
          <w:sz w:val="20"/>
          <w:szCs w:val="22"/>
          <w:lang w:val="en-GB" w:eastAsia="en-GB"/>
        </w:rPr>
        <w:t>.</w:t>
      </w:r>
    </w:p>
    <w:p w14:paraId="1BB0A11A" w14:textId="77777777" w:rsidR="00B9195C" w:rsidRPr="00B9195C" w:rsidRDefault="00B9195C" w:rsidP="00B9195C">
      <w:pPr>
        <w:jc w:val="both"/>
        <w:rPr>
          <w:lang w:val="en-GB" w:eastAsia="en-GB"/>
        </w:rPr>
      </w:pPr>
      <w:r w:rsidRPr="00B9195C">
        <w:rPr>
          <w:lang w:val="en-GB" w:eastAsia="en-GB"/>
        </w:rPr>
        <w:t xml:space="preserve">The non-renewable fuel, wood or charcoal not used in the project, is also not going to replace lower emitting fuels elsewhere. It is unlikely to replace animal dung because this is used to ease and proximity to the home rather than a shortage of wood. </w:t>
      </w:r>
    </w:p>
    <w:p w14:paraId="62211D6A" w14:textId="77777777" w:rsidR="00B9195C" w:rsidRPr="00B9195C" w:rsidRDefault="00B9195C" w:rsidP="00B9195C">
      <w:pPr>
        <w:jc w:val="both"/>
        <w:rPr>
          <w:lang w:val="en-GB"/>
        </w:rPr>
      </w:pPr>
    </w:p>
    <w:p w14:paraId="2B72437A" w14:textId="77777777" w:rsidR="00B9195C" w:rsidRPr="00B9195C" w:rsidRDefault="00B9195C" w:rsidP="00331C35">
      <w:pPr>
        <w:numPr>
          <w:ilvl w:val="0"/>
          <w:numId w:val="51"/>
        </w:numPr>
        <w:jc w:val="both"/>
        <w:rPr>
          <w:i/>
          <w:iCs/>
          <w:lang w:val="en-GB" w:eastAsia="en-GB"/>
        </w:rPr>
      </w:pPr>
      <w:r w:rsidRPr="00B9195C">
        <w:rPr>
          <w:b/>
          <w:bCs/>
          <w:i/>
          <w:iCs/>
          <w:lang w:val="en-GB" w:eastAsia="en-GB"/>
        </w:rPr>
        <w:lastRenderedPageBreak/>
        <w:t>The project significantly impacts the NRB fraction within an area where other CDM or VER project activities account for NRB fraction in their baseline scenario.</w:t>
      </w:r>
    </w:p>
    <w:p w14:paraId="59935C3C" w14:textId="77777777" w:rsidR="00B9195C" w:rsidRPr="00B9195C" w:rsidRDefault="00B9195C" w:rsidP="00B9195C">
      <w:pPr>
        <w:jc w:val="both"/>
        <w:rPr>
          <w:lang w:val="en-GB" w:eastAsia="en-GB"/>
        </w:rPr>
      </w:pPr>
      <w:r w:rsidRPr="00B9195C">
        <w:rPr>
          <w:lang w:val="en-GB" w:eastAsia="en-GB"/>
        </w:rPr>
        <w:t>There are no other CDM or VER projects in the area and the project will not impact the overall national NRB estimates.</w:t>
      </w:r>
    </w:p>
    <w:p w14:paraId="05465D7D" w14:textId="4E6BFAD1" w:rsidR="00B9195C" w:rsidRPr="00B9195C" w:rsidRDefault="00B9195C" w:rsidP="00B9195C">
      <w:pPr>
        <w:jc w:val="both"/>
        <w:rPr>
          <w:lang w:val="en-GB" w:eastAsia="en-GB"/>
        </w:rPr>
      </w:pPr>
      <w:r w:rsidRPr="00B9195C">
        <w:rPr>
          <w:lang w:val="en-GB" w:eastAsia="en-GB"/>
        </w:rPr>
        <w:t>The impact of the project activity on the NRB fraction within the project boundary is found to be negligible.  The size of the project activity is small compared to the scale of the project boundary (country of Kenya) and thus is not likely to be significant within the target population</w:t>
      </w:r>
      <w:r w:rsidR="00422140">
        <w:rPr>
          <w:lang w:val="en-GB" w:eastAsia="en-GB"/>
        </w:rPr>
        <w:t>.</w:t>
      </w:r>
    </w:p>
    <w:p w14:paraId="777D4944" w14:textId="77777777" w:rsidR="00B9195C" w:rsidRPr="00B9195C" w:rsidRDefault="00B9195C" w:rsidP="00B9195C">
      <w:pPr>
        <w:jc w:val="both"/>
        <w:rPr>
          <w:lang w:val="en-GB" w:eastAsia="en-GB"/>
        </w:rPr>
      </w:pPr>
    </w:p>
    <w:p w14:paraId="1C70B323" w14:textId="77777777" w:rsidR="00B9195C" w:rsidRPr="00B9195C" w:rsidRDefault="00B9195C" w:rsidP="00331C35">
      <w:pPr>
        <w:numPr>
          <w:ilvl w:val="0"/>
          <w:numId w:val="51"/>
        </w:numPr>
        <w:jc w:val="both"/>
        <w:rPr>
          <w:b/>
          <w:bCs/>
          <w:i/>
          <w:iCs/>
          <w:lang w:val="en-GB" w:eastAsia="en-GB"/>
        </w:rPr>
      </w:pPr>
      <w:r w:rsidRPr="00B9195C">
        <w:rPr>
          <w:b/>
          <w:bCs/>
          <w:i/>
          <w:iCs/>
          <w:lang w:val="en-GB" w:eastAsia="en-GB"/>
        </w:rPr>
        <w:t>The project population compensates for loss of the space heating effect of inefficient technology by adopting some other form of heating or by retaining some use of inefficient technology.</w:t>
      </w:r>
    </w:p>
    <w:p w14:paraId="2A94FBE4" w14:textId="77777777" w:rsidR="00B9195C" w:rsidRPr="00B9195C" w:rsidRDefault="00B9195C" w:rsidP="00B9195C">
      <w:pPr>
        <w:jc w:val="both"/>
        <w:rPr>
          <w:lang w:val="en-GB" w:eastAsia="en-GB"/>
        </w:rPr>
      </w:pPr>
    </w:p>
    <w:p w14:paraId="309019D1" w14:textId="77777777" w:rsidR="00B9195C" w:rsidRPr="00B9195C" w:rsidRDefault="00B9195C" w:rsidP="00B9195C">
      <w:pPr>
        <w:jc w:val="both"/>
        <w:rPr>
          <w:lang w:val="en-GB" w:eastAsia="en-GB"/>
        </w:rPr>
      </w:pPr>
      <w:r w:rsidRPr="00B9195C">
        <w:rPr>
          <w:lang w:val="en-GB" w:eastAsia="en-GB"/>
        </w:rPr>
        <w:t>The climate throughout Kenya is temperate to hot. Space heating is not likely to be significant within the target population. No evidence exists that the project will result in increased fuel use for heating from inefficient stoves.</w:t>
      </w:r>
    </w:p>
    <w:p w14:paraId="233B456A" w14:textId="77777777" w:rsidR="00B9195C" w:rsidRPr="00B9195C" w:rsidRDefault="00B9195C" w:rsidP="00331C35">
      <w:pPr>
        <w:numPr>
          <w:ilvl w:val="0"/>
          <w:numId w:val="51"/>
        </w:numPr>
        <w:jc w:val="both"/>
        <w:rPr>
          <w:i/>
          <w:iCs/>
          <w:lang w:val="en-GB"/>
        </w:rPr>
      </w:pPr>
      <w:r w:rsidRPr="00B9195C">
        <w:rPr>
          <w:b/>
          <w:bCs/>
          <w:i/>
          <w:iCs/>
          <w:lang w:val="en-GB" w:eastAsia="en-GB"/>
        </w:rPr>
        <w:t>By virtue of promotion and marketing of new technology with high efficiency, the project stimulates substitution within households who commonly used a technology with relatively lower emissions, in cases where such a trend is not eligible as an evolving baseline.</w:t>
      </w:r>
    </w:p>
    <w:p w14:paraId="0E81250F" w14:textId="77777777" w:rsidR="00705BC4" w:rsidRDefault="00705BC4" w:rsidP="00705BC4">
      <w:pPr>
        <w:spacing w:after="0"/>
        <w:contextualSpacing w:val="0"/>
        <w:jc w:val="both"/>
        <w:rPr>
          <w:rFonts w:eastAsia="MS Mincho"/>
          <w:lang w:val="en-GB"/>
        </w:rPr>
      </w:pPr>
    </w:p>
    <w:p w14:paraId="33E2A8DC" w14:textId="01C21A8C" w:rsidR="00B9195C" w:rsidRPr="00B9195C" w:rsidRDefault="00B9195C" w:rsidP="00705BC4">
      <w:pPr>
        <w:spacing w:after="0"/>
        <w:contextualSpacing w:val="0"/>
        <w:jc w:val="both"/>
        <w:rPr>
          <w:rFonts w:eastAsia="MS Mincho"/>
          <w:lang w:val="en-GB"/>
        </w:rPr>
      </w:pPr>
      <w:r w:rsidRPr="00B9195C">
        <w:rPr>
          <w:rFonts w:eastAsia="MS Mincho"/>
          <w:lang w:val="en-GB"/>
        </w:rPr>
        <w:t xml:space="preserve">Project stoves shift cooking practices only from high emission to low emission cooking.  Traditional stoves are replaced with the ICS.  Typical cooking tasks that were performed on other technologies may continue because of their ease and speed of cooking or will be reduced due to the additional appeal and fuel savings associated with the use of the distributed ICS. </w:t>
      </w:r>
    </w:p>
    <w:p w14:paraId="1974BFFD" w14:textId="77777777" w:rsidR="00B9195C" w:rsidRPr="00B9195C" w:rsidRDefault="00B9195C" w:rsidP="00705BC4">
      <w:pPr>
        <w:spacing w:after="0"/>
        <w:ind w:left="567"/>
        <w:contextualSpacing w:val="0"/>
        <w:jc w:val="both"/>
        <w:rPr>
          <w:rFonts w:eastAsia="MS Mincho"/>
          <w:lang w:val="en-GB"/>
        </w:rPr>
      </w:pPr>
      <w:r w:rsidRPr="00B9195C">
        <w:rPr>
          <w:rFonts w:eastAsia="MS Mincho"/>
          <w:lang w:val="en-GB"/>
        </w:rPr>
        <w:t xml:space="preserve"> </w:t>
      </w:r>
    </w:p>
    <w:p w14:paraId="3C9E133F" w14:textId="687D5C2D" w:rsidR="006F4105" w:rsidRPr="00BB3D87" w:rsidRDefault="00B9195C" w:rsidP="00BB3D87">
      <w:pPr>
        <w:spacing w:after="0"/>
        <w:contextualSpacing w:val="0"/>
        <w:jc w:val="both"/>
        <w:rPr>
          <w:rFonts w:eastAsia="MS Mincho"/>
          <w:lang w:val="en-GB"/>
        </w:rPr>
      </w:pPr>
      <w:r w:rsidRPr="00B9195C">
        <w:rPr>
          <w:spacing w:val="1"/>
          <w:lang w:val="en-GB"/>
        </w:rPr>
        <w:t>Lo</w:t>
      </w:r>
      <w:r w:rsidRPr="00B9195C">
        <w:rPr>
          <w:lang w:val="en-GB"/>
        </w:rPr>
        <w:t>w</w:t>
      </w:r>
      <w:r w:rsidRPr="00B9195C">
        <w:rPr>
          <w:spacing w:val="6"/>
          <w:lang w:val="en-GB"/>
        </w:rPr>
        <w:t>e</w:t>
      </w:r>
      <w:r w:rsidRPr="00B9195C">
        <w:rPr>
          <w:lang w:val="en-GB"/>
        </w:rPr>
        <w:t>r</w:t>
      </w:r>
      <w:r w:rsidRPr="00B9195C">
        <w:rPr>
          <w:spacing w:val="7"/>
          <w:lang w:val="en-GB"/>
        </w:rPr>
        <w:t xml:space="preserve"> </w:t>
      </w:r>
      <w:r w:rsidRPr="00B9195C">
        <w:rPr>
          <w:spacing w:val="6"/>
          <w:lang w:val="en-GB"/>
        </w:rPr>
        <w:t>d</w:t>
      </w:r>
      <w:r w:rsidRPr="00B9195C">
        <w:rPr>
          <w:spacing w:val="-1"/>
          <w:lang w:val="en-GB"/>
        </w:rPr>
        <w:t>i</w:t>
      </w:r>
      <w:r w:rsidRPr="00B9195C">
        <w:rPr>
          <w:spacing w:val="-2"/>
          <w:lang w:val="en-GB"/>
        </w:rPr>
        <w:t>s</w:t>
      </w:r>
      <w:r w:rsidRPr="00B9195C">
        <w:rPr>
          <w:spacing w:val="1"/>
          <w:lang w:val="en-GB"/>
        </w:rPr>
        <w:t>p</w:t>
      </w:r>
      <w:r w:rsidRPr="00B9195C">
        <w:rPr>
          <w:spacing w:val="6"/>
          <w:lang w:val="en-GB"/>
        </w:rPr>
        <w:t>o</w:t>
      </w:r>
      <w:r w:rsidRPr="00B9195C">
        <w:rPr>
          <w:spacing w:val="-2"/>
          <w:lang w:val="en-GB"/>
        </w:rPr>
        <w:t>s</w:t>
      </w:r>
      <w:r w:rsidRPr="00B9195C">
        <w:rPr>
          <w:spacing w:val="1"/>
          <w:lang w:val="en-GB"/>
        </w:rPr>
        <w:t>ab</w:t>
      </w:r>
      <w:r w:rsidRPr="00B9195C">
        <w:rPr>
          <w:spacing w:val="-1"/>
          <w:lang w:val="en-GB"/>
        </w:rPr>
        <w:t>l</w:t>
      </w:r>
      <w:r w:rsidRPr="00B9195C">
        <w:rPr>
          <w:lang w:val="en-GB"/>
        </w:rPr>
        <w:t>e</w:t>
      </w:r>
      <w:r w:rsidRPr="00B9195C">
        <w:rPr>
          <w:spacing w:val="17"/>
          <w:lang w:val="en-GB"/>
        </w:rPr>
        <w:t xml:space="preserve"> </w:t>
      </w:r>
      <w:r w:rsidRPr="00B9195C">
        <w:rPr>
          <w:spacing w:val="-1"/>
          <w:lang w:val="en-GB"/>
        </w:rPr>
        <w:t>i</w:t>
      </w:r>
      <w:r w:rsidRPr="00B9195C">
        <w:rPr>
          <w:spacing w:val="1"/>
          <w:lang w:val="en-GB"/>
        </w:rPr>
        <w:t>n</w:t>
      </w:r>
      <w:r w:rsidRPr="00B9195C">
        <w:rPr>
          <w:spacing w:val="-2"/>
          <w:lang w:val="en-GB"/>
        </w:rPr>
        <w:t>c</w:t>
      </w:r>
      <w:r w:rsidRPr="00B9195C">
        <w:rPr>
          <w:spacing w:val="6"/>
          <w:lang w:val="en-GB"/>
        </w:rPr>
        <w:t>o</w:t>
      </w:r>
      <w:r w:rsidRPr="00B9195C">
        <w:rPr>
          <w:lang w:val="en-GB"/>
        </w:rPr>
        <w:t>me</w:t>
      </w:r>
      <w:r w:rsidRPr="00B9195C">
        <w:rPr>
          <w:spacing w:val="10"/>
          <w:lang w:val="en-GB"/>
        </w:rPr>
        <w:t xml:space="preserve"> </w:t>
      </w:r>
      <w:r w:rsidRPr="00B9195C">
        <w:rPr>
          <w:spacing w:val="1"/>
          <w:lang w:val="en-GB"/>
        </w:rPr>
        <w:t>p</w:t>
      </w:r>
      <w:r w:rsidRPr="00B9195C">
        <w:rPr>
          <w:spacing w:val="-2"/>
          <w:lang w:val="en-GB"/>
        </w:rPr>
        <w:t>r</w:t>
      </w:r>
      <w:r w:rsidRPr="00B9195C">
        <w:rPr>
          <w:spacing w:val="6"/>
          <w:lang w:val="en-GB"/>
        </w:rPr>
        <w:t>e</w:t>
      </w:r>
      <w:r w:rsidRPr="00B9195C">
        <w:rPr>
          <w:spacing w:val="-2"/>
          <w:lang w:val="en-GB"/>
        </w:rPr>
        <w:t>v</w:t>
      </w:r>
      <w:r w:rsidRPr="00B9195C">
        <w:rPr>
          <w:spacing w:val="1"/>
          <w:lang w:val="en-GB"/>
        </w:rPr>
        <w:t>en</w:t>
      </w:r>
      <w:r w:rsidRPr="00B9195C">
        <w:rPr>
          <w:lang w:val="en-GB"/>
        </w:rPr>
        <w:t>ts</w:t>
      </w:r>
      <w:r w:rsidRPr="00B9195C">
        <w:rPr>
          <w:spacing w:val="15"/>
          <w:lang w:val="en-GB"/>
        </w:rPr>
        <w:t xml:space="preserve"> </w:t>
      </w:r>
      <w:r w:rsidRPr="00B9195C">
        <w:rPr>
          <w:lang w:val="en-GB"/>
        </w:rPr>
        <w:t>a</w:t>
      </w:r>
      <w:r w:rsidRPr="00B9195C">
        <w:rPr>
          <w:spacing w:val="14"/>
          <w:lang w:val="en-GB"/>
        </w:rPr>
        <w:t xml:space="preserve"> </w:t>
      </w:r>
      <w:r w:rsidRPr="00B9195C">
        <w:rPr>
          <w:spacing w:val="2"/>
          <w:lang w:val="en-GB"/>
        </w:rPr>
        <w:t>t</w:t>
      </w:r>
      <w:r w:rsidRPr="00B9195C">
        <w:rPr>
          <w:spacing w:val="-2"/>
          <w:lang w:val="en-GB"/>
        </w:rPr>
        <w:t>r</w:t>
      </w:r>
      <w:r w:rsidRPr="00B9195C">
        <w:rPr>
          <w:spacing w:val="1"/>
          <w:lang w:val="en-GB"/>
        </w:rPr>
        <w:t>ans</w:t>
      </w:r>
      <w:r w:rsidRPr="00B9195C">
        <w:rPr>
          <w:spacing w:val="-1"/>
          <w:lang w:val="en-GB"/>
        </w:rPr>
        <w:t>i</w:t>
      </w:r>
      <w:r w:rsidRPr="00B9195C">
        <w:rPr>
          <w:spacing w:val="2"/>
          <w:lang w:val="en-GB"/>
        </w:rPr>
        <w:t>t</w:t>
      </w:r>
      <w:r w:rsidRPr="00B9195C">
        <w:rPr>
          <w:spacing w:val="-1"/>
          <w:lang w:val="en-GB"/>
        </w:rPr>
        <w:t>i</w:t>
      </w:r>
      <w:r w:rsidRPr="00B9195C">
        <w:rPr>
          <w:spacing w:val="1"/>
          <w:lang w:val="en-GB"/>
        </w:rPr>
        <w:t>o</w:t>
      </w:r>
      <w:r w:rsidRPr="00B9195C">
        <w:rPr>
          <w:lang w:val="en-GB"/>
        </w:rPr>
        <w:t>n</w:t>
      </w:r>
      <w:r w:rsidRPr="00B9195C">
        <w:rPr>
          <w:spacing w:val="15"/>
          <w:lang w:val="en-GB"/>
        </w:rPr>
        <w:t xml:space="preserve"> </w:t>
      </w:r>
      <w:r w:rsidRPr="00B9195C">
        <w:rPr>
          <w:spacing w:val="2"/>
          <w:lang w:val="en-GB"/>
        </w:rPr>
        <w:t>f</w:t>
      </w:r>
      <w:r w:rsidRPr="00B9195C">
        <w:rPr>
          <w:spacing w:val="-2"/>
          <w:lang w:val="en-GB"/>
        </w:rPr>
        <w:t>r</w:t>
      </w:r>
      <w:r w:rsidRPr="00B9195C">
        <w:rPr>
          <w:spacing w:val="1"/>
          <w:lang w:val="en-GB"/>
        </w:rPr>
        <w:t>o</w:t>
      </w:r>
      <w:r w:rsidRPr="00B9195C">
        <w:rPr>
          <w:lang w:val="en-GB"/>
        </w:rPr>
        <w:t>m</w:t>
      </w:r>
      <w:r w:rsidRPr="00B9195C">
        <w:rPr>
          <w:spacing w:val="19"/>
          <w:lang w:val="en-GB"/>
        </w:rPr>
        <w:t xml:space="preserve"> </w:t>
      </w:r>
      <w:r w:rsidRPr="00B9195C">
        <w:rPr>
          <w:lang w:val="en-GB"/>
        </w:rPr>
        <w:t>w</w:t>
      </w:r>
      <w:r w:rsidRPr="00B9195C">
        <w:rPr>
          <w:spacing w:val="1"/>
          <w:lang w:val="en-GB"/>
        </w:rPr>
        <w:t>oo</w:t>
      </w:r>
      <w:r w:rsidRPr="00B9195C">
        <w:rPr>
          <w:lang w:val="en-GB"/>
        </w:rPr>
        <w:t>d</w:t>
      </w:r>
      <w:r w:rsidRPr="00B9195C">
        <w:rPr>
          <w:spacing w:val="14"/>
          <w:lang w:val="en-GB"/>
        </w:rPr>
        <w:t xml:space="preserve"> </w:t>
      </w:r>
      <w:r w:rsidRPr="00B9195C">
        <w:rPr>
          <w:spacing w:val="1"/>
          <w:lang w:val="en-GB"/>
        </w:rPr>
        <w:t>u</w:t>
      </w:r>
      <w:r w:rsidRPr="00B9195C">
        <w:rPr>
          <w:spacing w:val="-2"/>
          <w:lang w:val="en-GB"/>
        </w:rPr>
        <w:t>s</w:t>
      </w:r>
      <w:r w:rsidRPr="00B9195C">
        <w:rPr>
          <w:spacing w:val="1"/>
          <w:lang w:val="en-GB"/>
        </w:rPr>
        <w:t>e</w:t>
      </w:r>
      <w:r w:rsidRPr="00B9195C">
        <w:rPr>
          <w:spacing w:val="2"/>
          <w:lang w:val="en-GB"/>
        </w:rPr>
        <w:t>r</w:t>
      </w:r>
      <w:r w:rsidRPr="00B9195C">
        <w:rPr>
          <w:lang w:val="en-GB"/>
        </w:rPr>
        <w:t>s</w:t>
      </w:r>
      <w:r w:rsidRPr="00B9195C">
        <w:rPr>
          <w:spacing w:val="14"/>
          <w:lang w:val="en-GB"/>
        </w:rPr>
        <w:t xml:space="preserve"> </w:t>
      </w:r>
      <w:r w:rsidRPr="00B9195C">
        <w:rPr>
          <w:spacing w:val="-2"/>
          <w:lang w:val="en-GB"/>
        </w:rPr>
        <w:t>t</w:t>
      </w:r>
      <w:r w:rsidRPr="00B9195C">
        <w:rPr>
          <w:lang w:val="en-GB"/>
        </w:rPr>
        <w:t>o</w:t>
      </w:r>
      <w:r w:rsidRPr="00B9195C">
        <w:rPr>
          <w:spacing w:val="21"/>
          <w:lang w:val="en-GB"/>
        </w:rPr>
        <w:t xml:space="preserve"> </w:t>
      </w:r>
      <w:r w:rsidRPr="00B9195C">
        <w:rPr>
          <w:spacing w:val="-2"/>
          <w:lang w:val="en-GB"/>
        </w:rPr>
        <w:t>c</w:t>
      </w:r>
      <w:r w:rsidRPr="00B9195C">
        <w:rPr>
          <w:spacing w:val="1"/>
          <w:lang w:val="en-GB"/>
        </w:rPr>
        <w:t>h</w:t>
      </w:r>
      <w:r w:rsidRPr="00B9195C">
        <w:rPr>
          <w:spacing w:val="6"/>
          <w:lang w:val="en-GB"/>
        </w:rPr>
        <w:t>a</w:t>
      </w:r>
      <w:r w:rsidRPr="00B9195C">
        <w:rPr>
          <w:spacing w:val="-2"/>
          <w:lang w:val="en-GB"/>
        </w:rPr>
        <w:t>rc</w:t>
      </w:r>
      <w:r w:rsidRPr="00B9195C">
        <w:rPr>
          <w:spacing w:val="1"/>
          <w:lang w:val="en-GB"/>
        </w:rPr>
        <w:t>oa</w:t>
      </w:r>
      <w:r w:rsidRPr="00B9195C">
        <w:rPr>
          <w:spacing w:val="2"/>
          <w:lang w:val="en-GB"/>
        </w:rPr>
        <w:t>l given the cost of charcoal, as opposed to wood that can be collected for free</w:t>
      </w:r>
      <w:r w:rsidRPr="00B9195C">
        <w:rPr>
          <w:lang w:val="en-GB"/>
        </w:rPr>
        <w:t>.</w:t>
      </w:r>
      <w:r w:rsidRPr="00B9195C">
        <w:rPr>
          <w:spacing w:val="15"/>
          <w:lang w:val="en-GB"/>
        </w:rPr>
        <w:t xml:space="preserve"> </w:t>
      </w:r>
    </w:p>
    <w:p w14:paraId="0DCBA52B" w14:textId="77777777" w:rsidR="00FA0B86" w:rsidRDefault="00FA0B86" w:rsidP="006F4105">
      <w:pPr>
        <w:autoSpaceDE w:val="0"/>
        <w:autoSpaceDN w:val="0"/>
        <w:adjustRightInd w:val="0"/>
        <w:spacing w:after="0"/>
        <w:jc w:val="both"/>
        <w:rPr>
          <w:rFonts w:cs="Verdana"/>
        </w:rPr>
      </w:pPr>
    </w:p>
    <w:p w14:paraId="13EC48BA" w14:textId="02FEF03D" w:rsidR="00FA0B86" w:rsidRPr="000B26B8" w:rsidRDefault="00C51FF4" w:rsidP="006F4105">
      <w:pPr>
        <w:autoSpaceDE w:val="0"/>
        <w:autoSpaceDN w:val="0"/>
        <w:adjustRightInd w:val="0"/>
        <w:spacing w:after="0"/>
        <w:jc w:val="both"/>
        <w:rPr>
          <w:b/>
          <w:bCs/>
          <w:sz w:val="28"/>
          <w:szCs w:val="28"/>
        </w:rPr>
      </w:pPr>
      <w:r w:rsidRPr="000B26B8">
        <w:rPr>
          <w:rFonts w:cs="Verdana"/>
          <w:b/>
          <w:bCs/>
        </w:rPr>
        <w:t>Calculation methodology of FNRB</w:t>
      </w:r>
    </w:p>
    <w:p w14:paraId="17B3793D" w14:textId="77777777" w:rsidR="00BB3D87" w:rsidRDefault="00BB3D87" w:rsidP="00BB3D87">
      <w:pPr>
        <w:pStyle w:val="Sansinterligne"/>
        <w:spacing w:line="360" w:lineRule="auto"/>
        <w:jc w:val="both"/>
        <w:rPr>
          <w:rFonts w:asciiTheme="majorHAnsi" w:eastAsia="Times New Roman" w:hAnsiTheme="majorHAnsi" w:cs="Times New Roman"/>
          <w:color w:val="515151" w:themeColor="text1"/>
          <w:szCs w:val="22"/>
          <w:lang w:val="en-GB" w:eastAsia="en-GB"/>
          <w14:cntxtAlts w14:val="0"/>
        </w:rPr>
      </w:pPr>
    </w:p>
    <w:p w14:paraId="2E757CF0" w14:textId="2C46157F" w:rsidR="00BB3D87" w:rsidRPr="0024469F" w:rsidRDefault="00BB3D87" w:rsidP="00BB3D87">
      <w:pPr>
        <w:pStyle w:val="Sansinterligne"/>
        <w:spacing w:line="360" w:lineRule="auto"/>
        <w:jc w:val="both"/>
        <w:rPr>
          <w:rFonts w:asciiTheme="majorHAnsi" w:eastAsia="Times New Roman" w:hAnsiTheme="majorHAnsi" w:cs="Times New Roman"/>
          <w:color w:val="515151" w:themeColor="text1"/>
          <w:szCs w:val="22"/>
          <w:lang w:val="en-GB" w:eastAsia="en-GB"/>
          <w14:cntxtAlts w14:val="0"/>
        </w:rPr>
      </w:pPr>
      <w:proofErr w:type="spellStart"/>
      <w:r w:rsidRPr="0024469F">
        <w:rPr>
          <w:rFonts w:asciiTheme="majorHAnsi" w:eastAsia="Times New Roman" w:hAnsiTheme="majorHAnsi" w:cs="Times New Roman"/>
          <w:color w:val="515151" w:themeColor="text1"/>
          <w:szCs w:val="22"/>
          <w:lang w:val="en-GB" w:eastAsia="en-GB"/>
          <w14:cntxtAlts w14:val="0"/>
        </w:rPr>
        <w:t>fNRB</w:t>
      </w:r>
      <w:proofErr w:type="spellEnd"/>
      <w:r w:rsidRPr="0024469F">
        <w:rPr>
          <w:rFonts w:asciiTheme="majorHAnsi" w:eastAsia="Times New Roman" w:hAnsiTheme="majorHAnsi" w:cs="Times New Roman"/>
          <w:color w:val="515151" w:themeColor="text1"/>
          <w:szCs w:val="22"/>
          <w:lang w:val="en-GB" w:eastAsia="en-GB"/>
          <w14:cntxtAlts w14:val="0"/>
        </w:rPr>
        <w:t xml:space="preserve"> for Kenya has been calculated following TOOL30, option B. </w:t>
      </w:r>
    </w:p>
    <w:p w14:paraId="6C46CEDD" w14:textId="77777777" w:rsidR="00BB3D87" w:rsidRPr="0024469F" w:rsidRDefault="00BB3D87" w:rsidP="00BB3D87">
      <w:pPr>
        <w:pStyle w:val="Sansinterligne"/>
        <w:spacing w:line="360" w:lineRule="auto"/>
        <w:jc w:val="both"/>
        <w:rPr>
          <w:rFonts w:asciiTheme="majorHAnsi" w:eastAsia="Times New Roman" w:hAnsiTheme="majorHAnsi" w:cs="Times New Roman"/>
          <w:color w:val="515151" w:themeColor="text1"/>
          <w:szCs w:val="22"/>
          <w:lang w:val="en-GB" w:eastAsia="en-GB"/>
          <w14:cntxtAlts w14:val="0"/>
        </w:rPr>
      </w:pPr>
    </w:p>
    <w:p w14:paraId="737ADFA8" w14:textId="77777777" w:rsidR="00BB3D87" w:rsidRPr="0024469F" w:rsidRDefault="00BB3D87" w:rsidP="00BB3D87">
      <w:pPr>
        <w:pStyle w:val="Sansinterligne"/>
        <w:spacing w:line="360" w:lineRule="auto"/>
        <w:jc w:val="both"/>
        <w:rPr>
          <w:rFonts w:asciiTheme="majorHAnsi" w:eastAsia="Times New Roman" w:hAnsiTheme="majorHAnsi" w:cs="Times New Roman"/>
          <w:color w:val="515151" w:themeColor="text1"/>
          <w:szCs w:val="22"/>
          <w:lang w:val="en-GB" w:eastAsia="en-GB"/>
          <w14:cntxtAlts w14:val="0"/>
        </w:rPr>
      </w:pPr>
      <w:r w:rsidRPr="0024469F">
        <w:rPr>
          <w:rFonts w:asciiTheme="majorHAnsi" w:eastAsia="Times New Roman" w:hAnsiTheme="majorHAnsi" w:cs="Times New Roman"/>
          <w:color w:val="515151" w:themeColor="text1"/>
          <w:szCs w:val="22"/>
          <w:lang w:val="en-GB" w:eastAsia="en-GB"/>
          <w14:cntxtAlts w14:val="0"/>
        </w:rPr>
        <w:lastRenderedPageBreak/>
        <w:t>A value was 8</w:t>
      </w:r>
      <w:r>
        <w:rPr>
          <w:rFonts w:asciiTheme="majorHAnsi" w:eastAsia="Times New Roman" w:hAnsiTheme="majorHAnsi" w:cs="Times New Roman"/>
          <w:color w:val="515151" w:themeColor="text1"/>
          <w:szCs w:val="22"/>
          <w:lang w:val="en-GB" w:eastAsia="en-GB"/>
          <w14:cntxtAlts w14:val="0"/>
        </w:rPr>
        <w:t>2.49</w:t>
      </w:r>
      <w:r w:rsidRPr="0024469F">
        <w:rPr>
          <w:rFonts w:asciiTheme="majorHAnsi" w:eastAsia="Times New Roman" w:hAnsiTheme="majorHAnsi" w:cs="Times New Roman"/>
          <w:color w:val="515151" w:themeColor="text1"/>
          <w:szCs w:val="22"/>
          <w:lang w:val="en-GB" w:eastAsia="en-GB"/>
          <w14:cntxtAlts w14:val="0"/>
        </w:rPr>
        <w:t xml:space="preserve">% is the final figure, with a separate document provided with full transparency of the calculation, data and references used. </w:t>
      </w:r>
    </w:p>
    <w:p w14:paraId="6A350F8E" w14:textId="77777777" w:rsidR="00780DEB" w:rsidRPr="000B26B8" w:rsidRDefault="00780DEB" w:rsidP="000B26B8">
      <w:pPr>
        <w:autoSpaceDE w:val="0"/>
        <w:autoSpaceDN w:val="0"/>
        <w:adjustRightInd w:val="0"/>
        <w:spacing w:after="0"/>
        <w:contextualSpacing w:val="0"/>
        <w:jc w:val="both"/>
        <w:rPr>
          <w:rFonts w:asciiTheme="minorHAnsi" w:hAnsiTheme="minorHAnsi" w:cs="Calibri"/>
          <w:szCs w:val="22"/>
          <w:lang w:val="en-GB"/>
          <w14:cntxtAlts w14:val="0"/>
        </w:rPr>
      </w:pPr>
    </w:p>
    <w:p w14:paraId="53F5DDB2" w14:textId="7CB94265" w:rsidR="00780DEB" w:rsidRPr="000B26B8" w:rsidRDefault="00780DEB" w:rsidP="000B26B8">
      <w:pPr>
        <w:autoSpaceDE w:val="0"/>
        <w:autoSpaceDN w:val="0"/>
        <w:adjustRightInd w:val="0"/>
        <w:spacing w:after="0"/>
        <w:contextualSpacing w:val="0"/>
        <w:jc w:val="both"/>
        <w:rPr>
          <w:rFonts w:asciiTheme="minorHAnsi" w:hAnsiTheme="minorHAnsi" w:cs="Calibri"/>
          <w:szCs w:val="22"/>
          <w:lang w:val="en-GB"/>
          <w14:cntxtAlts w14:val="0"/>
        </w:rPr>
      </w:pPr>
      <w:r w:rsidRPr="000B26B8">
        <w:rPr>
          <w:rFonts w:asciiTheme="minorHAnsi" w:hAnsiTheme="minorHAnsi" w:cs="Calibri"/>
          <w:szCs w:val="22"/>
          <w:lang w:val="en-GB"/>
          <w14:cntxtAlts w14:val="0"/>
        </w:rPr>
        <w:t>The fraction of woody biomass that can be established as non-renewable is</w:t>
      </w:r>
    </w:p>
    <w:p w14:paraId="6FE0549E" w14:textId="77777777" w:rsidR="00106151" w:rsidRPr="00F20A0B" w:rsidRDefault="00106151" w:rsidP="000B26B8">
      <w:pPr>
        <w:autoSpaceDE w:val="0"/>
        <w:autoSpaceDN w:val="0"/>
        <w:adjustRightInd w:val="0"/>
        <w:spacing w:after="0"/>
        <w:contextualSpacing w:val="0"/>
        <w:jc w:val="both"/>
        <w:rPr>
          <w:rFonts w:asciiTheme="minorHAnsi" w:eastAsia="CambriaMath" w:hAnsiTheme="minorHAnsi" w:cs="Calibri"/>
          <w:szCs w:val="22"/>
          <w:lang w:val="en-GB"/>
          <w14:cntxtAlts w14:val="0"/>
        </w:rPr>
      </w:pPr>
    </w:p>
    <w:p w14:paraId="262C7A52" w14:textId="5FD3DC8D" w:rsidR="00106151" w:rsidRPr="000B26B8" w:rsidRDefault="00106151" w:rsidP="000B26B8">
      <w:pPr>
        <w:autoSpaceDE w:val="0"/>
        <w:autoSpaceDN w:val="0"/>
        <w:adjustRightInd w:val="0"/>
        <w:spacing w:after="0"/>
        <w:contextualSpacing w:val="0"/>
        <w:jc w:val="both"/>
        <w:rPr>
          <w:rFonts w:asciiTheme="minorHAnsi" w:eastAsia="CambriaMath" w:hAnsiTheme="minorHAnsi" w:cs="Calibri"/>
          <w:szCs w:val="22"/>
          <w:lang w:val="fr-FR"/>
          <w14:cntxtAlts w14:val="0"/>
        </w:rPr>
      </w:pPr>
      <w:r w:rsidRPr="000B26B8">
        <w:rPr>
          <w:rFonts w:asciiTheme="minorHAnsi" w:hAnsiTheme="minorHAnsi" w:cs="Calibri"/>
          <w:noProof/>
          <w:szCs w:val="22"/>
          <w14:cntxtAlts w14:val="0"/>
        </w:rPr>
        <w:drawing>
          <wp:inline distT="0" distB="0" distL="0" distR="0" wp14:anchorId="5DC10256" wp14:editId="50837369">
            <wp:extent cx="1933575" cy="704850"/>
            <wp:effectExtent l="0" t="0" r="9525"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933575" cy="704850"/>
                    </a:xfrm>
                    <a:prstGeom prst="rect">
                      <a:avLst/>
                    </a:prstGeom>
                  </pic:spPr>
                </pic:pic>
              </a:graphicData>
            </a:graphic>
          </wp:inline>
        </w:drawing>
      </w:r>
    </w:p>
    <w:p w14:paraId="18D6F72B" w14:textId="2E6BC7C2" w:rsidR="00780DEB" w:rsidRPr="000B26B8" w:rsidRDefault="00780DEB" w:rsidP="000B26B8">
      <w:pPr>
        <w:autoSpaceDE w:val="0"/>
        <w:autoSpaceDN w:val="0"/>
        <w:adjustRightInd w:val="0"/>
        <w:spacing w:after="0"/>
        <w:contextualSpacing w:val="0"/>
        <w:jc w:val="both"/>
        <w:rPr>
          <w:rFonts w:asciiTheme="minorHAnsi" w:hAnsiTheme="minorHAnsi" w:cs="Calibri"/>
          <w:szCs w:val="22"/>
          <w:lang w:val="en-GB"/>
          <w14:cntxtAlts w14:val="0"/>
        </w:rPr>
      </w:pPr>
      <w:r w:rsidRPr="000B26B8">
        <w:rPr>
          <w:rFonts w:asciiTheme="minorHAnsi" w:hAnsiTheme="minorHAnsi" w:cs="Calibri"/>
          <w:szCs w:val="22"/>
          <w:lang w:val="en-GB"/>
          <w14:cntxtAlts w14:val="0"/>
        </w:rPr>
        <w:t>Where</w:t>
      </w:r>
      <w:r w:rsidR="00106151" w:rsidRPr="000B26B8">
        <w:rPr>
          <w:rFonts w:asciiTheme="minorHAnsi" w:hAnsiTheme="minorHAnsi" w:cs="Calibri"/>
          <w:szCs w:val="22"/>
          <w:lang w:val="en-GB"/>
          <w14:cntxtAlts w14:val="0"/>
        </w:rPr>
        <w:t>:</w:t>
      </w:r>
    </w:p>
    <w:p w14:paraId="09D4EEC9" w14:textId="77777777" w:rsidR="00780DEB" w:rsidRPr="000B26B8" w:rsidRDefault="00780DEB" w:rsidP="000B26B8">
      <w:pPr>
        <w:autoSpaceDE w:val="0"/>
        <w:autoSpaceDN w:val="0"/>
        <w:adjustRightInd w:val="0"/>
        <w:spacing w:after="0"/>
        <w:contextualSpacing w:val="0"/>
        <w:jc w:val="both"/>
        <w:rPr>
          <w:rFonts w:asciiTheme="minorHAnsi" w:hAnsiTheme="minorHAnsi" w:cs="Calibri"/>
          <w:szCs w:val="22"/>
          <w:lang w:val="en-GB"/>
          <w14:cntxtAlts w14:val="0"/>
        </w:rPr>
      </w:pPr>
      <w:proofErr w:type="spellStart"/>
      <w:r w:rsidRPr="000B26B8">
        <w:rPr>
          <w:rFonts w:asciiTheme="minorHAnsi" w:hAnsiTheme="minorHAnsi" w:cs="Calibri"/>
          <w:szCs w:val="22"/>
          <w:lang w:val="en-GB"/>
          <w14:cntxtAlts w14:val="0"/>
        </w:rPr>
        <w:t>fNRB</w:t>
      </w:r>
      <w:proofErr w:type="spellEnd"/>
      <w:r w:rsidRPr="000B26B8">
        <w:rPr>
          <w:rFonts w:asciiTheme="minorHAnsi" w:hAnsiTheme="minorHAnsi" w:cs="Calibri"/>
          <w:szCs w:val="22"/>
          <w:lang w:val="en-GB"/>
          <w14:cntxtAlts w14:val="0"/>
        </w:rPr>
        <w:t xml:space="preserve"> = Fraction of non-renewable biomass in the applicable area in the relevant period</w:t>
      </w:r>
    </w:p>
    <w:p w14:paraId="48D95768" w14:textId="77777777" w:rsidR="00780DEB" w:rsidRPr="000B26B8" w:rsidRDefault="00780DEB" w:rsidP="000B26B8">
      <w:pPr>
        <w:autoSpaceDE w:val="0"/>
        <w:autoSpaceDN w:val="0"/>
        <w:adjustRightInd w:val="0"/>
        <w:spacing w:after="0"/>
        <w:contextualSpacing w:val="0"/>
        <w:jc w:val="both"/>
        <w:rPr>
          <w:rFonts w:asciiTheme="minorHAnsi" w:hAnsiTheme="minorHAnsi" w:cs="Calibri"/>
          <w:szCs w:val="22"/>
          <w:lang w:val="en-GB"/>
          <w14:cntxtAlts w14:val="0"/>
        </w:rPr>
      </w:pPr>
      <w:r w:rsidRPr="000B26B8">
        <w:rPr>
          <w:rFonts w:asciiTheme="minorHAnsi" w:hAnsiTheme="minorHAnsi" w:cs="Calibri"/>
          <w:szCs w:val="22"/>
          <w:lang w:val="en-GB"/>
          <w14:cntxtAlts w14:val="0"/>
        </w:rPr>
        <w:t>(</w:t>
      </w:r>
      <w:proofErr w:type="gramStart"/>
      <w:r w:rsidRPr="000B26B8">
        <w:rPr>
          <w:rFonts w:asciiTheme="minorHAnsi" w:hAnsiTheme="minorHAnsi" w:cs="Calibri"/>
          <w:szCs w:val="22"/>
          <w:lang w:val="en-GB"/>
          <w14:cntxtAlts w14:val="0"/>
        </w:rPr>
        <w:t>fraction</w:t>
      </w:r>
      <w:proofErr w:type="gramEnd"/>
      <w:r w:rsidRPr="000B26B8">
        <w:rPr>
          <w:rFonts w:asciiTheme="minorHAnsi" w:hAnsiTheme="minorHAnsi" w:cs="Calibri"/>
          <w:szCs w:val="22"/>
          <w:lang w:val="en-GB"/>
          <w14:cntxtAlts w14:val="0"/>
        </w:rPr>
        <w:t xml:space="preserve"> or %)</w:t>
      </w:r>
    </w:p>
    <w:p w14:paraId="54FB0812" w14:textId="77777777" w:rsidR="00780DEB" w:rsidRPr="000B26B8" w:rsidRDefault="00780DEB" w:rsidP="000B26B8">
      <w:pPr>
        <w:autoSpaceDE w:val="0"/>
        <w:autoSpaceDN w:val="0"/>
        <w:adjustRightInd w:val="0"/>
        <w:spacing w:after="0"/>
        <w:contextualSpacing w:val="0"/>
        <w:jc w:val="both"/>
        <w:rPr>
          <w:rFonts w:asciiTheme="minorHAnsi" w:hAnsiTheme="minorHAnsi" w:cs="Calibri"/>
          <w:szCs w:val="22"/>
          <w:lang w:val="en-GB"/>
          <w14:cntxtAlts w14:val="0"/>
        </w:rPr>
      </w:pPr>
      <w:r w:rsidRPr="000B26B8">
        <w:rPr>
          <w:rFonts w:asciiTheme="minorHAnsi" w:hAnsiTheme="minorHAnsi" w:cs="Calibri"/>
          <w:szCs w:val="22"/>
          <w:lang w:val="en-GB"/>
          <w14:cntxtAlts w14:val="0"/>
        </w:rPr>
        <w:t>NRB = Quantity of non-renewable biomass consumed in the applicable area in the</w:t>
      </w:r>
    </w:p>
    <w:p w14:paraId="3D718BD5" w14:textId="51952AF1" w:rsidR="00780DEB" w:rsidRPr="000B26B8" w:rsidRDefault="00780DEB" w:rsidP="000B26B8">
      <w:pPr>
        <w:autoSpaceDE w:val="0"/>
        <w:autoSpaceDN w:val="0"/>
        <w:adjustRightInd w:val="0"/>
        <w:spacing w:after="0"/>
        <w:contextualSpacing w:val="0"/>
        <w:jc w:val="both"/>
        <w:rPr>
          <w:rFonts w:asciiTheme="minorHAnsi" w:hAnsiTheme="minorHAnsi" w:cs="Calibri"/>
          <w:szCs w:val="22"/>
          <w:lang w:val="en-GB"/>
          <w14:cntxtAlts w14:val="0"/>
        </w:rPr>
      </w:pPr>
      <w:r w:rsidRPr="000B26B8">
        <w:rPr>
          <w:rFonts w:asciiTheme="minorHAnsi" w:hAnsiTheme="minorHAnsi" w:cs="Calibri"/>
          <w:szCs w:val="22"/>
          <w:lang w:val="en-GB"/>
          <w14:cntxtAlts w14:val="0"/>
        </w:rPr>
        <w:t>relevant period (</w:t>
      </w:r>
      <w:r w:rsidR="00BB3D87">
        <w:rPr>
          <w:rFonts w:asciiTheme="minorHAnsi" w:hAnsiTheme="minorHAnsi" w:cs="Calibri"/>
          <w:szCs w:val="22"/>
          <w:lang w:val="en-GB"/>
          <w14:cntxtAlts w14:val="0"/>
        </w:rPr>
        <w:t>tons</w:t>
      </w:r>
      <w:r w:rsidRPr="000B26B8">
        <w:rPr>
          <w:rFonts w:asciiTheme="minorHAnsi" w:hAnsiTheme="minorHAnsi" w:cs="Calibri"/>
          <w:szCs w:val="22"/>
          <w:lang w:val="en-GB"/>
          <w14:cntxtAlts w14:val="0"/>
        </w:rPr>
        <w:t>)</w:t>
      </w:r>
    </w:p>
    <w:p w14:paraId="480E366E" w14:textId="77777777" w:rsidR="00780DEB" w:rsidRPr="000B26B8" w:rsidRDefault="00780DEB" w:rsidP="000B26B8">
      <w:pPr>
        <w:autoSpaceDE w:val="0"/>
        <w:autoSpaceDN w:val="0"/>
        <w:adjustRightInd w:val="0"/>
        <w:spacing w:after="0"/>
        <w:contextualSpacing w:val="0"/>
        <w:jc w:val="both"/>
        <w:rPr>
          <w:rFonts w:asciiTheme="minorHAnsi" w:hAnsiTheme="minorHAnsi" w:cs="Calibri"/>
          <w:szCs w:val="22"/>
          <w:lang w:val="en-GB"/>
          <w14:cntxtAlts w14:val="0"/>
        </w:rPr>
      </w:pPr>
      <w:r w:rsidRPr="000B26B8">
        <w:rPr>
          <w:rFonts w:asciiTheme="minorHAnsi" w:hAnsiTheme="minorHAnsi" w:cs="Calibri"/>
          <w:szCs w:val="22"/>
          <w:lang w:val="en-GB"/>
          <w14:cntxtAlts w14:val="0"/>
        </w:rPr>
        <w:t>RB = Quantity of renewable biomass that is available on a sustainable basis in the</w:t>
      </w:r>
    </w:p>
    <w:p w14:paraId="644B01CF" w14:textId="451F9DF5" w:rsidR="00780DEB" w:rsidRPr="000B26B8" w:rsidRDefault="00780DEB" w:rsidP="000B26B8">
      <w:pPr>
        <w:autoSpaceDE w:val="0"/>
        <w:autoSpaceDN w:val="0"/>
        <w:adjustRightInd w:val="0"/>
        <w:spacing w:after="0"/>
        <w:contextualSpacing w:val="0"/>
        <w:jc w:val="both"/>
        <w:rPr>
          <w:rFonts w:asciiTheme="minorHAnsi" w:hAnsiTheme="minorHAnsi" w:cs="Calibri"/>
          <w:szCs w:val="22"/>
          <w:lang w:val="en-GB"/>
          <w14:cntxtAlts w14:val="0"/>
        </w:rPr>
      </w:pPr>
      <w:r w:rsidRPr="000B26B8">
        <w:rPr>
          <w:rFonts w:asciiTheme="minorHAnsi" w:hAnsiTheme="minorHAnsi" w:cs="Calibri"/>
          <w:szCs w:val="22"/>
          <w:lang w:val="en-GB"/>
          <w14:cntxtAlts w14:val="0"/>
        </w:rPr>
        <w:t>applicable area in the relevant period (</w:t>
      </w:r>
      <w:r w:rsidR="00BB3D87">
        <w:rPr>
          <w:rFonts w:asciiTheme="minorHAnsi" w:hAnsiTheme="minorHAnsi" w:cs="Calibri"/>
          <w:szCs w:val="22"/>
          <w:lang w:val="en-GB"/>
          <w14:cntxtAlts w14:val="0"/>
        </w:rPr>
        <w:t>tons</w:t>
      </w:r>
      <w:r w:rsidRPr="000B26B8">
        <w:rPr>
          <w:rFonts w:asciiTheme="minorHAnsi" w:hAnsiTheme="minorHAnsi" w:cs="Calibri"/>
          <w:szCs w:val="22"/>
          <w:lang w:val="en-GB"/>
          <w14:cntxtAlts w14:val="0"/>
        </w:rPr>
        <w:t>)</w:t>
      </w:r>
    </w:p>
    <w:p w14:paraId="2C9158F6" w14:textId="77777777" w:rsidR="00780DEB" w:rsidRPr="000B26B8" w:rsidRDefault="00780DEB" w:rsidP="000B26B8">
      <w:pPr>
        <w:autoSpaceDE w:val="0"/>
        <w:autoSpaceDN w:val="0"/>
        <w:adjustRightInd w:val="0"/>
        <w:spacing w:after="0"/>
        <w:contextualSpacing w:val="0"/>
        <w:jc w:val="both"/>
        <w:rPr>
          <w:rFonts w:asciiTheme="minorHAnsi" w:hAnsiTheme="minorHAnsi" w:cs="Calibri"/>
          <w:szCs w:val="22"/>
          <w:lang w:val="en-GB"/>
          <w14:cntxtAlts w14:val="0"/>
        </w:rPr>
      </w:pPr>
      <w:r w:rsidRPr="000B26B8">
        <w:rPr>
          <w:rFonts w:asciiTheme="minorHAnsi" w:hAnsiTheme="minorHAnsi" w:cs="Calibri"/>
          <w:szCs w:val="22"/>
          <w:lang w:val="en-GB"/>
          <w14:cntxtAlts w14:val="0"/>
        </w:rPr>
        <w:t>CDM Tool 30: Methodological Tool for calculation of the fraction of non-renewable</w:t>
      </w:r>
    </w:p>
    <w:p w14:paraId="6CE5198C" w14:textId="13A84C6E" w:rsidR="00FB019D" w:rsidRPr="000B26B8" w:rsidRDefault="00780DEB" w:rsidP="00506E62">
      <w:pPr>
        <w:jc w:val="both"/>
        <w:rPr>
          <w:rFonts w:asciiTheme="minorHAnsi" w:hAnsiTheme="minorHAnsi" w:cs="Calibri"/>
          <w:szCs w:val="22"/>
          <w:lang w:val="en-GB"/>
        </w:rPr>
      </w:pPr>
      <w:r w:rsidRPr="000B26B8">
        <w:rPr>
          <w:rFonts w:asciiTheme="minorHAnsi" w:hAnsiTheme="minorHAnsi" w:cs="Calibri"/>
          <w:szCs w:val="22"/>
          <w:lang w:val="en-GB"/>
          <w14:cntxtAlts w14:val="0"/>
        </w:rPr>
        <w:t xml:space="preserve">biomass, version </w:t>
      </w:r>
      <w:r w:rsidR="00106151" w:rsidRPr="000B26B8">
        <w:rPr>
          <w:rFonts w:asciiTheme="minorHAnsi" w:hAnsiTheme="minorHAnsi" w:cs="Calibri"/>
          <w:szCs w:val="22"/>
          <w:lang w:val="en-GB"/>
          <w14:cntxtAlts w14:val="0"/>
        </w:rPr>
        <w:t>4</w:t>
      </w:r>
      <w:r w:rsidRPr="000B26B8">
        <w:rPr>
          <w:rFonts w:asciiTheme="minorHAnsi" w:hAnsiTheme="minorHAnsi" w:cs="Calibri"/>
          <w:szCs w:val="22"/>
          <w:lang w:val="en-GB"/>
          <w14:cntxtAlts w14:val="0"/>
        </w:rPr>
        <w:t xml:space="preserve"> provides detailed procedure for calculation of NRB &amp; RB.</w:t>
      </w:r>
    </w:p>
    <w:p w14:paraId="0EE0CA61" w14:textId="4E54F4CC" w:rsidR="00685D29" w:rsidRPr="000B26B8" w:rsidRDefault="00685D29" w:rsidP="00506E62">
      <w:pPr>
        <w:jc w:val="both"/>
        <w:rPr>
          <w:rFonts w:asciiTheme="minorHAnsi" w:hAnsiTheme="minorHAnsi" w:cs="Calibri"/>
          <w:szCs w:val="22"/>
          <w:lang w:val="en-GB"/>
        </w:rPr>
      </w:pPr>
    </w:p>
    <w:p w14:paraId="41AF5584" w14:textId="4713A30B" w:rsidR="0004652D" w:rsidRPr="000B26B8" w:rsidRDefault="0004652D" w:rsidP="00506E62">
      <w:pPr>
        <w:jc w:val="both"/>
        <w:rPr>
          <w:rFonts w:asciiTheme="minorHAnsi" w:hAnsiTheme="minorHAnsi" w:cs="Calibri"/>
          <w:szCs w:val="22"/>
        </w:rPr>
      </w:pPr>
      <w:r w:rsidRPr="000B26B8">
        <w:rPr>
          <w:rFonts w:asciiTheme="minorHAnsi" w:hAnsiTheme="minorHAnsi" w:cs="Calibri"/>
          <w:szCs w:val="22"/>
        </w:rPr>
        <w:t xml:space="preserve">1/ </w:t>
      </w:r>
      <w:r w:rsidR="00FB019D" w:rsidRPr="000B26B8">
        <w:rPr>
          <w:rFonts w:asciiTheme="minorHAnsi" w:hAnsiTheme="minorHAnsi" w:cs="Calibri"/>
          <w:szCs w:val="22"/>
        </w:rPr>
        <w:t xml:space="preserve">Determination of NRB </w:t>
      </w:r>
    </w:p>
    <w:p w14:paraId="4E4AFD4D" w14:textId="05B8CA5C" w:rsidR="003D0494" w:rsidRDefault="00FB019D" w:rsidP="00506E62">
      <w:pPr>
        <w:jc w:val="both"/>
        <w:rPr>
          <w:rFonts w:asciiTheme="minorHAnsi" w:hAnsiTheme="minorHAnsi" w:cs="Calibri"/>
          <w:szCs w:val="22"/>
        </w:rPr>
      </w:pPr>
      <w:r w:rsidRPr="000B26B8">
        <w:rPr>
          <w:rFonts w:asciiTheme="minorHAnsi" w:hAnsiTheme="minorHAnsi" w:cs="Calibri"/>
          <w:szCs w:val="22"/>
        </w:rPr>
        <w:t xml:space="preserve">Since, the project </w:t>
      </w:r>
      <w:proofErr w:type="gramStart"/>
      <w:r w:rsidRPr="000B26B8">
        <w:rPr>
          <w:rFonts w:asciiTheme="minorHAnsi" w:hAnsiTheme="minorHAnsi" w:cs="Calibri"/>
          <w:szCs w:val="22"/>
        </w:rPr>
        <w:t>is located in</w:t>
      </w:r>
      <w:proofErr w:type="gramEnd"/>
      <w:r w:rsidRPr="000B26B8">
        <w:rPr>
          <w:rFonts w:asciiTheme="minorHAnsi" w:hAnsiTheme="minorHAnsi" w:cs="Calibri"/>
          <w:szCs w:val="22"/>
        </w:rPr>
        <w:t xml:space="preserve"> </w:t>
      </w:r>
      <w:r w:rsidR="00BB3D87" w:rsidRPr="000B26B8">
        <w:rPr>
          <w:rFonts w:asciiTheme="minorHAnsi" w:hAnsiTheme="minorHAnsi" w:cs="Calibri"/>
          <w:szCs w:val="22"/>
        </w:rPr>
        <w:t>Kenya</w:t>
      </w:r>
      <w:r w:rsidRPr="000B26B8">
        <w:rPr>
          <w:rFonts w:asciiTheme="minorHAnsi" w:hAnsiTheme="minorHAnsi" w:cs="Calibri"/>
          <w:szCs w:val="22"/>
        </w:rPr>
        <w:t xml:space="preserve">, the </w:t>
      </w:r>
      <w:proofErr w:type="spellStart"/>
      <w:r w:rsidRPr="000B26B8">
        <w:rPr>
          <w:rFonts w:asciiTheme="minorHAnsi" w:hAnsiTheme="minorHAnsi" w:cs="Calibri"/>
          <w:szCs w:val="22"/>
        </w:rPr>
        <w:t>fNRB</w:t>
      </w:r>
      <w:proofErr w:type="spellEnd"/>
      <w:r w:rsidRPr="000B26B8">
        <w:rPr>
          <w:rFonts w:asciiTheme="minorHAnsi" w:hAnsiTheme="minorHAnsi" w:cs="Calibri"/>
          <w:szCs w:val="22"/>
        </w:rPr>
        <w:t xml:space="preserve"> is calculated for Kenya. As per para 11 of the Tool 30, the NRB is calculated as below for region-specific basis (</w:t>
      </w:r>
      <w:proofErr w:type="spellStart"/>
      <w:r w:rsidRPr="000B26B8">
        <w:rPr>
          <w:rFonts w:asciiTheme="minorHAnsi" w:hAnsiTheme="minorHAnsi" w:cs="Calibri"/>
          <w:szCs w:val="22"/>
        </w:rPr>
        <w:t>ie</w:t>
      </w:r>
      <w:proofErr w:type="spellEnd"/>
      <w:r w:rsidRPr="000B26B8">
        <w:rPr>
          <w:rFonts w:asciiTheme="minorHAnsi" w:hAnsiTheme="minorHAnsi" w:cs="Calibri"/>
          <w:szCs w:val="22"/>
        </w:rPr>
        <w:t xml:space="preserve">, Kenya): </w:t>
      </w:r>
    </w:p>
    <w:p w14:paraId="0A4F6020" w14:textId="0CF41E95" w:rsidR="00BB3D87" w:rsidRPr="000B26B8" w:rsidRDefault="00BB3D87" w:rsidP="00506E62">
      <w:pPr>
        <w:jc w:val="both"/>
        <w:rPr>
          <w:rFonts w:asciiTheme="minorHAnsi" w:hAnsiTheme="minorHAnsi" w:cs="Calibri"/>
          <w:szCs w:val="22"/>
        </w:rPr>
      </w:pPr>
      <w:r>
        <w:rPr>
          <w:noProof/>
          <w14:cntxtAlts w14:val="0"/>
        </w:rPr>
        <w:drawing>
          <wp:inline distT="0" distB="0" distL="0" distR="0" wp14:anchorId="0C45E43E" wp14:editId="716FA651">
            <wp:extent cx="1320292" cy="350520"/>
            <wp:effectExtent l="0" t="0" r="0" b="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323022" cy="351245"/>
                    </a:xfrm>
                    <a:prstGeom prst="rect">
                      <a:avLst/>
                    </a:prstGeom>
                  </pic:spPr>
                </pic:pic>
              </a:graphicData>
            </a:graphic>
          </wp:inline>
        </w:drawing>
      </w:r>
    </w:p>
    <w:p w14:paraId="66EC4AB3" w14:textId="77777777" w:rsidR="000B26B8" w:rsidRDefault="00FB019D" w:rsidP="00506E62">
      <w:pPr>
        <w:jc w:val="both"/>
        <w:rPr>
          <w:rFonts w:asciiTheme="minorHAnsi" w:hAnsiTheme="minorHAnsi" w:cs="Calibri"/>
          <w:szCs w:val="22"/>
        </w:rPr>
      </w:pPr>
      <w:proofErr w:type="gramStart"/>
      <w:r w:rsidRPr="000B26B8">
        <w:rPr>
          <w:rFonts w:asciiTheme="minorHAnsi" w:hAnsiTheme="minorHAnsi" w:cs="Calibri"/>
          <w:szCs w:val="22"/>
        </w:rPr>
        <w:t>Where</w:t>
      </w:r>
      <w:proofErr w:type="gramEnd"/>
      <w:r w:rsidRPr="000B26B8">
        <w:rPr>
          <w:rFonts w:asciiTheme="minorHAnsi" w:hAnsiTheme="minorHAnsi" w:cs="Calibri"/>
          <w:szCs w:val="22"/>
        </w:rPr>
        <w:t xml:space="preserve"> </w:t>
      </w:r>
    </w:p>
    <w:p w14:paraId="797035A6" w14:textId="1621B277" w:rsidR="003D0494" w:rsidRDefault="00FB019D" w:rsidP="00506E62">
      <w:pPr>
        <w:jc w:val="both"/>
        <w:rPr>
          <w:rFonts w:asciiTheme="minorHAnsi" w:hAnsiTheme="minorHAnsi" w:cs="Calibri"/>
          <w:szCs w:val="22"/>
        </w:rPr>
      </w:pPr>
      <w:r w:rsidRPr="000B26B8">
        <w:rPr>
          <w:rFonts w:asciiTheme="minorHAnsi" w:hAnsiTheme="minorHAnsi" w:cs="Calibri"/>
          <w:szCs w:val="22"/>
        </w:rPr>
        <w:t>H = Total consumption of woody biomass in the applicable area in the relevant period (</w:t>
      </w:r>
      <w:r w:rsidR="00BB3D87">
        <w:rPr>
          <w:rFonts w:asciiTheme="minorHAnsi" w:hAnsiTheme="minorHAnsi" w:cs="Calibri"/>
          <w:szCs w:val="22"/>
        </w:rPr>
        <w:t>tons</w:t>
      </w:r>
      <w:r w:rsidRPr="000B26B8">
        <w:rPr>
          <w:rFonts w:asciiTheme="minorHAnsi" w:hAnsiTheme="minorHAnsi" w:cs="Calibri"/>
          <w:szCs w:val="22"/>
        </w:rPr>
        <w:t xml:space="preserve">) </w:t>
      </w:r>
    </w:p>
    <w:p w14:paraId="0465ACDF" w14:textId="77777777" w:rsidR="000B26B8" w:rsidRPr="000B26B8" w:rsidRDefault="000B26B8" w:rsidP="000B26B8">
      <w:pPr>
        <w:autoSpaceDE w:val="0"/>
        <w:autoSpaceDN w:val="0"/>
        <w:adjustRightInd w:val="0"/>
        <w:spacing w:after="0"/>
        <w:contextualSpacing w:val="0"/>
        <w:jc w:val="both"/>
        <w:rPr>
          <w:rFonts w:asciiTheme="minorHAnsi" w:hAnsiTheme="minorHAnsi" w:cs="Calibri"/>
          <w:szCs w:val="22"/>
          <w:lang w:val="en-GB"/>
          <w14:cntxtAlts w14:val="0"/>
        </w:rPr>
      </w:pPr>
      <w:r>
        <w:rPr>
          <w:rFonts w:asciiTheme="minorHAnsi" w:hAnsiTheme="minorHAnsi" w:cs="Calibri"/>
          <w:szCs w:val="22"/>
        </w:rPr>
        <w:t xml:space="preserve">RB = </w:t>
      </w:r>
      <w:r w:rsidRPr="000B26B8">
        <w:rPr>
          <w:rFonts w:asciiTheme="minorHAnsi" w:hAnsiTheme="minorHAnsi" w:cs="Calibri"/>
          <w:szCs w:val="22"/>
          <w:lang w:val="en-GB"/>
          <w14:cntxtAlts w14:val="0"/>
        </w:rPr>
        <w:t>Quantity of renewable biomass that is available on a sustainable basis in the</w:t>
      </w:r>
    </w:p>
    <w:p w14:paraId="4BA59A6A" w14:textId="0C9BB7F0" w:rsidR="000B26B8" w:rsidRPr="000B26B8" w:rsidRDefault="000B26B8" w:rsidP="000B26B8">
      <w:pPr>
        <w:autoSpaceDE w:val="0"/>
        <w:autoSpaceDN w:val="0"/>
        <w:adjustRightInd w:val="0"/>
        <w:spacing w:after="0"/>
        <w:contextualSpacing w:val="0"/>
        <w:jc w:val="both"/>
        <w:rPr>
          <w:rFonts w:asciiTheme="minorHAnsi" w:hAnsiTheme="minorHAnsi" w:cs="Calibri"/>
          <w:szCs w:val="22"/>
          <w:lang w:val="en-GB"/>
          <w14:cntxtAlts w14:val="0"/>
        </w:rPr>
      </w:pPr>
      <w:r w:rsidRPr="000B26B8">
        <w:rPr>
          <w:rFonts w:asciiTheme="minorHAnsi" w:hAnsiTheme="minorHAnsi" w:cs="Calibri"/>
          <w:szCs w:val="22"/>
          <w:lang w:val="en-GB"/>
          <w14:cntxtAlts w14:val="0"/>
        </w:rPr>
        <w:t>applicable area in the relevant period (</w:t>
      </w:r>
      <w:r w:rsidR="00BB3D87">
        <w:rPr>
          <w:rFonts w:asciiTheme="minorHAnsi" w:hAnsiTheme="minorHAnsi" w:cs="Calibri"/>
          <w:szCs w:val="22"/>
          <w:lang w:val="en-GB"/>
          <w14:cntxtAlts w14:val="0"/>
        </w:rPr>
        <w:t>tons</w:t>
      </w:r>
      <w:r w:rsidRPr="000B26B8">
        <w:rPr>
          <w:rFonts w:asciiTheme="minorHAnsi" w:hAnsiTheme="minorHAnsi" w:cs="Calibri"/>
          <w:szCs w:val="22"/>
          <w:lang w:val="en-GB"/>
          <w14:cntxtAlts w14:val="0"/>
        </w:rPr>
        <w:t>)</w:t>
      </w:r>
    </w:p>
    <w:p w14:paraId="31C682CC" w14:textId="2B219F37" w:rsidR="003D0494" w:rsidRPr="000B26B8" w:rsidRDefault="003D0494" w:rsidP="00506E62">
      <w:pPr>
        <w:jc w:val="both"/>
        <w:rPr>
          <w:rFonts w:asciiTheme="minorHAnsi" w:hAnsiTheme="minorHAnsi" w:cs="Calibri"/>
          <w:szCs w:val="22"/>
          <w:lang w:val="en-GB"/>
        </w:rPr>
      </w:pPr>
    </w:p>
    <w:p w14:paraId="7A94DAB7" w14:textId="669270E5" w:rsidR="00B9195C" w:rsidRPr="000B26B8" w:rsidRDefault="00FB019D" w:rsidP="00506E62">
      <w:pPr>
        <w:jc w:val="both"/>
        <w:rPr>
          <w:rFonts w:asciiTheme="minorHAnsi" w:hAnsiTheme="minorHAnsi" w:cs="Calibri"/>
          <w:szCs w:val="22"/>
        </w:rPr>
      </w:pPr>
      <w:r w:rsidRPr="000B26B8">
        <w:rPr>
          <w:rFonts w:asciiTheme="minorHAnsi" w:hAnsiTheme="minorHAnsi" w:cs="Calibri"/>
          <w:szCs w:val="22"/>
        </w:rPr>
        <w:t>As per Para 14 of the Tool, H is calculated as below</w:t>
      </w:r>
    </w:p>
    <w:p w14:paraId="729464F4" w14:textId="121D9EE5" w:rsidR="00665BE8" w:rsidRPr="000B26B8" w:rsidRDefault="00665BE8" w:rsidP="00506E62">
      <w:pPr>
        <w:jc w:val="both"/>
        <w:rPr>
          <w:rFonts w:asciiTheme="minorHAnsi" w:hAnsiTheme="minorHAnsi" w:cs="Calibri"/>
          <w:szCs w:val="22"/>
        </w:rPr>
      </w:pPr>
      <w:r w:rsidRPr="000B26B8">
        <w:rPr>
          <w:rFonts w:asciiTheme="minorHAnsi" w:hAnsiTheme="minorHAnsi" w:cs="Calibri"/>
          <w:noProof/>
          <w:szCs w:val="22"/>
          <w14:cntxtAlts w14:val="0"/>
        </w:rPr>
        <w:drawing>
          <wp:anchor distT="0" distB="0" distL="114300" distR="114300" simplePos="0" relativeHeight="251658240" behindDoc="0" locked="0" layoutInCell="1" allowOverlap="1" wp14:anchorId="1565833F" wp14:editId="1CDB914D">
            <wp:simplePos x="0" y="0"/>
            <wp:positionH relativeFrom="column">
              <wp:posOffset>-3810</wp:posOffset>
            </wp:positionH>
            <wp:positionV relativeFrom="paragraph">
              <wp:posOffset>-3175</wp:posOffset>
            </wp:positionV>
            <wp:extent cx="2110740" cy="367085"/>
            <wp:effectExtent l="0" t="0" r="3810" b="0"/>
            <wp:wrapTopAndBottom/>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2110740" cy="367085"/>
                    </a:xfrm>
                    <a:prstGeom prst="rect">
                      <a:avLst/>
                    </a:prstGeom>
                  </pic:spPr>
                </pic:pic>
              </a:graphicData>
            </a:graphic>
          </wp:anchor>
        </w:drawing>
      </w:r>
    </w:p>
    <w:p w14:paraId="1F2C7D68" w14:textId="1CCBF38A" w:rsidR="00A5067C" w:rsidRPr="000B26B8" w:rsidRDefault="00665BE8" w:rsidP="00506E62">
      <w:pPr>
        <w:jc w:val="both"/>
        <w:rPr>
          <w:rFonts w:asciiTheme="minorHAnsi" w:hAnsiTheme="minorHAnsi" w:cs="Calibri"/>
          <w:szCs w:val="22"/>
          <w:lang w:val="en-GB"/>
        </w:rPr>
      </w:pPr>
      <w:r w:rsidRPr="000B26B8">
        <w:rPr>
          <w:rFonts w:asciiTheme="minorHAnsi" w:hAnsiTheme="minorHAnsi" w:cs="Calibri"/>
          <w:szCs w:val="22"/>
          <w:lang w:val="en-GB"/>
        </w:rPr>
        <w:t>Where</w:t>
      </w:r>
      <w:r w:rsidR="000B26B8">
        <w:rPr>
          <w:rFonts w:asciiTheme="minorHAnsi" w:hAnsiTheme="minorHAnsi" w:cs="Calibri"/>
          <w:szCs w:val="22"/>
          <w:lang w:val="en-GB"/>
        </w:rPr>
        <w:t>:</w:t>
      </w:r>
    </w:p>
    <w:p w14:paraId="16C363A5" w14:textId="1AEF169D" w:rsidR="00665BE8" w:rsidRPr="000B26B8" w:rsidRDefault="00742570" w:rsidP="00506E62">
      <w:pPr>
        <w:jc w:val="both"/>
        <w:rPr>
          <w:rFonts w:asciiTheme="minorHAnsi" w:hAnsiTheme="minorHAnsi" w:cs="Calibri"/>
          <w:szCs w:val="22"/>
        </w:rPr>
      </w:pPr>
      <w:r w:rsidRPr="000B26B8">
        <w:rPr>
          <w:rFonts w:asciiTheme="minorHAnsi" w:hAnsiTheme="minorHAnsi" w:cs="Calibri"/>
          <w:szCs w:val="22"/>
        </w:rPr>
        <w:lastRenderedPageBreak/>
        <w:t xml:space="preserve">HW </w:t>
      </w:r>
      <w:r w:rsidR="000B26B8">
        <w:rPr>
          <w:rFonts w:asciiTheme="minorHAnsi" w:hAnsiTheme="minorHAnsi" w:cs="Calibri"/>
          <w:szCs w:val="22"/>
        </w:rPr>
        <w:t xml:space="preserve">= </w:t>
      </w:r>
      <w:r w:rsidRPr="000B26B8">
        <w:rPr>
          <w:rFonts w:asciiTheme="minorHAnsi" w:hAnsiTheme="minorHAnsi" w:cs="Calibri"/>
          <w:szCs w:val="22"/>
        </w:rPr>
        <w:t>Average consumption of wood fuel per household, including fuelwood and charcoal, in the applicable area in the relevant period (</w:t>
      </w:r>
      <w:r w:rsidR="00BB3D87">
        <w:rPr>
          <w:rFonts w:asciiTheme="minorHAnsi" w:hAnsiTheme="minorHAnsi" w:cs="Calibri"/>
          <w:szCs w:val="22"/>
        </w:rPr>
        <w:t>tons</w:t>
      </w:r>
      <w:r w:rsidRPr="000B26B8">
        <w:rPr>
          <w:rFonts w:asciiTheme="minorHAnsi" w:hAnsiTheme="minorHAnsi" w:cs="Calibri"/>
          <w:szCs w:val="22"/>
        </w:rPr>
        <w:t xml:space="preserve">//household) </w:t>
      </w:r>
    </w:p>
    <w:p w14:paraId="7B22FD27" w14:textId="04068D44" w:rsidR="00665BE8" w:rsidRPr="000B26B8" w:rsidRDefault="00742570" w:rsidP="00506E62">
      <w:pPr>
        <w:jc w:val="both"/>
        <w:rPr>
          <w:rFonts w:asciiTheme="minorHAnsi" w:hAnsiTheme="minorHAnsi" w:cs="Calibri"/>
          <w:szCs w:val="22"/>
        </w:rPr>
      </w:pPr>
      <w:r w:rsidRPr="000B26B8">
        <w:rPr>
          <w:rFonts w:asciiTheme="minorHAnsi" w:hAnsiTheme="minorHAnsi" w:cs="Calibri"/>
          <w:szCs w:val="22"/>
        </w:rPr>
        <w:t xml:space="preserve">CE </w:t>
      </w:r>
      <w:r w:rsidR="000B26B8">
        <w:rPr>
          <w:rFonts w:asciiTheme="minorHAnsi" w:hAnsiTheme="minorHAnsi" w:cs="Calibri"/>
          <w:szCs w:val="22"/>
        </w:rPr>
        <w:t xml:space="preserve">= </w:t>
      </w:r>
      <w:r w:rsidRPr="000B26B8">
        <w:rPr>
          <w:rFonts w:asciiTheme="minorHAnsi" w:hAnsiTheme="minorHAnsi" w:cs="Calibri"/>
          <w:szCs w:val="22"/>
        </w:rPr>
        <w:t>Commercial woody biomass consumption for energy applications (</w:t>
      </w:r>
      <w:proofErr w:type="gramStart"/>
      <w:r w:rsidRPr="000B26B8">
        <w:rPr>
          <w:rFonts w:asciiTheme="minorHAnsi" w:hAnsiTheme="minorHAnsi" w:cs="Calibri"/>
          <w:szCs w:val="22"/>
        </w:rPr>
        <w:t>e.g.</w:t>
      </w:r>
      <w:proofErr w:type="gramEnd"/>
      <w:r w:rsidRPr="000B26B8">
        <w:rPr>
          <w:rFonts w:asciiTheme="minorHAnsi" w:hAnsiTheme="minorHAnsi" w:cs="Calibri"/>
          <w:szCs w:val="22"/>
        </w:rPr>
        <w:t xml:space="preserve"> commercial, industrial or institutional uses of woody biomass in ovens, boilers etc.) that are extracted from forests or other land areas in the applicable area in the relevant period (</w:t>
      </w:r>
      <w:r w:rsidR="00BB3D87">
        <w:rPr>
          <w:rFonts w:asciiTheme="minorHAnsi" w:hAnsiTheme="minorHAnsi" w:cs="Calibri"/>
          <w:szCs w:val="22"/>
        </w:rPr>
        <w:t>tons</w:t>
      </w:r>
      <w:r w:rsidRPr="000B26B8">
        <w:rPr>
          <w:rFonts w:asciiTheme="minorHAnsi" w:hAnsiTheme="minorHAnsi" w:cs="Calibri"/>
          <w:szCs w:val="22"/>
        </w:rPr>
        <w:t xml:space="preserve">) </w:t>
      </w:r>
    </w:p>
    <w:p w14:paraId="6DBB19B4" w14:textId="079780A0" w:rsidR="00665BE8" w:rsidRPr="000B26B8" w:rsidRDefault="00742570" w:rsidP="00506E62">
      <w:pPr>
        <w:jc w:val="both"/>
        <w:rPr>
          <w:rFonts w:asciiTheme="minorHAnsi" w:hAnsiTheme="minorHAnsi" w:cs="Calibri"/>
          <w:szCs w:val="22"/>
        </w:rPr>
      </w:pPr>
      <w:r w:rsidRPr="000B26B8">
        <w:rPr>
          <w:rFonts w:asciiTheme="minorHAnsi" w:hAnsiTheme="minorHAnsi" w:cs="Calibri"/>
          <w:szCs w:val="22"/>
        </w:rPr>
        <w:t xml:space="preserve">NE </w:t>
      </w:r>
      <w:r w:rsidR="000B26B8">
        <w:rPr>
          <w:rFonts w:asciiTheme="minorHAnsi" w:hAnsiTheme="minorHAnsi" w:cs="Calibri"/>
          <w:szCs w:val="22"/>
        </w:rPr>
        <w:t xml:space="preserve">= </w:t>
      </w:r>
      <w:r w:rsidRPr="000B26B8">
        <w:rPr>
          <w:rFonts w:asciiTheme="minorHAnsi" w:hAnsiTheme="minorHAnsi" w:cs="Calibri"/>
          <w:szCs w:val="22"/>
        </w:rPr>
        <w:t>Commercial woody biomass consumption for non-energy applications (</w:t>
      </w:r>
      <w:proofErr w:type="gramStart"/>
      <w:r w:rsidRPr="000B26B8">
        <w:rPr>
          <w:rFonts w:asciiTheme="minorHAnsi" w:hAnsiTheme="minorHAnsi" w:cs="Calibri"/>
          <w:szCs w:val="22"/>
        </w:rPr>
        <w:t>e.g.</w:t>
      </w:r>
      <w:proofErr w:type="gramEnd"/>
      <w:r w:rsidRPr="000B26B8">
        <w:rPr>
          <w:rFonts w:asciiTheme="minorHAnsi" w:hAnsiTheme="minorHAnsi" w:cs="Calibri"/>
          <w:szCs w:val="22"/>
        </w:rPr>
        <w:t xml:space="preserve"> construction, furniture) that are extracted from forests or other land areas in the applicable area in the relevant period (</w:t>
      </w:r>
      <w:r w:rsidR="00BB3D87">
        <w:rPr>
          <w:rFonts w:asciiTheme="minorHAnsi" w:hAnsiTheme="minorHAnsi" w:cs="Calibri"/>
          <w:szCs w:val="22"/>
        </w:rPr>
        <w:t>tons</w:t>
      </w:r>
      <w:r w:rsidRPr="000B26B8">
        <w:rPr>
          <w:rFonts w:asciiTheme="minorHAnsi" w:hAnsiTheme="minorHAnsi" w:cs="Calibri"/>
          <w:szCs w:val="22"/>
        </w:rPr>
        <w:t xml:space="preserve">) </w:t>
      </w:r>
    </w:p>
    <w:p w14:paraId="60143916" w14:textId="340A2A6F" w:rsidR="00742570" w:rsidRPr="000B26B8" w:rsidRDefault="00742570" w:rsidP="00506E62">
      <w:pPr>
        <w:jc w:val="both"/>
        <w:rPr>
          <w:rFonts w:asciiTheme="minorHAnsi" w:hAnsiTheme="minorHAnsi" w:cs="Calibri"/>
          <w:szCs w:val="22"/>
        </w:rPr>
      </w:pPr>
      <w:r w:rsidRPr="000B26B8">
        <w:rPr>
          <w:rFonts w:asciiTheme="minorHAnsi" w:hAnsiTheme="minorHAnsi" w:cs="Calibri"/>
          <w:szCs w:val="22"/>
        </w:rPr>
        <w:t xml:space="preserve">N </w:t>
      </w:r>
      <w:r w:rsidR="000B26B8">
        <w:rPr>
          <w:rFonts w:asciiTheme="minorHAnsi" w:hAnsiTheme="minorHAnsi" w:cs="Calibri"/>
          <w:szCs w:val="22"/>
        </w:rPr>
        <w:t xml:space="preserve">= </w:t>
      </w:r>
      <w:r w:rsidRPr="000B26B8">
        <w:rPr>
          <w:rFonts w:asciiTheme="minorHAnsi" w:hAnsiTheme="minorHAnsi" w:cs="Calibri"/>
          <w:szCs w:val="22"/>
        </w:rPr>
        <w:t xml:space="preserve">Number of households consuming wood fuel within the applicable area in the relevant period (number)  </w:t>
      </w:r>
    </w:p>
    <w:tbl>
      <w:tblPr>
        <w:tblStyle w:val="Grilledutableau"/>
        <w:tblW w:w="0" w:type="auto"/>
        <w:tblLook w:val="04A0" w:firstRow="1" w:lastRow="0" w:firstColumn="1" w:lastColumn="0" w:noHBand="0" w:noVBand="1"/>
      </w:tblPr>
      <w:tblGrid>
        <w:gridCol w:w="2015"/>
        <w:gridCol w:w="2057"/>
        <w:gridCol w:w="1642"/>
        <w:gridCol w:w="3908"/>
      </w:tblGrid>
      <w:tr w:rsidR="00766BF4" w:rsidRPr="000B26B8" w14:paraId="6B74AC56" w14:textId="77777777" w:rsidTr="00766BF4">
        <w:tc>
          <w:tcPr>
            <w:tcW w:w="2405" w:type="dxa"/>
          </w:tcPr>
          <w:p w14:paraId="025B6697" w14:textId="6B8EA708" w:rsidR="00766BF4" w:rsidRPr="00BB3D87" w:rsidRDefault="00766BF4" w:rsidP="00506E62">
            <w:pPr>
              <w:jc w:val="both"/>
              <w:rPr>
                <w:rFonts w:asciiTheme="minorHAnsi" w:hAnsiTheme="minorHAnsi" w:cs="Calibri"/>
                <w:b/>
                <w:bCs/>
                <w:szCs w:val="22"/>
              </w:rPr>
            </w:pPr>
            <w:r w:rsidRPr="00BB3D87">
              <w:rPr>
                <w:rFonts w:asciiTheme="minorHAnsi" w:hAnsiTheme="minorHAnsi" w:cs="Calibri"/>
                <w:b/>
                <w:bCs/>
                <w:szCs w:val="22"/>
              </w:rPr>
              <w:t>Parameter</w:t>
            </w:r>
          </w:p>
        </w:tc>
        <w:tc>
          <w:tcPr>
            <w:tcW w:w="2405" w:type="dxa"/>
          </w:tcPr>
          <w:p w14:paraId="077B50E0" w14:textId="0677F99F" w:rsidR="00766BF4" w:rsidRPr="00BB3D87" w:rsidRDefault="00766BF4" w:rsidP="00506E62">
            <w:pPr>
              <w:jc w:val="both"/>
              <w:rPr>
                <w:rFonts w:asciiTheme="minorHAnsi" w:hAnsiTheme="minorHAnsi" w:cs="Calibri"/>
                <w:b/>
                <w:bCs/>
                <w:szCs w:val="22"/>
              </w:rPr>
            </w:pPr>
            <w:r w:rsidRPr="00BB3D87">
              <w:rPr>
                <w:rFonts w:asciiTheme="minorHAnsi" w:hAnsiTheme="minorHAnsi" w:cs="Calibri"/>
                <w:b/>
                <w:bCs/>
                <w:szCs w:val="22"/>
              </w:rPr>
              <w:t>Value</w:t>
            </w:r>
          </w:p>
        </w:tc>
        <w:tc>
          <w:tcPr>
            <w:tcW w:w="2406" w:type="dxa"/>
          </w:tcPr>
          <w:p w14:paraId="20DA66B0" w14:textId="2E9788E0" w:rsidR="00766BF4" w:rsidRPr="00BB3D87" w:rsidRDefault="00766BF4" w:rsidP="00506E62">
            <w:pPr>
              <w:jc w:val="both"/>
              <w:rPr>
                <w:rFonts w:asciiTheme="minorHAnsi" w:hAnsiTheme="minorHAnsi" w:cs="Calibri"/>
                <w:b/>
                <w:bCs/>
                <w:szCs w:val="22"/>
              </w:rPr>
            </w:pPr>
            <w:r w:rsidRPr="00BB3D87">
              <w:rPr>
                <w:rFonts w:asciiTheme="minorHAnsi" w:hAnsiTheme="minorHAnsi" w:cs="Calibri"/>
                <w:b/>
                <w:bCs/>
                <w:szCs w:val="22"/>
              </w:rPr>
              <w:t>Data Unit</w:t>
            </w:r>
          </w:p>
        </w:tc>
        <w:tc>
          <w:tcPr>
            <w:tcW w:w="2406" w:type="dxa"/>
          </w:tcPr>
          <w:p w14:paraId="75A23914" w14:textId="2C2CD921" w:rsidR="00766BF4" w:rsidRPr="00BB3D87" w:rsidRDefault="00766BF4" w:rsidP="00506E62">
            <w:pPr>
              <w:jc w:val="both"/>
              <w:rPr>
                <w:rFonts w:asciiTheme="minorHAnsi" w:hAnsiTheme="minorHAnsi" w:cs="Calibri"/>
                <w:b/>
                <w:bCs/>
                <w:szCs w:val="22"/>
              </w:rPr>
            </w:pPr>
            <w:r w:rsidRPr="00BB3D87">
              <w:rPr>
                <w:rFonts w:asciiTheme="minorHAnsi" w:hAnsiTheme="minorHAnsi" w:cs="Calibri"/>
                <w:b/>
                <w:bCs/>
                <w:szCs w:val="22"/>
              </w:rPr>
              <w:t>Data source</w:t>
            </w:r>
          </w:p>
        </w:tc>
      </w:tr>
      <w:tr w:rsidR="00766BF4" w:rsidRPr="000B26B8" w14:paraId="7AABC9E5" w14:textId="77777777" w:rsidTr="00766BF4">
        <w:tc>
          <w:tcPr>
            <w:tcW w:w="2405" w:type="dxa"/>
          </w:tcPr>
          <w:p w14:paraId="76044F68" w14:textId="357CBA96" w:rsidR="00766BF4" w:rsidRPr="000B26B8" w:rsidRDefault="00766BF4" w:rsidP="000B26B8">
            <w:pPr>
              <w:rPr>
                <w:rFonts w:asciiTheme="minorHAnsi" w:hAnsiTheme="minorHAnsi" w:cs="Calibri"/>
                <w:szCs w:val="22"/>
              </w:rPr>
            </w:pPr>
            <w:r w:rsidRPr="000B26B8">
              <w:rPr>
                <w:rFonts w:asciiTheme="minorHAnsi" w:hAnsiTheme="minorHAnsi" w:cs="Calibri"/>
                <w:szCs w:val="22"/>
              </w:rPr>
              <w:t>Total wood consumption</w:t>
            </w:r>
          </w:p>
        </w:tc>
        <w:tc>
          <w:tcPr>
            <w:tcW w:w="2405" w:type="dxa"/>
          </w:tcPr>
          <w:p w14:paraId="1E6745D7" w14:textId="2EFD7098" w:rsidR="00766BF4" w:rsidRPr="000B26B8" w:rsidRDefault="00766BF4" w:rsidP="00506E62">
            <w:pPr>
              <w:jc w:val="both"/>
              <w:rPr>
                <w:rFonts w:asciiTheme="minorHAnsi" w:hAnsiTheme="minorHAnsi" w:cs="Calibri"/>
                <w:szCs w:val="22"/>
              </w:rPr>
            </w:pPr>
            <w:r w:rsidRPr="000B26B8">
              <w:rPr>
                <w:rFonts w:asciiTheme="minorHAnsi" w:hAnsiTheme="minorHAnsi" w:cs="Calibri"/>
                <w:szCs w:val="22"/>
              </w:rPr>
              <w:t>54,406,000</w:t>
            </w:r>
          </w:p>
        </w:tc>
        <w:tc>
          <w:tcPr>
            <w:tcW w:w="2406" w:type="dxa"/>
          </w:tcPr>
          <w:p w14:paraId="7AEF02B9" w14:textId="6EF69EF9" w:rsidR="00766BF4" w:rsidRPr="000B26B8" w:rsidRDefault="00766BF4" w:rsidP="00506E62">
            <w:pPr>
              <w:jc w:val="both"/>
              <w:rPr>
                <w:rFonts w:asciiTheme="minorHAnsi" w:hAnsiTheme="minorHAnsi" w:cs="Calibri"/>
                <w:szCs w:val="22"/>
              </w:rPr>
            </w:pPr>
            <w:r w:rsidRPr="000B26B8">
              <w:rPr>
                <w:rFonts w:asciiTheme="minorHAnsi" w:hAnsiTheme="minorHAnsi" w:cs="Calibri"/>
                <w:szCs w:val="22"/>
              </w:rPr>
              <w:t>m3</w:t>
            </w:r>
          </w:p>
        </w:tc>
        <w:tc>
          <w:tcPr>
            <w:tcW w:w="2406" w:type="dxa"/>
          </w:tcPr>
          <w:p w14:paraId="44985F87" w14:textId="77777777" w:rsidR="00181048" w:rsidRPr="000B26B8" w:rsidRDefault="00181048" w:rsidP="000B26B8">
            <w:pPr>
              <w:autoSpaceDE w:val="0"/>
              <w:autoSpaceDN w:val="0"/>
              <w:adjustRightInd w:val="0"/>
              <w:contextualSpacing w:val="0"/>
              <w:jc w:val="both"/>
              <w:rPr>
                <w:rFonts w:asciiTheme="minorHAnsi" w:hAnsiTheme="minorHAnsi" w:cs="Calibri"/>
                <w:szCs w:val="22"/>
                <w14:cntxtAlts w14:val="0"/>
              </w:rPr>
            </w:pPr>
            <w:r w:rsidRPr="000B26B8">
              <w:rPr>
                <w:rFonts w:asciiTheme="minorHAnsi" w:hAnsiTheme="minorHAnsi" w:cs="Calibri"/>
                <w:szCs w:val="22"/>
                <w14:cntxtAlts w14:val="0"/>
              </w:rPr>
              <w:t>http://data.un.org/Data.aspx?d=</w:t>
            </w:r>
          </w:p>
          <w:p w14:paraId="3E486732" w14:textId="2495A5F8" w:rsidR="00766BF4" w:rsidRPr="000B26B8" w:rsidRDefault="00181048" w:rsidP="00506E62">
            <w:pPr>
              <w:jc w:val="both"/>
              <w:rPr>
                <w:rFonts w:asciiTheme="minorHAnsi" w:hAnsiTheme="minorHAnsi" w:cs="Calibri"/>
                <w:szCs w:val="22"/>
              </w:rPr>
            </w:pPr>
            <w:proofErr w:type="spellStart"/>
            <w:r w:rsidRPr="000B26B8">
              <w:rPr>
                <w:rFonts w:asciiTheme="minorHAnsi" w:hAnsiTheme="minorHAnsi" w:cs="Calibri"/>
                <w:szCs w:val="22"/>
                <w:lang w:val="fr-FR"/>
                <w14:cntxtAlts w14:val="0"/>
              </w:rPr>
              <w:t>EDATA&amp;f</w:t>
            </w:r>
            <w:proofErr w:type="spellEnd"/>
            <w:r w:rsidRPr="000B26B8">
              <w:rPr>
                <w:rFonts w:asciiTheme="minorHAnsi" w:hAnsiTheme="minorHAnsi" w:cs="Calibri"/>
                <w:szCs w:val="22"/>
                <w:lang w:val="fr-FR"/>
                <w14:cntxtAlts w14:val="0"/>
              </w:rPr>
              <w:t>=cmID%3aFW</w:t>
            </w:r>
          </w:p>
        </w:tc>
      </w:tr>
      <w:tr w:rsidR="00766BF4" w:rsidRPr="000B26B8" w14:paraId="689AE4BA" w14:textId="77777777" w:rsidTr="00766BF4">
        <w:tc>
          <w:tcPr>
            <w:tcW w:w="2405" w:type="dxa"/>
          </w:tcPr>
          <w:p w14:paraId="2B6D4324" w14:textId="14DD0061" w:rsidR="00766BF4" w:rsidRPr="000B26B8" w:rsidRDefault="00181048" w:rsidP="000B26B8">
            <w:pPr>
              <w:rPr>
                <w:rFonts w:asciiTheme="minorHAnsi" w:hAnsiTheme="minorHAnsi" w:cs="Calibri"/>
                <w:szCs w:val="22"/>
              </w:rPr>
            </w:pPr>
            <w:r w:rsidRPr="000B26B8">
              <w:rPr>
                <w:rFonts w:asciiTheme="minorHAnsi" w:hAnsiTheme="minorHAnsi" w:cs="Calibri"/>
                <w:szCs w:val="22"/>
              </w:rPr>
              <w:t>Total wood consumption</w:t>
            </w:r>
          </w:p>
        </w:tc>
        <w:tc>
          <w:tcPr>
            <w:tcW w:w="2405" w:type="dxa"/>
          </w:tcPr>
          <w:p w14:paraId="19B573C1" w14:textId="5BD85828" w:rsidR="00766BF4" w:rsidRPr="000B26B8" w:rsidRDefault="00181048" w:rsidP="00506E62">
            <w:pPr>
              <w:jc w:val="both"/>
              <w:rPr>
                <w:rFonts w:asciiTheme="minorHAnsi" w:hAnsiTheme="minorHAnsi" w:cs="Calibri"/>
                <w:szCs w:val="22"/>
              </w:rPr>
            </w:pPr>
            <w:r w:rsidRPr="000B26B8">
              <w:rPr>
                <w:rFonts w:asciiTheme="minorHAnsi" w:hAnsiTheme="minorHAnsi" w:cs="Calibri"/>
                <w:szCs w:val="22"/>
                <w:lang w:val="fr-FR"/>
                <w14:cntxtAlts w14:val="0"/>
              </w:rPr>
              <w:t>31,619,146.6</w:t>
            </w:r>
          </w:p>
        </w:tc>
        <w:tc>
          <w:tcPr>
            <w:tcW w:w="2406" w:type="dxa"/>
          </w:tcPr>
          <w:p w14:paraId="61266504" w14:textId="10F72C11" w:rsidR="00766BF4" w:rsidRPr="000B26B8" w:rsidRDefault="004912D1" w:rsidP="00506E62">
            <w:pPr>
              <w:jc w:val="both"/>
              <w:rPr>
                <w:rFonts w:asciiTheme="minorHAnsi" w:hAnsiTheme="minorHAnsi" w:cs="Calibri"/>
                <w:szCs w:val="22"/>
              </w:rPr>
            </w:pPr>
            <w:proofErr w:type="gramStart"/>
            <w:r w:rsidRPr="000B26B8">
              <w:rPr>
                <w:rFonts w:asciiTheme="minorHAnsi" w:hAnsiTheme="minorHAnsi" w:cs="Calibri"/>
                <w:szCs w:val="22"/>
                <w:lang w:val="fr-FR"/>
                <w14:cntxtAlts w14:val="0"/>
              </w:rPr>
              <w:t>t</w:t>
            </w:r>
            <w:proofErr w:type="gramEnd"/>
            <w:r w:rsidRPr="000B26B8">
              <w:rPr>
                <w:rFonts w:asciiTheme="minorHAnsi" w:hAnsiTheme="minorHAnsi" w:cs="Calibri"/>
                <w:szCs w:val="22"/>
                <w:lang w:val="fr-FR"/>
                <w14:cntxtAlts w14:val="0"/>
              </w:rPr>
              <w:t>/</w:t>
            </w:r>
            <w:proofErr w:type="spellStart"/>
            <w:r w:rsidRPr="000B26B8">
              <w:rPr>
                <w:rFonts w:asciiTheme="minorHAnsi" w:hAnsiTheme="minorHAnsi" w:cs="Calibri"/>
                <w:szCs w:val="22"/>
                <w:lang w:val="fr-FR"/>
                <w14:cntxtAlts w14:val="0"/>
              </w:rPr>
              <w:t>year</w:t>
            </w:r>
            <w:proofErr w:type="spellEnd"/>
          </w:p>
        </w:tc>
        <w:tc>
          <w:tcPr>
            <w:tcW w:w="2406" w:type="dxa"/>
          </w:tcPr>
          <w:p w14:paraId="18FE233F" w14:textId="1DBFEE23" w:rsidR="00766BF4" w:rsidRPr="000B26B8" w:rsidRDefault="004912D1" w:rsidP="00506E62">
            <w:pPr>
              <w:jc w:val="both"/>
              <w:rPr>
                <w:rFonts w:asciiTheme="minorHAnsi" w:hAnsiTheme="minorHAnsi" w:cs="Calibri"/>
                <w:szCs w:val="22"/>
              </w:rPr>
            </w:pPr>
            <w:r w:rsidRPr="000B26B8">
              <w:rPr>
                <w:rFonts w:asciiTheme="minorHAnsi" w:hAnsiTheme="minorHAnsi" w:cs="Calibri"/>
                <w:szCs w:val="22"/>
              </w:rPr>
              <w:t>Calculated</w:t>
            </w:r>
          </w:p>
        </w:tc>
      </w:tr>
      <w:tr w:rsidR="00766BF4" w:rsidRPr="000B26B8" w14:paraId="7DF60167" w14:textId="77777777" w:rsidTr="00766BF4">
        <w:tc>
          <w:tcPr>
            <w:tcW w:w="2405" w:type="dxa"/>
          </w:tcPr>
          <w:p w14:paraId="2C6114E4" w14:textId="77777777" w:rsidR="00181048" w:rsidRPr="000B26B8" w:rsidRDefault="00181048" w:rsidP="000B26B8">
            <w:pPr>
              <w:autoSpaceDE w:val="0"/>
              <w:autoSpaceDN w:val="0"/>
              <w:adjustRightInd w:val="0"/>
              <w:contextualSpacing w:val="0"/>
              <w:rPr>
                <w:rFonts w:asciiTheme="minorHAnsi" w:hAnsiTheme="minorHAnsi" w:cs="Calibri"/>
                <w:szCs w:val="22"/>
                <w:lang w:val="en-GB"/>
                <w14:cntxtAlts w14:val="0"/>
              </w:rPr>
            </w:pPr>
            <w:r w:rsidRPr="000B26B8">
              <w:rPr>
                <w:rFonts w:asciiTheme="minorHAnsi" w:hAnsiTheme="minorHAnsi" w:cs="Calibri"/>
                <w:szCs w:val="22"/>
                <w:lang w:val="en-GB"/>
                <w14:cntxtAlts w14:val="0"/>
              </w:rPr>
              <w:t>H (total annual consumption of</w:t>
            </w:r>
          </w:p>
          <w:p w14:paraId="1945A04B" w14:textId="236B2CB9" w:rsidR="00766BF4" w:rsidRPr="000B26B8" w:rsidRDefault="00181048" w:rsidP="000B26B8">
            <w:pPr>
              <w:rPr>
                <w:rFonts w:asciiTheme="minorHAnsi" w:hAnsiTheme="minorHAnsi" w:cs="Calibri"/>
                <w:szCs w:val="22"/>
                <w:lang w:val="en-GB"/>
              </w:rPr>
            </w:pPr>
            <w:r w:rsidRPr="000B26B8">
              <w:rPr>
                <w:rFonts w:asciiTheme="minorHAnsi" w:hAnsiTheme="minorHAnsi" w:cs="Calibri"/>
                <w:szCs w:val="22"/>
                <w:lang w:val="en-GB"/>
                <w14:cntxtAlts w14:val="0"/>
              </w:rPr>
              <w:t>wood (fuel + other)</w:t>
            </w:r>
          </w:p>
        </w:tc>
        <w:tc>
          <w:tcPr>
            <w:tcW w:w="2405" w:type="dxa"/>
          </w:tcPr>
          <w:p w14:paraId="1F23263B" w14:textId="65C311BF" w:rsidR="00766BF4" w:rsidRPr="000B26B8" w:rsidRDefault="00181048" w:rsidP="00506E62">
            <w:pPr>
              <w:jc w:val="both"/>
              <w:rPr>
                <w:rFonts w:asciiTheme="minorHAnsi" w:hAnsiTheme="minorHAnsi" w:cs="Calibri"/>
                <w:szCs w:val="22"/>
              </w:rPr>
            </w:pPr>
            <w:r w:rsidRPr="000B26B8">
              <w:rPr>
                <w:rFonts w:asciiTheme="minorHAnsi" w:hAnsiTheme="minorHAnsi" w:cs="Calibri"/>
                <w:szCs w:val="22"/>
                <w:lang w:val="fr-FR"/>
                <w14:cntxtAlts w14:val="0"/>
              </w:rPr>
              <w:t>31,619,146.6</w:t>
            </w:r>
          </w:p>
        </w:tc>
        <w:tc>
          <w:tcPr>
            <w:tcW w:w="2406" w:type="dxa"/>
          </w:tcPr>
          <w:p w14:paraId="227E55C4" w14:textId="12303527" w:rsidR="00766BF4" w:rsidRPr="000B26B8" w:rsidRDefault="004912D1" w:rsidP="00506E62">
            <w:pPr>
              <w:jc w:val="both"/>
              <w:rPr>
                <w:rFonts w:asciiTheme="minorHAnsi" w:hAnsiTheme="minorHAnsi" w:cs="Calibri"/>
                <w:szCs w:val="22"/>
              </w:rPr>
            </w:pPr>
            <w:proofErr w:type="gramStart"/>
            <w:r w:rsidRPr="000B26B8">
              <w:rPr>
                <w:rFonts w:asciiTheme="minorHAnsi" w:hAnsiTheme="minorHAnsi" w:cs="Calibri"/>
                <w:szCs w:val="22"/>
                <w:lang w:val="fr-FR"/>
                <w14:cntxtAlts w14:val="0"/>
              </w:rPr>
              <w:t>t</w:t>
            </w:r>
            <w:proofErr w:type="gramEnd"/>
            <w:r w:rsidRPr="000B26B8">
              <w:rPr>
                <w:rFonts w:asciiTheme="minorHAnsi" w:hAnsiTheme="minorHAnsi" w:cs="Calibri"/>
                <w:szCs w:val="22"/>
                <w:lang w:val="fr-FR"/>
                <w14:cntxtAlts w14:val="0"/>
              </w:rPr>
              <w:t>/</w:t>
            </w:r>
            <w:proofErr w:type="spellStart"/>
            <w:r w:rsidRPr="000B26B8">
              <w:rPr>
                <w:rFonts w:asciiTheme="minorHAnsi" w:hAnsiTheme="minorHAnsi" w:cs="Calibri"/>
                <w:szCs w:val="22"/>
                <w:lang w:val="fr-FR"/>
                <w14:cntxtAlts w14:val="0"/>
              </w:rPr>
              <w:t>year</w:t>
            </w:r>
            <w:proofErr w:type="spellEnd"/>
          </w:p>
        </w:tc>
        <w:tc>
          <w:tcPr>
            <w:tcW w:w="2406" w:type="dxa"/>
          </w:tcPr>
          <w:p w14:paraId="63ACF9BF" w14:textId="68BF844D" w:rsidR="00766BF4" w:rsidRPr="000B26B8" w:rsidRDefault="004912D1" w:rsidP="00506E62">
            <w:pPr>
              <w:jc w:val="both"/>
              <w:rPr>
                <w:rFonts w:asciiTheme="minorHAnsi" w:hAnsiTheme="minorHAnsi" w:cs="Calibri"/>
                <w:szCs w:val="22"/>
              </w:rPr>
            </w:pPr>
            <w:r w:rsidRPr="000B26B8">
              <w:rPr>
                <w:rFonts w:asciiTheme="minorHAnsi" w:hAnsiTheme="minorHAnsi" w:cs="Calibri"/>
                <w:szCs w:val="22"/>
              </w:rPr>
              <w:t>Calculated</w:t>
            </w:r>
          </w:p>
        </w:tc>
      </w:tr>
    </w:tbl>
    <w:p w14:paraId="043F97F1" w14:textId="77777777" w:rsidR="00742570" w:rsidRPr="000B26B8" w:rsidRDefault="00742570" w:rsidP="00506E62">
      <w:pPr>
        <w:jc w:val="both"/>
        <w:rPr>
          <w:rFonts w:asciiTheme="minorHAnsi" w:hAnsiTheme="minorHAnsi" w:cs="Calibri"/>
          <w:szCs w:val="22"/>
        </w:rPr>
      </w:pPr>
    </w:p>
    <w:p w14:paraId="14EAD652" w14:textId="21BAE0B4" w:rsidR="004912D1" w:rsidRPr="000B26B8" w:rsidRDefault="004912D1" w:rsidP="00506E62">
      <w:pPr>
        <w:jc w:val="both"/>
        <w:rPr>
          <w:rFonts w:asciiTheme="minorHAnsi" w:hAnsiTheme="minorHAnsi" w:cs="Calibri"/>
          <w:szCs w:val="22"/>
        </w:rPr>
      </w:pPr>
      <w:r w:rsidRPr="000B26B8">
        <w:rPr>
          <w:rFonts w:asciiTheme="minorHAnsi" w:hAnsiTheme="minorHAnsi" w:cs="Calibri"/>
          <w:szCs w:val="22"/>
        </w:rPr>
        <w:t>2/ Determination of RB</w:t>
      </w:r>
    </w:p>
    <w:p w14:paraId="65697F6B" w14:textId="77777777" w:rsidR="00462A00" w:rsidRPr="000B26B8" w:rsidRDefault="00462A00" w:rsidP="00506E62">
      <w:pPr>
        <w:jc w:val="both"/>
        <w:rPr>
          <w:rFonts w:asciiTheme="minorHAnsi" w:hAnsiTheme="minorHAnsi" w:cs="Calibri"/>
          <w:szCs w:val="22"/>
        </w:rPr>
      </w:pPr>
    </w:p>
    <w:p w14:paraId="6F73FB09" w14:textId="77777777" w:rsidR="00462A00" w:rsidRPr="000B26B8" w:rsidRDefault="00462A00" w:rsidP="000B26B8">
      <w:pPr>
        <w:autoSpaceDE w:val="0"/>
        <w:autoSpaceDN w:val="0"/>
        <w:adjustRightInd w:val="0"/>
        <w:spacing w:after="0"/>
        <w:contextualSpacing w:val="0"/>
        <w:jc w:val="both"/>
        <w:rPr>
          <w:rFonts w:asciiTheme="minorHAnsi" w:hAnsiTheme="minorHAnsi" w:cs="Calibri"/>
          <w:szCs w:val="22"/>
          <w:lang w:val="en-GB"/>
          <w14:cntxtAlts w14:val="0"/>
        </w:rPr>
      </w:pPr>
      <w:r w:rsidRPr="000B26B8">
        <w:rPr>
          <w:rFonts w:asciiTheme="minorHAnsi" w:hAnsiTheme="minorHAnsi" w:cs="Calibri"/>
          <w:szCs w:val="22"/>
          <w:lang w:val="en-GB"/>
          <w14:cntxtAlts w14:val="0"/>
        </w:rPr>
        <w:t>As per para 19 of the Tool 30, Renewable biomass (RB) in the country/region/project</w:t>
      </w:r>
    </w:p>
    <w:p w14:paraId="5F0317DC" w14:textId="4F727EF5" w:rsidR="00462A00" w:rsidRPr="000B26B8" w:rsidRDefault="00462A00" w:rsidP="00506E62">
      <w:pPr>
        <w:jc w:val="both"/>
        <w:rPr>
          <w:rFonts w:asciiTheme="minorHAnsi" w:hAnsiTheme="minorHAnsi" w:cs="Calibri"/>
          <w:szCs w:val="22"/>
        </w:rPr>
      </w:pPr>
      <w:r w:rsidRPr="000B26B8">
        <w:rPr>
          <w:rFonts w:asciiTheme="minorHAnsi" w:hAnsiTheme="minorHAnsi" w:cs="Calibri"/>
          <w:szCs w:val="22"/>
          <w:lang w:val="en-GB"/>
          <w14:cntxtAlts w14:val="0"/>
        </w:rPr>
        <w:t>area is estimated using the equation below.</w:t>
      </w:r>
    </w:p>
    <w:p w14:paraId="44E1D32B" w14:textId="1D6CCADA" w:rsidR="004912D1" w:rsidRPr="000B26B8" w:rsidRDefault="00462A00" w:rsidP="00506E62">
      <w:pPr>
        <w:jc w:val="both"/>
        <w:rPr>
          <w:rFonts w:asciiTheme="minorHAnsi" w:hAnsiTheme="minorHAnsi" w:cs="Calibri"/>
          <w:szCs w:val="22"/>
        </w:rPr>
      </w:pPr>
      <w:r w:rsidRPr="000B26B8">
        <w:rPr>
          <w:rFonts w:asciiTheme="minorHAnsi" w:hAnsiTheme="minorHAnsi" w:cs="Calibri"/>
          <w:noProof/>
          <w:szCs w:val="22"/>
          <w14:cntxtAlts w14:val="0"/>
        </w:rPr>
        <w:drawing>
          <wp:inline distT="0" distB="0" distL="0" distR="0" wp14:anchorId="71AECFCE" wp14:editId="5A66FE08">
            <wp:extent cx="5876925" cy="609600"/>
            <wp:effectExtent l="0" t="0" r="9525"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876925" cy="609600"/>
                    </a:xfrm>
                    <a:prstGeom prst="rect">
                      <a:avLst/>
                    </a:prstGeom>
                  </pic:spPr>
                </pic:pic>
              </a:graphicData>
            </a:graphic>
          </wp:inline>
        </w:drawing>
      </w:r>
    </w:p>
    <w:p w14:paraId="1D75CA38" w14:textId="77777777" w:rsidR="004912D1" w:rsidRPr="000B26B8" w:rsidRDefault="004912D1" w:rsidP="00506E62">
      <w:pPr>
        <w:jc w:val="both"/>
        <w:rPr>
          <w:rFonts w:asciiTheme="minorHAnsi" w:hAnsiTheme="minorHAnsi" w:cs="Calibri"/>
          <w:szCs w:val="22"/>
        </w:rPr>
      </w:pPr>
    </w:p>
    <w:p w14:paraId="41E336DF" w14:textId="77777777" w:rsidR="00462A00" w:rsidRPr="000B26B8" w:rsidRDefault="00742570" w:rsidP="00506E62">
      <w:pPr>
        <w:jc w:val="both"/>
        <w:rPr>
          <w:rFonts w:asciiTheme="minorHAnsi" w:hAnsiTheme="minorHAnsi" w:cs="Calibri"/>
          <w:szCs w:val="22"/>
        </w:rPr>
      </w:pPr>
      <w:r w:rsidRPr="000B26B8">
        <w:rPr>
          <w:rFonts w:asciiTheme="minorHAnsi" w:hAnsiTheme="minorHAnsi" w:cs="Calibri"/>
          <w:szCs w:val="22"/>
        </w:rPr>
        <w:t xml:space="preserve">Where, </w:t>
      </w:r>
      <w:proofErr w:type="spellStart"/>
      <w:proofErr w:type="gramStart"/>
      <w:r w:rsidRPr="000B26B8">
        <w:rPr>
          <w:rFonts w:asciiTheme="minorHAnsi" w:hAnsiTheme="minorHAnsi" w:cs="Calibri"/>
          <w:szCs w:val="22"/>
        </w:rPr>
        <w:t>MAIforest,i</w:t>
      </w:r>
      <w:proofErr w:type="spellEnd"/>
      <w:proofErr w:type="gramEnd"/>
      <w:r w:rsidRPr="000B26B8">
        <w:rPr>
          <w:rFonts w:asciiTheme="minorHAnsi" w:hAnsiTheme="minorHAnsi" w:cs="Calibri"/>
          <w:szCs w:val="22"/>
        </w:rPr>
        <w:t xml:space="preserve"> = Mean Annual Increment of woody biomass growth per hectare in subcategory </w:t>
      </w:r>
      <w:proofErr w:type="spellStart"/>
      <w:r w:rsidRPr="000B26B8">
        <w:rPr>
          <w:rFonts w:asciiTheme="minorHAnsi" w:hAnsiTheme="minorHAnsi" w:cs="Calibri"/>
          <w:szCs w:val="22"/>
        </w:rPr>
        <w:t>i</w:t>
      </w:r>
      <w:proofErr w:type="spellEnd"/>
      <w:r w:rsidRPr="000B26B8">
        <w:rPr>
          <w:rFonts w:asciiTheme="minorHAnsi" w:hAnsiTheme="minorHAnsi" w:cs="Calibri"/>
          <w:szCs w:val="22"/>
        </w:rPr>
        <w:t xml:space="preserve"> of forest areas (t/ha/</w:t>
      </w:r>
      <w:proofErr w:type="spellStart"/>
      <w:r w:rsidRPr="000B26B8">
        <w:rPr>
          <w:rFonts w:asciiTheme="minorHAnsi" w:hAnsiTheme="minorHAnsi" w:cs="Calibri"/>
          <w:szCs w:val="22"/>
        </w:rPr>
        <w:t>yr</w:t>
      </w:r>
      <w:proofErr w:type="spellEnd"/>
      <w:r w:rsidRPr="000B26B8">
        <w:rPr>
          <w:rFonts w:asciiTheme="minorHAnsi" w:hAnsiTheme="minorHAnsi" w:cs="Calibri"/>
          <w:szCs w:val="22"/>
        </w:rPr>
        <w:t xml:space="preserve">) </w:t>
      </w:r>
    </w:p>
    <w:p w14:paraId="6D5E40B0" w14:textId="77777777" w:rsidR="00462A00" w:rsidRPr="000B26B8" w:rsidRDefault="00742570" w:rsidP="00506E62">
      <w:pPr>
        <w:jc w:val="both"/>
        <w:rPr>
          <w:rFonts w:asciiTheme="minorHAnsi" w:hAnsiTheme="minorHAnsi" w:cs="Calibri"/>
          <w:szCs w:val="22"/>
        </w:rPr>
      </w:pPr>
      <w:proofErr w:type="spellStart"/>
      <w:proofErr w:type="gramStart"/>
      <w:r w:rsidRPr="000B26B8">
        <w:rPr>
          <w:rFonts w:asciiTheme="minorHAnsi" w:hAnsiTheme="minorHAnsi" w:cs="Calibri"/>
          <w:szCs w:val="22"/>
        </w:rPr>
        <w:t>MAIother,i</w:t>
      </w:r>
      <w:proofErr w:type="spellEnd"/>
      <w:proofErr w:type="gramEnd"/>
      <w:r w:rsidRPr="000B26B8">
        <w:rPr>
          <w:rFonts w:asciiTheme="minorHAnsi" w:hAnsiTheme="minorHAnsi" w:cs="Calibri"/>
          <w:szCs w:val="22"/>
        </w:rPr>
        <w:t xml:space="preserve"> = Mean Annual Increment of woody biomass growth per hectare in subcategory </w:t>
      </w:r>
      <w:proofErr w:type="spellStart"/>
      <w:r w:rsidRPr="000B26B8">
        <w:rPr>
          <w:rFonts w:asciiTheme="minorHAnsi" w:hAnsiTheme="minorHAnsi" w:cs="Calibri"/>
          <w:szCs w:val="22"/>
        </w:rPr>
        <w:t>i</w:t>
      </w:r>
      <w:proofErr w:type="spellEnd"/>
      <w:r w:rsidRPr="000B26B8">
        <w:rPr>
          <w:rFonts w:asciiTheme="minorHAnsi" w:hAnsiTheme="minorHAnsi" w:cs="Calibri"/>
          <w:szCs w:val="22"/>
        </w:rPr>
        <w:t xml:space="preserve"> of other wooded land areas (t/ha/</w:t>
      </w:r>
      <w:proofErr w:type="spellStart"/>
      <w:r w:rsidRPr="000B26B8">
        <w:rPr>
          <w:rFonts w:asciiTheme="minorHAnsi" w:hAnsiTheme="minorHAnsi" w:cs="Calibri"/>
          <w:szCs w:val="22"/>
        </w:rPr>
        <w:t>yr</w:t>
      </w:r>
      <w:proofErr w:type="spellEnd"/>
      <w:r w:rsidRPr="000B26B8">
        <w:rPr>
          <w:rFonts w:asciiTheme="minorHAnsi" w:hAnsiTheme="minorHAnsi" w:cs="Calibri"/>
          <w:szCs w:val="22"/>
        </w:rPr>
        <w:t xml:space="preserve">) </w:t>
      </w:r>
    </w:p>
    <w:p w14:paraId="30C3A888" w14:textId="77777777" w:rsidR="00462A00" w:rsidRPr="000B26B8" w:rsidRDefault="00742570" w:rsidP="00506E62">
      <w:pPr>
        <w:jc w:val="both"/>
        <w:rPr>
          <w:rFonts w:asciiTheme="minorHAnsi" w:hAnsiTheme="minorHAnsi" w:cs="Calibri"/>
          <w:szCs w:val="22"/>
        </w:rPr>
      </w:pPr>
      <w:proofErr w:type="spellStart"/>
      <w:proofErr w:type="gramStart"/>
      <w:r w:rsidRPr="000B26B8">
        <w:rPr>
          <w:rFonts w:asciiTheme="minorHAnsi" w:hAnsiTheme="minorHAnsi" w:cs="Calibri"/>
          <w:szCs w:val="22"/>
        </w:rPr>
        <w:t>Fforest,i</w:t>
      </w:r>
      <w:proofErr w:type="spellEnd"/>
      <w:proofErr w:type="gramEnd"/>
      <w:r w:rsidRPr="000B26B8">
        <w:rPr>
          <w:rFonts w:asciiTheme="minorHAnsi" w:hAnsiTheme="minorHAnsi" w:cs="Calibri"/>
          <w:szCs w:val="22"/>
        </w:rPr>
        <w:t xml:space="preserve"> = Extent of forest in sub-category </w:t>
      </w:r>
      <w:proofErr w:type="spellStart"/>
      <w:r w:rsidRPr="000B26B8">
        <w:rPr>
          <w:rFonts w:asciiTheme="minorHAnsi" w:hAnsiTheme="minorHAnsi" w:cs="Calibri"/>
          <w:szCs w:val="22"/>
        </w:rPr>
        <w:t>i</w:t>
      </w:r>
      <w:proofErr w:type="spellEnd"/>
      <w:r w:rsidRPr="000B26B8">
        <w:rPr>
          <w:rFonts w:asciiTheme="minorHAnsi" w:hAnsiTheme="minorHAnsi" w:cs="Calibri"/>
          <w:szCs w:val="22"/>
        </w:rPr>
        <w:t xml:space="preserve"> (ha) </w:t>
      </w:r>
    </w:p>
    <w:p w14:paraId="57ED00CE" w14:textId="77777777" w:rsidR="00462A00" w:rsidRPr="000B26B8" w:rsidRDefault="00742570" w:rsidP="00506E62">
      <w:pPr>
        <w:jc w:val="both"/>
        <w:rPr>
          <w:rFonts w:asciiTheme="minorHAnsi" w:hAnsiTheme="minorHAnsi" w:cs="Calibri"/>
          <w:szCs w:val="22"/>
        </w:rPr>
      </w:pPr>
      <w:proofErr w:type="spellStart"/>
      <w:proofErr w:type="gramStart"/>
      <w:r w:rsidRPr="000B26B8">
        <w:rPr>
          <w:rFonts w:asciiTheme="minorHAnsi" w:hAnsiTheme="minorHAnsi" w:cs="Calibri"/>
          <w:szCs w:val="22"/>
        </w:rPr>
        <w:t>Fother,i</w:t>
      </w:r>
      <w:proofErr w:type="spellEnd"/>
      <w:proofErr w:type="gramEnd"/>
      <w:r w:rsidRPr="000B26B8">
        <w:rPr>
          <w:rFonts w:asciiTheme="minorHAnsi" w:hAnsiTheme="minorHAnsi" w:cs="Calibri"/>
          <w:szCs w:val="22"/>
        </w:rPr>
        <w:t xml:space="preserve"> = Extent of other wooded land in sub-category </w:t>
      </w:r>
      <w:proofErr w:type="spellStart"/>
      <w:r w:rsidRPr="000B26B8">
        <w:rPr>
          <w:rFonts w:asciiTheme="minorHAnsi" w:hAnsiTheme="minorHAnsi" w:cs="Calibri"/>
          <w:szCs w:val="22"/>
        </w:rPr>
        <w:t>i</w:t>
      </w:r>
      <w:proofErr w:type="spellEnd"/>
      <w:r w:rsidRPr="000B26B8">
        <w:rPr>
          <w:rFonts w:asciiTheme="minorHAnsi" w:hAnsiTheme="minorHAnsi" w:cs="Calibri"/>
          <w:szCs w:val="22"/>
        </w:rPr>
        <w:t xml:space="preserve"> (ha) </w:t>
      </w:r>
    </w:p>
    <w:p w14:paraId="04F10569" w14:textId="4F1DD034" w:rsidR="00675AEE" w:rsidRPr="000B26B8" w:rsidRDefault="00742570" w:rsidP="00506E62">
      <w:pPr>
        <w:jc w:val="both"/>
        <w:rPr>
          <w:rFonts w:asciiTheme="minorHAnsi" w:hAnsiTheme="minorHAnsi" w:cs="Calibri"/>
          <w:szCs w:val="22"/>
        </w:rPr>
      </w:pPr>
      <w:proofErr w:type="spellStart"/>
      <w:r w:rsidRPr="000B26B8">
        <w:rPr>
          <w:rFonts w:asciiTheme="minorHAnsi" w:hAnsiTheme="minorHAnsi" w:cs="Calibri"/>
          <w:szCs w:val="22"/>
        </w:rPr>
        <w:lastRenderedPageBreak/>
        <w:t>Pforest</w:t>
      </w:r>
      <w:proofErr w:type="spellEnd"/>
      <w:r w:rsidRPr="000B26B8">
        <w:rPr>
          <w:rFonts w:asciiTheme="minorHAnsi" w:hAnsiTheme="minorHAnsi" w:cs="Calibri"/>
          <w:szCs w:val="22"/>
        </w:rPr>
        <w:t xml:space="preserve"> = Extent of non-accessible area (</w:t>
      </w:r>
      <w:proofErr w:type="gramStart"/>
      <w:r w:rsidRPr="000B26B8">
        <w:rPr>
          <w:rFonts w:asciiTheme="minorHAnsi" w:hAnsiTheme="minorHAnsi" w:cs="Calibri"/>
          <w:szCs w:val="22"/>
        </w:rPr>
        <w:t>e.g.</w:t>
      </w:r>
      <w:proofErr w:type="gramEnd"/>
      <w:r w:rsidRPr="000B26B8">
        <w:rPr>
          <w:rFonts w:asciiTheme="minorHAnsi" w:hAnsiTheme="minorHAnsi" w:cs="Calibri"/>
          <w:szCs w:val="22"/>
        </w:rPr>
        <w:t xml:space="preserve"> protected area where extraction of wood is prohibited, geographically remote area) within forest areas (ha</w:t>
      </w:r>
      <w:r w:rsidR="00675AEE" w:rsidRPr="000B26B8">
        <w:rPr>
          <w:rFonts w:asciiTheme="minorHAnsi" w:hAnsiTheme="minorHAnsi" w:cs="Calibri"/>
          <w:szCs w:val="22"/>
        </w:rPr>
        <w:t>)</w:t>
      </w:r>
    </w:p>
    <w:p w14:paraId="6B06EF9D" w14:textId="77777777" w:rsidR="00EB606A" w:rsidRPr="000B26B8" w:rsidRDefault="00675AEE" w:rsidP="00506E62">
      <w:pPr>
        <w:jc w:val="both"/>
        <w:rPr>
          <w:rFonts w:asciiTheme="minorHAnsi" w:hAnsiTheme="minorHAnsi" w:cs="Calibri"/>
          <w:szCs w:val="22"/>
        </w:rPr>
      </w:pPr>
      <w:r w:rsidRPr="000B26B8">
        <w:rPr>
          <w:rFonts w:asciiTheme="minorHAnsi" w:hAnsiTheme="minorHAnsi" w:cs="Calibri"/>
          <w:szCs w:val="22"/>
        </w:rPr>
        <w:t>Pother = Extent of non-accessible area (</w:t>
      </w:r>
      <w:proofErr w:type="gramStart"/>
      <w:r w:rsidRPr="000B26B8">
        <w:rPr>
          <w:rFonts w:asciiTheme="minorHAnsi" w:hAnsiTheme="minorHAnsi" w:cs="Calibri"/>
          <w:szCs w:val="22"/>
        </w:rPr>
        <w:t>e.g.</w:t>
      </w:r>
      <w:proofErr w:type="gramEnd"/>
      <w:r w:rsidRPr="000B26B8">
        <w:rPr>
          <w:rFonts w:asciiTheme="minorHAnsi" w:hAnsiTheme="minorHAnsi" w:cs="Calibri"/>
          <w:szCs w:val="22"/>
        </w:rPr>
        <w:t xml:space="preserve"> protected area where extraction of wood is prohibited, geographically remote area) within other wooded land areas (ha) </w:t>
      </w:r>
    </w:p>
    <w:p w14:paraId="7364DDEF" w14:textId="77777777" w:rsidR="00C24D8E" w:rsidRPr="000B26B8" w:rsidRDefault="00675AEE" w:rsidP="00506E62">
      <w:pPr>
        <w:jc w:val="both"/>
        <w:rPr>
          <w:rFonts w:asciiTheme="minorHAnsi" w:hAnsiTheme="minorHAnsi" w:cs="Calibri"/>
          <w:szCs w:val="22"/>
        </w:rPr>
      </w:pPr>
      <w:proofErr w:type="spellStart"/>
      <w:r w:rsidRPr="000B26B8">
        <w:rPr>
          <w:rFonts w:asciiTheme="minorHAnsi" w:hAnsiTheme="minorHAnsi" w:cs="Calibri"/>
          <w:szCs w:val="22"/>
        </w:rPr>
        <w:t>i</w:t>
      </w:r>
      <w:proofErr w:type="spellEnd"/>
      <w:r w:rsidRPr="000B26B8">
        <w:rPr>
          <w:rFonts w:asciiTheme="minorHAnsi" w:hAnsiTheme="minorHAnsi" w:cs="Calibri"/>
          <w:szCs w:val="22"/>
        </w:rPr>
        <w:t xml:space="preserve"> = Sub-category </w:t>
      </w:r>
      <w:proofErr w:type="spellStart"/>
      <w:r w:rsidRPr="000B26B8">
        <w:rPr>
          <w:rFonts w:asciiTheme="minorHAnsi" w:hAnsiTheme="minorHAnsi" w:cs="Calibri"/>
          <w:szCs w:val="22"/>
        </w:rPr>
        <w:t>i</w:t>
      </w:r>
      <w:proofErr w:type="spellEnd"/>
      <w:r w:rsidRPr="000B26B8">
        <w:rPr>
          <w:rFonts w:asciiTheme="minorHAnsi" w:hAnsiTheme="minorHAnsi" w:cs="Calibri"/>
          <w:szCs w:val="22"/>
        </w:rPr>
        <w:t xml:space="preserve"> of forest areas and other wooded land areas </w:t>
      </w:r>
    </w:p>
    <w:p w14:paraId="49A2AB25" w14:textId="2408A004" w:rsidR="00675AEE" w:rsidRPr="000B26B8" w:rsidRDefault="00675AEE" w:rsidP="00506E62">
      <w:pPr>
        <w:jc w:val="both"/>
        <w:rPr>
          <w:rFonts w:asciiTheme="minorHAnsi" w:hAnsiTheme="minorHAnsi" w:cs="Calibri"/>
          <w:szCs w:val="22"/>
        </w:rPr>
      </w:pPr>
      <w:r w:rsidRPr="000B26B8">
        <w:rPr>
          <w:rFonts w:asciiTheme="minorHAnsi" w:hAnsiTheme="minorHAnsi" w:cs="Calibri"/>
          <w:szCs w:val="22"/>
        </w:rPr>
        <w:t xml:space="preserve">However, Mean Annual Increment of different category of forest &amp; wooded land is not available </w:t>
      </w:r>
      <w:r w:rsidR="00EB606A" w:rsidRPr="000B26B8">
        <w:rPr>
          <w:rFonts w:asciiTheme="minorHAnsi" w:hAnsiTheme="minorHAnsi" w:cs="Calibri"/>
          <w:szCs w:val="22"/>
        </w:rPr>
        <w:t>publicly</w:t>
      </w:r>
      <w:r w:rsidRPr="000B26B8">
        <w:rPr>
          <w:rFonts w:asciiTheme="minorHAnsi" w:hAnsiTheme="minorHAnsi" w:cs="Calibri"/>
          <w:szCs w:val="22"/>
        </w:rPr>
        <w:t xml:space="preserve">. </w:t>
      </w:r>
      <w:r w:rsidR="00C80CC9" w:rsidRPr="000B26B8">
        <w:rPr>
          <w:rFonts w:asciiTheme="minorHAnsi" w:hAnsiTheme="minorHAnsi" w:cs="Calibri"/>
          <w:szCs w:val="22"/>
        </w:rPr>
        <w:t>T</w:t>
      </w:r>
      <w:r w:rsidRPr="000B26B8">
        <w:rPr>
          <w:rFonts w:asciiTheme="minorHAnsi" w:hAnsiTheme="minorHAnsi" w:cs="Calibri"/>
          <w:szCs w:val="22"/>
        </w:rPr>
        <w:t xml:space="preserve">he values of </w:t>
      </w:r>
      <w:r w:rsidR="000B26B8">
        <w:rPr>
          <w:noProof/>
          <w14:cntxtAlts w14:val="0"/>
        </w:rPr>
        <w:drawing>
          <wp:inline distT="0" distB="0" distL="0" distR="0" wp14:anchorId="1F566B45" wp14:editId="3F97209E">
            <wp:extent cx="3223260" cy="457796"/>
            <wp:effectExtent l="0" t="0" r="0" b="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227462" cy="458393"/>
                    </a:xfrm>
                    <a:prstGeom prst="rect">
                      <a:avLst/>
                    </a:prstGeom>
                  </pic:spPr>
                </pic:pic>
              </a:graphicData>
            </a:graphic>
          </wp:inline>
        </w:drawing>
      </w:r>
      <w:r w:rsidRPr="000B26B8">
        <w:rPr>
          <w:rFonts w:asciiTheme="minorHAnsi" w:hAnsiTheme="minorHAnsi" w:cs="Calibri"/>
          <w:szCs w:val="22"/>
        </w:rPr>
        <w:t xml:space="preserve">and </w:t>
      </w:r>
      <w:r w:rsidR="000B26B8">
        <w:rPr>
          <w:noProof/>
          <w14:cntxtAlts w14:val="0"/>
        </w:rPr>
        <w:drawing>
          <wp:inline distT="0" distB="0" distL="0" distR="0" wp14:anchorId="79EF6F40" wp14:editId="718BD41F">
            <wp:extent cx="2790825" cy="419100"/>
            <wp:effectExtent l="0" t="0" r="9525" b="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790825" cy="419100"/>
                    </a:xfrm>
                    <a:prstGeom prst="rect">
                      <a:avLst/>
                    </a:prstGeom>
                  </pic:spPr>
                </pic:pic>
              </a:graphicData>
            </a:graphic>
          </wp:inline>
        </w:drawing>
      </w:r>
      <w:r w:rsidRPr="000B26B8">
        <w:rPr>
          <w:rFonts w:asciiTheme="minorHAnsi" w:hAnsiTheme="minorHAnsi" w:cs="Calibri"/>
          <w:szCs w:val="22"/>
        </w:rPr>
        <w:t>are directly taken from the Global Forest resource assessment 20</w:t>
      </w:r>
      <w:r w:rsidR="00506E62">
        <w:rPr>
          <w:rFonts w:asciiTheme="minorHAnsi" w:hAnsiTheme="minorHAnsi" w:cs="Calibri"/>
          <w:szCs w:val="22"/>
        </w:rPr>
        <w:t>15</w:t>
      </w:r>
      <w:r w:rsidRPr="000B26B8">
        <w:rPr>
          <w:rFonts w:asciiTheme="minorHAnsi" w:hAnsiTheme="minorHAnsi" w:cs="Calibri"/>
          <w:szCs w:val="22"/>
        </w:rPr>
        <w:t xml:space="preserve">. </w:t>
      </w:r>
    </w:p>
    <w:p w14:paraId="7F9FFF4F" w14:textId="77777777" w:rsidR="00675AEE" w:rsidRPr="000B26B8" w:rsidRDefault="00675AEE" w:rsidP="00506E62">
      <w:pPr>
        <w:jc w:val="both"/>
        <w:rPr>
          <w:rFonts w:asciiTheme="minorHAnsi" w:hAnsiTheme="minorHAnsi" w:cs="Calibri"/>
          <w:szCs w:val="22"/>
        </w:rPr>
      </w:pPr>
    </w:p>
    <w:tbl>
      <w:tblPr>
        <w:tblStyle w:val="Grilledutableau"/>
        <w:tblW w:w="0" w:type="auto"/>
        <w:tblLayout w:type="fixed"/>
        <w:tblLook w:val="04A0" w:firstRow="1" w:lastRow="0" w:firstColumn="1" w:lastColumn="0" w:noHBand="0" w:noVBand="1"/>
      </w:tblPr>
      <w:tblGrid>
        <w:gridCol w:w="1838"/>
        <w:gridCol w:w="1559"/>
        <w:gridCol w:w="993"/>
        <w:gridCol w:w="5232"/>
      </w:tblGrid>
      <w:tr w:rsidR="00506E62" w:rsidRPr="00506E62" w14:paraId="6DCE29D5" w14:textId="77777777" w:rsidTr="00506E62">
        <w:tc>
          <w:tcPr>
            <w:tcW w:w="1838" w:type="dxa"/>
          </w:tcPr>
          <w:p w14:paraId="78806724" w14:textId="5C2FB409" w:rsidR="00584168" w:rsidRPr="000B26B8" w:rsidRDefault="00827976" w:rsidP="000B26B8">
            <w:pPr>
              <w:rPr>
                <w:rFonts w:asciiTheme="minorHAnsi" w:hAnsiTheme="minorHAnsi" w:cs="Calibri"/>
                <w:szCs w:val="22"/>
              </w:rPr>
            </w:pPr>
            <w:r w:rsidRPr="000B26B8">
              <w:rPr>
                <w:rFonts w:asciiTheme="minorHAnsi" w:hAnsiTheme="minorHAnsi" w:cs="Calibri"/>
                <w:szCs w:val="22"/>
                <w:lang w:val="fr-FR"/>
                <w14:cntxtAlts w14:val="0"/>
              </w:rPr>
              <w:t>MAI</w:t>
            </w:r>
            <w:r w:rsidR="00506E62">
              <w:rPr>
                <w:rFonts w:asciiTheme="minorHAnsi" w:hAnsiTheme="minorHAnsi" w:cs="Calibri"/>
                <w:szCs w:val="22"/>
                <w:lang w:val="fr-FR"/>
                <w14:cntxtAlts w14:val="0"/>
              </w:rPr>
              <w:t xml:space="preserve"> </w:t>
            </w:r>
            <w:r w:rsidRPr="000B26B8">
              <w:rPr>
                <w:rFonts w:asciiTheme="minorHAnsi" w:hAnsiTheme="minorHAnsi" w:cs="Calibri"/>
                <w:szCs w:val="22"/>
                <w:lang w:val="fr-FR"/>
                <w14:cntxtAlts w14:val="0"/>
              </w:rPr>
              <w:t>(</w:t>
            </w:r>
            <w:proofErr w:type="spellStart"/>
            <w:r w:rsidRPr="000B26B8">
              <w:rPr>
                <w:rFonts w:asciiTheme="minorHAnsi" w:hAnsiTheme="minorHAnsi" w:cs="Calibri"/>
                <w:szCs w:val="22"/>
                <w:lang w:val="fr-FR"/>
                <w14:cntxtAlts w14:val="0"/>
              </w:rPr>
              <w:t>forest</w:t>
            </w:r>
            <w:proofErr w:type="spellEnd"/>
            <w:r w:rsidRPr="000B26B8">
              <w:rPr>
                <w:rFonts w:asciiTheme="minorHAnsi" w:hAnsiTheme="minorHAnsi" w:cs="Calibri"/>
                <w:szCs w:val="22"/>
                <w:lang w:val="fr-FR"/>
                <w14:cntxtAlts w14:val="0"/>
              </w:rPr>
              <w:t>)</w:t>
            </w:r>
          </w:p>
        </w:tc>
        <w:tc>
          <w:tcPr>
            <w:tcW w:w="1559" w:type="dxa"/>
          </w:tcPr>
          <w:p w14:paraId="5F55336E" w14:textId="1D37EE8F" w:rsidR="00584168" w:rsidRPr="000B26B8" w:rsidRDefault="00827976" w:rsidP="000B26B8">
            <w:pPr>
              <w:rPr>
                <w:rFonts w:asciiTheme="minorHAnsi" w:hAnsiTheme="minorHAnsi" w:cs="Calibri"/>
                <w:szCs w:val="22"/>
              </w:rPr>
            </w:pPr>
            <w:r w:rsidRPr="000B26B8">
              <w:rPr>
                <w:rFonts w:asciiTheme="minorHAnsi" w:hAnsiTheme="minorHAnsi" w:cs="Calibri"/>
                <w:szCs w:val="22"/>
              </w:rPr>
              <w:t>0.79</w:t>
            </w:r>
          </w:p>
        </w:tc>
        <w:tc>
          <w:tcPr>
            <w:tcW w:w="993" w:type="dxa"/>
          </w:tcPr>
          <w:p w14:paraId="6162A857" w14:textId="3C330DFD" w:rsidR="00584168" w:rsidRPr="000B26B8" w:rsidRDefault="00E50D28" w:rsidP="000B26B8">
            <w:pPr>
              <w:rPr>
                <w:rFonts w:asciiTheme="minorHAnsi" w:hAnsiTheme="minorHAnsi" w:cs="Calibri"/>
                <w:szCs w:val="22"/>
              </w:rPr>
            </w:pPr>
            <w:r w:rsidRPr="000B26B8">
              <w:rPr>
                <w:rFonts w:asciiTheme="minorHAnsi" w:hAnsiTheme="minorHAnsi" w:cs="Calibri"/>
                <w:szCs w:val="22"/>
              </w:rPr>
              <w:t>m</w:t>
            </w:r>
            <w:r w:rsidR="00827976" w:rsidRPr="000B26B8">
              <w:rPr>
                <w:rFonts w:asciiTheme="minorHAnsi" w:hAnsiTheme="minorHAnsi" w:cs="Calibri"/>
                <w:szCs w:val="22"/>
              </w:rPr>
              <w:t>3/ha/year</w:t>
            </w:r>
          </w:p>
        </w:tc>
        <w:tc>
          <w:tcPr>
            <w:tcW w:w="5232" w:type="dxa"/>
          </w:tcPr>
          <w:p w14:paraId="7A575141" w14:textId="797B184C" w:rsidR="00827976" w:rsidRPr="000B26B8" w:rsidRDefault="00827976" w:rsidP="000B26B8">
            <w:pPr>
              <w:autoSpaceDE w:val="0"/>
              <w:autoSpaceDN w:val="0"/>
              <w:adjustRightInd w:val="0"/>
              <w:contextualSpacing w:val="0"/>
              <w:rPr>
                <w:rFonts w:asciiTheme="minorHAnsi" w:hAnsiTheme="minorHAnsi" w:cs="Calibri"/>
                <w:szCs w:val="22"/>
                <w:lang w:val="en-GB"/>
                <w14:cntxtAlts w14:val="0"/>
              </w:rPr>
            </w:pPr>
            <w:r w:rsidRPr="000B26B8">
              <w:rPr>
                <w:rFonts w:asciiTheme="minorHAnsi" w:hAnsiTheme="minorHAnsi" w:cs="Calibri"/>
                <w:szCs w:val="22"/>
                <w:lang w:val="en-GB"/>
                <w14:cntxtAlts w14:val="0"/>
              </w:rPr>
              <w:t>Average value from closed forest (1.3 m3/ha/year),</w:t>
            </w:r>
            <w:r w:rsidR="00506E62">
              <w:rPr>
                <w:rFonts w:asciiTheme="minorHAnsi" w:hAnsiTheme="minorHAnsi" w:cs="Calibri"/>
                <w:szCs w:val="22"/>
                <w:lang w:val="en-GB"/>
                <w14:cntxtAlts w14:val="0"/>
              </w:rPr>
              <w:t xml:space="preserve"> </w:t>
            </w:r>
            <w:r w:rsidRPr="000B26B8">
              <w:rPr>
                <w:rFonts w:asciiTheme="minorHAnsi" w:hAnsiTheme="minorHAnsi" w:cs="Calibri"/>
                <w:szCs w:val="22"/>
                <w:lang w:val="en-GB"/>
                <w14:cntxtAlts w14:val="0"/>
              </w:rPr>
              <w:t>woodlands (0.64 m3/ha/year); and bushlands (0.44m3/ha/year) since all are considered to have a</w:t>
            </w:r>
            <w:r w:rsidR="00506E62">
              <w:rPr>
                <w:rFonts w:asciiTheme="minorHAnsi" w:hAnsiTheme="minorHAnsi" w:cs="Calibri"/>
                <w:szCs w:val="22"/>
                <w:lang w:val="en-GB"/>
                <w14:cntxtAlts w14:val="0"/>
              </w:rPr>
              <w:t xml:space="preserve"> </w:t>
            </w:r>
            <w:r w:rsidRPr="000B26B8">
              <w:rPr>
                <w:rFonts w:asciiTheme="minorHAnsi" w:hAnsiTheme="minorHAnsi" w:cs="Calibri"/>
                <w:szCs w:val="22"/>
                <w:lang w:val="en-GB"/>
                <w14:cntxtAlts w14:val="0"/>
              </w:rPr>
              <w:t>canopy cover of at least 40%, hence are considered</w:t>
            </w:r>
            <w:r w:rsidR="00506E62">
              <w:rPr>
                <w:rFonts w:asciiTheme="minorHAnsi" w:hAnsiTheme="minorHAnsi" w:cs="Calibri"/>
                <w:szCs w:val="22"/>
                <w:lang w:val="en-GB"/>
                <w14:cntxtAlts w14:val="0"/>
              </w:rPr>
              <w:t xml:space="preserve"> </w:t>
            </w:r>
            <w:r w:rsidRPr="000B26B8">
              <w:rPr>
                <w:rFonts w:asciiTheme="minorHAnsi" w:hAnsiTheme="minorHAnsi" w:cs="Calibri"/>
                <w:szCs w:val="22"/>
                <w:lang w:val="en-GB"/>
                <w14:cntxtAlts w14:val="0"/>
              </w:rPr>
              <w:t>as forest as per Kenya’s DNA forest</w:t>
            </w:r>
            <w:r w:rsidR="00506E62">
              <w:rPr>
                <w:rFonts w:asciiTheme="minorHAnsi" w:hAnsiTheme="minorHAnsi" w:cs="Calibri"/>
                <w:szCs w:val="22"/>
                <w:lang w:val="en-GB"/>
                <w14:cntxtAlts w14:val="0"/>
              </w:rPr>
              <w:t xml:space="preserve"> </w:t>
            </w:r>
            <w:r w:rsidRPr="000B26B8">
              <w:rPr>
                <w:rFonts w:asciiTheme="minorHAnsi" w:hAnsiTheme="minorHAnsi" w:cs="Calibri"/>
                <w:szCs w:val="22"/>
                <w:lang w:val="en-GB"/>
                <w14:cntxtAlts w14:val="0"/>
              </w:rPr>
              <w:t>definition</w:t>
            </w:r>
          </w:p>
          <w:p w14:paraId="02D53310" w14:textId="77777777" w:rsidR="00827976" w:rsidRPr="000B26B8" w:rsidRDefault="00827976" w:rsidP="000B26B8">
            <w:pPr>
              <w:autoSpaceDE w:val="0"/>
              <w:autoSpaceDN w:val="0"/>
              <w:adjustRightInd w:val="0"/>
              <w:contextualSpacing w:val="0"/>
              <w:rPr>
                <w:rFonts w:asciiTheme="minorHAnsi" w:hAnsiTheme="minorHAnsi" w:cs="Calibri"/>
                <w:szCs w:val="22"/>
                <w:lang w:val="en-GB"/>
                <w14:cntxtAlts w14:val="0"/>
              </w:rPr>
            </w:pPr>
            <w:r w:rsidRPr="000B26B8">
              <w:rPr>
                <w:rFonts w:asciiTheme="minorHAnsi" w:hAnsiTheme="minorHAnsi" w:cs="Calibri"/>
                <w:szCs w:val="22"/>
                <w:lang w:val="en-GB"/>
                <w14:cntxtAlts w14:val="0"/>
              </w:rPr>
              <w:t>(https://cdm.unfccc.int/DNA/index.html)</w:t>
            </w:r>
          </w:p>
          <w:p w14:paraId="5902D7D1" w14:textId="5C69BED1" w:rsidR="00827976" w:rsidRPr="000B26B8" w:rsidRDefault="00827976" w:rsidP="000B26B8">
            <w:pPr>
              <w:autoSpaceDE w:val="0"/>
              <w:autoSpaceDN w:val="0"/>
              <w:adjustRightInd w:val="0"/>
              <w:contextualSpacing w:val="0"/>
              <w:rPr>
                <w:rFonts w:asciiTheme="minorHAnsi" w:hAnsiTheme="minorHAnsi" w:cs="Calibri"/>
                <w:szCs w:val="22"/>
                <w:lang w:val="en-GB"/>
                <w14:cntxtAlts w14:val="0"/>
              </w:rPr>
            </w:pPr>
            <w:r w:rsidRPr="000B26B8">
              <w:rPr>
                <w:rFonts w:asciiTheme="minorHAnsi" w:hAnsiTheme="minorHAnsi" w:cs="Calibri"/>
                <w:szCs w:val="22"/>
                <w:lang w:val="en-GB"/>
                <w14:cntxtAlts w14:val="0"/>
              </w:rPr>
              <w:t>Data Source: GTZ Eastern Africa Online Resource</w:t>
            </w:r>
            <w:r w:rsidR="00506E62">
              <w:rPr>
                <w:rFonts w:asciiTheme="minorHAnsi" w:hAnsiTheme="minorHAnsi" w:cs="Calibri"/>
                <w:szCs w:val="22"/>
                <w:lang w:val="en-GB"/>
                <w14:cntxtAlts w14:val="0"/>
              </w:rPr>
              <w:t xml:space="preserve"> </w:t>
            </w:r>
            <w:r w:rsidRPr="000B26B8">
              <w:rPr>
                <w:rFonts w:asciiTheme="minorHAnsi" w:hAnsiTheme="minorHAnsi" w:cs="Calibri"/>
                <w:szCs w:val="22"/>
                <w:lang w:val="en-GB"/>
                <w14:cntxtAlts w14:val="0"/>
              </w:rPr>
              <w:t>Base</w:t>
            </w:r>
          </w:p>
          <w:p w14:paraId="7101D17A" w14:textId="1BA50554" w:rsidR="00584168" w:rsidRPr="000B26B8" w:rsidRDefault="00827976" w:rsidP="000B26B8">
            <w:pPr>
              <w:autoSpaceDE w:val="0"/>
              <w:autoSpaceDN w:val="0"/>
              <w:adjustRightInd w:val="0"/>
              <w:contextualSpacing w:val="0"/>
              <w:rPr>
                <w:rFonts w:asciiTheme="minorHAnsi" w:hAnsiTheme="minorHAnsi" w:cs="Calibri"/>
                <w:szCs w:val="22"/>
                <w:lang w:val="en-GB"/>
                <w14:cntxtAlts w14:val="0"/>
              </w:rPr>
            </w:pPr>
            <w:r w:rsidRPr="000B26B8">
              <w:rPr>
                <w:rFonts w:asciiTheme="minorHAnsi" w:hAnsiTheme="minorHAnsi" w:cs="Calibri"/>
                <w:szCs w:val="22"/>
                <w:lang w:val="en-GB"/>
                <w14:cntxtAlts w14:val="0"/>
              </w:rPr>
              <w:t>(https://energypedia.info/wiki/Biomass_Energy_Resources_in_Kenya)</w:t>
            </w:r>
          </w:p>
        </w:tc>
      </w:tr>
      <w:tr w:rsidR="00506E62" w:rsidRPr="000B26B8" w14:paraId="663F6158" w14:textId="77777777" w:rsidTr="00506E62">
        <w:tc>
          <w:tcPr>
            <w:tcW w:w="1838" w:type="dxa"/>
          </w:tcPr>
          <w:p w14:paraId="09073365" w14:textId="77777777" w:rsidR="00E50D28" w:rsidRPr="000B26B8" w:rsidRDefault="00E50D28" w:rsidP="000B26B8">
            <w:pPr>
              <w:autoSpaceDE w:val="0"/>
              <w:autoSpaceDN w:val="0"/>
              <w:adjustRightInd w:val="0"/>
              <w:contextualSpacing w:val="0"/>
              <w:rPr>
                <w:rFonts w:asciiTheme="minorHAnsi" w:hAnsiTheme="minorHAnsi" w:cs="Calibri"/>
                <w:szCs w:val="22"/>
                <w:lang w:val="en-GB"/>
                <w14:cntxtAlts w14:val="0"/>
              </w:rPr>
            </w:pPr>
            <w:r w:rsidRPr="000B26B8">
              <w:rPr>
                <w:rFonts w:asciiTheme="minorHAnsi" w:hAnsiTheme="minorHAnsi" w:cs="Calibri"/>
                <w:szCs w:val="22"/>
                <w:lang w:val="en-GB"/>
                <w14:cntxtAlts w14:val="0"/>
              </w:rPr>
              <w:t>MAI (other</w:t>
            </w:r>
          </w:p>
          <w:p w14:paraId="744B6495" w14:textId="0756E583" w:rsidR="00E50D28" w:rsidRPr="000B26B8" w:rsidRDefault="00E50D28" w:rsidP="000B26B8">
            <w:pPr>
              <w:autoSpaceDE w:val="0"/>
              <w:autoSpaceDN w:val="0"/>
              <w:adjustRightInd w:val="0"/>
              <w:contextualSpacing w:val="0"/>
              <w:rPr>
                <w:rFonts w:asciiTheme="minorHAnsi" w:hAnsiTheme="minorHAnsi" w:cs="Calibri"/>
                <w:szCs w:val="22"/>
                <w:lang w:val="en-GB"/>
                <w14:cntxtAlts w14:val="0"/>
              </w:rPr>
            </w:pPr>
            <w:r w:rsidRPr="000B26B8">
              <w:rPr>
                <w:rFonts w:asciiTheme="minorHAnsi" w:hAnsiTheme="minorHAnsi" w:cs="Calibri"/>
                <w:szCs w:val="22"/>
                <w:lang w:val="en-GB"/>
                <w14:cntxtAlts w14:val="0"/>
              </w:rPr>
              <w:t>wooded land)</w:t>
            </w:r>
          </w:p>
          <w:p w14:paraId="1927BB9B" w14:textId="77777777" w:rsidR="00584168" w:rsidRPr="000B26B8" w:rsidRDefault="00584168" w:rsidP="000B26B8">
            <w:pPr>
              <w:rPr>
                <w:rFonts w:asciiTheme="minorHAnsi" w:hAnsiTheme="minorHAnsi" w:cs="Calibri"/>
                <w:szCs w:val="22"/>
              </w:rPr>
            </w:pPr>
          </w:p>
        </w:tc>
        <w:tc>
          <w:tcPr>
            <w:tcW w:w="1559" w:type="dxa"/>
          </w:tcPr>
          <w:p w14:paraId="5974EA6C" w14:textId="721E135D" w:rsidR="00584168" w:rsidRPr="000B26B8" w:rsidRDefault="00E50D28" w:rsidP="000B26B8">
            <w:pPr>
              <w:rPr>
                <w:rFonts w:asciiTheme="minorHAnsi" w:hAnsiTheme="minorHAnsi" w:cs="Calibri"/>
                <w:szCs w:val="22"/>
              </w:rPr>
            </w:pPr>
            <w:r w:rsidRPr="000B26B8">
              <w:rPr>
                <w:rFonts w:asciiTheme="minorHAnsi" w:hAnsiTheme="minorHAnsi" w:cs="Calibri"/>
                <w:szCs w:val="22"/>
              </w:rPr>
              <w:t>0.</w:t>
            </w:r>
            <w:r w:rsidR="00DF6701" w:rsidRPr="000B26B8">
              <w:rPr>
                <w:rFonts w:asciiTheme="minorHAnsi" w:hAnsiTheme="minorHAnsi" w:cs="Calibri"/>
                <w:szCs w:val="22"/>
              </w:rPr>
              <w:t>25</w:t>
            </w:r>
          </w:p>
        </w:tc>
        <w:tc>
          <w:tcPr>
            <w:tcW w:w="993" w:type="dxa"/>
          </w:tcPr>
          <w:p w14:paraId="2653B463" w14:textId="14EF34C5" w:rsidR="00584168" w:rsidRPr="000B26B8" w:rsidRDefault="00E50D28" w:rsidP="000B26B8">
            <w:pPr>
              <w:rPr>
                <w:rFonts w:asciiTheme="minorHAnsi" w:hAnsiTheme="minorHAnsi" w:cs="Calibri"/>
                <w:szCs w:val="22"/>
              </w:rPr>
            </w:pPr>
            <w:r w:rsidRPr="000B26B8">
              <w:rPr>
                <w:rFonts w:asciiTheme="minorHAnsi" w:hAnsiTheme="minorHAnsi" w:cs="Calibri"/>
                <w:szCs w:val="22"/>
              </w:rPr>
              <w:t>m3/ha/year</w:t>
            </w:r>
          </w:p>
        </w:tc>
        <w:tc>
          <w:tcPr>
            <w:tcW w:w="5232" w:type="dxa"/>
          </w:tcPr>
          <w:p w14:paraId="7F766614" w14:textId="0C15AF5B" w:rsidR="00E50D28" w:rsidRPr="000B26B8" w:rsidRDefault="00E50D28" w:rsidP="000B26B8">
            <w:pPr>
              <w:autoSpaceDE w:val="0"/>
              <w:autoSpaceDN w:val="0"/>
              <w:adjustRightInd w:val="0"/>
              <w:contextualSpacing w:val="0"/>
              <w:rPr>
                <w:rFonts w:asciiTheme="minorHAnsi" w:hAnsiTheme="minorHAnsi" w:cs="Calibri"/>
                <w:szCs w:val="22"/>
                <w:lang w:val="en-GB"/>
                <w14:cntxtAlts w14:val="0"/>
              </w:rPr>
            </w:pPr>
            <w:r w:rsidRPr="000B26B8">
              <w:rPr>
                <w:rFonts w:asciiTheme="minorHAnsi" w:hAnsiTheme="minorHAnsi" w:cs="Calibri"/>
                <w:szCs w:val="22"/>
                <w:lang w:val="en-GB"/>
                <w14:cntxtAlts w14:val="0"/>
              </w:rPr>
              <w:t>For other wooded lands the value for wooded</w:t>
            </w:r>
            <w:r w:rsidR="00506E62">
              <w:rPr>
                <w:rFonts w:asciiTheme="minorHAnsi" w:hAnsiTheme="minorHAnsi" w:cs="Calibri"/>
                <w:szCs w:val="22"/>
                <w:lang w:val="en-GB"/>
                <w14:cntxtAlts w14:val="0"/>
              </w:rPr>
              <w:t xml:space="preserve"> </w:t>
            </w:r>
            <w:r w:rsidRPr="000B26B8">
              <w:rPr>
                <w:rFonts w:asciiTheme="minorHAnsi" w:hAnsiTheme="minorHAnsi" w:cs="Calibri"/>
                <w:szCs w:val="22"/>
                <w:lang w:val="en-GB"/>
                <w14:cntxtAlts w14:val="0"/>
              </w:rPr>
              <w:t>grasslands (0.25 m3/ha/year) as indicated in</w:t>
            </w:r>
            <w:r w:rsidR="00506E62">
              <w:rPr>
                <w:rFonts w:asciiTheme="minorHAnsi" w:hAnsiTheme="minorHAnsi" w:cs="Calibri"/>
                <w:szCs w:val="22"/>
                <w:lang w:val="en-GB"/>
                <w14:cntxtAlts w14:val="0"/>
              </w:rPr>
              <w:t xml:space="preserve"> </w:t>
            </w:r>
            <w:r w:rsidRPr="000B26B8">
              <w:rPr>
                <w:rFonts w:asciiTheme="minorHAnsi" w:hAnsiTheme="minorHAnsi" w:cs="Calibri"/>
                <w:szCs w:val="22"/>
                <w:lang w:val="en-GB"/>
                <w14:cntxtAlts w14:val="0"/>
              </w:rPr>
              <w:t>'</w:t>
            </w:r>
            <w:proofErr w:type="spellStart"/>
            <w:r w:rsidRPr="000B26B8">
              <w:rPr>
                <w:rFonts w:asciiTheme="minorHAnsi" w:hAnsiTheme="minorHAnsi" w:cs="Calibri"/>
                <w:szCs w:val="22"/>
                <w:lang w:val="en-GB"/>
                <w14:cntxtAlts w14:val="0"/>
              </w:rPr>
              <w:t>Energypedia</w:t>
            </w:r>
            <w:proofErr w:type="spellEnd"/>
            <w:r w:rsidRPr="000B26B8">
              <w:rPr>
                <w:rFonts w:asciiTheme="minorHAnsi" w:hAnsiTheme="minorHAnsi" w:cs="Calibri"/>
                <w:szCs w:val="22"/>
                <w:lang w:val="en-GB"/>
                <w14:cntxtAlts w14:val="0"/>
              </w:rPr>
              <w:t>' is used. Wooded grasslands are</w:t>
            </w:r>
            <w:r w:rsidR="00506E62">
              <w:rPr>
                <w:rFonts w:asciiTheme="minorHAnsi" w:hAnsiTheme="minorHAnsi" w:cs="Calibri"/>
                <w:szCs w:val="22"/>
                <w:lang w:val="en-GB"/>
                <w14:cntxtAlts w14:val="0"/>
              </w:rPr>
              <w:t xml:space="preserve"> </w:t>
            </w:r>
            <w:r w:rsidRPr="000B26B8">
              <w:rPr>
                <w:rFonts w:asciiTheme="minorHAnsi" w:hAnsiTheme="minorHAnsi" w:cs="Calibri"/>
                <w:szCs w:val="22"/>
                <w:lang w:val="en-GB"/>
                <w14:cntxtAlts w14:val="0"/>
              </w:rPr>
              <w:t>described as areas with a 10-40% woody vegetation</w:t>
            </w:r>
            <w:r w:rsidR="00506E62">
              <w:rPr>
                <w:rFonts w:asciiTheme="minorHAnsi" w:hAnsiTheme="minorHAnsi" w:cs="Calibri"/>
                <w:szCs w:val="22"/>
                <w:lang w:val="en-GB"/>
                <w14:cntxtAlts w14:val="0"/>
              </w:rPr>
              <w:t xml:space="preserve"> </w:t>
            </w:r>
            <w:r w:rsidRPr="000B26B8">
              <w:rPr>
                <w:rFonts w:asciiTheme="minorHAnsi" w:hAnsiTheme="minorHAnsi" w:cs="Calibri"/>
                <w:szCs w:val="22"/>
                <w:lang w:val="en-GB"/>
                <w14:cntxtAlts w14:val="0"/>
              </w:rPr>
              <w:t>cover, hence predominantly fall under 'other wooded</w:t>
            </w:r>
            <w:r w:rsidR="00506E62">
              <w:rPr>
                <w:rFonts w:asciiTheme="minorHAnsi" w:hAnsiTheme="minorHAnsi" w:cs="Calibri"/>
                <w:szCs w:val="22"/>
                <w:lang w:val="en-GB"/>
                <w14:cntxtAlts w14:val="0"/>
              </w:rPr>
              <w:t xml:space="preserve"> </w:t>
            </w:r>
            <w:r w:rsidRPr="000B26B8">
              <w:rPr>
                <w:rFonts w:asciiTheme="minorHAnsi" w:hAnsiTheme="minorHAnsi" w:cs="Calibri"/>
                <w:szCs w:val="22"/>
                <w:lang w:val="en-GB"/>
                <w14:cntxtAlts w14:val="0"/>
              </w:rPr>
              <w:t>land' as per Kenya's DNA forest definition</w:t>
            </w:r>
          </w:p>
          <w:p w14:paraId="7C37151B" w14:textId="77777777" w:rsidR="00E50D28" w:rsidRPr="000B26B8" w:rsidRDefault="00E50D28" w:rsidP="000B26B8">
            <w:pPr>
              <w:autoSpaceDE w:val="0"/>
              <w:autoSpaceDN w:val="0"/>
              <w:adjustRightInd w:val="0"/>
              <w:contextualSpacing w:val="0"/>
              <w:rPr>
                <w:rFonts w:asciiTheme="minorHAnsi" w:hAnsiTheme="minorHAnsi" w:cs="Calibri"/>
                <w:szCs w:val="22"/>
                <w:lang w:val="en-GB"/>
                <w14:cntxtAlts w14:val="0"/>
              </w:rPr>
            </w:pPr>
            <w:r w:rsidRPr="000B26B8">
              <w:rPr>
                <w:rFonts w:asciiTheme="minorHAnsi" w:hAnsiTheme="minorHAnsi" w:cs="Calibri"/>
                <w:szCs w:val="22"/>
                <w:lang w:val="en-GB"/>
                <w14:cntxtAlts w14:val="0"/>
              </w:rPr>
              <w:t>(https://cdm.unfccc.int/DNA/index.html</w:t>
            </w:r>
            <w:proofErr w:type="gramStart"/>
            <w:r w:rsidRPr="000B26B8">
              <w:rPr>
                <w:rFonts w:asciiTheme="minorHAnsi" w:hAnsiTheme="minorHAnsi" w:cs="Calibri"/>
                <w:szCs w:val="22"/>
                <w:lang w:val="en-GB"/>
                <w14:cntxtAlts w14:val="0"/>
              </w:rPr>
              <w:t>);</w:t>
            </w:r>
            <w:proofErr w:type="gramEnd"/>
          </w:p>
          <w:p w14:paraId="2454DA17" w14:textId="045E44CE" w:rsidR="00584168" w:rsidRPr="000B26B8" w:rsidRDefault="00E50D28" w:rsidP="000B26B8">
            <w:pPr>
              <w:autoSpaceDE w:val="0"/>
              <w:autoSpaceDN w:val="0"/>
              <w:adjustRightInd w:val="0"/>
              <w:contextualSpacing w:val="0"/>
              <w:rPr>
                <w:rFonts w:asciiTheme="minorHAnsi" w:hAnsiTheme="minorHAnsi" w:cs="Calibri"/>
                <w:szCs w:val="22"/>
                <w:lang w:val="en-GB"/>
                <w14:cntxtAlts w14:val="0"/>
              </w:rPr>
            </w:pPr>
            <w:r w:rsidRPr="000B26B8">
              <w:rPr>
                <w:rFonts w:asciiTheme="minorHAnsi" w:hAnsiTheme="minorHAnsi" w:cs="Calibri"/>
                <w:szCs w:val="22"/>
                <w:lang w:val="en-GB"/>
                <w14:cntxtAlts w14:val="0"/>
              </w:rPr>
              <w:t>Data Source: GTZ Eastern Africa Online Resource</w:t>
            </w:r>
            <w:r w:rsidR="00506E62">
              <w:rPr>
                <w:rFonts w:asciiTheme="minorHAnsi" w:hAnsiTheme="minorHAnsi" w:cs="Calibri"/>
                <w:szCs w:val="22"/>
                <w:lang w:val="en-GB"/>
                <w14:cntxtAlts w14:val="0"/>
              </w:rPr>
              <w:t xml:space="preserve"> </w:t>
            </w:r>
            <w:r w:rsidRPr="000B26B8">
              <w:rPr>
                <w:rFonts w:asciiTheme="minorHAnsi" w:hAnsiTheme="minorHAnsi" w:cs="Calibri"/>
                <w:szCs w:val="22"/>
                <w:lang w:val="en-GB"/>
                <w14:cntxtAlts w14:val="0"/>
              </w:rPr>
              <w:t>Base</w:t>
            </w:r>
            <w:r w:rsidR="00506E62" w:rsidRPr="00506E62">
              <w:rPr>
                <w:rFonts w:asciiTheme="minorHAnsi" w:hAnsiTheme="minorHAnsi" w:cs="Calibri"/>
                <w:szCs w:val="22"/>
                <w:lang w:val="en-GB"/>
                <w14:cntxtAlts w14:val="0"/>
              </w:rPr>
              <w:t xml:space="preserve"> </w:t>
            </w:r>
            <w:r w:rsidRPr="000B26B8">
              <w:rPr>
                <w:rFonts w:asciiTheme="minorHAnsi" w:hAnsiTheme="minorHAnsi" w:cs="Calibri"/>
                <w:szCs w:val="22"/>
                <w:lang w:val="en-GB"/>
                <w14:cntxtAlts w14:val="0"/>
              </w:rPr>
              <w:lastRenderedPageBreak/>
              <w:t>(https://energypedia.info/wiki/Biomass_EnergyResources_in_Kenya)</w:t>
            </w:r>
          </w:p>
        </w:tc>
      </w:tr>
      <w:tr w:rsidR="00506E62" w:rsidRPr="00506E62" w14:paraId="55732483" w14:textId="77777777" w:rsidTr="00506E62">
        <w:tc>
          <w:tcPr>
            <w:tcW w:w="1838" w:type="dxa"/>
          </w:tcPr>
          <w:p w14:paraId="2AD9F567" w14:textId="730EEF89" w:rsidR="00E50D28" w:rsidRPr="000B26B8" w:rsidRDefault="00E50D28" w:rsidP="000B26B8">
            <w:pPr>
              <w:autoSpaceDE w:val="0"/>
              <w:autoSpaceDN w:val="0"/>
              <w:adjustRightInd w:val="0"/>
              <w:contextualSpacing w:val="0"/>
              <w:rPr>
                <w:rFonts w:asciiTheme="minorHAnsi" w:hAnsiTheme="minorHAnsi" w:cs="Calibri"/>
                <w:szCs w:val="22"/>
                <w:lang w:val="en-GB"/>
                <w14:cntxtAlts w14:val="0"/>
              </w:rPr>
            </w:pPr>
            <w:r w:rsidRPr="000B26B8">
              <w:rPr>
                <w:rFonts w:asciiTheme="minorHAnsi" w:hAnsiTheme="minorHAnsi" w:cs="Calibri"/>
                <w:szCs w:val="22"/>
                <w:lang w:val="en-GB"/>
                <w14:cntxtAlts w14:val="0"/>
              </w:rPr>
              <w:lastRenderedPageBreak/>
              <w:t>MAI (other land)</w:t>
            </w:r>
          </w:p>
          <w:p w14:paraId="288667A1" w14:textId="77777777" w:rsidR="00584168" w:rsidRPr="000B26B8" w:rsidRDefault="00584168" w:rsidP="000B26B8">
            <w:pPr>
              <w:rPr>
                <w:rFonts w:asciiTheme="minorHAnsi" w:hAnsiTheme="minorHAnsi" w:cs="Calibri"/>
                <w:szCs w:val="22"/>
              </w:rPr>
            </w:pPr>
          </w:p>
        </w:tc>
        <w:tc>
          <w:tcPr>
            <w:tcW w:w="1559" w:type="dxa"/>
          </w:tcPr>
          <w:p w14:paraId="3D2381AF" w14:textId="5137BD00" w:rsidR="00584168" w:rsidRPr="000B26B8" w:rsidRDefault="00DF6701" w:rsidP="000B26B8">
            <w:pPr>
              <w:rPr>
                <w:rFonts w:asciiTheme="minorHAnsi" w:hAnsiTheme="minorHAnsi" w:cs="Calibri"/>
                <w:szCs w:val="22"/>
              </w:rPr>
            </w:pPr>
            <w:r w:rsidRPr="000B26B8">
              <w:rPr>
                <w:rFonts w:asciiTheme="minorHAnsi" w:hAnsiTheme="minorHAnsi" w:cs="Calibri"/>
                <w:szCs w:val="22"/>
              </w:rPr>
              <w:t>0.08</w:t>
            </w:r>
          </w:p>
        </w:tc>
        <w:tc>
          <w:tcPr>
            <w:tcW w:w="993" w:type="dxa"/>
          </w:tcPr>
          <w:p w14:paraId="69F99D2F" w14:textId="7DCE5D37" w:rsidR="00584168" w:rsidRPr="000B26B8" w:rsidRDefault="00E50D28" w:rsidP="000B26B8">
            <w:pPr>
              <w:rPr>
                <w:rFonts w:asciiTheme="minorHAnsi" w:hAnsiTheme="minorHAnsi" w:cs="Calibri"/>
                <w:szCs w:val="22"/>
              </w:rPr>
            </w:pPr>
            <w:r w:rsidRPr="000B26B8">
              <w:rPr>
                <w:rFonts w:asciiTheme="minorHAnsi" w:hAnsiTheme="minorHAnsi" w:cs="Calibri"/>
                <w:szCs w:val="22"/>
              </w:rPr>
              <w:t>m3/ha/year</w:t>
            </w:r>
          </w:p>
        </w:tc>
        <w:tc>
          <w:tcPr>
            <w:tcW w:w="5232" w:type="dxa"/>
          </w:tcPr>
          <w:p w14:paraId="4681A58C" w14:textId="56EBA552" w:rsidR="00DF6701" w:rsidRPr="000B26B8" w:rsidRDefault="00DF6701" w:rsidP="000B26B8">
            <w:pPr>
              <w:autoSpaceDE w:val="0"/>
              <w:autoSpaceDN w:val="0"/>
              <w:adjustRightInd w:val="0"/>
              <w:contextualSpacing w:val="0"/>
              <w:rPr>
                <w:rFonts w:asciiTheme="minorHAnsi" w:hAnsiTheme="minorHAnsi" w:cs="Calibri"/>
                <w:szCs w:val="22"/>
                <w:lang w:val="en-GB"/>
                <w14:cntxtAlts w14:val="0"/>
              </w:rPr>
            </w:pPr>
            <w:r w:rsidRPr="000B26B8">
              <w:rPr>
                <w:rFonts w:asciiTheme="minorHAnsi" w:hAnsiTheme="minorHAnsi" w:cs="Calibri"/>
                <w:szCs w:val="22"/>
                <w:lang w:val="en-GB"/>
                <w14:cntxtAlts w14:val="0"/>
              </w:rPr>
              <w:t>A MAI of 0.08 m3/ha/year has been assumed for</w:t>
            </w:r>
            <w:r w:rsidR="00506E62">
              <w:rPr>
                <w:rFonts w:asciiTheme="minorHAnsi" w:hAnsiTheme="minorHAnsi" w:cs="Calibri"/>
                <w:szCs w:val="22"/>
                <w:lang w:val="en-GB"/>
                <w14:cntxtAlts w14:val="0"/>
              </w:rPr>
              <w:t xml:space="preserve"> </w:t>
            </w:r>
            <w:r w:rsidRPr="000B26B8">
              <w:rPr>
                <w:rFonts w:asciiTheme="minorHAnsi" w:hAnsiTheme="minorHAnsi" w:cs="Calibri"/>
                <w:szCs w:val="22"/>
                <w:lang w:val="en-GB"/>
                <w14:cntxtAlts w14:val="0"/>
              </w:rPr>
              <w:t>100% of other land. To take 100% of other lands is</w:t>
            </w:r>
            <w:r w:rsidR="000B26B8">
              <w:rPr>
                <w:rFonts w:asciiTheme="minorHAnsi" w:hAnsiTheme="minorHAnsi" w:cs="Calibri"/>
                <w:szCs w:val="22"/>
                <w:lang w:val="en-GB"/>
                <w14:cntxtAlts w14:val="0"/>
              </w:rPr>
              <w:t xml:space="preserve"> </w:t>
            </w:r>
            <w:r w:rsidRPr="000B26B8">
              <w:rPr>
                <w:rFonts w:asciiTheme="minorHAnsi" w:hAnsiTheme="minorHAnsi" w:cs="Calibri"/>
                <w:szCs w:val="22"/>
                <w:lang w:val="en-GB"/>
                <w14:cntxtAlts w14:val="0"/>
              </w:rPr>
              <w:t>conservative, since only a certain proportion of other</w:t>
            </w:r>
            <w:r w:rsidR="00506E62">
              <w:rPr>
                <w:rFonts w:asciiTheme="minorHAnsi" w:hAnsiTheme="minorHAnsi" w:cs="Calibri"/>
                <w:szCs w:val="22"/>
                <w:lang w:val="en-GB"/>
                <w14:cntxtAlts w14:val="0"/>
              </w:rPr>
              <w:t xml:space="preserve"> </w:t>
            </w:r>
            <w:r w:rsidRPr="000B26B8">
              <w:rPr>
                <w:rFonts w:asciiTheme="minorHAnsi" w:hAnsiTheme="minorHAnsi" w:cs="Calibri"/>
                <w:szCs w:val="22"/>
                <w:lang w:val="en-GB"/>
                <w14:cntxtAlts w14:val="0"/>
              </w:rPr>
              <w:t>lands provide supply of woody biomass. The MAI of</w:t>
            </w:r>
            <w:r w:rsidR="00506E62">
              <w:rPr>
                <w:rFonts w:asciiTheme="minorHAnsi" w:hAnsiTheme="minorHAnsi" w:cs="Calibri"/>
                <w:szCs w:val="22"/>
                <w:lang w:val="en-GB"/>
                <w14:cntxtAlts w14:val="0"/>
              </w:rPr>
              <w:t xml:space="preserve"> </w:t>
            </w:r>
            <w:r w:rsidRPr="000B26B8">
              <w:rPr>
                <w:rFonts w:asciiTheme="minorHAnsi" w:hAnsiTheme="minorHAnsi" w:cs="Calibri"/>
                <w:szCs w:val="22"/>
                <w:lang w:val="en-GB"/>
                <w14:cntxtAlts w14:val="0"/>
              </w:rPr>
              <w:t>0.08 m3/ha/year has been sourced from GTZ Eastern</w:t>
            </w:r>
            <w:r w:rsidR="00506E62">
              <w:rPr>
                <w:rFonts w:asciiTheme="minorHAnsi" w:hAnsiTheme="minorHAnsi" w:cs="Calibri"/>
                <w:szCs w:val="22"/>
                <w:lang w:val="en-GB"/>
                <w14:cntxtAlts w14:val="0"/>
              </w:rPr>
              <w:t xml:space="preserve"> </w:t>
            </w:r>
            <w:r w:rsidRPr="000B26B8">
              <w:rPr>
                <w:rFonts w:asciiTheme="minorHAnsi" w:hAnsiTheme="minorHAnsi" w:cs="Calibri"/>
                <w:szCs w:val="22"/>
                <w:lang w:val="en-GB"/>
                <w14:cntxtAlts w14:val="0"/>
              </w:rPr>
              <w:t>Africa Online Resource Base</w:t>
            </w:r>
          </w:p>
          <w:p w14:paraId="47424C3A" w14:textId="37F60594" w:rsidR="00584168" w:rsidRPr="000B26B8" w:rsidRDefault="00DF6701" w:rsidP="000B26B8">
            <w:pPr>
              <w:autoSpaceDE w:val="0"/>
              <w:autoSpaceDN w:val="0"/>
              <w:adjustRightInd w:val="0"/>
              <w:contextualSpacing w:val="0"/>
              <w:rPr>
                <w:rFonts w:asciiTheme="minorHAnsi" w:hAnsiTheme="minorHAnsi" w:cs="Calibri"/>
                <w:szCs w:val="22"/>
                <w:lang w:val="en-GB"/>
                <w14:cntxtAlts w14:val="0"/>
              </w:rPr>
            </w:pPr>
            <w:r w:rsidRPr="000B26B8">
              <w:rPr>
                <w:rFonts w:asciiTheme="minorHAnsi" w:hAnsiTheme="minorHAnsi" w:cs="Calibri"/>
                <w:szCs w:val="22"/>
                <w:lang w:val="en-GB"/>
                <w14:cntxtAlts w14:val="0"/>
              </w:rPr>
              <w:t>(https://energypedia.info/wiki/Biomass_Energy_Res</w:t>
            </w:r>
            <w:r w:rsidR="00506E62">
              <w:rPr>
                <w:rFonts w:asciiTheme="minorHAnsi" w:hAnsiTheme="minorHAnsi" w:cs="Calibri"/>
                <w:szCs w:val="22"/>
                <w:lang w:val="en-GB"/>
                <w14:cntxtAlts w14:val="0"/>
              </w:rPr>
              <w:t>so</w:t>
            </w:r>
            <w:r w:rsidRPr="000B26B8">
              <w:rPr>
                <w:rFonts w:asciiTheme="minorHAnsi" w:hAnsiTheme="minorHAnsi" w:cs="Calibri"/>
                <w:szCs w:val="22"/>
                <w:lang w:val="en-GB"/>
                <w14:cntxtAlts w14:val="0"/>
              </w:rPr>
              <w:t>urces_in_Kenya) and is the one for grasslands.</w:t>
            </w:r>
            <w:r w:rsidR="00506E62">
              <w:rPr>
                <w:rFonts w:asciiTheme="minorHAnsi" w:hAnsiTheme="minorHAnsi" w:cs="Calibri"/>
                <w:szCs w:val="22"/>
                <w:lang w:val="en-GB"/>
                <w14:cntxtAlts w14:val="0"/>
              </w:rPr>
              <w:t xml:space="preserve"> </w:t>
            </w:r>
          </w:p>
        </w:tc>
      </w:tr>
      <w:tr w:rsidR="00506E62" w:rsidRPr="00506E62" w14:paraId="0C53FFAA" w14:textId="77777777" w:rsidTr="00506E62">
        <w:tc>
          <w:tcPr>
            <w:tcW w:w="1838" w:type="dxa"/>
          </w:tcPr>
          <w:p w14:paraId="3D4C8E75" w14:textId="0F04FDFF" w:rsidR="00584168" w:rsidRPr="000B26B8" w:rsidRDefault="00DF6701" w:rsidP="000B26B8">
            <w:pPr>
              <w:rPr>
                <w:rFonts w:asciiTheme="minorHAnsi" w:hAnsiTheme="minorHAnsi" w:cs="Calibri"/>
                <w:szCs w:val="22"/>
              </w:rPr>
            </w:pPr>
            <w:r w:rsidRPr="000B26B8">
              <w:rPr>
                <w:rFonts w:asciiTheme="minorHAnsi" w:hAnsiTheme="minorHAnsi" w:cs="Calibri"/>
                <w:szCs w:val="22"/>
                <w:lang w:val="en-GB"/>
                <w14:cntxtAlts w14:val="0"/>
              </w:rPr>
              <w:t>MAI (forest)</w:t>
            </w:r>
          </w:p>
        </w:tc>
        <w:tc>
          <w:tcPr>
            <w:tcW w:w="1559" w:type="dxa"/>
          </w:tcPr>
          <w:p w14:paraId="06481B9C" w14:textId="791A33C1" w:rsidR="00584168" w:rsidRPr="000B26B8" w:rsidRDefault="00DF6701" w:rsidP="000B26B8">
            <w:pPr>
              <w:rPr>
                <w:rFonts w:asciiTheme="minorHAnsi" w:hAnsiTheme="minorHAnsi" w:cs="Calibri"/>
                <w:szCs w:val="22"/>
              </w:rPr>
            </w:pPr>
            <w:r w:rsidRPr="000B26B8">
              <w:rPr>
                <w:rFonts w:asciiTheme="minorHAnsi" w:hAnsiTheme="minorHAnsi" w:cs="Calibri"/>
                <w:szCs w:val="22"/>
                <w:lang w:val="en-GB"/>
                <w14:cntxtAlts w14:val="0"/>
              </w:rPr>
              <w:t>0.461</w:t>
            </w:r>
          </w:p>
        </w:tc>
        <w:tc>
          <w:tcPr>
            <w:tcW w:w="993" w:type="dxa"/>
          </w:tcPr>
          <w:p w14:paraId="1AB647EC" w14:textId="5FC7A575" w:rsidR="00584168" w:rsidRPr="000B26B8" w:rsidRDefault="00DB10E9" w:rsidP="000B26B8">
            <w:pPr>
              <w:rPr>
                <w:rFonts w:asciiTheme="minorHAnsi" w:hAnsiTheme="minorHAnsi" w:cs="Calibri"/>
                <w:szCs w:val="22"/>
              </w:rPr>
            </w:pPr>
            <w:proofErr w:type="gramStart"/>
            <w:r w:rsidRPr="000B26B8">
              <w:rPr>
                <w:rFonts w:asciiTheme="minorHAnsi" w:hAnsiTheme="minorHAnsi" w:cs="Calibri"/>
                <w:szCs w:val="22"/>
                <w:lang w:val="fr-FR"/>
                <w14:cntxtAlts w14:val="0"/>
              </w:rPr>
              <w:t>t</w:t>
            </w:r>
            <w:proofErr w:type="gramEnd"/>
            <w:r w:rsidRPr="000B26B8">
              <w:rPr>
                <w:rFonts w:asciiTheme="minorHAnsi" w:hAnsiTheme="minorHAnsi" w:cs="Calibri"/>
                <w:szCs w:val="22"/>
                <w:lang w:val="fr-FR"/>
                <w14:cntxtAlts w14:val="0"/>
              </w:rPr>
              <w:t>/ha/</w:t>
            </w:r>
            <w:proofErr w:type="spellStart"/>
            <w:r w:rsidRPr="000B26B8">
              <w:rPr>
                <w:rFonts w:asciiTheme="minorHAnsi" w:hAnsiTheme="minorHAnsi" w:cs="Calibri"/>
                <w:szCs w:val="22"/>
                <w:lang w:val="fr-FR"/>
                <w14:cntxtAlts w14:val="0"/>
              </w:rPr>
              <w:t>year</w:t>
            </w:r>
            <w:proofErr w:type="spellEnd"/>
          </w:p>
        </w:tc>
        <w:tc>
          <w:tcPr>
            <w:tcW w:w="5232" w:type="dxa"/>
          </w:tcPr>
          <w:p w14:paraId="400F9221" w14:textId="4102217E" w:rsidR="00DB10E9" w:rsidRPr="000B26B8" w:rsidRDefault="00DB10E9" w:rsidP="000B26B8">
            <w:pPr>
              <w:autoSpaceDE w:val="0"/>
              <w:autoSpaceDN w:val="0"/>
              <w:adjustRightInd w:val="0"/>
              <w:contextualSpacing w:val="0"/>
              <w:rPr>
                <w:rFonts w:asciiTheme="minorHAnsi" w:hAnsiTheme="minorHAnsi" w:cs="Calibri"/>
                <w:szCs w:val="22"/>
                <w:lang w:val="en-GB"/>
                <w14:cntxtAlts w14:val="0"/>
              </w:rPr>
            </w:pPr>
            <w:r w:rsidRPr="000B26B8">
              <w:rPr>
                <w:rFonts w:asciiTheme="minorHAnsi" w:hAnsiTheme="minorHAnsi" w:cs="Calibri"/>
                <w:szCs w:val="22"/>
                <w:lang w:val="en-GB"/>
                <w14:cntxtAlts w14:val="0"/>
              </w:rPr>
              <w:t>Calculated based on MAI value (m3/ha/year) and</w:t>
            </w:r>
            <w:r w:rsidR="00506E62">
              <w:rPr>
                <w:rFonts w:asciiTheme="minorHAnsi" w:hAnsiTheme="minorHAnsi" w:cs="Calibri"/>
                <w:szCs w:val="22"/>
                <w:lang w:val="en-GB"/>
                <w14:cntxtAlts w14:val="0"/>
              </w:rPr>
              <w:t xml:space="preserve"> </w:t>
            </w:r>
            <w:r w:rsidRPr="000B26B8">
              <w:rPr>
                <w:rFonts w:asciiTheme="minorHAnsi" w:hAnsiTheme="minorHAnsi" w:cs="Calibri"/>
                <w:szCs w:val="22"/>
                <w:lang w:val="en-GB"/>
                <w14:cntxtAlts w14:val="0"/>
              </w:rPr>
              <w:t>average density of 282 different tree species for</w:t>
            </w:r>
            <w:r w:rsidR="00506E62">
              <w:rPr>
                <w:rFonts w:asciiTheme="minorHAnsi" w:hAnsiTheme="minorHAnsi" w:cs="Calibri"/>
                <w:szCs w:val="22"/>
                <w:lang w:val="en-GB"/>
                <w14:cntxtAlts w14:val="0"/>
              </w:rPr>
              <w:t xml:space="preserve"> </w:t>
            </w:r>
            <w:r w:rsidRPr="000B26B8">
              <w:rPr>
                <w:rFonts w:asciiTheme="minorHAnsi" w:hAnsiTheme="minorHAnsi" w:cs="Calibri"/>
                <w:szCs w:val="22"/>
                <w:lang w:val="en-GB"/>
                <w14:cntxtAlts w14:val="0"/>
              </w:rPr>
              <w:t>tropical Africa (source:</w:t>
            </w:r>
          </w:p>
          <w:p w14:paraId="3D01E251" w14:textId="367D3681" w:rsidR="00584168" w:rsidRPr="000B26B8" w:rsidRDefault="00DB10E9" w:rsidP="000B26B8">
            <w:pPr>
              <w:autoSpaceDE w:val="0"/>
              <w:autoSpaceDN w:val="0"/>
              <w:adjustRightInd w:val="0"/>
              <w:contextualSpacing w:val="0"/>
              <w:rPr>
                <w:rFonts w:asciiTheme="minorHAnsi" w:hAnsiTheme="minorHAnsi" w:cs="Calibri"/>
                <w:szCs w:val="22"/>
                <w:lang w:val="en-GB"/>
                <w14:cntxtAlts w14:val="0"/>
              </w:rPr>
            </w:pPr>
            <w:r w:rsidRPr="000B26B8">
              <w:rPr>
                <w:rFonts w:asciiTheme="minorHAnsi" w:hAnsiTheme="minorHAnsi" w:cs="Calibri"/>
                <w:szCs w:val="22"/>
                <w:lang w:val="en-GB"/>
                <w14:cntxtAlts w14:val="0"/>
              </w:rPr>
              <w:t xml:space="preserve">http://www.fao.org/3/W4095E/w4095e0c.htm) </w:t>
            </w:r>
          </w:p>
        </w:tc>
      </w:tr>
      <w:tr w:rsidR="00506E62" w:rsidRPr="00506E62" w14:paraId="1424200F" w14:textId="77777777" w:rsidTr="00506E62">
        <w:tc>
          <w:tcPr>
            <w:tcW w:w="1838" w:type="dxa"/>
          </w:tcPr>
          <w:p w14:paraId="38C4C4FD" w14:textId="77777777" w:rsidR="00DB10E9" w:rsidRPr="000B26B8" w:rsidRDefault="00DB10E9" w:rsidP="000B26B8">
            <w:pPr>
              <w:autoSpaceDE w:val="0"/>
              <w:autoSpaceDN w:val="0"/>
              <w:adjustRightInd w:val="0"/>
              <w:contextualSpacing w:val="0"/>
              <w:rPr>
                <w:rFonts w:asciiTheme="minorHAnsi" w:hAnsiTheme="minorHAnsi" w:cs="Calibri"/>
                <w:szCs w:val="22"/>
                <w:lang w:val="fr-FR"/>
                <w14:cntxtAlts w14:val="0"/>
              </w:rPr>
            </w:pPr>
            <w:r w:rsidRPr="000B26B8">
              <w:rPr>
                <w:rFonts w:asciiTheme="minorHAnsi" w:hAnsiTheme="minorHAnsi" w:cs="Calibri"/>
                <w:szCs w:val="22"/>
                <w:lang w:val="fr-FR"/>
                <w14:cntxtAlts w14:val="0"/>
              </w:rPr>
              <w:t>MAI (</w:t>
            </w:r>
            <w:proofErr w:type="spellStart"/>
            <w:r w:rsidRPr="000B26B8">
              <w:rPr>
                <w:rFonts w:asciiTheme="minorHAnsi" w:hAnsiTheme="minorHAnsi" w:cs="Calibri"/>
                <w:szCs w:val="22"/>
                <w:lang w:val="fr-FR"/>
                <w14:cntxtAlts w14:val="0"/>
              </w:rPr>
              <w:t>other</w:t>
            </w:r>
            <w:proofErr w:type="spellEnd"/>
          </w:p>
          <w:p w14:paraId="0D83E61E" w14:textId="6900E4B8" w:rsidR="00584168" w:rsidRPr="000B26B8" w:rsidRDefault="00DB10E9" w:rsidP="000B26B8">
            <w:pPr>
              <w:autoSpaceDE w:val="0"/>
              <w:autoSpaceDN w:val="0"/>
              <w:adjustRightInd w:val="0"/>
              <w:contextualSpacing w:val="0"/>
              <w:rPr>
                <w:rFonts w:asciiTheme="minorHAnsi" w:hAnsiTheme="minorHAnsi" w:cs="Calibri"/>
                <w:szCs w:val="22"/>
                <w:lang w:val="fr-FR"/>
                <w14:cntxtAlts w14:val="0"/>
              </w:rPr>
            </w:pPr>
            <w:proofErr w:type="spellStart"/>
            <w:proofErr w:type="gramStart"/>
            <w:r w:rsidRPr="000B26B8">
              <w:rPr>
                <w:rFonts w:asciiTheme="minorHAnsi" w:hAnsiTheme="minorHAnsi" w:cs="Calibri"/>
                <w:szCs w:val="22"/>
                <w:lang w:val="fr-FR"/>
                <w14:cntxtAlts w14:val="0"/>
              </w:rPr>
              <w:t>wooded</w:t>
            </w:r>
            <w:proofErr w:type="spellEnd"/>
            <w:proofErr w:type="gramEnd"/>
            <w:r w:rsidRPr="000B26B8">
              <w:rPr>
                <w:rFonts w:asciiTheme="minorHAnsi" w:hAnsiTheme="minorHAnsi" w:cs="Calibri"/>
                <w:szCs w:val="22"/>
                <w:lang w:val="fr-FR"/>
                <w14:cntxtAlts w14:val="0"/>
              </w:rPr>
              <w:t xml:space="preserve"> land)</w:t>
            </w:r>
          </w:p>
        </w:tc>
        <w:tc>
          <w:tcPr>
            <w:tcW w:w="1559" w:type="dxa"/>
          </w:tcPr>
          <w:p w14:paraId="51052105" w14:textId="4EEF1C99" w:rsidR="00584168" w:rsidRPr="000B26B8" w:rsidRDefault="00DB10E9" w:rsidP="000B26B8">
            <w:pPr>
              <w:rPr>
                <w:rFonts w:asciiTheme="minorHAnsi" w:hAnsiTheme="minorHAnsi" w:cs="Calibri"/>
                <w:szCs w:val="22"/>
              </w:rPr>
            </w:pPr>
            <w:r w:rsidRPr="000B26B8">
              <w:rPr>
                <w:rFonts w:asciiTheme="minorHAnsi" w:hAnsiTheme="minorHAnsi" w:cs="Calibri"/>
                <w:szCs w:val="22"/>
                <w:lang w:val="en-GB"/>
                <w14:cntxtAlts w14:val="0"/>
              </w:rPr>
              <w:t>0.145</w:t>
            </w:r>
          </w:p>
        </w:tc>
        <w:tc>
          <w:tcPr>
            <w:tcW w:w="993" w:type="dxa"/>
          </w:tcPr>
          <w:p w14:paraId="2DCAE93F" w14:textId="774389FA" w:rsidR="00584168" w:rsidRPr="000B26B8" w:rsidRDefault="00DB10E9" w:rsidP="000B26B8">
            <w:pPr>
              <w:rPr>
                <w:rFonts w:asciiTheme="minorHAnsi" w:hAnsiTheme="minorHAnsi" w:cs="Calibri"/>
                <w:szCs w:val="22"/>
              </w:rPr>
            </w:pPr>
            <w:r w:rsidRPr="000B26B8">
              <w:rPr>
                <w:rFonts w:asciiTheme="minorHAnsi" w:hAnsiTheme="minorHAnsi" w:cs="Calibri"/>
                <w:szCs w:val="22"/>
                <w:lang w:val="en-GB"/>
                <w14:cntxtAlts w14:val="0"/>
              </w:rPr>
              <w:t>t/ha/year</w:t>
            </w:r>
          </w:p>
        </w:tc>
        <w:tc>
          <w:tcPr>
            <w:tcW w:w="5232" w:type="dxa"/>
          </w:tcPr>
          <w:p w14:paraId="181FB9B5" w14:textId="1C26AA91" w:rsidR="00584168" w:rsidRPr="000B26B8" w:rsidRDefault="00DB10E9" w:rsidP="000B26B8">
            <w:pPr>
              <w:autoSpaceDE w:val="0"/>
              <w:autoSpaceDN w:val="0"/>
              <w:adjustRightInd w:val="0"/>
              <w:contextualSpacing w:val="0"/>
              <w:rPr>
                <w:rFonts w:asciiTheme="minorHAnsi" w:hAnsiTheme="minorHAnsi" w:cs="Calibri"/>
                <w:szCs w:val="22"/>
                <w:lang w:val="en-GB"/>
                <w14:cntxtAlts w14:val="0"/>
              </w:rPr>
            </w:pPr>
            <w:r w:rsidRPr="000B26B8">
              <w:rPr>
                <w:rFonts w:asciiTheme="minorHAnsi" w:hAnsiTheme="minorHAnsi" w:cs="Calibri"/>
                <w:szCs w:val="22"/>
                <w:lang w:val="en-GB"/>
                <w14:cntxtAlts w14:val="0"/>
              </w:rPr>
              <w:t>Calculated</w:t>
            </w:r>
            <w:r w:rsidR="007C1D9F" w:rsidRPr="000B26B8">
              <w:rPr>
                <w:rFonts w:asciiTheme="minorHAnsi" w:hAnsiTheme="minorHAnsi" w:cs="Calibri"/>
                <w:szCs w:val="22"/>
                <w:lang w:val="en-GB"/>
                <w14:cntxtAlts w14:val="0"/>
              </w:rPr>
              <w:t xml:space="preserve"> based on MAI value (m3/ha/year) and</w:t>
            </w:r>
            <w:r w:rsidR="00506E62">
              <w:rPr>
                <w:rFonts w:asciiTheme="minorHAnsi" w:hAnsiTheme="minorHAnsi" w:cs="Calibri"/>
                <w:szCs w:val="22"/>
                <w:lang w:val="en-GB"/>
                <w14:cntxtAlts w14:val="0"/>
              </w:rPr>
              <w:t xml:space="preserve"> </w:t>
            </w:r>
            <w:r w:rsidR="007C1D9F" w:rsidRPr="000B26B8">
              <w:rPr>
                <w:rFonts w:asciiTheme="minorHAnsi" w:hAnsiTheme="minorHAnsi" w:cs="Calibri"/>
                <w:szCs w:val="22"/>
                <w:lang w:val="en-GB"/>
                <w14:cntxtAlts w14:val="0"/>
              </w:rPr>
              <w:t>average density of 282 different tree species for</w:t>
            </w:r>
            <w:r w:rsidR="00506E62">
              <w:rPr>
                <w:rFonts w:asciiTheme="minorHAnsi" w:hAnsiTheme="minorHAnsi" w:cs="Calibri"/>
                <w:szCs w:val="22"/>
                <w:lang w:val="en-GB"/>
                <w14:cntxtAlts w14:val="0"/>
              </w:rPr>
              <w:t xml:space="preserve"> </w:t>
            </w:r>
            <w:r w:rsidR="007C1D9F" w:rsidRPr="000B26B8">
              <w:rPr>
                <w:rFonts w:asciiTheme="minorHAnsi" w:hAnsiTheme="minorHAnsi" w:cs="Calibri"/>
                <w:szCs w:val="22"/>
                <w:lang w:val="en-GB"/>
                <w14:cntxtAlts w14:val="0"/>
              </w:rPr>
              <w:t>tropical Africa (source: http://www.fao.org/3/W4095E/w4095e0c.htm)</w:t>
            </w:r>
          </w:p>
        </w:tc>
      </w:tr>
      <w:tr w:rsidR="00506E62" w:rsidRPr="00506E62" w14:paraId="2AA280FD" w14:textId="77777777" w:rsidTr="00506E62">
        <w:tc>
          <w:tcPr>
            <w:tcW w:w="1838" w:type="dxa"/>
          </w:tcPr>
          <w:p w14:paraId="580F24E9" w14:textId="77777777" w:rsidR="00506E62" w:rsidRPr="00E761A4" w:rsidRDefault="00506E62" w:rsidP="00506E62">
            <w:pPr>
              <w:autoSpaceDE w:val="0"/>
              <w:autoSpaceDN w:val="0"/>
              <w:adjustRightInd w:val="0"/>
              <w:contextualSpacing w:val="0"/>
              <w:rPr>
                <w:rFonts w:asciiTheme="minorHAnsi" w:hAnsiTheme="minorHAnsi" w:cs="Calibri"/>
                <w:szCs w:val="22"/>
                <w:lang w:val="fr-FR"/>
                <w14:cntxtAlts w14:val="0"/>
              </w:rPr>
            </w:pPr>
            <w:r w:rsidRPr="00E761A4">
              <w:rPr>
                <w:rFonts w:asciiTheme="minorHAnsi" w:hAnsiTheme="minorHAnsi" w:cs="Calibri"/>
                <w:szCs w:val="22"/>
                <w:lang w:val="fr-FR"/>
                <w14:cntxtAlts w14:val="0"/>
              </w:rPr>
              <w:t>MAI (</w:t>
            </w:r>
            <w:proofErr w:type="spellStart"/>
            <w:r w:rsidRPr="00E761A4">
              <w:rPr>
                <w:rFonts w:asciiTheme="minorHAnsi" w:hAnsiTheme="minorHAnsi" w:cs="Calibri"/>
                <w:szCs w:val="22"/>
                <w:lang w:val="fr-FR"/>
                <w14:cntxtAlts w14:val="0"/>
              </w:rPr>
              <w:t>other</w:t>
            </w:r>
            <w:proofErr w:type="spellEnd"/>
          </w:p>
          <w:p w14:paraId="763443B6" w14:textId="4596438E" w:rsidR="00506E62" w:rsidRPr="00506E62" w:rsidRDefault="00506E62" w:rsidP="00506E62">
            <w:pPr>
              <w:autoSpaceDE w:val="0"/>
              <w:autoSpaceDN w:val="0"/>
              <w:adjustRightInd w:val="0"/>
              <w:contextualSpacing w:val="0"/>
              <w:rPr>
                <w:rFonts w:asciiTheme="minorHAnsi" w:hAnsiTheme="minorHAnsi" w:cs="Calibri"/>
                <w:szCs w:val="22"/>
                <w:lang w:val="fr-FR"/>
                <w14:cntxtAlts w14:val="0"/>
              </w:rPr>
            </w:pPr>
            <w:proofErr w:type="gramStart"/>
            <w:r w:rsidRPr="00E761A4">
              <w:rPr>
                <w:rFonts w:asciiTheme="minorHAnsi" w:hAnsiTheme="minorHAnsi" w:cs="Calibri"/>
                <w:szCs w:val="22"/>
                <w:lang w:val="fr-FR"/>
                <w14:cntxtAlts w14:val="0"/>
              </w:rPr>
              <w:t>land</w:t>
            </w:r>
            <w:proofErr w:type="gramEnd"/>
            <w:r w:rsidRPr="00E761A4">
              <w:rPr>
                <w:rFonts w:asciiTheme="minorHAnsi" w:hAnsiTheme="minorHAnsi" w:cs="Calibri"/>
                <w:szCs w:val="22"/>
                <w:lang w:val="fr-FR"/>
                <w14:cntxtAlts w14:val="0"/>
              </w:rPr>
              <w:t>)</w:t>
            </w:r>
          </w:p>
        </w:tc>
        <w:tc>
          <w:tcPr>
            <w:tcW w:w="1559" w:type="dxa"/>
          </w:tcPr>
          <w:p w14:paraId="4E168C9C" w14:textId="730C0FAF" w:rsidR="00506E62" w:rsidRPr="00506E62" w:rsidRDefault="00506E62" w:rsidP="00506E62">
            <w:pPr>
              <w:rPr>
                <w:rFonts w:asciiTheme="minorHAnsi" w:hAnsiTheme="minorHAnsi" w:cs="Calibri"/>
                <w:szCs w:val="22"/>
                <w:lang w:val="en-GB"/>
                <w14:cntxtAlts w14:val="0"/>
              </w:rPr>
            </w:pPr>
            <w:r>
              <w:rPr>
                <w:rFonts w:asciiTheme="minorHAnsi" w:hAnsiTheme="minorHAnsi" w:cs="Calibri"/>
                <w:szCs w:val="22"/>
                <w:lang w:val="en-GB"/>
                <w14:cntxtAlts w14:val="0"/>
              </w:rPr>
              <w:t>0.0465</w:t>
            </w:r>
          </w:p>
        </w:tc>
        <w:tc>
          <w:tcPr>
            <w:tcW w:w="993" w:type="dxa"/>
          </w:tcPr>
          <w:p w14:paraId="521D214D" w14:textId="00D59C4E" w:rsidR="00506E62" w:rsidRPr="00506E62" w:rsidRDefault="00506E62" w:rsidP="00506E62">
            <w:pPr>
              <w:rPr>
                <w:rFonts w:asciiTheme="minorHAnsi" w:hAnsiTheme="minorHAnsi" w:cs="Calibri"/>
                <w:szCs w:val="22"/>
                <w:lang w:val="en-GB"/>
                <w14:cntxtAlts w14:val="0"/>
              </w:rPr>
            </w:pPr>
            <w:r w:rsidRPr="00E761A4">
              <w:rPr>
                <w:rFonts w:asciiTheme="minorHAnsi" w:hAnsiTheme="minorHAnsi" w:cs="Calibri"/>
                <w:szCs w:val="22"/>
                <w:lang w:val="en-GB"/>
                <w14:cntxtAlts w14:val="0"/>
              </w:rPr>
              <w:t>t/ha/year</w:t>
            </w:r>
          </w:p>
        </w:tc>
        <w:tc>
          <w:tcPr>
            <w:tcW w:w="5232" w:type="dxa"/>
          </w:tcPr>
          <w:p w14:paraId="42935EA4" w14:textId="11FAE558" w:rsidR="00506E62" w:rsidRPr="00506E62" w:rsidRDefault="00506E62" w:rsidP="00506E62">
            <w:pPr>
              <w:autoSpaceDE w:val="0"/>
              <w:autoSpaceDN w:val="0"/>
              <w:adjustRightInd w:val="0"/>
              <w:contextualSpacing w:val="0"/>
              <w:rPr>
                <w:rFonts w:asciiTheme="minorHAnsi" w:hAnsiTheme="minorHAnsi" w:cs="Calibri"/>
                <w:szCs w:val="22"/>
                <w:lang w:val="en-GB"/>
                <w14:cntxtAlts w14:val="0"/>
              </w:rPr>
            </w:pPr>
            <w:r w:rsidRPr="00E761A4">
              <w:rPr>
                <w:rFonts w:asciiTheme="minorHAnsi" w:hAnsiTheme="minorHAnsi" w:cs="Calibri"/>
                <w:szCs w:val="22"/>
                <w:lang w:val="en-GB"/>
                <w14:cntxtAlts w14:val="0"/>
              </w:rPr>
              <w:t>Calculated based on MAI value (m3/ha/year) and</w:t>
            </w:r>
            <w:r>
              <w:rPr>
                <w:rFonts w:asciiTheme="minorHAnsi" w:hAnsiTheme="minorHAnsi" w:cs="Calibri"/>
                <w:szCs w:val="22"/>
                <w:lang w:val="en-GB"/>
                <w14:cntxtAlts w14:val="0"/>
              </w:rPr>
              <w:t xml:space="preserve"> </w:t>
            </w:r>
            <w:r w:rsidRPr="00E761A4">
              <w:rPr>
                <w:rFonts w:asciiTheme="minorHAnsi" w:hAnsiTheme="minorHAnsi" w:cs="Calibri"/>
                <w:szCs w:val="22"/>
                <w:lang w:val="en-GB"/>
                <w14:cntxtAlts w14:val="0"/>
              </w:rPr>
              <w:t>average density of 282 different tree species for</w:t>
            </w:r>
            <w:r>
              <w:rPr>
                <w:rFonts w:asciiTheme="minorHAnsi" w:hAnsiTheme="minorHAnsi" w:cs="Calibri"/>
                <w:szCs w:val="22"/>
                <w:lang w:val="en-GB"/>
                <w14:cntxtAlts w14:val="0"/>
              </w:rPr>
              <w:t xml:space="preserve"> </w:t>
            </w:r>
            <w:r w:rsidRPr="00E761A4">
              <w:rPr>
                <w:rFonts w:asciiTheme="minorHAnsi" w:hAnsiTheme="minorHAnsi" w:cs="Calibri"/>
                <w:szCs w:val="22"/>
                <w:lang w:val="en-GB"/>
                <w14:cntxtAlts w14:val="0"/>
              </w:rPr>
              <w:t>tropical Africa (source: http://www.fao.org/3/W4095E/w4095e0c.htm)</w:t>
            </w:r>
          </w:p>
        </w:tc>
      </w:tr>
      <w:tr w:rsidR="00506E62" w:rsidRPr="00506E62" w14:paraId="06BC1D3C" w14:textId="77777777" w:rsidTr="00506E62">
        <w:tc>
          <w:tcPr>
            <w:tcW w:w="1838" w:type="dxa"/>
          </w:tcPr>
          <w:p w14:paraId="0F98A741" w14:textId="77777777" w:rsidR="00F3075E" w:rsidRPr="000B26B8" w:rsidRDefault="00F3075E" w:rsidP="000B26B8">
            <w:pPr>
              <w:autoSpaceDE w:val="0"/>
              <w:autoSpaceDN w:val="0"/>
              <w:adjustRightInd w:val="0"/>
              <w:contextualSpacing w:val="0"/>
              <w:rPr>
                <w:rFonts w:asciiTheme="minorHAnsi" w:hAnsiTheme="minorHAnsi" w:cs="Calibri"/>
                <w:szCs w:val="22"/>
                <w:lang w:val="en-GB"/>
                <w14:cntxtAlts w14:val="0"/>
              </w:rPr>
            </w:pPr>
            <w:r w:rsidRPr="000B26B8">
              <w:rPr>
                <w:rFonts w:asciiTheme="minorHAnsi" w:hAnsiTheme="minorHAnsi" w:cs="Calibri"/>
                <w:szCs w:val="22"/>
                <w:lang w:val="en-GB"/>
                <w14:cntxtAlts w14:val="0"/>
              </w:rPr>
              <w:t>Non</w:t>
            </w:r>
          </w:p>
          <w:p w14:paraId="6E553291" w14:textId="77777777" w:rsidR="00F3075E" w:rsidRPr="000B26B8" w:rsidRDefault="00F3075E" w:rsidP="000B26B8">
            <w:pPr>
              <w:autoSpaceDE w:val="0"/>
              <w:autoSpaceDN w:val="0"/>
              <w:adjustRightInd w:val="0"/>
              <w:contextualSpacing w:val="0"/>
              <w:rPr>
                <w:rFonts w:asciiTheme="minorHAnsi" w:hAnsiTheme="minorHAnsi" w:cs="Calibri"/>
                <w:szCs w:val="22"/>
                <w:lang w:val="en-GB"/>
                <w14:cntxtAlts w14:val="0"/>
              </w:rPr>
            </w:pPr>
            <w:r w:rsidRPr="000B26B8">
              <w:rPr>
                <w:rFonts w:asciiTheme="minorHAnsi" w:hAnsiTheme="minorHAnsi" w:cs="Calibri"/>
                <w:szCs w:val="22"/>
                <w:lang w:val="en-GB"/>
                <w14:cntxtAlts w14:val="0"/>
              </w:rPr>
              <w:t>accessible</w:t>
            </w:r>
          </w:p>
          <w:p w14:paraId="5581C93B" w14:textId="77777777" w:rsidR="00F3075E" w:rsidRPr="000B26B8" w:rsidRDefault="00F3075E" w:rsidP="000B26B8">
            <w:pPr>
              <w:autoSpaceDE w:val="0"/>
              <w:autoSpaceDN w:val="0"/>
              <w:adjustRightInd w:val="0"/>
              <w:contextualSpacing w:val="0"/>
              <w:rPr>
                <w:rFonts w:asciiTheme="minorHAnsi" w:hAnsiTheme="minorHAnsi" w:cs="Calibri"/>
                <w:szCs w:val="22"/>
                <w:lang w:val="en-GB"/>
                <w14:cntxtAlts w14:val="0"/>
              </w:rPr>
            </w:pPr>
            <w:r w:rsidRPr="000B26B8">
              <w:rPr>
                <w:rFonts w:asciiTheme="minorHAnsi" w:hAnsiTheme="minorHAnsi" w:cs="Calibri"/>
                <w:szCs w:val="22"/>
                <w:lang w:val="en-GB"/>
                <w14:cntxtAlts w14:val="0"/>
              </w:rPr>
              <w:t>areas</w:t>
            </w:r>
          </w:p>
          <w:p w14:paraId="6F11AD47" w14:textId="77777777" w:rsidR="00F3075E" w:rsidRPr="000B26B8" w:rsidRDefault="00F3075E" w:rsidP="000B26B8">
            <w:pPr>
              <w:autoSpaceDE w:val="0"/>
              <w:autoSpaceDN w:val="0"/>
              <w:adjustRightInd w:val="0"/>
              <w:contextualSpacing w:val="0"/>
              <w:rPr>
                <w:rFonts w:asciiTheme="minorHAnsi" w:hAnsiTheme="minorHAnsi" w:cs="Calibri"/>
                <w:szCs w:val="22"/>
                <w:lang w:val="en-GB"/>
                <w14:cntxtAlts w14:val="0"/>
              </w:rPr>
            </w:pPr>
            <w:r w:rsidRPr="000B26B8">
              <w:rPr>
                <w:rFonts w:asciiTheme="minorHAnsi" w:hAnsiTheme="minorHAnsi" w:cs="Calibri"/>
                <w:szCs w:val="22"/>
                <w:lang w:val="en-GB"/>
                <w14:cntxtAlts w14:val="0"/>
              </w:rPr>
              <w:t>(</w:t>
            </w:r>
            <w:proofErr w:type="gramStart"/>
            <w:r w:rsidRPr="000B26B8">
              <w:rPr>
                <w:rFonts w:asciiTheme="minorHAnsi" w:hAnsiTheme="minorHAnsi" w:cs="Calibri"/>
                <w:szCs w:val="22"/>
                <w:lang w:val="en-GB"/>
                <w14:cntxtAlts w14:val="0"/>
              </w:rPr>
              <w:t>protected</w:t>
            </w:r>
            <w:proofErr w:type="gramEnd"/>
          </w:p>
          <w:p w14:paraId="48EEA7FB" w14:textId="14317CA0" w:rsidR="00584168" w:rsidRPr="000B26B8" w:rsidRDefault="00F3075E" w:rsidP="000B26B8">
            <w:pPr>
              <w:rPr>
                <w:rFonts w:asciiTheme="minorHAnsi" w:hAnsiTheme="minorHAnsi" w:cs="Calibri"/>
                <w:szCs w:val="22"/>
                <w:lang w:val="en-GB"/>
              </w:rPr>
            </w:pPr>
            <w:r w:rsidRPr="000B26B8">
              <w:rPr>
                <w:rFonts w:asciiTheme="minorHAnsi" w:hAnsiTheme="minorHAnsi" w:cs="Calibri"/>
                <w:szCs w:val="22"/>
                <w:lang w:val="en-GB"/>
                <w14:cntxtAlts w14:val="0"/>
              </w:rPr>
              <w:t>areas)</w:t>
            </w:r>
          </w:p>
        </w:tc>
        <w:tc>
          <w:tcPr>
            <w:tcW w:w="1559" w:type="dxa"/>
          </w:tcPr>
          <w:p w14:paraId="41F57372" w14:textId="0675F509" w:rsidR="00584168" w:rsidRPr="000B26B8" w:rsidRDefault="00C24D8E" w:rsidP="000B26B8">
            <w:pPr>
              <w:rPr>
                <w:rFonts w:asciiTheme="minorHAnsi" w:hAnsiTheme="minorHAnsi" w:cs="Calibri"/>
                <w:szCs w:val="22"/>
              </w:rPr>
            </w:pPr>
            <w:r w:rsidRPr="000B26B8">
              <w:rPr>
                <w:rFonts w:asciiTheme="minorHAnsi" w:hAnsiTheme="minorHAnsi" w:cs="Calibri"/>
                <w:szCs w:val="22"/>
              </w:rPr>
              <w:t>132,218</w:t>
            </w:r>
          </w:p>
        </w:tc>
        <w:tc>
          <w:tcPr>
            <w:tcW w:w="993" w:type="dxa"/>
          </w:tcPr>
          <w:p w14:paraId="2A1491AE" w14:textId="5DC0618C" w:rsidR="00584168" w:rsidRPr="000B26B8" w:rsidRDefault="00C24D8E" w:rsidP="000B26B8">
            <w:pPr>
              <w:rPr>
                <w:rFonts w:asciiTheme="minorHAnsi" w:hAnsiTheme="minorHAnsi" w:cs="Calibri"/>
                <w:szCs w:val="22"/>
              </w:rPr>
            </w:pPr>
            <w:r w:rsidRPr="000B26B8">
              <w:rPr>
                <w:rFonts w:asciiTheme="minorHAnsi" w:hAnsiTheme="minorHAnsi" w:cs="Calibri"/>
                <w:szCs w:val="22"/>
              </w:rPr>
              <w:t>Km2</w:t>
            </w:r>
          </w:p>
        </w:tc>
        <w:tc>
          <w:tcPr>
            <w:tcW w:w="5232" w:type="dxa"/>
          </w:tcPr>
          <w:p w14:paraId="206EDF24" w14:textId="0264A2CC" w:rsidR="00506E62" w:rsidRPr="000B26B8" w:rsidRDefault="00506E62" w:rsidP="000B26B8">
            <w:pPr>
              <w:autoSpaceDE w:val="0"/>
              <w:autoSpaceDN w:val="0"/>
              <w:adjustRightInd w:val="0"/>
              <w:contextualSpacing w:val="0"/>
              <w:rPr>
                <w:rFonts w:asciiTheme="minorHAnsi" w:hAnsiTheme="minorHAnsi" w:cs="Calibri"/>
                <w:szCs w:val="22"/>
                <w:lang w:val="en-GB"/>
                <w14:cntxtAlts w14:val="0"/>
              </w:rPr>
            </w:pPr>
            <w:r w:rsidRPr="000B26B8">
              <w:rPr>
                <w:rFonts w:asciiTheme="minorHAnsi" w:hAnsiTheme="minorHAnsi" w:cs="Calibri"/>
                <w:szCs w:val="22"/>
                <w:lang w:val="en-GB"/>
                <w14:cntxtAlts w14:val="0"/>
              </w:rPr>
              <w:t>Protected land areas of Kenya from Protected Planet</w:t>
            </w:r>
            <w:r>
              <w:rPr>
                <w:rFonts w:asciiTheme="minorHAnsi" w:hAnsiTheme="minorHAnsi" w:cs="Calibri"/>
                <w:szCs w:val="22"/>
                <w:lang w:val="en-GB"/>
                <w14:cntxtAlts w14:val="0"/>
              </w:rPr>
              <w:t xml:space="preserve"> </w:t>
            </w:r>
            <w:r w:rsidRPr="000B26B8">
              <w:rPr>
                <w:rFonts w:asciiTheme="minorHAnsi" w:hAnsiTheme="minorHAnsi" w:cs="Calibri"/>
                <w:szCs w:val="22"/>
                <w:lang w:val="en-GB"/>
                <w14:cntxtAlts w14:val="0"/>
              </w:rPr>
              <w:t>Website, Kenya national website, download main</w:t>
            </w:r>
            <w:r>
              <w:rPr>
                <w:rFonts w:asciiTheme="minorHAnsi" w:hAnsiTheme="minorHAnsi" w:cs="Calibri"/>
                <w:szCs w:val="22"/>
                <w:lang w:val="en-GB"/>
                <w14:cntxtAlts w14:val="0"/>
              </w:rPr>
              <w:t xml:space="preserve"> </w:t>
            </w:r>
            <w:r w:rsidRPr="000B26B8">
              <w:rPr>
                <w:rFonts w:asciiTheme="minorHAnsi" w:hAnsiTheme="minorHAnsi" w:cs="Calibri"/>
                <w:szCs w:val="22"/>
                <w:lang w:val="en-GB"/>
                <w14:cntxtAlts w14:val="0"/>
              </w:rPr>
              <w:t>dataset and add the "REP_AREA" column:</w:t>
            </w:r>
          </w:p>
          <w:p w14:paraId="06AF1B6F" w14:textId="58733674" w:rsidR="00584168" w:rsidRPr="000B26B8" w:rsidRDefault="00506E62" w:rsidP="000B26B8">
            <w:pPr>
              <w:rPr>
                <w:rFonts w:asciiTheme="minorHAnsi" w:hAnsiTheme="minorHAnsi" w:cs="Calibri"/>
                <w:szCs w:val="22"/>
                <w:lang w:val="en-GB"/>
              </w:rPr>
            </w:pPr>
            <w:r w:rsidRPr="000B26B8">
              <w:rPr>
                <w:rFonts w:asciiTheme="minorHAnsi" w:hAnsiTheme="minorHAnsi" w:cs="Calibri"/>
                <w:szCs w:val="22"/>
                <w:lang w:val="en-GB"/>
                <w14:cntxtAlts w14:val="0"/>
              </w:rPr>
              <w:t>https://www.protectedplanet.net/country/KE</w:t>
            </w:r>
          </w:p>
        </w:tc>
      </w:tr>
      <w:tr w:rsidR="00C24D8E" w:rsidRPr="000B26B8" w14:paraId="5B16D853" w14:textId="77777777" w:rsidTr="000B26B8">
        <w:tc>
          <w:tcPr>
            <w:tcW w:w="1838" w:type="dxa"/>
          </w:tcPr>
          <w:p w14:paraId="467A8EC1" w14:textId="77777777" w:rsidR="00C24D8E" w:rsidRPr="000B26B8" w:rsidRDefault="00C24D8E" w:rsidP="000B26B8">
            <w:pPr>
              <w:autoSpaceDE w:val="0"/>
              <w:autoSpaceDN w:val="0"/>
              <w:adjustRightInd w:val="0"/>
              <w:contextualSpacing w:val="0"/>
              <w:rPr>
                <w:rFonts w:asciiTheme="minorHAnsi" w:hAnsiTheme="minorHAnsi" w:cs="Calibri"/>
                <w:szCs w:val="22"/>
                <w:lang w:val="en-GB"/>
                <w14:cntxtAlts w14:val="0"/>
              </w:rPr>
            </w:pPr>
            <w:r w:rsidRPr="000B26B8">
              <w:rPr>
                <w:rFonts w:asciiTheme="minorHAnsi" w:hAnsiTheme="minorHAnsi" w:cs="Calibri"/>
                <w:szCs w:val="22"/>
                <w:lang w:val="en-GB"/>
                <w14:cntxtAlts w14:val="0"/>
              </w:rPr>
              <w:t>Non</w:t>
            </w:r>
          </w:p>
          <w:p w14:paraId="66C359DA" w14:textId="77777777" w:rsidR="00C24D8E" w:rsidRPr="000B26B8" w:rsidRDefault="00C24D8E" w:rsidP="000B26B8">
            <w:pPr>
              <w:autoSpaceDE w:val="0"/>
              <w:autoSpaceDN w:val="0"/>
              <w:adjustRightInd w:val="0"/>
              <w:contextualSpacing w:val="0"/>
              <w:rPr>
                <w:rFonts w:asciiTheme="minorHAnsi" w:hAnsiTheme="minorHAnsi" w:cs="Calibri"/>
                <w:szCs w:val="22"/>
                <w:lang w:val="en-GB"/>
                <w14:cntxtAlts w14:val="0"/>
              </w:rPr>
            </w:pPr>
            <w:r w:rsidRPr="000B26B8">
              <w:rPr>
                <w:rFonts w:asciiTheme="minorHAnsi" w:hAnsiTheme="minorHAnsi" w:cs="Calibri"/>
                <w:szCs w:val="22"/>
                <w:lang w:val="en-GB"/>
                <w14:cntxtAlts w14:val="0"/>
              </w:rPr>
              <w:t>accessible</w:t>
            </w:r>
          </w:p>
          <w:p w14:paraId="6F5AF4EE" w14:textId="77777777" w:rsidR="00C24D8E" w:rsidRPr="000B26B8" w:rsidRDefault="00C24D8E" w:rsidP="000B26B8">
            <w:pPr>
              <w:autoSpaceDE w:val="0"/>
              <w:autoSpaceDN w:val="0"/>
              <w:adjustRightInd w:val="0"/>
              <w:contextualSpacing w:val="0"/>
              <w:rPr>
                <w:rFonts w:asciiTheme="minorHAnsi" w:hAnsiTheme="minorHAnsi" w:cs="Calibri"/>
                <w:szCs w:val="22"/>
                <w:lang w:val="en-GB"/>
                <w14:cntxtAlts w14:val="0"/>
              </w:rPr>
            </w:pPr>
            <w:r w:rsidRPr="000B26B8">
              <w:rPr>
                <w:rFonts w:asciiTheme="minorHAnsi" w:hAnsiTheme="minorHAnsi" w:cs="Calibri"/>
                <w:szCs w:val="22"/>
                <w:lang w:val="en-GB"/>
                <w14:cntxtAlts w14:val="0"/>
              </w:rPr>
              <w:lastRenderedPageBreak/>
              <w:t>areas</w:t>
            </w:r>
          </w:p>
          <w:p w14:paraId="0F734E84" w14:textId="77777777" w:rsidR="00C24D8E" w:rsidRPr="000B26B8" w:rsidRDefault="00C24D8E" w:rsidP="000B26B8">
            <w:pPr>
              <w:autoSpaceDE w:val="0"/>
              <w:autoSpaceDN w:val="0"/>
              <w:adjustRightInd w:val="0"/>
              <w:contextualSpacing w:val="0"/>
              <w:rPr>
                <w:rFonts w:asciiTheme="minorHAnsi" w:hAnsiTheme="minorHAnsi" w:cs="Calibri"/>
                <w:szCs w:val="22"/>
                <w:lang w:val="en-GB"/>
                <w14:cntxtAlts w14:val="0"/>
              </w:rPr>
            </w:pPr>
            <w:r w:rsidRPr="000B26B8">
              <w:rPr>
                <w:rFonts w:asciiTheme="minorHAnsi" w:hAnsiTheme="minorHAnsi" w:cs="Calibri"/>
                <w:szCs w:val="22"/>
                <w:lang w:val="en-GB"/>
                <w14:cntxtAlts w14:val="0"/>
              </w:rPr>
              <w:t>(</w:t>
            </w:r>
            <w:proofErr w:type="gramStart"/>
            <w:r w:rsidRPr="000B26B8">
              <w:rPr>
                <w:rFonts w:asciiTheme="minorHAnsi" w:hAnsiTheme="minorHAnsi" w:cs="Calibri"/>
                <w:szCs w:val="22"/>
                <w:lang w:val="en-GB"/>
                <w14:cntxtAlts w14:val="0"/>
              </w:rPr>
              <w:t>protected</w:t>
            </w:r>
            <w:proofErr w:type="gramEnd"/>
          </w:p>
          <w:p w14:paraId="060528CE" w14:textId="5597E1C3" w:rsidR="00C24D8E" w:rsidRPr="000B26B8" w:rsidRDefault="00C24D8E" w:rsidP="000B26B8">
            <w:pPr>
              <w:autoSpaceDE w:val="0"/>
              <w:autoSpaceDN w:val="0"/>
              <w:adjustRightInd w:val="0"/>
              <w:contextualSpacing w:val="0"/>
              <w:rPr>
                <w:rFonts w:asciiTheme="minorHAnsi" w:hAnsiTheme="minorHAnsi" w:cs="Calibri"/>
                <w:szCs w:val="22"/>
                <w:lang w:val="en-GB"/>
                <w14:cntxtAlts w14:val="0"/>
              </w:rPr>
            </w:pPr>
            <w:r w:rsidRPr="000B26B8">
              <w:rPr>
                <w:rFonts w:asciiTheme="minorHAnsi" w:hAnsiTheme="minorHAnsi" w:cs="Calibri"/>
                <w:szCs w:val="22"/>
                <w:lang w:val="en-GB"/>
                <w14:cntxtAlts w14:val="0"/>
              </w:rPr>
              <w:t>areas)</w:t>
            </w:r>
          </w:p>
        </w:tc>
        <w:tc>
          <w:tcPr>
            <w:tcW w:w="1559" w:type="dxa"/>
          </w:tcPr>
          <w:p w14:paraId="0EFB2987" w14:textId="6ACFD9D9" w:rsidR="00C24D8E" w:rsidRPr="000B26B8" w:rsidRDefault="00C24D8E" w:rsidP="000B26B8">
            <w:pPr>
              <w:rPr>
                <w:rFonts w:asciiTheme="minorHAnsi" w:hAnsiTheme="minorHAnsi" w:cs="Calibri"/>
                <w:szCs w:val="22"/>
                <w:lang w:val="en-GB"/>
              </w:rPr>
            </w:pPr>
            <w:r w:rsidRPr="000B26B8">
              <w:rPr>
                <w:rFonts w:asciiTheme="minorHAnsi" w:hAnsiTheme="minorHAnsi" w:cs="Calibri"/>
                <w:szCs w:val="22"/>
                <w:lang w:val="en-GB"/>
              </w:rPr>
              <w:lastRenderedPageBreak/>
              <w:t>13,221,817</w:t>
            </w:r>
          </w:p>
        </w:tc>
        <w:tc>
          <w:tcPr>
            <w:tcW w:w="993" w:type="dxa"/>
          </w:tcPr>
          <w:p w14:paraId="5474C67B" w14:textId="1F11DD6B" w:rsidR="00C24D8E" w:rsidRPr="000B26B8" w:rsidRDefault="00C24D8E" w:rsidP="000B26B8">
            <w:pPr>
              <w:rPr>
                <w:rFonts w:asciiTheme="minorHAnsi" w:hAnsiTheme="minorHAnsi" w:cs="Calibri"/>
                <w:szCs w:val="22"/>
              </w:rPr>
            </w:pPr>
            <w:r w:rsidRPr="000B26B8">
              <w:rPr>
                <w:rFonts w:asciiTheme="minorHAnsi" w:hAnsiTheme="minorHAnsi" w:cs="Calibri"/>
                <w:szCs w:val="22"/>
              </w:rPr>
              <w:t>ha</w:t>
            </w:r>
          </w:p>
        </w:tc>
        <w:tc>
          <w:tcPr>
            <w:tcW w:w="5232" w:type="dxa"/>
          </w:tcPr>
          <w:p w14:paraId="1EEF3D7E" w14:textId="2A1F45EE" w:rsidR="00C24D8E" w:rsidRPr="000B26B8" w:rsidRDefault="00C24D8E" w:rsidP="000B26B8">
            <w:pPr>
              <w:autoSpaceDE w:val="0"/>
              <w:autoSpaceDN w:val="0"/>
              <w:adjustRightInd w:val="0"/>
              <w:contextualSpacing w:val="0"/>
              <w:rPr>
                <w:rFonts w:asciiTheme="minorHAnsi" w:hAnsiTheme="minorHAnsi" w:cs="Calibri"/>
                <w:szCs w:val="22"/>
                <w:lang w:val="en-GB"/>
                <w14:cntxtAlts w14:val="0"/>
              </w:rPr>
            </w:pPr>
            <w:r w:rsidRPr="000B26B8">
              <w:rPr>
                <w:rFonts w:asciiTheme="minorHAnsi" w:hAnsiTheme="minorHAnsi" w:cs="Calibri"/>
                <w:szCs w:val="22"/>
                <w:lang w:val="en-GB"/>
                <w14:cntxtAlts w14:val="0"/>
              </w:rPr>
              <w:t>Calculated</w:t>
            </w:r>
          </w:p>
        </w:tc>
      </w:tr>
      <w:tr w:rsidR="00506E62" w:rsidRPr="00506E62" w14:paraId="18757721" w14:textId="77777777" w:rsidTr="00506E62">
        <w:tc>
          <w:tcPr>
            <w:tcW w:w="1838" w:type="dxa"/>
          </w:tcPr>
          <w:p w14:paraId="79BA4B34" w14:textId="7F9A5D07" w:rsidR="00584168" w:rsidRPr="000B26B8" w:rsidRDefault="00F3075E" w:rsidP="000B26B8">
            <w:pPr>
              <w:rPr>
                <w:rFonts w:asciiTheme="minorHAnsi" w:hAnsiTheme="minorHAnsi" w:cs="Calibri"/>
                <w:szCs w:val="22"/>
              </w:rPr>
            </w:pPr>
            <w:r w:rsidRPr="000B26B8">
              <w:rPr>
                <w:rFonts w:asciiTheme="minorHAnsi" w:hAnsiTheme="minorHAnsi" w:cs="Calibri"/>
                <w:szCs w:val="22"/>
              </w:rPr>
              <w:t>P (forest)</w:t>
            </w:r>
          </w:p>
        </w:tc>
        <w:tc>
          <w:tcPr>
            <w:tcW w:w="1559" w:type="dxa"/>
          </w:tcPr>
          <w:p w14:paraId="2A20E47C" w14:textId="667E639A" w:rsidR="00584168" w:rsidRPr="000B26B8" w:rsidRDefault="00C24D8E" w:rsidP="000B26B8">
            <w:pPr>
              <w:rPr>
                <w:rFonts w:asciiTheme="minorHAnsi" w:hAnsiTheme="minorHAnsi" w:cs="Calibri"/>
                <w:szCs w:val="22"/>
              </w:rPr>
            </w:pPr>
            <w:r w:rsidRPr="000B26B8">
              <w:rPr>
                <w:rFonts w:asciiTheme="minorHAnsi" w:hAnsiTheme="minorHAnsi" w:cs="Calibri"/>
                <w:szCs w:val="22"/>
              </w:rPr>
              <w:t>769,459</w:t>
            </w:r>
          </w:p>
        </w:tc>
        <w:tc>
          <w:tcPr>
            <w:tcW w:w="993" w:type="dxa"/>
          </w:tcPr>
          <w:p w14:paraId="78CEE4C8" w14:textId="64C87029" w:rsidR="00584168" w:rsidRPr="000B26B8" w:rsidRDefault="00B6124A" w:rsidP="000B26B8">
            <w:pPr>
              <w:rPr>
                <w:rFonts w:asciiTheme="minorHAnsi" w:hAnsiTheme="minorHAnsi" w:cs="Calibri"/>
                <w:szCs w:val="22"/>
              </w:rPr>
            </w:pPr>
            <w:r w:rsidRPr="000B26B8">
              <w:rPr>
                <w:rFonts w:asciiTheme="minorHAnsi" w:hAnsiTheme="minorHAnsi" w:cs="Calibri"/>
                <w:szCs w:val="22"/>
              </w:rPr>
              <w:t>ha</w:t>
            </w:r>
          </w:p>
        </w:tc>
        <w:tc>
          <w:tcPr>
            <w:tcW w:w="5232" w:type="dxa"/>
          </w:tcPr>
          <w:p w14:paraId="7AE403DF" w14:textId="00556DD4" w:rsidR="00584168" w:rsidRPr="000B26B8" w:rsidRDefault="00C24D8E" w:rsidP="000B26B8">
            <w:pPr>
              <w:contextualSpacing w:val="0"/>
              <w:rPr>
                <w:rFonts w:asciiTheme="minorHAnsi" w:hAnsiTheme="minorHAnsi" w:cs="Calibri"/>
                <w:color w:val="000000"/>
                <w:szCs w:val="22"/>
                <w14:cntxtAlts w14:val="0"/>
              </w:rPr>
            </w:pPr>
            <w:r w:rsidRPr="000B26B8">
              <w:rPr>
                <w:rFonts w:asciiTheme="minorHAnsi" w:hAnsiTheme="minorHAnsi" w:cs="Calibri"/>
                <w:szCs w:val="22"/>
              </w:rPr>
              <w:t>Calculated</w:t>
            </w:r>
          </w:p>
        </w:tc>
      </w:tr>
      <w:tr w:rsidR="00B6124A" w:rsidRPr="000B26B8" w14:paraId="16D8BF6F" w14:textId="77777777" w:rsidTr="000B26B8">
        <w:tc>
          <w:tcPr>
            <w:tcW w:w="1838" w:type="dxa"/>
          </w:tcPr>
          <w:p w14:paraId="071D92CE" w14:textId="783447B6" w:rsidR="00B6124A" w:rsidRPr="000B26B8" w:rsidRDefault="00F3075E" w:rsidP="000B26B8">
            <w:pPr>
              <w:rPr>
                <w:rFonts w:asciiTheme="minorHAnsi" w:hAnsiTheme="minorHAnsi" w:cs="Calibri"/>
                <w:szCs w:val="22"/>
              </w:rPr>
            </w:pPr>
            <w:r w:rsidRPr="000B26B8">
              <w:rPr>
                <w:rFonts w:asciiTheme="minorHAnsi" w:hAnsiTheme="minorHAnsi" w:cs="Calibri"/>
                <w:szCs w:val="22"/>
              </w:rPr>
              <w:t>P (other wooded land)</w:t>
            </w:r>
          </w:p>
        </w:tc>
        <w:tc>
          <w:tcPr>
            <w:tcW w:w="1559" w:type="dxa"/>
          </w:tcPr>
          <w:p w14:paraId="149598B8" w14:textId="3EF4A907" w:rsidR="00B6124A" w:rsidRPr="000B26B8" w:rsidRDefault="00C24D8E" w:rsidP="000B26B8">
            <w:pPr>
              <w:rPr>
                <w:rFonts w:asciiTheme="minorHAnsi" w:hAnsiTheme="minorHAnsi" w:cs="Calibri"/>
                <w:szCs w:val="22"/>
              </w:rPr>
            </w:pPr>
            <w:r w:rsidRPr="000B26B8">
              <w:rPr>
                <w:rFonts w:asciiTheme="minorHAnsi" w:hAnsiTheme="minorHAnsi" w:cs="Calibri"/>
                <w:szCs w:val="22"/>
              </w:rPr>
              <w:t>7,459,170</w:t>
            </w:r>
          </w:p>
        </w:tc>
        <w:tc>
          <w:tcPr>
            <w:tcW w:w="993" w:type="dxa"/>
          </w:tcPr>
          <w:p w14:paraId="4A1080F1" w14:textId="47BD4195" w:rsidR="00B6124A" w:rsidRPr="000B26B8" w:rsidRDefault="00C24D8E" w:rsidP="000B26B8">
            <w:pPr>
              <w:rPr>
                <w:rFonts w:asciiTheme="minorHAnsi" w:hAnsiTheme="minorHAnsi" w:cs="Calibri"/>
                <w:szCs w:val="22"/>
              </w:rPr>
            </w:pPr>
            <w:r w:rsidRPr="000B26B8">
              <w:rPr>
                <w:rFonts w:asciiTheme="minorHAnsi" w:hAnsiTheme="minorHAnsi" w:cs="Calibri"/>
                <w:szCs w:val="22"/>
              </w:rPr>
              <w:t>ha</w:t>
            </w:r>
          </w:p>
        </w:tc>
        <w:tc>
          <w:tcPr>
            <w:tcW w:w="5232" w:type="dxa"/>
          </w:tcPr>
          <w:p w14:paraId="762F7CEE" w14:textId="686EC380" w:rsidR="00B6124A" w:rsidRPr="000B26B8" w:rsidRDefault="00B6124A" w:rsidP="000B26B8">
            <w:pPr>
              <w:rPr>
                <w:rFonts w:asciiTheme="minorHAnsi" w:hAnsiTheme="minorHAnsi" w:cs="Calibri"/>
                <w:szCs w:val="22"/>
              </w:rPr>
            </w:pPr>
            <w:r w:rsidRPr="000B26B8">
              <w:rPr>
                <w:rFonts w:asciiTheme="minorHAnsi" w:hAnsiTheme="minorHAnsi" w:cs="Calibri"/>
                <w:szCs w:val="22"/>
              </w:rPr>
              <w:t>Calculated</w:t>
            </w:r>
          </w:p>
        </w:tc>
      </w:tr>
      <w:tr w:rsidR="00B6124A" w:rsidRPr="000B26B8" w14:paraId="7209C8B1" w14:textId="77777777" w:rsidTr="000B26B8">
        <w:tc>
          <w:tcPr>
            <w:tcW w:w="1838" w:type="dxa"/>
          </w:tcPr>
          <w:p w14:paraId="386F65B0" w14:textId="27BAE370" w:rsidR="00B6124A" w:rsidRPr="000B26B8" w:rsidRDefault="00F3075E" w:rsidP="000B26B8">
            <w:pPr>
              <w:rPr>
                <w:rFonts w:asciiTheme="minorHAnsi" w:hAnsiTheme="minorHAnsi" w:cs="Calibri"/>
                <w:szCs w:val="22"/>
              </w:rPr>
            </w:pPr>
            <w:proofErr w:type="gramStart"/>
            <w:r w:rsidRPr="000B26B8">
              <w:rPr>
                <w:rFonts w:asciiTheme="minorHAnsi" w:hAnsiTheme="minorHAnsi" w:cs="Calibri"/>
                <w:szCs w:val="22"/>
              </w:rPr>
              <w:t>P(</w:t>
            </w:r>
            <w:proofErr w:type="gramEnd"/>
            <w:r w:rsidRPr="000B26B8">
              <w:rPr>
                <w:rFonts w:asciiTheme="minorHAnsi" w:hAnsiTheme="minorHAnsi" w:cs="Calibri"/>
                <w:szCs w:val="22"/>
              </w:rPr>
              <w:t>other land)</w:t>
            </w:r>
          </w:p>
        </w:tc>
        <w:tc>
          <w:tcPr>
            <w:tcW w:w="1559" w:type="dxa"/>
          </w:tcPr>
          <w:p w14:paraId="249CF066" w14:textId="1F077DE4" w:rsidR="00B6124A" w:rsidRPr="000B26B8" w:rsidRDefault="00C24D8E" w:rsidP="000B26B8">
            <w:pPr>
              <w:rPr>
                <w:rFonts w:asciiTheme="minorHAnsi" w:hAnsiTheme="minorHAnsi" w:cs="Calibri"/>
                <w:szCs w:val="22"/>
              </w:rPr>
            </w:pPr>
            <w:r w:rsidRPr="000B26B8">
              <w:rPr>
                <w:rFonts w:asciiTheme="minorHAnsi" w:hAnsiTheme="minorHAnsi" w:cs="Calibri"/>
                <w:szCs w:val="22"/>
              </w:rPr>
              <w:t>4,966,187</w:t>
            </w:r>
          </w:p>
        </w:tc>
        <w:tc>
          <w:tcPr>
            <w:tcW w:w="993" w:type="dxa"/>
          </w:tcPr>
          <w:p w14:paraId="33BF3C44" w14:textId="6A4689D8" w:rsidR="00B6124A" w:rsidRPr="000B26B8" w:rsidRDefault="00C24D8E" w:rsidP="000B26B8">
            <w:pPr>
              <w:rPr>
                <w:rFonts w:asciiTheme="minorHAnsi" w:hAnsiTheme="minorHAnsi" w:cs="Calibri"/>
                <w:szCs w:val="22"/>
              </w:rPr>
            </w:pPr>
            <w:r w:rsidRPr="000B26B8">
              <w:rPr>
                <w:rFonts w:asciiTheme="minorHAnsi" w:hAnsiTheme="minorHAnsi" w:cs="Calibri"/>
                <w:szCs w:val="22"/>
              </w:rPr>
              <w:t>ha</w:t>
            </w:r>
          </w:p>
        </w:tc>
        <w:tc>
          <w:tcPr>
            <w:tcW w:w="5232" w:type="dxa"/>
          </w:tcPr>
          <w:p w14:paraId="4A77D3EB" w14:textId="7C4EE75A" w:rsidR="00B6124A" w:rsidRPr="000B26B8" w:rsidRDefault="00B6124A" w:rsidP="000B26B8">
            <w:pPr>
              <w:rPr>
                <w:rFonts w:asciiTheme="minorHAnsi" w:hAnsiTheme="minorHAnsi" w:cs="Calibri"/>
                <w:szCs w:val="22"/>
              </w:rPr>
            </w:pPr>
            <w:r w:rsidRPr="000B26B8">
              <w:rPr>
                <w:rFonts w:asciiTheme="minorHAnsi" w:hAnsiTheme="minorHAnsi" w:cs="Calibri"/>
                <w:szCs w:val="22"/>
              </w:rPr>
              <w:t>Calculated</w:t>
            </w:r>
          </w:p>
        </w:tc>
      </w:tr>
      <w:tr w:rsidR="00B6124A" w:rsidRPr="000B26B8" w14:paraId="2D123AFA" w14:textId="77777777" w:rsidTr="000B26B8">
        <w:tc>
          <w:tcPr>
            <w:tcW w:w="1838" w:type="dxa"/>
          </w:tcPr>
          <w:p w14:paraId="63F496EB" w14:textId="599F7AAA" w:rsidR="00B6124A" w:rsidRPr="000B26B8" w:rsidRDefault="00F3075E" w:rsidP="000B26B8">
            <w:pPr>
              <w:rPr>
                <w:rFonts w:asciiTheme="minorHAnsi" w:hAnsiTheme="minorHAnsi" w:cs="Calibri"/>
                <w:szCs w:val="22"/>
              </w:rPr>
            </w:pPr>
            <w:r w:rsidRPr="000B26B8">
              <w:rPr>
                <w:rFonts w:asciiTheme="minorHAnsi" w:hAnsiTheme="minorHAnsi" w:cs="Calibri"/>
                <w:szCs w:val="22"/>
              </w:rPr>
              <w:t>RB (Renewable biomass</w:t>
            </w:r>
            <w:r w:rsidR="000B26B8">
              <w:rPr>
                <w:rFonts w:asciiTheme="minorHAnsi" w:hAnsiTheme="minorHAnsi" w:cs="Calibri"/>
                <w:szCs w:val="22"/>
              </w:rPr>
              <w:t>)</w:t>
            </w:r>
          </w:p>
        </w:tc>
        <w:tc>
          <w:tcPr>
            <w:tcW w:w="1559" w:type="dxa"/>
          </w:tcPr>
          <w:p w14:paraId="394EA816" w14:textId="697D525B" w:rsidR="00B6124A" w:rsidRPr="000B26B8" w:rsidRDefault="00C24D8E" w:rsidP="000B26B8">
            <w:pPr>
              <w:rPr>
                <w:rFonts w:asciiTheme="minorHAnsi" w:hAnsiTheme="minorHAnsi" w:cs="Calibri"/>
                <w:szCs w:val="22"/>
              </w:rPr>
            </w:pPr>
            <w:r w:rsidRPr="000B26B8">
              <w:rPr>
                <w:rFonts w:asciiTheme="minorHAnsi" w:hAnsiTheme="minorHAnsi" w:cs="Calibri"/>
                <w:szCs w:val="22"/>
              </w:rPr>
              <w:t>5,536,464</w:t>
            </w:r>
          </w:p>
        </w:tc>
        <w:tc>
          <w:tcPr>
            <w:tcW w:w="993" w:type="dxa"/>
          </w:tcPr>
          <w:p w14:paraId="1993315B" w14:textId="63A9110B" w:rsidR="00B6124A" w:rsidRPr="000B26B8" w:rsidRDefault="00C24D8E" w:rsidP="000B26B8">
            <w:pPr>
              <w:rPr>
                <w:rFonts w:asciiTheme="minorHAnsi" w:hAnsiTheme="minorHAnsi" w:cs="Calibri"/>
                <w:szCs w:val="22"/>
              </w:rPr>
            </w:pPr>
            <w:r w:rsidRPr="000B26B8">
              <w:rPr>
                <w:rFonts w:asciiTheme="minorHAnsi" w:hAnsiTheme="minorHAnsi" w:cs="Calibri"/>
                <w:szCs w:val="22"/>
              </w:rPr>
              <w:t>ha</w:t>
            </w:r>
          </w:p>
        </w:tc>
        <w:tc>
          <w:tcPr>
            <w:tcW w:w="5232" w:type="dxa"/>
          </w:tcPr>
          <w:p w14:paraId="3ED92FF9" w14:textId="7A0E7070" w:rsidR="00B6124A" w:rsidRPr="000B26B8" w:rsidRDefault="00B6124A" w:rsidP="000B26B8">
            <w:pPr>
              <w:rPr>
                <w:rFonts w:asciiTheme="minorHAnsi" w:hAnsiTheme="minorHAnsi" w:cs="Calibri"/>
                <w:szCs w:val="22"/>
              </w:rPr>
            </w:pPr>
            <w:r w:rsidRPr="000B26B8">
              <w:rPr>
                <w:rFonts w:asciiTheme="minorHAnsi" w:hAnsiTheme="minorHAnsi" w:cs="Calibri"/>
                <w:szCs w:val="22"/>
              </w:rPr>
              <w:t>Calculated</w:t>
            </w:r>
          </w:p>
        </w:tc>
      </w:tr>
    </w:tbl>
    <w:p w14:paraId="2C7709F4" w14:textId="77777777" w:rsidR="00675AEE" w:rsidRDefault="00675AEE" w:rsidP="00B9195C">
      <w:pPr>
        <w:jc w:val="both"/>
      </w:pPr>
    </w:p>
    <w:p w14:paraId="2C3639C4" w14:textId="76EE80CF" w:rsidR="00675AEE" w:rsidRDefault="008B7E2C" w:rsidP="00B9195C">
      <w:pPr>
        <w:jc w:val="both"/>
      </w:pPr>
      <w:r>
        <w:t xml:space="preserve">3/ Determination of </w:t>
      </w:r>
      <w:proofErr w:type="spellStart"/>
      <w:r>
        <w:t>fnrb</w:t>
      </w:r>
      <w:proofErr w:type="spellEnd"/>
      <w:r>
        <w:t xml:space="preserve"> </w:t>
      </w:r>
    </w:p>
    <w:p w14:paraId="76F9C4FD" w14:textId="77777777" w:rsidR="008B7E2C" w:rsidRDefault="008B7E2C" w:rsidP="00B9195C">
      <w:pPr>
        <w:jc w:val="both"/>
      </w:pPr>
    </w:p>
    <w:p w14:paraId="7173C2F7" w14:textId="77777777" w:rsidR="00C24D8E" w:rsidRDefault="00675AEE" w:rsidP="00B9195C">
      <w:pPr>
        <w:jc w:val="both"/>
      </w:pPr>
      <w:r>
        <w:t xml:space="preserve">The </w:t>
      </w:r>
      <w:proofErr w:type="spellStart"/>
      <w:r>
        <w:t>fNRB</w:t>
      </w:r>
      <w:proofErr w:type="spellEnd"/>
      <w:r>
        <w:t xml:space="preserve"> calculation is provided below:</w:t>
      </w:r>
    </w:p>
    <w:p w14:paraId="5AD98B7F" w14:textId="77777777" w:rsidR="00C24D8E" w:rsidRDefault="00C24D8E" w:rsidP="00B9195C">
      <w:pPr>
        <w:jc w:val="both"/>
      </w:pPr>
    </w:p>
    <w:tbl>
      <w:tblPr>
        <w:tblStyle w:val="Grilledutableau"/>
        <w:tblW w:w="0" w:type="auto"/>
        <w:tblLook w:val="04A0" w:firstRow="1" w:lastRow="0" w:firstColumn="1" w:lastColumn="0" w:noHBand="0" w:noVBand="1"/>
      </w:tblPr>
      <w:tblGrid>
        <w:gridCol w:w="3207"/>
        <w:gridCol w:w="3207"/>
        <w:gridCol w:w="3208"/>
      </w:tblGrid>
      <w:tr w:rsidR="00C24D8E" w14:paraId="6A56F956" w14:textId="77777777" w:rsidTr="004E0382">
        <w:tc>
          <w:tcPr>
            <w:tcW w:w="9622" w:type="dxa"/>
            <w:gridSpan w:val="3"/>
          </w:tcPr>
          <w:p w14:paraId="239A1CFE" w14:textId="36453963" w:rsidR="00C24D8E" w:rsidRPr="00BB3D87" w:rsidRDefault="00C24D8E" w:rsidP="00B9195C">
            <w:pPr>
              <w:jc w:val="both"/>
              <w:rPr>
                <w:b/>
                <w:bCs/>
              </w:rPr>
            </w:pPr>
            <w:r w:rsidRPr="00BB3D87">
              <w:rPr>
                <w:b/>
                <w:bCs/>
              </w:rPr>
              <w:t xml:space="preserve">Determination of </w:t>
            </w:r>
            <w:proofErr w:type="spellStart"/>
            <w:r w:rsidRPr="00BB3D87">
              <w:rPr>
                <w:b/>
                <w:bCs/>
              </w:rPr>
              <w:t>fNRB</w:t>
            </w:r>
            <w:proofErr w:type="spellEnd"/>
            <w:r w:rsidRPr="00BB3D87">
              <w:rPr>
                <w:b/>
                <w:bCs/>
              </w:rPr>
              <w:t xml:space="preserve"> for Kenya Consumption (</w:t>
            </w:r>
            <w:r w:rsidR="00BB3D87" w:rsidRPr="00BB3D87">
              <w:rPr>
                <w:b/>
                <w:bCs/>
              </w:rPr>
              <w:t>tons</w:t>
            </w:r>
            <w:r w:rsidRPr="00BB3D87">
              <w:rPr>
                <w:b/>
                <w:bCs/>
              </w:rPr>
              <w:t>)</w:t>
            </w:r>
          </w:p>
        </w:tc>
      </w:tr>
      <w:tr w:rsidR="00C24D8E" w14:paraId="142FF9AF" w14:textId="77777777" w:rsidTr="00C24D8E">
        <w:tc>
          <w:tcPr>
            <w:tcW w:w="3207" w:type="dxa"/>
          </w:tcPr>
          <w:p w14:paraId="25A859DF" w14:textId="39CFDA75" w:rsidR="00C24D8E" w:rsidRDefault="00C24D8E" w:rsidP="00B9195C">
            <w:pPr>
              <w:jc w:val="both"/>
            </w:pPr>
            <w:r>
              <w:t>Consumption (tons) - H</w:t>
            </w:r>
          </w:p>
        </w:tc>
        <w:tc>
          <w:tcPr>
            <w:tcW w:w="3207" w:type="dxa"/>
          </w:tcPr>
          <w:p w14:paraId="468C7CA1" w14:textId="01B0E497" w:rsidR="00C24D8E" w:rsidRDefault="00C24D8E" w:rsidP="00B9195C">
            <w:pPr>
              <w:jc w:val="both"/>
            </w:pPr>
            <w:r>
              <w:t>31,619,146.6</w:t>
            </w:r>
          </w:p>
        </w:tc>
        <w:tc>
          <w:tcPr>
            <w:tcW w:w="3208" w:type="dxa"/>
          </w:tcPr>
          <w:p w14:paraId="1696044F" w14:textId="1636CF5C" w:rsidR="00C24D8E" w:rsidRDefault="00C24D8E" w:rsidP="00B9195C">
            <w:pPr>
              <w:jc w:val="both"/>
            </w:pPr>
            <w:r>
              <w:t>Calculated</w:t>
            </w:r>
          </w:p>
        </w:tc>
      </w:tr>
      <w:tr w:rsidR="00C24D8E" w14:paraId="7134724B" w14:textId="77777777" w:rsidTr="00C24D8E">
        <w:tc>
          <w:tcPr>
            <w:tcW w:w="3207" w:type="dxa"/>
          </w:tcPr>
          <w:p w14:paraId="0F8A5DC8" w14:textId="065BE83E" w:rsidR="00C24D8E" w:rsidRDefault="00C24D8E" w:rsidP="00C24D8E">
            <w:pPr>
              <w:jc w:val="both"/>
            </w:pPr>
            <w:r>
              <w:t>Renewable Biomass (tons) - RB</w:t>
            </w:r>
          </w:p>
        </w:tc>
        <w:tc>
          <w:tcPr>
            <w:tcW w:w="3207" w:type="dxa"/>
          </w:tcPr>
          <w:p w14:paraId="4A3C85C4" w14:textId="1761D246" w:rsidR="00C24D8E" w:rsidRDefault="00C24D8E" w:rsidP="00C24D8E">
            <w:pPr>
              <w:jc w:val="both"/>
            </w:pPr>
            <w:r>
              <w:t>5,536,464</w:t>
            </w:r>
          </w:p>
        </w:tc>
        <w:tc>
          <w:tcPr>
            <w:tcW w:w="3208" w:type="dxa"/>
          </w:tcPr>
          <w:p w14:paraId="0EE48E51" w14:textId="321F191D" w:rsidR="00C24D8E" w:rsidRDefault="00C24D8E" w:rsidP="00C24D8E">
            <w:pPr>
              <w:jc w:val="both"/>
            </w:pPr>
            <w:r w:rsidRPr="00D75BB6">
              <w:t>Calculated</w:t>
            </w:r>
          </w:p>
        </w:tc>
      </w:tr>
      <w:tr w:rsidR="00C24D8E" w14:paraId="161B8EA4" w14:textId="77777777" w:rsidTr="00C24D8E">
        <w:tc>
          <w:tcPr>
            <w:tcW w:w="3207" w:type="dxa"/>
          </w:tcPr>
          <w:p w14:paraId="0411A248" w14:textId="147405CF" w:rsidR="00C24D8E" w:rsidRPr="000B26B8" w:rsidRDefault="00C24D8E" w:rsidP="00C24D8E">
            <w:pPr>
              <w:jc w:val="both"/>
              <w:rPr>
                <w:lang w:val="fr-FR"/>
              </w:rPr>
            </w:pPr>
            <w:r w:rsidRPr="000B26B8">
              <w:rPr>
                <w:lang w:val="fr-FR"/>
              </w:rPr>
              <w:t>Non-</w:t>
            </w:r>
            <w:proofErr w:type="spellStart"/>
            <w:r w:rsidRPr="000B26B8">
              <w:rPr>
                <w:lang w:val="fr-FR"/>
              </w:rPr>
              <w:t>Renewable</w:t>
            </w:r>
            <w:proofErr w:type="spellEnd"/>
            <w:r w:rsidRPr="000B26B8">
              <w:rPr>
                <w:lang w:val="fr-FR"/>
              </w:rPr>
              <w:t xml:space="preserve"> </w:t>
            </w:r>
            <w:proofErr w:type="spellStart"/>
            <w:r w:rsidRPr="000B26B8">
              <w:rPr>
                <w:lang w:val="fr-FR"/>
              </w:rPr>
              <w:t>Biomass</w:t>
            </w:r>
            <w:proofErr w:type="spellEnd"/>
            <w:r w:rsidRPr="000B26B8">
              <w:rPr>
                <w:lang w:val="fr-FR"/>
              </w:rPr>
              <w:t xml:space="preserve">, (tons) - </w:t>
            </w:r>
            <w:r w:rsidR="000B26B8" w:rsidRPr="000B26B8">
              <w:rPr>
                <w:lang w:val="fr-FR"/>
              </w:rPr>
              <w:t>N</w:t>
            </w:r>
            <w:r w:rsidR="000B26B8">
              <w:rPr>
                <w:lang w:val="fr-FR"/>
              </w:rPr>
              <w:t>RB</w:t>
            </w:r>
          </w:p>
        </w:tc>
        <w:tc>
          <w:tcPr>
            <w:tcW w:w="3207" w:type="dxa"/>
          </w:tcPr>
          <w:p w14:paraId="338B6186" w14:textId="07D1048D" w:rsidR="00C24D8E" w:rsidRDefault="00C24D8E" w:rsidP="00C24D8E">
            <w:pPr>
              <w:jc w:val="both"/>
            </w:pPr>
            <w:r>
              <w:t>26,082,683</w:t>
            </w:r>
          </w:p>
        </w:tc>
        <w:tc>
          <w:tcPr>
            <w:tcW w:w="3208" w:type="dxa"/>
          </w:tcPr>
          <w:p w14:paraId="05292275" w14:textId="6E132893" w:rsidR="00C24D8E" w:rsidRDefault="00C24D8E" w:rsidP="00C24D8E">
            <w:pPr>
              <w:jc w:val="both"/>
            </w:pPr>
            <w:r w:rsidRPr="00D75BB6">
              <w:t>Calculated</w:t>
            </w:r>
          </w:p>
        </w:tc>
      </w:tr>
      <w:tr w:rsidR="00C24D8E" w14:paraId="017F4B75" w14:textId="77777777" w:rsidTr="00C24D8E">
        <w:tc>
          <w:tcPr>
            <w:tcW w:w="3207" w:type="dxa"/>
          </w:tcPr>
          <w:p w14:paraId="3A3BDC88" w14:textId="57AAD57B" w:rsidR="00C24D8E" w:rsidRPr="000B26B8" w:rsidRDefault="00C24D8E" w:rsidP="00C24D8E">
            <w:pPr>
              <w:jc w:val="both"/>
              <w:rPr>
                <w:lang w:val="en-GB"/>
              </w:rPr>
            </w:pPr>
            <w:r w:rsidRPr="000B26B8">
              <w:rPr>
                <w:rFonts w:ascii="Verdana-Italic" w:hAnsi="Verdana-Italic" w:cs="Verdana-Italic"/>
                <w:i/>
                <w:iCs/>
                <w:sz w:val="20"/>
                <w:szCs w:val="20"/>
                <w:lang w:val="en-GB"/>
                <w14:cntxtAlts w14:val="0"/>
              </w:rPr>
              <w:t xml:space="preserve">f </w:t>
            </w:r>
            <w:r w:rsidRPr="000B26B8">
              <w:rPr>
                <w:rFonts w:ascii="Verdana-Italic" w:hAnsi="Verdana-Italic" w:cs="Verdana-Italic"/>
                <w:i/>
                <w:iCs/>
                <w:sz w:val="13"/>
                <w:szCs w:val="13"/>
                <w:lang w:val="en-GB"/>
                <w14:cntxtAlts w14:val="0"/>
              </w:rPr>
              <w:t xml:space="preserve">NRB </w:t>
            </w:r>
            <w:r w:rsidRPr="000B26B8">
              <w:rPr>
                <w:rFonts w:ascii="Verdana-Italic" w:hAnsi="Verdana-Italic" w:cs="Verdana-Italic"/>
                <w:i/>
                <w:iCs/>
                <w:sz w:val="20"/>
                <w:szCs w:val="20"/>
                <w:lang w:val="en-GB"/>
                <w14:cntxtAlts w14:val="0"/>
              </w:rPr>
              <w:t>= (NRB/NRB+DRB)</w:t>
            </w:r>
          </w:p>
        </w:tc>
        <w:tc>
          <w:tcPr>
            <w:tcW w:w="3207" w:type="dxa"/>
          </w:tcPr>
          <w:p w14:paraId="258814AA" w14:textId="6A9EEB71" w:rsidR="00C24D8E" w:rsidRPr="00BB3D87" w:rsidRDefault="00C24D8E" w:rsidP="00C24D8E">
            <w:pPr>
              <w:jc w:val="both"/>
              <w:rPr>
                <w:b/>
                <w:bCs/>
              </w:rPr>
            </w:pPr>
            <w:r w:rsidRPr="00BB3D87">
              <w:rPr>
                <w:b/>
                <w:bCs/>
              </w:rPr>
              <w:t>0.8249</w:t>
            </w:r>
          </w:p>
        </w:tc>
        <w:tc>
          <w:tcPr>
            <w:tcW w:w="3208" w:type="dxa"/>
          </w:tcPr>
          <w:p w14:paraId="708D8DA1" w14:textId="700894B2" w:rsidR="00C24D8E" w:rsidRDefault="00C24D8E" w:rsidP="00C24D8E">
            <w:pPr>
              <w:jc w:val="both"/>
            </w:pPr>
            <w:r w:rsidRPr="00D75BB6">
              <w:t>Calculated</w:t>
            </w:r>
          </w:p>
        </w:tc>
      </w:tr>
    </w:tbl>
    <w:p w14:paraId="6971FFE5" w14:textId="77777777" w:rsidR="000B26B8" w:rsidRDefault="000B26B8" w:rsidP="00506E62">
      <w:pPr>
        <w:pStyle w:val="Sansinterligne"/>
        <w:spacing w:line="360" w:lineRule="auto"/>
        <w:jc w:val="both"/>
        <w:rPr>
          <w:rFonts w:asciiTheme="majorHAnsi" w:eastAsia="Times New Roman" w:hAnsiTheme="majorHAnsi" w:cs="Times New Roman"/>
          <w:color w:val="515151" w:themeColor="text1"/>
          <w:szCs w:val="22"/>
          <w:lang w:val="en-GB" w:eastAsia="en-GB"/>
          <w14:cntxtAlts w14:val="0"/>
        </w:rPr>
      </w:pPr>
    </w:p>
    <w:p w14:paraId="4123561C" w14:textId="420F8BC6" w:rsidR="00506E62" w:rsidRPr="0024469F" w:rsidRDefault="00506E62" w:rsidP="00506E62">
      <w:pPr>
        <w:pStyle w:val="Sansinterligne"/>
        <w:spacing w:line="360" w:lineRule="auto"/>
        <w:jc w:val="both"/>
        <w:rPr>
          <w:rFonts w:asciiTheme="majorHAnsi" w:eastAsia="Times New Roman" w:hAnsiTheme="majorHAnsi" w:cs="Times New Roman"/>
          <w:color w:val="515151" w:themeColor="text1"/>
          <w:szCs w:val="22"/>
          <w:lang w:val="en-GB" w:eastAsia="en-GB"/>
          <w14:cntxtAlts w14:val="0"/>
        </w:rPr>
      </w:pPr>
      <w:r w:rsidRPr="0024469F">
        <w:rPr>
          <w:rFonts w:asciiTheme="majorHAnsi" w:eastAsia="Times New Roman" w:hAnsiTheme="majorHAnsi" w:cs="Times New Roman"/>
          <w:color w:val="515151" w:themeColor="text1"/>
          <w:szCs w:val="22"/>
          <w:lang w:val="en-GB" w:eastAsia="en-GB"/>
          <w14:cntxtAlts w14:val="0"/>
        </w:rPr>
        <w:t xml:space="preserve">As required in TOOL30, the figure has been compared with values available in literature, notably the report ‘The carbon footprint of traditional </w:t>
      </w:r>
      <w:proofErr w:type="spellStart"/>
      <w:r w:rsidRPr="0024469F">
        <w:rPr>
          <w:rFonts w:asciiTheme="majorHAnsi" w:eastAsia="Times New Roman" w:hAnsiTheme="majorHAnsi" w:cs="Times New Roman"/>
          <w:color w:val="515151" w:themeColor="text1"/>
          <w:szCs w:val="22"/>
          <w:lang w:val="en-GB" w:eastAsia="en-GB"/>
          <w14:cntxtAlts w14:val="0"/>
        </w:rPr>
        <w:t>woodfuels</w:t>
      </w:r>
      <w:proofErr w:type="spellEnd"/>
      <w:r w:rsidRPr="0024469F">
        <w:rPr>
          <w:rFonts w:asciiTheme="majorHAnsi" w:eastAsia="Times New Roman" w:hAnsiTheme="majorHAnsi" w:cs="Times New Roman"/>
          <w:color w:val="515151" w:themeColor="text1"/>
          <w:szCs w:val="22"/>
          <w:lang w:val="en-GB" w:eastAsia="en-GB"/>
          <w14:cntxtAlts w14:val="0"/>
        </w:rPr>
        <w:t xml:space="preserve">’ by </w:t>
      </w:r>
      <w:proofErr w:type="spellStart"/>
      <w:r w:rsidRPr="0024469F">
        <w:rPr>
          <w:rFonts w:asciiTheme="majorHAnsi" w:eastAsia="Times New Roman" w:hAnsiTheme="majorHAnsi" w:cs="Times New Roman"/>
          <w:color w:val="515151" w:themeColor="text1"/>
          <w:szCs w:val="22"/>
          <w:lang w:val="en-GB" w:eastAsia="en-GB"/>
          <w14:cntxtAlts w14:val="0"/>
        </w:rPr>
        <w:t>Bailis</w:t>
      </w:r>
      <w:proofErr w:type="spellEnd"/>
      <w:r w:rsidRPr="0024469F">
        <w:rPr>
          <w:rFonts w:asciiTheme="majorHAnsi" w:eastAsia="Times New Roman" w:hAnsiTheme="majorHAnsi" w:cs="Times New Roman"/>
          <w:color w:val="515151" w:themeColor="text1"/>
          <w:szCs w:val="22"/>
          <w:lang w:val="en-GB" w:eastAsia="en-GB"/>
          <w14:cntxtAlts w14:val="0"/>
        </w:rPr>
        <w:t xml:space="preserve">, R.; </w:t>
      </w:r>
      <w:proofErr w:type="spellStart"/>
      <w:r w:rsidRPr="0024469F">
        <w:rPr>
          <w:rFonts w:asciiTheme="majorHAnsi" w:eastAsia="Times New Roman" w:hAnsiTheme="majorHAnsi" w:cs="Times New Roman"/>
          <w:color w:val="515151" w:themeColor="text1"/>
          <w:szCs w:val="22"/>
          <w:lang w:val="en-GB" w:eastAsia="en-GB"/>
          <w14:cntxtAlts w14:val="0"/>
        </w:rPr>
        <w:t>Drigo</w:t>
      </w:r>
      <w:proofErr w:type="spellEnd"/>
      <w:r w:rsidRPr="0024469F">
        <w:rPr>
          <w:rFonts w:asciiTheme="majorHAnsi" w:eastAsia="Times New Roman" w:hAnsiTheme="majorHAnsi" w:cs="Times New Roman"/>
          <w:color w:val="515151" w:themeColor="text1"/>
          <w:szCs w:val="22"/>
          <w:lang w:val="en-GB" w:eastAsia="en-GB"/>
          <w14:cntxtAlts w14:val="0"/>
        </w:rPr>
        <w:t xml:space="preserve">, </w:t>
      </w:r>
      <w:proofErr w:type="gramStart"/>
      <w:r w:rsidRPr="0024469F">
        <w:rPr>
          <w:rFonts w:asciiTheme="majorHAnsi" w:eastAsia="Times New Roman" w:hAnsiTheme="majorHAnsi" w:cs="Times New Roman"/>
          <w:color w:val="515151" w:themeColor="text1"/>
          <w:szCs w:val="22"/>
          <w:lang w:val="en-GB" w:eastAsia="en-GB"/>
          <w14:cntxtAlts w14:val="0"/>
        </w:rPr>
        <w:t>R.;</w:t>
      </w:r>
      <w:proofErr w:type="spellStart"/>
      <w:r w:rsidRPr="0024469F">
        <w:rPr>
          <w:rFonts w:asciiTheme="majorHAnsi" w:eastAsia="Times New Roman" w:hAnsiTheme="majorHAnsi" w:cs="Times New Roman"/>
          <w:color w:val="515151" w:themeColor="text1"/>
          <w:szCs w:val="22"/>
          <w:lang w:val="en-GB" w:eastAsia="en-GB"/>
          <w14:cntxtAlts w14:val="0"/>
        </w:rPr>
        <w:t>Ghilardi</w:t>
      </w:r>
      <w:proofErr w:type="spellEnd"/>
      <w:proofErr w:type="gramEnd"/>
      <w:r w:rsidRPr="0024469F">
        <w:rPr>
          <w:rFonts w:asciiTheme="majorHAnsi" w:eastAsia="Times New Roman" w:hAnsiTheme="majorHAnsi" w:cs="Times New Roman"/>
          <w:color w:val="515151" w:themeColor="text1"/>
          <w:szCs w:val="22"/>
          <w:lang w:val="en-GB" w:eastAsia="en-GB"/>
          <w14:cntxtAlts w14:val="0"/>
        </w:rPr>
        <w:t xml:space="preserve">, A. &amp; </w:t>
      </w:r>
      <w:proofErr w:type="spellStart"/>
      <w:r w:rsidRPr="0024469F">
        <w:rPr>
          <w:rFonts w:asciiTheme="majorHAnsi" w:eastAsia="Times New Roman" w:hAnsiTheme="majorHAnsi" w:cs="Times New Roman"/>
          <w:color w:val="515151" w:themeColor="text1"/>
          <w:szCs w:val="22"/>
          <w:lang w:val="en-GB" w:eastAsia="en-GB"/>
          <w14:cntxtAlts w14:val="0"/>
        </w:rPr>
        <w:t>Masera</w:t>
      </w:r>
      <w:proofErr w:type="spellEnd"/>
      <w:r w:rsidRPr="0024469F">
        <w:rPr>
          <w:rFonts w:asciiTheme="majorHAnsi" w:eastAsia="Times New Roman" w:hAnsiTheme="majorHAnsi" w:cs="Times New Roman"/>
          <w:color w:val="515151" w:themeColor="text1"/>
          <w:szCs w:val="22"/>
          <w:lang w:val="en-GB" w:eastAsia="en-GB"/>
          <w14:cntxtAlts w14:val="0"/>
        </w:rPr>
        <w:t xml:space="preserve">, O. (2015)5 -Figure 2, the </w:t>
      </w:r>
      <w:proofErr w:type="spellStart"/>
      <w:r w:rsidRPr="0024469F">
        <w:rPr>
          <w:rFonts w:asciiTheme="majorHAnsi" w:eastAsia="Times New Roman" w:hAnsiTheme="majorHAnsi" w:cs="Times New Roman"/>
          <w:color w:val="515151" w:themeColor="text1"/>
          <w:szCs w:val="22"/>
          <w:lang w:val="en-GB" w:eastAsia="en-GB"/>
          <w14:cntxtAlts w14:val="0"/>
        </w:rPr>
        <w:t>fNRB</w:t>
      </w:r>
      <w:proofErr w:type="spellEnd"/>
      <w:r w:rsidRPr="0024469F">
        <w:rPr>
          <w:rFonts w:asciiTheme="majorHAnsi" w:eastAsia="Times New Roman" w:hAnsiTheme="majorHAnsi" w:cs="Times New Roman"/>
          <w:color w:val="515151" w:themeColor="text1"/>
          <w:szCs w:val="22"/>
          <w:lang w:val="en-GB" w:eastAsia="en-GB"/>
          <w14:cntxtAlts w14:val="0"/>
        </w:rPr>
        <w:t xml:space="preserve"> of Kenya is in the range of 61−70%. </w:t>
      </w:r>
    </w:p>
    <w:p w14:paraId="03AB5062" w14:textId="77777777" w:rsidR="00506E62" w:rsidRPr="0024469F" w:rsidRDefault="00506E62" w:rsidP="00506E62">
      <w:pPr>
        <w:pStyle w:val="Sansinterligne"/>
        <w:spacing w:line="360" w:lineRule="auto"/>
        <w:jc w:val="both"/>
        <w:rPr>
          <w:rFonts w:asciiTheme="majorHAnsi" w:eastAsia="Times New Roman" w:hAnsiTheme="majorHAnsi" w:cs="Times New Roman"/>
          <w:color w:val="515151" w:themeColor="text1"/>
          <w:szCs w:val="22"/>
          <w:lang w:val="en-GB" w:eastAsia="en-GB"/>
          <w14:cntxtAlts w14:val="0"/>
        </w:rPr>
      </w:pPr>
    </w:p>
    <w:p w14:paraId="5E377BC4" w14:textId="77777777" w:rsidR="00506E62" w:rsidRPr="0024469F" w:rsidRDefault="00506E62" w:rsidP="00506E62">
      <w:pPr>
        <w:pStyle w:val="Sansinterligne"/>
        <w:spacing w:line="360" w:lineRule="auto"/>
        <w:jc w:val="both"/>
        <w:rPr>
          <w:rFonts w:asciiTheme="majorHAnsi" w:eastAsia="Times New Roman" w:hAnsiTheme="majorHAnsi" w:cs="Times New Roman"/>
          <w:color w:val="515151" w:themeColor="text1"/>
          <w:szCs w:val="22"/>
          <w:lang w:val="en-GB" w:eastAsia="en-GB"/>
          <w14:cntxtAlts w14:val="0"/>
        </w:rPr>
      </w:pPr>
      <w:r w:rsidRPr="0024469F">
        <w:rPr>
          <w:rFonts w:asciiTheme="majorHAnsi" w:eastAsia="Times New Roman" w:hAnsiTheme="majorHAnsi" w:cs="Times New Roman"/>
          <w:color w:val="515151" w:themeColor="text1"/>
          <w:szCs w:val="22"/>
          <w:lang w:val="en-GB" w:eastAsia="en-GB"/>
          <w14:cntxtAlts w14:val="0"/>
        </w:rPr>
        <w:t xml:space="preserve">The </w:t>
      </w:r>
      <w:proofErr w:type="spellStart"/>
      <w:r w:rsidRPr="0024469F">
        <w:rPr>
          <w:rFonts w:asciiTheme="majorHAnsi" w:eastAsia="Times New Roman" w:hAnsiTheme="majorHAnsi" w:cs="Times New Roman"/>
          <w:color w:val="515151" w:themeColor="text1"/>
          <w:szCs w:val="22"/>
          <w:lang w:val="en-GB" w:eastAsia="en-GB"/>
          <w14:cntxtAlts w14:val="0"/>
        </w:rPr>
        <w:t>fNRB</w:t>
      </w:r>
      <w:proofErr w:type="spellEnd"/>
      <w:r w:rsidRPr="0024469F">
        <w:rPr>
          <w:rFonts w:asciiTheme="majorHAnsi" w:eastAsia="Times New Roman" w:hAnsiTheme="majorHAnsi" w:cs="Times New Roman"/>
          <w:color w:val="515151" w:themeColor="text1"/>
          <w:szCs w:val="22"/>
          <w:lang w:val="en-GB" w:eastAsia="en-GB"/>
          <w14:cntxtAlts w14:val="0"/>
        </w:rPr>
        <w:t xml:space="preserve"> calculated for this project is 8</w:t>
      </w:r>
      <w:r>
        <w:rPr>
          <w:rFonts w:asciiTheme="majorHAnsi" w:eastAsia="Times New Roman" w:hAnsiTheme="majorHAnsi" w:cs="Times New Roman"/>
          <w:color w:val="515151" w:themeColor="text1"/>
          <w:szCs w:val="22"/>
          <w:lang w:val="en-GB" w:eastAsia="en-GB"/>
          <w14:cntxtAlts w14:val="0"/>
        </w:rPr>
        <w:t>2.49</w:t>
      </w:r>
      <w:r w:rsidRPr="0024469F">
        <w:rPr>
          <w:rFonts w:asciiTheme="majorHAnsi" w:eastAsia="Times New Roman" w:hAnsiTheme="majorHAnsi" w:cs="Times New Roman"/>
          <w:color w:val="515151" w:themeColor="text1"/>
          <w:szCs w:val="22"/>
          <w:lang w:val="en-GB" w:eastAsia="en-GB"/>
          <w14:cntxtAlts w14:val="0"/>
        </w:rPr>
        <w:t>%, which can be attributed to:</w:t>
      </w:r>
    </w:p>
    <w:p w14:paraId="119408F0" w14:textId="77777777" w:rsidR="00506E62" w:rsidRPr="0024469F" w:rsidRDefault="00506E62" w:rsidP="00506E62">
      <w:pPr>
        <w:autoSpaceDE w:val="0"/>
        <w:autoSpaceDN w:val="0"/>
        <w:adjustRightInd w:val="0"/>
        <w:spacing w:after="0"/>
        <w:jc w:val="both"/>
        <w:rPr>
          <w:rFonts w:asciiTheme="majorHAnsi" w:eastAsia="Times New Roman" w:hAnsiTheme="majorHAnsi" w:cs="Times New Roman"/>
          <w:color w:val="515151" w:themeColor="text1"/>
          <w:szCs w:val="22"/>
          <w:lang w:val="en-GB" w:eastAsia="en-GB"/>
          <w14:cntxtAlts w14:val="0"/>
        </w:rPr>
      </w:pPr>
    </w:p>
    <w:p w14:paraId="7727A6E4" w14:textId="77777777" w:rsidR="00506E62" w:rsidRPr="0024469F" w:rsidRDefault="00506E62" w:rsidP="00506E62">
      <w:pPr>
        <w:autoSpaceDE w:val="0"/>
        <w:autoSpaceDN w:val="0"/>
        <w:adjustRightInd w:val="0"/>
        <w:spacing w:after="0"/>
        <w:jc w:val="both"/>
        <w:rPr>
          <w:rFonts w:asciiTheme="majorHAnsi" w:eastAsia="Times New Roman" w:hAnsiTheme="majorHAnsi" w:cs="Times New Roman"/>
          <w:color w:val="515151" w:themeColor="text1"/>
          <w:szCs w:val="22"/>
          <w:lang w:val="en-GB" w:eastAsia="en-GB"/>
          <w14:cntxtAlts w14:val="0"/>
        </w:rPr>
      </w:pPr>
      <w:r w:rsidRPr="0024469F">
        <w:rPr>
          <w:rFonts w:asciiTheme="majorHAnsi" w:eastAsia="Times New Roman" w:hAnsiTheme="majorHAnsi" w:cs="Times New Roman"/>
          <w:color w:val="515151" w:themeColor="text1"/>
          <w:szCs w:val="22"/>
          <w:lang w:val="en-GB" w:eastAsia="en-GB"/>
          <w14:cntxtAlts w14:val="0"/>
        </w:rPr>
        <w:t xml:space="preserve">1. The mentioned </w:t>
      </w:r>
      <w:proofErr w:type="spellStart"/>
      <w:r w:rsidRPr="0024469F">
        <w:rPr>
          <w:rFonts w:asciiTheme="majorHAnsi" w:eastAsia="Times New Roman" w:hAnsiTheme="majorHAnsi" w:cs="Times New Roman"/>
          <w:color w:val="515151" w:themeColor="text1"/>
          <w:szCs w:val="22"/>
          <w:lang w:val="en-GB" w:eastAsia="en-GB"/>
          <w14:cntxtAlts w14:val="0"/>
        </w:rPr>
        <w:t>fNRB</w:t>
      </w:r>
      <w:proofErr w:type="spellEnd"/>
      <w:r w:rsidRPr="0024469F">
        <w:rPr>
          <w:rFonts w:asciiTheme="majorHAnsi" w:eastAsia="Times New Roman" w:hAnsiTheme="majorHAnsi" w:cs="Times New Roman"/>
          <w:color w:val="515151" w:themeColor="text1"/>
          <w:szCs w:val="22"/>
          <w:lang w:val="en-GB" w:eastAsia="en-GB"/>
          <w14:cntxtAlts w14:val="0"/>
        </w:rPr>
        <w:t xml:space="preserve"> calculation does not follow the CDM Tool ‘Calculation of the fraction of non-renewable biomass’</w:t>
      </w:r>
    </w:p>
    <w:p w14:paraId="473A7283" w14:textId="77777777" w:rsidR="00506E62" w:rsidRPr="0024469F" w:rsidRDefault="00506E62" w:rsidP="00506E62">
      <w:pPr>
        <w:autoSpaceDE w:val="0"/>
        <w:autoSpaceDN w:val="0"/>
        <w:adjustRightInd w:val="0"/>
        <w:spacing w:after="0"/>
        <w:jc w:val="both"/>
        <w:rPr>
          <w:rFonts w:asciiTheme="majorHAnsi" w:eastAsia="Times New Roman" w:hAnsiTheme="majorHAnsi" w:cs="Times New Roman"/>
          <w:color w:val="515151" w:themeColor="text1"/>
          <w:szCs w:val="22"/>
          <w:lang w:val="en-GB" w:eastAsia="en-GB"/>
          <w14:cntxtAlts w14:val="0"/>
        </w:rPr>
      </w:pPr>
      <w:r w:rsidRPr="0024469F">
        <w:rPr>
          <w:rFonts w:asciiTheme="majorHAnsi" w:eastAsia="Times New Roman" w:hAnsiTheme="majorHAnsi" w:cs="Times New Roman"/>
          <w:color w:val="515151" w:themeColor="text1"/>
          <w:szCs w:val="22"/>
          <w:lang w:val="en-GB" w:eastAsia="en-GB"/>
          <w14:cntxtAlts w14:val="0"/>
        </w:rPr>
        <w:lastRenderedPageBreak/>
        <w:t xml:space="preserve">2. The fuel wood consumption data is based on the 2009 data which is very old – in line with references now accepted by Gold Standard, this reference would not be accepted due to its age. </w:t>
      </w:r>
    </w:p>
    <w:p w14:paraId="2847E4D5" w14:textId="77777777" w:rsidR="00506E62" w:rsidRPr="0024469F" w:rsidRDefault="00506E62" w:rsidP="00506E62">
      <w:pPr>
        <w:autoSpaceDE w:val="0"/>
        <w:autoSpaceDN w:val="0"/>
        <w:adjustRightInd w:val="0"/>
        <w:spacing w:after="0"/>
        <w:jc w:val="both"/>
        <w:rPr>
          <w:rFonts w:asciiTheme="majorHAnsi" w:eastAsia="Times New Roman" w:hAnsiTheme="majorHAnsi" w:cs="Times New Roman"/>
          <w:color w:val="515151" w:themeColor="text1"/>
          <w:szCs w:val="22"/>
          <w:lang w:val="en-GB" w:eastAsia="en-GB"/>
          <w14:cntxtAlts w14:val="0"/>
        </w:rPr>
      </w:pPr>
      <w:r w:rsidRPr="0024469F">
        <w:rPr>
          <w:rFonts w:asciiTheme="majorHAnsi" w:eastAsia="Times New Roman" w:hAnsiTheme="majorHAnsi" w:cs="Times New Roman"/>
          <w:color w:val="515151" w:themeColor="text1"/>
          <w:szCs w:val="22"/>
          <w:lang w:val="en-GB" w:eastAsia="en-GB"/>
          <w14:cntxtAlts w14:val="0"/>
        </w:rPr>
        <w:t>3. The model accuracy is unknown, leaving little certainty to the precision and reliability of the final figure.</w:t>
      </w:r>
    </w:p>
    <w:p w14:paraId="69227FAA" w14:textId="77777777" w:rsidR="00506E62" w:rsidRPr="0024469F" w:rsidRDefault="00506E62" w:rsidP="00506E62">
      <w:pPr>
        <w:autoSpaceDE w:val="0"/>
        <w:autoSpaceDN w:val="0"/>
        <w:adjustRightInd w:val="0"/>
        <w:spacing w:after="0"/>
        <w:jc w:val="both"/>
        <w:rPr>
          <w:rFonts w:asciiTheme="majorHAnsi" w:eastAsia="Times New Roman" w:hAnsiTheme="majorHAnsi" w:cs="Times New Roman"/>
          <w:color w:val="515151" w:themeColor="text1"/>
          <w:szCs w:val="22"/>
          <w:lang w:val="en-GB" w:eastAsia="en-GB"/>
          <w14:cntxtAlts w14:val="0"/>
        </w:rPr>
      </w:pPr>
    </w:p>
    <w:p w14:paraId="6B88971D" w14:textId="2CC55EBA" w:rsidR="00506E62" w:rsidRPr="0024469F" w:rsidRDefault="00506E62" w:rsidP="00506E62">
      <w:pPr>
        <w:autoSpaceDE w:val="0"/>
        <w:autoSpaceDN w:val="0"/>
        <w:adjustRightInd w:val="0"/>
        <w:spacing w:after="0"/>
        <w:jc w:val="both"/>
        <w:rPr>
          <w:rFonts w:asciiTheme="majorHAnsi" w:eastAsia="Times New Roman" w:hAnsiTheme="majorHAnsi" w:cs="Times New Roman"/>
          <w:color w:val="515151" w:themeColor="text1"/>
          <w:szCs w:val="22"/>
          <w:lang w:val="en-GB" w:eastAsia="en-GB"/>
          <w14:cntxtAlts w14:val="0"/>
        </w:rPr>
      </w:pPr>
      <w:r w:rsidRPr="0024469F">
        <w:rPr>
          <w:rFonts w:asciiTheme="majorHAnsi" w:eastAsia="Times New Roman" w:hAnsiTheme="majorHAnsi" w:cs="Times New Roman"/>
          <w:color w:val="515151" w:themeColor="text1"/>
          <w:szCs w:val="22"/>
          <w:lang w:val="en-GB" w:eastAsia="en-GB"/>
          <w14:cntxtAlts w14:val="0"/>
        </w:rPr>
        <w:t xml:space="preserve">Also estimated above is lower than the </w:t>
      </w:r>
      <w:proofErr w:type="spellStart"/>
      <w:r w:rsidRPr="0024469F">
        <w:rPr>
          <w:rFonts w:asciiTheme="majorHAnsi" w:eastAsia="Times New Roman" w:hAnsiTheme="majorHAnsi" w:cs="Times New Roman"/>
          <w:color w:val="515151" w:themeColor="text1"/>
          <w:szCs w:val="22"/>
          <w:lang w:val="en-GB" w:eastAsia="en-GB"/>
          <w14:cntxtAlts w14:val="0"/>
        </w:rPr>
        <w:t>fNRB</w:t>
      </w:r>
      <w:proofErr w:type="spellEnd"/>
      <w:r w:rsidRPr="0024469F">
        <w:rPr>
          <w:rFonts w:asciiTheme="majorHAnsi" w:eastAsia="Times New Roman" w:hAnsiTheme="majorHAnsi" w:cs="Times New Roman"/>
          <w:color w:val="515151" w:themeColor="text1"/>
          <w:szCs w:val="22"/>
          <w:lang w:val="en-GB" w:eastAsia="en-GB"/>
          <w14:cntxtAlts w14:val="0"/>
        </w:rPr>
        <w:t xml:space="preserve"> values approved by UNFCCC (</w:t>
      </w:r>
      <w:proofErr w:type="spellStart"/>
      <w:r w:rsidRPr="0024469F">
        <w:rPr>
          <w:rFonts w:asciiTheme="majorHAnsi" w:eastAsia="Times New Roman" w:hAnsiTheme="majorHAnsi" w:cs="Times New Roman"/>
          <w:color w:val="515151" w:themeColor="text1"/>
          <w:szCs w:val="22"/>
          <w:lang w:val="en-GB" w:eastAsia="en-GB"/>
          <w14:cntxtAlts w14:val="0"/>
        </w:rPr>
        <w:t>ie</w:t>
      </w:r>
      <w:proofErr w:type="spellEnd"/>
      <w:r w:rsidRPr="0024469F">
        <w:rPr>
          <w:rFonts w:asciiTheme="majorHAnsi" w:eastAsia="Times New Roman" w:hAnsiTheme="majorHAnsi" w:cs="Times New Roman"/>
          <w:color w:val="515151" w:themeColor="text1"/>
          <w:szCs w:val="22"/>
          <w:lang w:val="en-GB" w:eastAsia="en-GB"/>
          <w14:cntxtAlts w14:val="0"/>
        </w:rPr>
        <w:t xml:space="preserve">, 92%) which was valid until September 2017, as well as other community-based Kenyan projects validated over the last 3 years with Gold Standard: </w:t>
      </w:r>
    </w:p>
    <w:p w14:paraId="721A2520" w14:textId="77777777" w:rsidR="00506E62" w:rsidRPr="0024469F" w:rsidRDefault="00506E62" w:rsidP="00506E62">
      <w:pPr>
        <w:autoSpaceDE w:val="0"/>
        <w:autoSpaceDN w:val="0"/>
        <w:adjustRightInd w:val="0"/>
        <w:spacing w:after="0"/>
        <w:jc w:val="both"/>
        <w:rPr>
          <w:rFonts w:asciiTheme="majorHAnsi" w:eastAsia="Times New Roman" w:hAnsiTheme="majorHAnsi" w:cs="Times New Roman"/>
          <w:color w:val="515151" w:themeColor="text1"/>
          <w:szCs w:val="22"/>
          <w:lang w:val="en-GB" w:eastAsia="en-GB"/>
          <w14:cntxtAlts w14:val="0"/>
        </w:rPr>
      </w:pPr>
    </w:p>
    <w:p w14:paraId="700F248C" w14:textId="77777777" w:rsidR="00506E62" w:rsidRPr="0024469F" w:rsidRDefault="00506E62" w:rsidP="00506E62">
      <w:pPr>
        <w:pStyle w:val="Paragraphedeliste"/>
        <w:numPr>
          <w:ilvl w:val="0"/>
          <w:numId w:val="63"/>
        </w:numPr>
        <w:contextualSpacing w:val="0"/>
        <w:jc w:val="both"/>
        <w:rPr>
          <w:rFonts w:asciiTheme="majorHAnsi" w:eastAsia="Times New Roman" w:hAnsiTheme="majorHAnsi" w:cs="Times New Roman"/>
          <w:color w:val="515151" w:themeColor="text1"/>
          <w:szCs w:val="22"/>
          <w:lang w:val="en-GB" w:eastAsia="en-GB"/>
          <w14:cntxtAlts w14:val="0"/>
        </w:rPr>
      </w:pPr>
      <w:r w:rsidRPr="0024469F">
        <w:rPr>
          <w:rFonts w:asciiTheme="majorHAnsi" w:eastAsia="Times New Roman" w:hAnsiTheme="majorHAnsi" w:cs="Times New Roman"/>
          <w:color w:val="515151" w:themeColor="text1"/>
          <w:szCs w:val="22"/>
          <w:lang w:val="en-GB" w:eastAsia="en-GB"/>
          <w14:cntxtAlts w14:val="0"/>
        </w:rPr>
        <w:t xml:space="preserve">GS11188 (GS7591 VPA 45 </w:t>
      </w:r>
      <w:proofErr w:type="spellStart"/>
      <w:r w:rsidRPr="0024469F">
        <w:rPr>
          <w:rFonts w:asciiTheme="majorHAnsi" w:eastAsia="Times New Roman" w:hAnsiTheme="majorHAnsi" w:cs="Times New Roman"/>
          <w:color w:val="515151" w:themeColor="text1"/>
          <w:szCs w:val="22"/>
          <w:lang w:val="en-GB" w:eastAsia="en-GB"/>
          <w14:cntxtAlts w14:val="0"/>
        </w:rPr>
        <w:t>Murang'a</w:t>
      </w:r>
      <w:proofErr w:type="spellEnd"/>
      <w:r w:rsidRPr="0024469F">
        <w:rPr>
          <w:rFonts w:asciiTheme="majorHAnsi" w:eastAsia="Times New Roman" w:hAnsiTheme="majorHAnsi" w:cs="Times New Roman"/>
          <w:color w:val="515151" w:themeColor="text1"/>
          <w:szCs w:val="22"/>
          <w:lang w:val="en-GB" w:eastAsia="en-GB"/>
          <w14:cntxtAlts w14:val="0"/>
        </w:rPr>
        <w:t xml:space="preserve"> Improved Cookstove Project): 93%</w:t>
      </w:r>
    </w:p>
    <w:p w14:paraId="0FFA0CAB" w14:textId="77777777" w:rsidR="00506E62" w:rsidRPr="0024469F" w:rsidRDefault="00506E62" w:rsidP="00506E62">
      <w:pPr>
        <w:pStyle w:val="Paragraphedeliste"/>
        <w:numPr>
          <w:ilvl w:val="0"/>
          <w:numId w:val="63"/>
        </w:numPr>
        <w:contextualSpacing w:val="0"/>
        <w:jc w:val="both"/>
        <w:rPr>
          <w:rFonts w:asciiTheme="majorHAnsi" w:eastAsia="Times New Roman" w:hAnsiTheme="majorHAnsi" w:cs="Times New Roman"/>
          <w:color w:val="515151" w:themeColor="text1"/>
          <w:szCs w:val="22"/>
          <w:lang w:val="en-GB" w:eastAsia="en-GB"/>
          <w14:cntxtAlts w14:val="0"/>
        </w:rPr>
      </w:pPr>
      <w:r w:rsidRPr="0024469F">
        <w:rPr>
          <w:rFonts w:asciiTheme="majorHAnsi" w:eastAsia="Times New Roman" w:hAnsiTheme="majorHAnsi" w:cs="Times New Roman"/>
          <w:color w:val="515151" w:themeColor="text1"/>
          <w:szCs w:val="22"/>
          <w:lang w:val="en-GB" w:eastAsia="en-GB"/>
          <w14:cntxtAlts w14:val="0"/>
        </w:rPr>
        <w:t>GS10987 (</w:t>
      </w:r>
      <w:proofErr w:type="spellStart"/>
      <w:r w:rsidRPr="0024469F">
        <w:rPr>
          <w:rFonts w:asciiTheme="majorHAnsi" w:eastAsia="Times New Roman" w:hAnsiTheme="majorHAnsi" w:cs="Times New Roman"/>
          <w:color w:val="515151" w:themeColor="text1"/>
          <w:szCs w:val="22"/>
          <w:lang w:val="en-GB" w:eastAsia="en-GB"/>
          <w14:cntxtAlts w14:val="0"/>
        </w:rPr>
        <w:t>GivePower</w:t>
      </w:r>
      <w:proofErr w:type="spellEnd"/>
      <w:r w:rsidRPr="0024469F">
        <w:rPr>
          <w:rFonts w:asciiTheme="majorHAnsi" w:eastAsia="Times New Roman" w:hAnsiTheme="majorHAnsi" w:cs="Times New Roman"/>
          <w:color w:val="515151" w:themeColor="text1"/>
          <w:szCs w:val="22"/>
          <w:lang w:val="en-GB" w:eastAsia="en-GB"/>
          <w14:cntxtAlts w14:val="0"/>
        </w:rPr>
        <w:t xml:space="preserve"> Kenya Solar Water Farms): 92%</w:t>
      </w:r>
    </w:p>
    <w:p w14:paraId="06C4AEB4" w14:textId="77777777" w:rsidR="00506E62" w:rsidRPr="0024469F" w:rsidRDefault="00506E62" w:rsidP="00506E62">
      <w:pPr>
        <w:pStyle w:val="Paragraphedeliste"/>
        <w:numPr>
          <w:ilvl w:val="0"/>
          <w:numId w:val="63"/>
        </w:numPr>
        <w:contextualSpacing w:val="0"/>
        <w:jc w:val="both"/>
        <w:rPr>
          <w:rFonts w:asciiTheme="majorHAnsi" w:eastAsia="Times New Roman" w:hAnsiTheme="majorHAnsi" w:cs="Times New Roman"/>
          <w:color w:val="515151" w:themeColor="text1"/>
          <w:szCs w:val="22"/>
          <w:lang w:val="en-GB" w:eastAsia="en-GB"/>
          <w14:cntxtAlts w14:val="0"/>
        </w:rPr>
      </w:pPr>
      <w:r w:rsidRPr="0024469F">
        <w:rPr>
          <w:rFonts w:asciiTheme="majorHAnsi" w:eastAsia="Times New Roman" w:hAnsiTheme="majorHAnsi" w:cs="Times New Roman"/>
          <w:color w:val="515151" w:themeColor="text1"/>
          <w:szCs w:val="22"/>
          <w:lang w:val="en-GB" w:eastAsia="en-GB"/>
          <w14:cntxtAlts w14:val="0"/>
        </w:rPr>
        <w:t>GS7692 (VPA 28 Coastal Kenya Borehole Rehabilitation Project): 92%</w:t>
      </w:r>
    </w:p>
    <w:p w14:paraId="426ED3CE" w14:textId="77777777" w:rsidR="00506E62" w:rsidRPr="0024469F" w:rsidRDefault="00506E62" w:rsidP="00506E62">
      <w:pPr>
        <w:autoSpaceDE w:val="0"/>
        <w:autoSpaceDN w:val="0"/>
        <w:adjustRightInd w:val="0"/>
        <w:spacing w:after="0"/>
        <w:jc w:val="both"/>
        <w:rPr>
          <w:rFonts w:asciiTheme="majorHAnsi" w:eastAsia="Times New Roman" w:hAnsiTheme="majorHAnsi" w:cs="Times New Roman"/>
          <w:color w:val="515151" w:themeColor="text1"/>
          <w:szCs w:val="22"/>
          <w:lang w:val="en-GB" w:eastAsia="en-GB"/>
          <w14:cntxtAlts w14:val="0"/>
        </w:rPr>
      </w:pPr>
    </w:p>
    <w:p w14:paraId="30C06A51" w14:textId="12C6DFF6" w:rsidR="00506E62" w:rsidRPr="0024469F" w:rsidRDefault="00506E62" w:rsidP="00506E62">
      <w:pPr>
        <w:autoSpaceDE w:val="0"/>
        <w:autoSpaceDN w:val="0"/>
        <w:adjustRightInd w:val="0"/>
        <w:spacing w:after="0"/>
        <w:jc w:val="both"/>
        <w:rPr>
          <w:rFonts w:asciiTheme="majorHAnsi" w:eastAsia="Times New Roman" w:hAnsiTheme="majorHAnsi" w:cs="Times New Roman"/>
          <w:color w:val="515151" w:themeColor="text1"/>
          <w:szCs w:val="22"/>
          <w:lang w:val="en-GB" w:eastAsia="en-GB"/>
          <w14:cntxtAlts w14:val="0"/>
        </w:rPr>
      </w:pPr>
      <w:r w:rsidRPr="0024469F">
        <w:rPr>
          <w:rFonts w:asciiTheme="majorHAnsi" w:eastAsia="Times New Roman" w:hAnsiTheme="majorHAnsi" w:cs="Times New Roman"/>
          <w:color w:val="515151" w:themeColor="text1"/>
          <w:szCs w:val="22"/>
          <w:lang w:val="en-GB" w:eastAsia="en-GB"/>
          <w14:cntxtAlts w14:val="0"/>
        </w:rPr>
        <w:t xml:space="preserve">Finally, accordingly to the report ‘Getting the numbers right: revisiting </w:t>
      </w:r>
      <w:proofErr w:type="spellStart"/>
      <w:r w:rsidRPr="0024469F">
        <w:rPr>
          <w:rFonts w:asciiTheme="majorHAnsi" w:eastAsia="Times New Roman" w:hAnsiTheme="majorHAnsi" w:cs="Times New Roman"/>
          <w:color w:val="515151" w:themeColor="text1"/>
          <w:szCs w:val="22"/>
          <w:lang w:val="en-GB" w:eastAsia="en-GB"/>
          <w14:cntxtAlts w14:val="0"/>
        </w:rPr>
        <w:t>woodfuel</w:t>
      </w:r>
      <w:proofErr w:type="spellEnd"/>
      <w:r w:rsidRPr="0024469F">
        <w:rPr>
          <w:rFonts w:asciiTheme="majorHAnsi" w:eastAsia="Times New Roman" w:hAnsiTheme="majorHAnsi" w:cs="Times New Roman"/>
          <w:color w:val="515151" w:themeColor="text1"/>
          <w:szCs w:val="22"/>
          <w:lang w:val="en-GB" w:eastAsia="en-GB"/>
          <w14:cntxtAlts w14:val="0"/>
        </w:rPr>
        <w:t xml:space="preserve"> sustainability in the developing world’ published by Rob Bailis, Yiting Wang, Rudi Drigo, Adrian Ghilardi and Omar Masera7 (Figure 3), the </w:t>
      </w:r>
      <w:proofErr w:type="spellStart"/>
      <w:r w:rsidRPr="0024469F">
        <w:rPr>
          <w:rFonts w:asciiTheme="majorHAnsi" w:eastAsia="Times New Roman" w:hAnsiTheme="majorHAnsi" w:cs="Times New Roman"/>
          <w:color w:val="515151" w:themeColor="text1"/>
          <w:szCs w:val="22"/>
          <w:lang w:val="en-GB" w:eastAsia="en-GB"/>
          <w14:cntxtAlts w14:val="0"/>
        </w:rPr>
        <w:t>fNRB</w:t>
      </w:r>
      <w:proofErr w:type="spellEnd"/>
      <w:r w:rsidRPr="0024469F">
        <w:rPr>
          <w:rFonts w:asciiTheme="majorHAnsi" w:eastAsia="Times New Roman" w:hAnsiTheme="majorHAnsi" w:cs="Times New Roman"/>
          <w:color w:val="515151" w:themeColor="text1"/>
          <w:szCs w:val="22"/>
          <w:lang w:val="en-GB" w:eastAsia="en-GB"/>
          <w14:cntxtAlts w14:val="0"/>
        </w:rPr>
        <w:t xml:space="preserve"> of Kenya is &gt;90% which is higher than the value estimated calculated.</w:t>
      </w:r>
    </w:p>
    <w:p w14:paraId="60BB6F27" w14:textId="77777777" w:rsidR="00506E62" w:rsidRPr="0024469F" w:rsidRDefault="00506E62" w:rsidP="00506E62">
      <w:pPr>
        <w:autoSpaceDE w:val="0"/>
        <w:autoSpaceDN w:val="0"/>
        <w:adjustRightInd w:val="0"/>
        <w:spacing w:after="0"/>
        <w:jc w:val="both"/>
        <w:rPr>
          <w:rFonts w:asciiTheme="majorHAnsi" w:eastAsia="Times New Roman" w:hAnsiTheme="majorHAnsi" w:cs="Times New Roman"/>
          <w:color w:val="515151" w:themeColor="text1"/>
          <w:szCs w:val="22"/>
          <w:lang w:val="en-GB" w:eastAsia="en-GB"/>
          <w14:cntxtAlts w14:val="0"/>
        </w:rPr>
      </w:pPr>
    </w:p>
    <w:p w14:paraId="11A4212F" w14:textId="77777777" w:rsidR="00506E62" w:rsidRDefault="00506E62" w:rsidP="00506E62">
      <w:pPr>
        <w:autoSpaceDE w:val="0"/>
        <w:autoSpaceDN w:val="0"/>
        <w:adjustRightInd w:val="0"/>
        <w:spacing w:after="0"/>
        <w:jc w:val="both"/>
        <w:rPr>
          <w:rFonts w:cs="Verdana"/>
        </w:rPr>
      </w:pPr>
      <w:r>
        <w:rPr>
          <w:rFonts w:cs="Verdana"/>
        </w:rPr>
        <w:t>Therefore, this value is deemed conservative.</w:t>
      </w:r>
    </w:p>
    <w:p w14:paraId="690FB300" w14:textId="77777777" w:rsidR="00297604" w:rsidRDefault="00297604" w:rsidP="00506E62">
      <w:pPr>
        <w:autoSpaceDE w:val="0"/>
        <w:autoSpaceDN w:val="0"/>
        <w:adjustRightInd w:val="0"/>
        <w:spacing w:after="0"/>
        <w:jc w:val="both"/>
        <w:rPr>
          <w:rFonts w:cs="Verdana"/>
        </w:rPr>
      </w:pPr>
    </w:p>
    <w:p w14:paraId="7BD8639F" w14:textId="3D06083C" w:rsidR="00297604" w:rsidRDefault="00297604" w:rsidP="00506E62">
      <w:pPr>
        <w:autoSpaceDE w:val="0"/>
        <w:autoSpaceDN w:val="0"/>
        <w:adjustRightInd w:val="0"/>
        <w:spacing w:after="0"/>
        <w:jc w:val="both"/>
        <w:rPr>
          <w:rFonts w:cs="Verdana"/>
        </w:rPr>
      </w:pPr>
      <w:r>
        <w:rPr>
          <w:rFonts w:cs="Verdana"/>
        </w:rPr>
        <w:t xml:space="preserve">The </w:t>
      </w:r>
      <w:r w:rsidR="00CC15B7">
        <w:rPr>
          <w:rFonts w:cs="Verdana"/>
        </w:rPr>
        <w:t xml:space="preserve">calculation from </w:t>
      </w:r>
      <w:r w:rsidR="008B7E2C">
        <w:rPr>
          <w:rFonts w:cs="Verdana"/>
        </w:rPr>
        <w:t xml:space="preserve">Para 13 from Tool 30 assessment has been </w:t>
      </w:r>
      <w:r w:rsidR="00CC15B7">
        <w:rPr>
          <w:rFonts w:cs="Verdana"/>
        </w:rPr>
        <w:t xml:space="preserve">made to compare with the value of calculated NRB. The Para 13 compliance criteria is met. </w:t>
      </w:r>
      <w:r w:rsidR="00382503">
        <w:rPr>
          <w:rFonts w:cs="Verdana"/>
        </w:rPr>
        <w:t xml:space="preserve">Calculation has been added in the </w:t>
      </w:r>
      <w:proofErr w:type="spellStart"/>
      <w:r w:rsidR="00382503">
        <w:rPr>
          <w:rFonts w:cs="Verdana"/>
        </w:rPr>
        <w:t>fnrb</w:t>
      </w:r>
      <w:proofErr w:type="spellEnd"/>
      <w:r w:rsidR="00382503">
        <w:rPr>
          <w:rFonts w:cs="Verdana"/>
        </w:rPr>
        <w:t xml:space="preserve"> excel document in “Para 13 compliance” spreadsheet. </w:t>
      </w:r>
    </w:p>
    <w:p w14:paraId="749616A6" w14:textId="77777777" w:rsidR="00506E62" w:rsidRPr="000B26B8" w:rsidRDefault="00506E62" w:rsidP="00B9195C">
      <w:pPr>
        <w:jc w:val="both"/>
        <w:rPr>
          <w:b/>
          <w:bCs/>
        </w:rPr>
      </w:pPr>
    </w:p>
    <w:p w14:paraId="3F28D9EE" w14:textId="7AE216A6" w:rsidR="00B9195C" w:rsidRPr="00B9195C" w:rsidRDefault="00B9195C" w:rsidP="00B9195C">
      <w:pPr>
        <w:jc w:val="both"/>
        <w:rPr>
          <w:b/>
          <w:bCs/>
          <w:lang w:val="en-GB"/>
        </w:rPr>
      </w:pPr>
      <w:r w:rsidRPr="00B9195C">
        <w:rPr>
          <w:b/>
          <w:bCs/>
          <w:lang w:val="en-GB"/>
        </w:rPr>
        <w:t>Verification Sampling:</w:t>
      </w:r>
    </w:p>
    <w:p w14:paraId="1D3D557B" w14:textId="77777777" w:rsidR="00B9195C" w:rsidRDefault="00B9195C" w:rsidP="00B9195C">
      <w:pPr>
        <w:jc w:val="both"/>
        <w:rPr>
          <w:lang w:val="en-GB"/>
        </w:rPr>
      </w:pPr>
      <w:r w:rsidRPr="00B9195C">
        <w:rPr>
          <w:lang w:val="en-GB"/>
        </w:rPr>
        <w:t xml:space="preserve">VPAs which use the same technology, timeframes and monitoring periods and located in homogenous regions can apply a cross-VPA sampling approach. </w:t>
      </w:r>
    </w:p>
    <w:p w14:paraId="74F4F3B0" w14:textId="77777777" w:rsidR="00CE3894" w:rsidRPr="00B9195C" w:rsidRDefault="00CE3894" w:rsidP="00B9195C">
      <w:pPr>
        <w:jc w:val="both"/>
        <w:rPr>
          <w:lang w:val="en-GB"/>
        </w:rPr>
      </w:pPr>
    </w:p>
    <w:p w14:paraId="5505173D" w14:textId="77777777" w:rsidR="00B9195C" w:rsidRPr="00B9195C" w:rsidRDefault="00B9195C" w:rsidP="00B9195C">
      <w:pPr>
        <w:jc w:val="both"/>
        <w:rPr>
          <w:lang w:val="en-GB"/>
        </w:rPr>
      </w:pPr>
      <w:r w:rsidRPr="00B9195C">
        <w:rPr>
          <w:lang w:val="en-GB"/>
        </w:rPr>
        <w:t xml:space="preserve">In each verification period, a random sample group will be identified for monitoring. If other VPAs are in place, then a selection of households will be selected from all the VPAs together. Each verification period the sample group will change. </w:t>
      </w:r>
    </w:p>
    <w:p w14:paraId="3F596AE8" w14:textId="77777777" w:rsidR="00B9195C" w:rsidRPr="00B9195C" w:rsidRDefault="00B9195C" w:rsidP="00B9195C">
      <w:pPr>
        <w:jc w:val="both"/>
        <w:rPr>
          <w:lang w:val="en-GB"/>
        </w:rPr>
      </w:pPr>
    </w:p>
    <w:p w14:paraId="646727C3" w14:textId="77777777" w:rsidR="00B9195C" w:rsidRPr="00B9195C" w:rsidRDefault="00B9195C" w:rsidP="00B9195C">
      <w:pPr>
        <w:jc w:val="both"/>
        <w:rPr>
          <w:lang w:val="en-GB"/>
        </w:rPr>
      </w:pPr>
      <w:r w:rsidRPr="00B9195C">
        <w:rPr>
          <w:lang w:val="en-GB"/>
        </w:rPr>
        <w:lastRenderedPageBreak/>
        <w:t>The following data will be monitored each verification over the crediting period of the project.</w:t>
      </w:r>
    </w:p>
    <w:p w14:paraId="646D49BE" w14:textId="77777777" w:rsidR="00B9195C" w:rsidRPr="00B9195C" w:rsidRDefault="00B9195C" w:rsidP="00331C35">
      <w:pPr>
        <w:numPr>
          <w:ilvl w:val="0"/>
          <w:numId w:val="48"/>
        </w:numPr>
        <w:jc w:val="both"/>
        <w:rPr>
          <w:lang w:val="en-GB"/>
        </w:rPr>
      </w:pPr>
      <w:r w:rsidRPr="00B9195C">
        <w:rPr>
          <w:lang w:val="en-GB"/>
        </w:rPr>
        <w:t>Usage rate in project scenario (</w:t>
      </w:r>
      <w:proofErr w:type="spellStart"/>
      <w:proofErr w:type="gramStart"/>
      <w:r w:rsidRPr="00B9195C">
        <w:rPr>
          <w:lang w:val="en-GB"/>
        </w:rPr>
        <w:t>Up,y</w:t>
      </w:r>
      <w:proofErr w:type="spellEnd"/>
      <w:proofErr w:type="gramEnd"/>
      <w:r w:rsidRPr="00B9195C">
        <w:rPr>
          <w:lang w:val="en-GB"/>
        </w:rPr>
        <w:t xml:space="preserve">) </w:t>
      </w:r>
    </w:p>
    <w:p w14:paraId="4FB2D910" w14:textId="77777777" w:rsidR="00B9195C" w:rsidRPr="00B9195C" w:rsidRDefault="00B9195C" w:rsidP="00331C35">
      <w:pPr>
        <w:numPr>
          <w:ilvl w:val="0"/>
          <w:numId w:val="48"/>
        </w:numPr>
        <w:jc w:val="both"/>
        <w:rPr>
          <w:lang w:val="en-GB"/>
        </w:rPr>
      </w:pPr>
      <w:r w:rsidRPr="00B9195C">
        <w:rPr>
          <w:lang w:val="en-GB"/>
        </w:rPr>
        <w:t>Project technologies credited (units)</w:t>
      </w:r>
      <w:r w:rsidRPr="00B9195C" w:rsidDel="00737FC3">
        <w:rPr>
          <w:lang w:val="en-GB"/>
        </w:rPr>
        <w:t xml:space="preserve"> </w:t>
      </w:r>
      <w:r w:rsidRPr="00B9195C">
        <w:rPr>
          <w:lang w:val="en-GB"/>
        </w:rPr>
        <w:t>(</w:t>
      </w:r>
      <w:proofErr w:type="spellStart"/>
      <w:proofErr w:type="gramStart"/>
      <w:r w:rsidRPr="00B9195C">
        <w:rPr>
          <w:lang w:val="en-GB"/>
        </w:rPr>
        <w:t>Np,y</w:t>
      </w:r>
      <w:proofErr w:type="spellEnd"/>
      <w:proofErr w:type="gramEnd"/>
      <w:r w:rsidRPr="00B9195C">
        <w:rPr>
          <w:lang w:val="en-GB"/>
        </w:rPr>
        <w:t>)</w:t>
      </w:r>
    </w:p>
    <w:p w14:paraId="1B3E08E4" w14:textId="77777777" w:rsidR="00B9195C" w:rsidRPr="00B9195C" w:rsidRDefault="00B9195C" w:rsidP="00331C35">
      <w:pPr>
        <w:numPr>
          <w:ilvl w:val="0"/>
          <w:numId w:val="48"/>
        </w:numPr>
        <w:jc w:val="both"/>
        <w:rPr>
          <w:lang w:val="en-GB"/>
        </w:rPr>
      </w:pPr>
      <w:r w:rsidRPr="00B9195C">
        <w:rPr>
          <w:lang w:val="en-GB"/>
        </w:rPr>
        <w:t>SDGs parameters</w:t>
      </w:r>
    </w:p>
    <w:p w14:paraId="35E7D0A5" w14:textId="77777777" w:rsidR="00B9195C" w:rsidRPr="00B9195C" w:rsidRDefault="00B9195C" w:rsidP="00B9195C">
      <w:pPr>
        <w:jc w:val="both"/>
        <w:rPr>
          <w:lang w:val="en-GB"/>
        </w:rPr>
      </w:pPr>
    </w:p>
    <w:p w14:paraId="193C1E2A" w14:textId="77777777" w:rsidR="00B9195C" w:rsidRPr="00B9195C" w:rsidRDefault="00B9195C" w:rsidP="00B9195C">
      <w:pPr>
        <w:jc w:val="both"/>
        <w:rPr>
          <w:lang w:val="en-GB"/>
        </w:rPr>
      </w:pPr>
      <w:r w:rsidRPr="00B9195C">
        <w:rPr>
          <w:lang w:val="en-GB"/>
        </w:rPr>
        <w:t>The following data will be monitored every two years:</w:t>
      </w:r>
    </w:p>
    <w:p w14:paraId="325DEB07" w14:textId="4FC7FC89" w:rsidR="00B9195C" w:rsidRPr="00B9195C" w:rsidRDefault="00B9195C" w:rsidP="00331C35">
      <w:pPr>
        <w:numPr>
          <w:ilvl w:val="0"/>
          <w:numId w:val="47"/>
        </w:numPr>
        <w:jc w:val="both"/>
        <w:rPr>
          <w:lang w:val="en-GB" w:eastAsia="en-GB"/>
        </w:rPr>
      </w:pPr>
      <w:r w:rsidRPr="00B9195C">
        <w:rPr>
          <w:lang w:val="en-GB" w:eastAsia="en-GB"/>
        </w:rPr>
        <w:t xml:space="preserve">KPT undertaken to provide fuel consumption representation of project technologies in use </w:t>
      </w:r>
      <w:r w:rsidRPr="00B9195C">
        <w:rPr>
          <w:lang w:val="en-GB"/>
        </w:rPr>
        <w:t>(</w:t>
      </w:r>
      <w:proofErr w:type="spellStart"/>
      <w:proofErr w:type="gramStart"/>
      <w:r w:rsidRPr="00B9195C">
        <w:rPr>
          <w:lang w:val="en-GB"/>
        </w:rPr>
        <w:t>Pp,y</w:t>
      </w:r>
      <w:proofErr w:type="spellEnd"/>
      <w:proofErr w:type="gramEnd"/>
      <w:r w:rsidRPr="00B9195C">
        <w:rPr>
          <w:lang w:val="en-GB"/>
        </w:rPr>
        <w:t>)</w:t>
      </w:r>
    </w:p>
    <w:p w14:paraId="580E471B" w14:textId="77777777" w:rsidR="00B9195C" w:rsidRPr="00B9195C" w:rsidRDefault="00B9195C" w:rsidP="00331C35">
      <w:pPr>
        <w:numPr>
          <w:ilvl w:val="0"/>
          <w:numId w:val="47"/>
        </w:numPr>
        <w:jc w:val="both"/>
        <w:rPr>
          <w:lang w:val="en-GB" w:eastAsia="en-GB"/>
        </w:rPr>
      </w:pPr>
      <w:r w:rsidRPr="00B9195C">
        <w:rPr>
          <w:lang w:val="en-GB" w:eastAsia="en-GB"/>
        </w:rPr>
        <w:t>Leakage in project scenario p during year y (</w:t>
      </w:r>
      <w:proofErr w:type="spellStart"/>
      <w:proofErr w:type="gramStart"/>
      <w:r w:rsidRPr="00B9195C">
        <w:rPr>
          <w:lang w:val="en-GB" w:eastAsia="en-GB"/>
        </w:rPr>
        <w:t>LEp,y</w:t>
      </w:r>
      <w:proofErr w:type="spellEnd"/>
      <w:proofErr w:type="gramEnd"/>
      <w:r w:rsidRPr="00B9195C">
        <w:rPr>
          <w:lang w:val="en-GB" w:eastAsia="en-GB"/>
        </w:rPr>
        <w:t>)</w:t>
      </w:r>
    </w:p>
    <w:p w14:paraId="334AC485" w14:textId="77777777" w:rsidR="00677551" w:rsidRDefault="00677551" w:rsidP="00B9195C">
      <w:pPr>
        <w:jc w:val="both"/>
        <w:rPr>
          <w:lang w:val="en-GB"/>
        </w:rPr>
      </w:pPr>
    </w:p>
    <w:p w14:paraId="36CAAF4D" w14:textId="74BCFECD" w:rsidR="00B9195C" w:rsidRPr="00B9195C" w:rsidRDefault="00B9195C" w:rsidP="00B9195C">
      <w:pPr>
        <w:jc w:val="both"/>
        <w:rPr>
          <w:lang w:val="en-GB"/>
        </w:rPr>
      </w:pPr>
      <w:r w:rsidRPr="00B9195C">
        <w:rPr>
          <w:lang w:val="en-GB"/>
        </w:rPr>
        <w:t>A Random Sample Group will be selected</w:t>
      </w:r>
      <w:r w:rsidR="00677551">
        <w:rPr>
          <w:lang w:val="en-GB"/>
        </w:rPr>
        <w:t xml:space="preserve"> for project monitoring</w:t>
      </w:r>
      <w:r w:rsidRPr="00B9195C">
        <w:rPr>
          <w:lang w:val="en-GB"/>
        </w:rPr>
        <w:t xml:space="preserve">. </w:t>
      </w:r>
    </w:p>
    <w:p w14:paraId="18B3E44F" w14:textId="77777777" w:rsidR="00B9195C" w:rsidRPr="00B9195C" w:rsidRDefault="00B9195C" w:rsidP="00B9195C">
      <w:pPr>
        <w:jc w:val="both"/>
        <w:rPr>
          <w:lang w:val="en-GB"/>
        </w:rPr>
      </w:pPr>
      <w:r w:rsidRPr="00B9195C">
        <w:rPr>
          <w:lang w:val="en-GB"/>
        </w:rPr>
        <w:t>The parameters above will be monitored through a Random Sample Group (RSG). The size of the group will be sufficient to ensure the measurement of the parameters meets the requirements of the methodology. Households will be randomly selected from project database using</w:t>
      </w:r>
      <w:r w:rsidRPr="00B9195C">
        <w:rPr>
          <w:rFonts w:asciiTheme="majorHAnsi" w:hAnsiTheme="majorHAnsi"/>
          <w:szCs w:val="22"/>
          <w:lang w:val="en-GB"/>
        </w:rPr>
        <w:t xml:space="preserve"> a =RAND function in excel or using any other online or offline tool/software.</w:t>
      </w:r>
      <w:r w:rsidRPr="00B9195C">
        <w:rPr>
          <w:lang w:val="en-GB"/>
        </w:rPr>
        <w:t xml:space="preserve"> The size of the RSG will vary depending on the variance of the parameter being monitored.</w:t>
      </w:r>
    </w:p>
    <w:p w14:paraId="484A5B2D" w14:textId="77777777" w:rsidR="00B9195C" w:rsidRPr="00B9195C" w:rsidRDefault="00B9195C" w:rsidP="00B9195C">
      <w:pPr>
        <w:jc w:val="both"/>
        <w:rPr>
          <w:lang w:val="en-GB"/>
        </w:rPr>
      </w:pPr>
    </w:p>
    <w:p w14:paraId="06F9BC69" w14:textId="2BDB7C03" w:rsidR="00B9195C" w:rsidRPr="00B9195C" w:rsidRDefault="00B9195C" w:rsidP="002E4A52">
      <w:pPr>
        <w:jc w:val="both"/>
        <w:rPr>
          <w:lang w:val="en-GB"/>
        </w:rPr>
      </w:pPr>
    </w:p>
    <w:p w14:paraId="7049578C" w14:textId="77777777" w:rsidR="00B9195C" w:rsidRDefault="00B9195C" w:rsidP="00A10B8A">
      <w:pPr>
        <w:rPr>
          <w:lang w:eastAsia="en-GB"/>
        </w:rPr>
      </w:pPr>
    </w:p>
    <w:p w14:paraId="2BFF0467" w14:textId="1C387007" w:rsidR="00A10B8A" w:rsidRDefault="00A10B8A" w:rsidP="00A10B8A">
      <w:pPr>
        <w:pStyle w:val="SectionList2nd"/>
      </w:pPr>
      <w:r>
        <w:t>Other elements of monitoring plan</w:t>
      </w:r>
    </w:p>
    <w:p w14:paraId="1B4DDC94" w14:textId="7158A8B9" w:rsidR="003A6007" w:rsidRDefault="00A10B8A" w:rsidP="00A10B8A">
      <w:pPr>
        <w:rPr>
          <w:lang w:eastAsia="en-GB"/>
        </w:rPr>
      </w:pPr>
      <w:r>
        <w:rPr>
          <w:lang w:eastAsia="en-GB"/>
        </w:rPr>
        <w:t>&gt;&gt;</w:t>
      </w:r>
    </w:p>
    <w:p w14:paraId="74B89788" w14:textId="77777777" w:rsidR="00A93601" w:rsidRPr="00A93601" w:rsidRDefault="00A93601" w:rsidP="00A93601">
      <w:pPr>
        <w:jc w:val="both"/>
        <w:rPr>
          <w:lang w:val="en-GB" w:eastAsia="en-GB"/>
        </w:rPr>
      </w:pPr>
      <w:r w:rsidRPr="00A93601">
        <w:rPr>
          <w:lang w:val="en-GB" w:eastAsia="en-GB"/>
        </w:rPr>
        <w:t>N/A</w:t>
      </w:r>
    </w:p>
    <w:p w14:paraId="387B3E3C" w14:textId="77777777" w:rsidR="003A6007" w:rsidRPr="003A6007" w:rsidRDefault="003A6007" w:rsidP="00A10B8A">
      <w:pPr>
        <w:rPr>
          <w:lang w:eastAsia="en-GB"/>
        </w:rPr>
      </w:pPr>
    </w:p>
    <w:p w14:paraId="24D3BA7E" w14:textId="77777777" w:rsidR="00DA56C3" w:rsidRDefault="00DA56C3">
      <w:pPr>
        <w:spacing w:line="276" w:lineRule="auto"/>
        <w:contextualSpacing w:val="0"/>
        <w:rPr>
          <w:rFonts w:asciiTheme="majorHAnsi" w:eastAsia="Times New Roman" w:hAnsiTheme="majorHAnsi" w:cs="Arial"/>
          <w:iCs/>
          <w:color w:val="auto"/>
          <w:sz w:val="28"/>
          <w:szCs w:val="22"/>
          <w:lang w:val="en-GB" w:eastAsia="en-GB"/>
          <w14:cntxtAlts w14:val="0"/>
        </w:rPr>
      </w:pPr>
      <w:bookmarkStart w:id="451" w:name="_Ref49515970"/>
      <w:r>
        <w:br w:type="page"/>
      </w:r>
    </w:p>
    <w:p w14:paraId="529626C5" w14:textId="64781128" w:rsidR="00391F1F" w:rsidRPr="007C1D64" w:rsidRDefault="00391F1F" w:rsidP="00391F1F">
      <w:pPr>
        <w:pStyle w:val="SectionTitle"/>
      </w:pPr>
      <w:r w:rsidRPr="007C1D64">
        <w:lastRenderedPageBreak/>
        <w:t>DURATION AND CREDITING PERIOD</w:t>
      </w:r>
      <w:bookmarkEnd w:id="451"/>
    </w:p>
    <w:p w14:paraId="507B55B8" w14:textId="79F22388" w:rsidR="00391F1F" w:rsidRPr="007C1D64" w:rsidRDefault="00391F1F" w:rsidP="00391F1F">
      <w:pPr>
        <w:pStyle w:val="SectionList"/>
      </w:pPr>
      <w:r w:rsidRPr="007C1D64">
        <w:t xml:space="preserve">Duration of project </w:t>
      </w:r>
    </w:p>
    <w:p w14:paraId="26945075" w14:textId="18AE8FA4" w:rsidR="00391F1F" w:rsidRPr="007C1D64" w:rsidRDefault="00391F1F" w:rsidP="00391F1F">
      <w:pPr>
        <w:pStyle w:val="SectionList2nd"/>
        <w:rPr>
          <w:rFonts w:eastAsia="MS Mincho"/>
        </w:rPr>
      </w:pPr>
      <w:r w:rsidRPr="007C1D64">
        <w:rPr>
          <w:rFonts w:eastAsia="MS Mincho"/>
        </w:rPr>
        <w:t xml:space="preserve">Start date of </w:t>
      </w:r>
      <w:r w:rsidR="00DA56C3">
        <w:rPr>
          <w:rFonts w:eastAsia="MS Mincho"/>
        </w:rPr>
        <w:t>VPA</w:t>
      </w:r>
      <w:r w:rsidR="00DA56C3" w:rsidRPr="007C1D64">
        <w:rPr>
          <w:rFonts w:eastAsia="MS Mincho"/>
        </w:rPr>
        <w:t xml:space="preserve"> </w:t>
      </w:r>
    </w:p>
    <w:p w14:paraId="22DF5F77" w14:textId="77777777" w:rsidR="00391F1F" w:rsidRDefault="00391F1F" w:rsidP="00391F1F">
      <w:r>
        <w:t>&gt;&gt;</w:t>
      </w:r>
    </w:p>
    <w:p w14:paraId="53ABBAC2" w14:textId="27D4345E" w:rsidR="003F2F6D" w:rsidRPr="003F2F6D" w:rsidRDefault="003F2F6D" w:rsidP="003F2F6D">
      <w:pPr>
        <w:jc w:val="both"/>
        <w:rPr>
          <w:lang w:val="en-GB"/>
        </w:rPr>
      </w:pPr>
      <w:r w:rsidRPr="003F2F6D">
        <w:rPr>
          <w:lang w:val="en-GB"/>
        </w:rPr>
        <w:t>21/03/202</w:t>
      </w:r>
      <w:r w:rsidR="006F4FDD">
        <w:rPr>
          <w:lang w:val="en-GB"/>
        </w:rPr>
        <w:t>2</w:t>
      </w:r>
    </w:p>
    <w:p w14:paraId="41862E51" w14:textId="6660F6B2" w:rsidR="003F2F6D" w:rsidRDefault="003F2F6D" w:rsidP="00964B60">
      <w:pPr>
        <w:jc w:val="both"/>
      </w:pPr>
      <w:r w:rsidRPr="003F2F6D">
        <w:rPr>
          <w:lang w:val="en-GB"/>
        </w:rPr>
        <w:t>The project is a regular project.</w:t>
      </w:r>
    </w:p>
    <w:p w14:paraId="6E5E0C3A" w14:textId="7BC93BEC" w:rsidR="00391F1F" w:rsidRPr="007C1D64" w:rsidRDefault="00391F1F" w:rsidP="00391F1F">
      <w:pPr>
        <w:pStyle w:val="SectionList2nd"/>
        <w:rPr>
          <w:rFonts w:eastAsia="MS Mincho"/>
        </w:rPr>
      </w:pPr>
      <w:r w:rsidRPr="007C1D64">
        <w:rPr>
          <w:rFonts w:eastAsia="MS Mincho"/>
        </w:rPr>
        <w:t xml:space="preserve">Expected operational lifetime of </w:t>
      </w:r>
      <w:r w:rsidR="00DA56C3">
        <w:rPr>
          <w:rFonts w:eastAsia="MS Mincho"/>
        </w:rPr>
        <w:t>VPA</w:t>
      </w:r>
      <w:r w:rsidR="00DA56C3" w:rsidRPr="007C1D64">
        <w:rPr>
          <w:rFonts w:eastAsia="MS Mincho"/>
        </w:rPr>
        <w:t xml:space="preserve"> </w:t>
      </w:r>
    </w:p>
    <w:p w14:paraId="68CD91E3" w14:textId="0232DD61" w:rsidR="00F26B6C" w:rsidRPr="00F26B6C" w:rsidRDefault="00391F1F" w:rsidP="00F26B6C">
      <w:pPr>
        <w:tabs>
          <w:tab w:val="left" w:pos="7995"/>
        </w:tabs>
        <w:jc w:val="both"/>
        <w:rPr>
          <w:lang w:val="en-GB"/>
        </w:rPr>
      </w:pPr>
      <w:r>
        <w:t>&gt;&gt;</w:t>
      </w:r>
      <w:r w:rsidR="000F62DD">
        <w:t xml:space="preserve">Expected lifetime of the VPA is 15 years, with </w:t>
      </w:r>
      <w:r w:rsidR="00FB2375">
        <w:t>5-year crediting period, renewable twice</w:t>
      </w:r>
      <w:r w:rsidR="00F26B6C" w:rsidRPr="00F26B6C">
        <w:rPr>
          <w:lang w:val="en-GB"/>
        </w:rPr>
        <w:t xml:space="preserve"> </w:t>
      </w:r>
      <w:r w:rsidR="00F26B6C" w:rsidRPr="00F26B6C">
        <w:rPr>
          <w:lang w:val="en-GB"/>
        </w:rPr>
        <w:tab/>
      </w:r>
    </w:p>
    <w:p w14:paraId="29080F86" w14:textId="3162B21E" w:rsidR="00391F1F" w:rsidRDefault="00391F1F" w:rsidP="00391F1F"/>
    <w:p w14:paraId="3070EF6D" w14:textId="006134D3" w:rsidR="00391F1F" w:rsidRDefault="00391F1F" w:rsidP="00391F1F">
      <w:pPr>
        <w:pStyle w:val="SectionList"/>
      </w:pPr>
      <w:r w:rsidRPr="007C1D64">
        <w:t xml:space="preserve">Crediting </w:t>
      </w:r>
      <w:r w:rsidRPr="00391F1F">
        <w:t>period</w:t>
      </w:r>
      <w:r w:rsidRPr="007C1D64">
        <w:t xml:space="preserve"> of project </w:t>
      </w:r>
    </w:p>
    <w:p w14:paraId="779DFDF0" w14:textId="53BD5519" w:rsidR="00391F1F" w:rsidRPr="007C1D64" w:rsidRDefault="00391F1F" w:rsidP="00391F1F">
      <w:pPr>
        <w:pStyle w:val="SectionList2nd"/>
        <w:rPr>
          <w:rFonts w:eastAsia="MS Mincho"/>
        </w:rPr>
      </w:pPr>
      <w:r w:rsidRPr="007C1D64">
        <w:rPr>
          <w:rFonts w:eastAsia="MS Mincho"/>
        </w:rPr>
        <w:t>Start date of crediting period</w:t>
      </w:r>
    </w:p>
    <w:p w14:paraId="362C6212" w14:textId="77777777" w:rsidR="00BA1213" w:rsidRDefault="00391F1F" w:rsidP="00B44610">
      <w:pPr>
        <w:jc w:val="both"/>
      </w:pPr>
      <w:r>
        <w:t>&gt;&gt;</w:t>
      </w:r>
    </w:p>
    <w:p w14:paraId="0323DC1F" w14:textId="3AAF24A4" w:rsidR="00391F1F" w:rsidRDefault="00B44610" w:rsidP="001B56E6">
      <w:pPr>
        <w:jc w:val="both"/>
      </w:pPr>
      <w:r w:rsidRPr="00B44610">
        <w:rPr>
          <w:lang w:val="en-GB"/>
        </w:rPr>
        <w:t>21/03/2022.</w:t>
      </w:r>
    </w:p>
    <w:p w14:paraId="11C05586" w14:textId="217684F0" w:rsidR="00391F1F" w:rsidRPr="007C1D64" w:rsidRDefault="00391F1F" w:rsidP="00391F1F">
      <w:pPr>
        <w:pStyle w:val="SectionList2nd"/>
        <w:rPr>
          <w:rFonts w:eastAsia="MS Mincho"/>
        </w:rPr>
      </w:pPr>
      <w:r w:rsidRPr="007C1D64">
        <w:rPr>
          <w:rFonts w:eastAsia="MS Mincho"/>
        </w:rPr>
        <w:t>Total length of crediting period</w:t>
      </w:r>
    </w:p>
    <w:p w14:paraId="263B5143" w14:textId="77777777" w:rsidR="00BA1213" w:rsidRDefault="00391F1F" w:rsidP="0038346A">
      <w:pPr>
        <w:jc w:val="both"/>
        <w:rPr>
          <w:lang w:val="en-GB"/>
        </w:rPr>
      </w:pPr>
      <w:r>
        <w:t>&gt;&gt;</w:t>
      </w:r>
      <w:r w:rsidR="0038346A" w:rsidRPr="0038346A">
        <w:rPr>
          <w:lang w:val="en-GB"/>
        </w:rPr>
        <w:t xml:space="preserve"> </w:t>
      </w:r>
    </w:p>
    <w:p w14:paraId="78E22F47" w14:textId="74638DF4" w:rsidR="0038346A" w:rsidRPr="0038346A" w:rsidRDefault="0038346A" w:rsidP="0038346A">
      <w:pPr>
        <w:jc w:val="both"/>
        <w:rPr>
          <w:lang w:val="en-GB"/>
        </w:rPr>
      </w:pPr>
      <w:r w:rsidRPr="0038346A">
        <w:rPr>
          <w:lang w:val="en-GB"/>
        </w:rPr>
        <w:t xml:space="preserve">Total length of the crediting period is </w:t>
      </w:r>
      <w:r w:rsidR="000F62DD">
        <w:rPr>
          <w:lang w:val="en-GB"/>
        </w:rPr>
        <w:t>5 years, renewable twice</w:t>
      </w:r>
      <w:r w:rsidRPr="0038346A">
        <w:rPr>
          <w:lang w:val="en-GB"/>
        </w:rPr>
        <w:t>.</w:t>
      </w:r>
    </w:p>
    <w:p w14:paraId="1A9DBB5E" w14:textId="183CC04A" w:rsidR="00391F1F" w:rsidRPr="00B92357" w:rsidRDefault="00391F1F" w:rsidP="00391F1F"/>
    <w:p w14:paraId="29A94C7B" w14:textId="77777777" w:rsidR="00DA56C3" w:rsidRDefault="00DA56C3">
      <w:pPr>
        <w:spacing w:line="276" w:lineRule="auto"/>
        <w:contextualSpacing w:val="0"/>
        <w:rPr>
          <w:rFonts w:asciiTheme="majorHAnsi" w:eastAsia="Times New Roman" w:hAnsiTheme="majorHAnsi" w:cs="Arial"/>
          <w:iCs/>
          <w:color w:val="auto"/>
          <w:sz w:val="28"/>
          <w:szCs w:val="22"/>
          <w:lang w:val="en-GB" w:eastAsia="en-GB"/>
          <w14:cntxtAlts w14:val="0"/>
        </w:rPr>
      </w:pPr>
      <w:bookmarkStart w:id="452" w:name="check1"/>
      <w:bookmarkStart w:id="453" w:name="_Ref49515984"/>
      <w:bookmarkStart w:id="454" w:name="_Ref49848946"/>
      <w:bookmarkEnd w:id="452"/>
      <w:r>
        <w:br w:type="page"/>
      </w:r>
    </w:p>
    <w:p w14:paraId="02F39EEE" w14:textId="69A63E1A" w:rsidR="00391F1F" w:rsidRPr="004E3096" w:rsidRDefault="00391F1F" w:rsidP="00391F1F">
      <w:pPr>
        <w:pStyle w:val="SectionTitle"/>
      </w:pPr>
      <w:r w:rsidRPr="00CF3E1B">
        <w:lastRenderedPageBreak/>
        <w:t>SUMMARY OF SAFEGUARDING PRINCIPLES AND GENDER SENSITIVE ASSESSMENT</w:t>
      </w:r>
      <w:bookmarkEnd w:id="453"/>
      <w:r>
        <w:t xml:space="preserve"> </w:t>
      </w:r>
    </w:p>
    <w:p w14:paraId="5724BB52" w14:textId="77777777" w:rsidR="00391F1F" w:rsidRPr="0004043C" w:rsidRDefault="00391F1F" w:rsidP="00391F1F">
      <w:pPr>
        <w:pStyle w:val="SectionList"/>
      </w:pPr>
      <w:r w:rsidRPr="007C1D64">
        <w:tab/>
      </w:r>
      <w:r w:rsidRPr="004323B6">
        <w:t>Safeguarding Principles</w:t>
      </w:r>
      <w:r>
        <w:t xml:space="preserve"> that will be monitored</w:t>
      </w:r>
    </w:p>
    <w:p w14:paraId="7DB582D1" w14:textId="7E394B6B" w:rsidR="00AF6460" w:rsidRDefault="00391F1F" w:rsidP="0091625F">
      <w:r>
        <w:t>A</w:t>
      </w:r>
      <w:r w:rsidRPr="00C162D7">
        <w:t xml:space="preserve"> </w:t>
      </w:r>
      <w:r>
        <w:t>completed</w:t>
      </w:r>
      <w:r w:rsidRPr="00C162D7">
        <w:t xml:space="preserve"> Safeguarding Principles </w:t>
      </w:r>
      <w:r w:rsidRPr="006E5161">
        <w:t>Assessment is in</w:t>
      </w:r>
      <w:r w:rsidR="00A61CC2">
        <w:t xml:space="preserve"> </w:t>
      </w:r>
      <w:hyperlink w:anchor="_APPENDIX_1_–" w:history="1">
        <w:r w:rsidR="00A61CC2" w:rsidRPr="00A61CC2">
          <w:rPr>
            <w:rStyle w:val="Lienhypertexte"/>
          </w:rPr>
          <w:t>Appendix 1</w:t>
        </w:r>
      </w:hyperlink>
      <w:r w:rsidR="00A61CC2">
        <w:t xml:space="preserve">, </w:t>
      </w:r>
      <w:r w:rsidRPr="006E5161">
        <w:t xml:space="preserve">ongoing monitoring is </w:t>
      </w:r>
      <w:proofErr w:type="spellStart"/>
      <w:r w:rsidRPr="006E5161">
        <w:t>summarised</w:t>
      </w:r>
      <w:proofErr w:type="spellEnd"/>
      <w:r w:rsidRPr="006E5161">
        <w:t xml:space="preserve"> below.</w:t>
      </w:r>
    </w:p>
    <w:tbl>
      <w:tblPr>
        <w:tblStyle w:val="GSTableBoldline-heightcondensed"/>
        <w:tblW w:w="5000" w:type="pct"/>
        <w:tblLook w:val="04A0" w:firstRow="1" w:lastRow="0" w:firstColumn="1" w:lastColumn="0" w:noHBand="0" w:noVBand="1"/>
      </w:tblPr>
      <w:tblGrid>
        <w:gridCol w:w="3861"/>
        <w:gridCol w:w="5771"/>
      </w:tblGrid>
      <w:tr w:rsidR="00464AEC" w:rsidRPr="00717A50" w14:paraId="04BDD144" w14:textId="77777777" w:rsidTr="00EE63F0">
        <w:trPr>
          <w:cnfStyle w:val="100000000000" w:firstRow="1" w:lastRow="0" w:firstColumn="0" w:lastColumn="0" w:oddVBand="0" w:evenVBand="0" w:oddHBand="0" w:evenHBand="0" w:firstRowFirstColumn="0" w:firstRowLastColumn="0" w:lastRowFirstColumn="0" w:lastRowLastColumn="0"/>
          <w:trHeight w:val="315"/>
        </w:trPr>
        <w:tc>
          <w:tcPr>
            <w:tcW w:w="2273" w:type="pct"/>
          </w:tcPr>
          <w:p w14:paraId="37688F0D" w14:textId="77777777" w:rsidR="00AF6460" w:rsidRPr="00391F1F" w:rsidRDefault="00AF6460" w:rsidP="00EE63F0">
            <w:pPr>
              <w:spacing w:line="276" w:lineRule="auto"/>
              <w:jc w:val="both"/>
              <w:rPr>
                <w:color w:val="FFFFFF" w:themeColor="background1"/>
              </w:rPr>
            </w:pPr>
            <w:r w:rsidRPr="00391F1F">
              <w:rPr>
                <w:color w:val="FFFFFF" w:themeColor="background1"/>
              </w:rPr>
              <w:t>Principles</w:t>
            </w:r>
          </w:p>
        </w:tc>
        <w:tc>
          <w:tcPr>
            <w:tcW w:w="2727" w:type="pct"/>
          </w:tcPr>
          <w:p w14:paraId="4144BAC4" w14:textId="77777777" w:rsidR="00AF6460" w:rsidRPr="00391F1F" w:rsidRDefault="00AF6460" w:rsidP="00EE63F0">
            <w:pPr>
              <w:spacing w:line="276" w:lineRule="auto"/>
              <w:jc w:val="both"/>
              <w:rPr>
                <w:color w:val="FFFFFF" w:themeColor="background1"/>
              </w:rPr>
            </w:pPr>
            <w:r w:rsidRPr="00391F1F">
              <w:rPr>
                <w:color w:val="FFFFFF" w:themeColor="background1"/>
              </w:rPr>
              <w:t>Mitigation Measures added to the Monitoring Plan</w:t>
            </w:r>
          </w:p>
        </w:tc>
      </w:tr>
      <w:tr w:rsidR="00AF6460" w:rsidRPr="00717A50" w14:paraId="2451CBA6" w14:textId="77777777" w:rsidTr="00EE63F0">
        <w:trPr>
          <w:trHeight w:val="315"/>
        </w:trPr>
        <w:tc>
          <w:tcPr>
            <w:tcW w:w="2273" w:type="pct"/>
          </w:tcPr>
          <w:p w14:paraId="0111CBF0" w14:textId="77777777" w:rsidR="00AF6460" w:rsidRPr="00391F1F" w:rsidRDefault="00AF6460" w:rsidP="00EE63F0">
            <w:pPr>
              <w:spacing w:line="276" w:lineRule="auto"/>
              <w:jc w:val="both"/>
              <w:rPr>
                <w:color w:val="FFFFFF" w:themeColor="background1"/>
              </w:rPr>
            </w:pPr>
            <w:r w:rsidRPr="00152B02">
              <w:t>Principle 1. Human Rights</w:t>
            </w:r>
          </w:p>
        </w:tc>
        <w:tc>
          <w:tcPr>
            <w:tcW w:w="2727" w:type="pct"/>
          </w:tcPr>
          <w:p w14:paraId="22C96C70" w14:textId="77777777" w:rsidR="00AF6460" w:rsidRPr="00391F1F" w:rsidRDefault="00AF6460" w:rsidP="00EE63F0">
            <w:pPr>
              <w:spacing w:line="276" w:lineRule="auto"/>
              <w:jc w:val="both"/>
              <w:rPr>
                <w:color w:val="FFFFFF" w:themeColor="background1"/>
              </w:rPr>
            </w:pPr>
            <w:r w:rsidRPr="0064499C">
              <w:t>not required</w:t>
            </w:r>
          </w:p>
        </w:tc>
      </w:tr>
      <w:tr w:rsidR="00AF6460" w:rsidRPr="00717A50" w14:paraId="1EFE9779" w14:textId="77777777" w:rsidTr="00EE63F0">
        <w:trPr>
          <w:trHeight w:val="315"/>
        </w:trPr>
        <w:tc>
          <w:tcPr>
            <w:tcW w:w="2273" w:type="pct"/>
          </w:tcPr>
          <w:p w14:paraId="70FE5ECE" w14:textId="77777777" w:rsidR="00AF6460" w:rsidRPr="00391F1F" w:rsidRDefault="00AF6460" w:rsidP="00EE63F0">
            <w:pPr>
              <w:spacing w:line="276" w:lineRule="auto"/>
              <w:jc w:val="both"/>
              <w:rPr>
                <w:color w:val="FFFFFF" w:themeColor="background1"/>
              </w:rPr>
            </w:pPr>
            <w:r w:rsidRPr="00152B02">
              <w:t>Principle 2.  Gender Equality</w:t>
            </w:r>
          </w:p>
        </w:tc>
        <w:tc>
          <w:tcPr>
            <w:tcW w:w="2727" w:type="pct"/>
          </w:tcPr>
          <w:p w14:paraId="6987EF92" w14:textId="77777777" w:rsidR="00AF6460" w:rsidRPr="00391F1F" w:rsidRDefault="00AF6460" w:rsidP="00EE63F0">
            <w:pPr>
              <w:spacing w:line="276" w:lineRule="auto"/>
              <w:jc w:val="both"/>
              <w:rPr>
                <w:color w:val="FFFFFF" w:themeColor="background1"/>
              </w:rPr>
            </w:pPr>
            <w:r w:rsidRPr="0064499C">
              <w:t>not required</w:t>
            </w:r>
          </w:p>
        </w:tc>
      </w:tr>
      <w:tr w:rsidR="00AF6460" w:rsidRPr="00717A50" w14:paraId="7298E2F2" w14:textId="77777777" w:rsidTr="00EE63F0">
        <w:trPr>
          <w:trHeight w:val="315"/>
        </w:trPr>
        <w:tc>
          <w:tcPr>
            <w:tcW w:w="2273" w:type="pct"/>
          </w:tcPr>
          <w:p w14:paraId="2805B1DC" w14:textId="77777777" w:rsidR="00AF6460" w:rsidRPr="00391F1F" w:rsidRDefault="00AF6460" w:rsidP="00EE63F0">
            <w:pPr>
              <w:spacing w:line="276" w:lineRule="auto"/>
              <w:jc w:val="both"/>
              <w:rPr>
                <w:color w:val="FFFFFF" w:themeColor="background1"/>
              </w:rPr>
            </w:pPr>
            <w:r w:rsidRPr="00152B02">
              <w:t>Principle 3. Community Health, Safety and Working Conditions</w:t>
            </w:r>
          </w:p>
        </w:tc>
        <w:tc>
          <w:tcPr>
            <w:tcW w:w="2727" w:type="pct"/>
          </w:tcPr>
          <w:p w14:paraId="7D850189" w14:textId="77777777" w:rsidR="00AF6460" w:rsidRPr="00391F1F" w:rsidRDefault="00AF6460" w:rsidP="00EE63F0">
            <w:pPr>
              <w:spacing w:line="276" w:lineRule="auto"/>
              <w:jc w:val="both"/>
              <w:rPr>
                <w:color w:val="FFFFFF" w:themeColor="background1"/>
              </w:rPr>
            </w:pPr>
            <w:r w:rsidRPr="0064499C">
              <w:t>not required</w:t>
            </w:r>
          </w:p>
        </w:tc>
      </w:tr>
      <w:tr w:rsidR="00AF6460" w:rsidRPr="00717A50" w14:paraId="123DA6F0" w14:textId="77777777" w:rsidTr="00EE63F0">
        <w:trPr>
          <w:trHeight w:val="315"/>
        </w:trPr>
        <w:tc>
          <w:tcPr>
            <w:tcW w:w="2273" w:type="pct"/>
          </w:tcPr>
          <w:p w14:paraId="6E47599E" w14:textId="77777777" w:rsidR="00AF6460" w:rsidRPr="00391F1F" w:rsidRDefault="00AF6460" w:rsidP="00EE63F0">
            <w:pPr>
              <w:spacing w:line="276" w:lineRule="auto"/>
              <w:jc w:val="both"/>
              <w:rPr>
                <w:color w:val="FFFFFF" w:themeColor="background1"/>
              </w:rPr>
            </w:pPr>
            <w:r w:rsidRPr="00152B02">
              <w:t>Principle 4.1 Sites of Cultural and Historical Heritage</w:t>
            </w:r>
          </w:p>
        </w:tc>
        <w:tc>
          <w:tcPr>
            <w:tcW w:w="2727" w:type="pct"/>
          </w:tcPr>
          <w:p w14:paraId="4245FE68" w14:textId="77777777" w:rsidR="00AF6460" w:rsidRPr="00391F1F" w:rsidRDefault="00AF6460" w:rsidP="00EE63F0">
            <w:pPr>
              <w:spacing w:line="276" w:lineRule="auto"/>
              <w:jc w:val="both"/>
              <w:rPr>
                <w:color w:val="FFFFFF" w:themeColor="background1"/>
              </w:rPr>
            </w:pPr>
            <w:r w:rsidRPr="0064499C">
              <w:t>not required</w:t>
            </w:r>
          </w:p>
        </w:tc>
      </w:tr>
      <w:tr w:rsidR="00AF6460" w:rsidRPr="00717A50" w14:paraId="06E597F8" w14:textId="77777777" w:rsidTr="00EE63F0">
        <w:trPr>
          <w:trHeight w:val="315"/>
        </w:trPr>
        <w:tc>
          <w:tcPr>
            <w:tcW w:w="2273" w:type="pct"/>
          </w:tcPr>
          <w:p w14:paraId="6239FFC8" w14:textId="77777777" w:rsidR="00AF6460" w:rsidRPr="00391F1F" w:rsidRDefault="00AF6460" w:rsidP="00EE63F0">
            <w:pPr>
              <w:spacing w:line="276" w:lineRule="auto"/>
              <w:jc w:val="both"/>
              <w:rPr>
                <w:color w:val="FFFFFF" w:themeColor="background1"/>
              </w:rPr>
            </w:pPr>
            <w:r w:rsidRPr="00152B02">
              <w:t>Principle 4.2 Forced Eviction and Displacement</w:t>
            </w:r>
          </w:p>
        </w:tc>
        <w:tc>
          <w:tcPr>
            <w:tcW w:w="2727" w:type="pct"/>
          </w:tcPr>
          <w:p w14:paraId="66167724" w14:textId="77777777" w:rsidR="00AF6460" w:rsidRPr="00391F1F" w:rsidRDefault="00AF6460" w:rsidP="00EE63F0">
            <w:pPr>
              <w:spacing w:line="276" w:lineRule="auto"/>
              <w:jc w:val="both"/>
              <w:rPr>
                <w:color w:val="FFFFFF" w:themeColor="background1"/>
              </w:rPr>
            </w:pPr>
            <w:r w:rsidRPr="001056FA">
              <w:t>not required</w:t>
            </w:r>
          </w:p>
        </w:tc>
      </w:tr>
      <w:tr w:rsidR="00AF6460" w:rsidRPr="00717A50" w14:paraId="6B22D67F" w14:textId="77777777" w:rsidTr="00EE63F0">
        <w:trPr>
          <w:trHeight w:val="315"/>
        </w:trPr>
        <w:tc>
          <w:tcPr>
            <w:tcW w:w="2273" w:type="pct"/>
          </w:tcPr>
          <w:p w14:paraId="3103AA2F" w14:textId="77777777" w:rsidR="00AF6460" w:rsidRPr="00391F1F" w:rsidRDefault="00AF6460" w:rsidP="00EE63F0">
            <w:pPr>
              <w:spacing w:line="276" w:lineRule="auto"/>
              <w:jc w:val="both"/>
              <w:rPr>
                <w:color w:val="FFFFFF" w:themeColor="background1"/>
              </w:rPr>
            </w:pPr>
            <w:r w:rsidRPr="00152B02">
              <w:t>Principle 4.3 Land Tenure and Other Rights</w:t>
            </w:r>
          </w:p>
        </w:tc>
        <w:tc>
          <w:tcPr>
            <w:tcW w:w="2727" w:type="pct"/>
          </w:tcPr>
          <w:p w14:paraId="74A4A38A" w14:textId="77777777" w:rsidR="00AF6460" w:rsidRPr="00391F1F" w:rsidRDefault="00AF6460" w:rsidP="00EE63F0">
            <w:pPr>
              <w:spacing w:line="276" w:lineRule="auto"/>
              <w:jc w:val="both"/>
              <w:rPr>
                <w:color w:val="FFFFFF" w:themeColor="background1"/>
              </w:rPr>
            </w:pPr>
            <w:r w:rsidRPr="001056FA">
              <w:t>not required</w:t>
            </w:r>
          </w:p>
        </w:tc>
      </w:tr>
      <w:tr w:rsidR="00AF6460" w:rsidRPr="00717A50" w14:paraId="202C27E5" w14:textId="77777777" w:rsidTr="00EE63F0">
        <w:trPr>
          <w:trHeight w:val="315"/>
        </w:trPr>
        <w:tc>
          <w:tcPr>
            <w:tcW w:w="2273" w:type="pct"/>
          </w:tcPr>
          <w:p w14:paraId="328BBF99" w14:textId="77777777" w:rsidR="00AF6460" w:rsidRPr="00391F1F" w:rsidRDefault="00AF6460" w:rsidP="00EE63F0">
            <w:pPr>
              <w:spacing w:line="276" w:lineRule="auto"/>
              <w:jc w:val="both"/>
              <w:rPr>
                <w:color w:val="FFFFFF" w:themeColor="background1"/>
              </w:rPr>
            </w:pPr>
            <w:r w:rsidRPr="00152B02">
              <w:t>Principle 5. Corruption</w:t>
            </w:r>
          </w:p>
        </w:tc>
        <w:tc>
          <w:tcPr>
            <w:tcW w:w="2727" w:type="pct"/>
          </w:tcPr>
          <w:p w14:paraId="364214FE" w14:textId="77777777" w:rsidR="00AF6460" w:rsidRPr="00391F1F" w:rsidRDefault="00AF6460" w:rsidP="00EE63F0">
            <w:pPr>
              <w:spacing w:line="276" w:lineRule="auto"/>
              <w:jc w:val="both"/>
              <w:rPr>
                <w:color w:val="FFFFFF" w:themeColor="background1"/>
              </w:rPr>
            </w:pPr>
            <w:r w:rsidRPr="001056FA">
              <w:t>not required</w:t>
            </w:r>
          </w:p>
        </w:tc>
      </w:tr>
      <w:tr w:rsidR="00AF6460" w:rsidRPr="00717A50" w14:paraId="4739C956" w14:textId="77777777" w:rsidTr="00EE63F0">
        <w:trPr>
          <w:trHeight w:val="315"/>
        </w:trPr>
        <w:tc>
          <w:tcPr>
            <w:tcW w:w="2273" w:type="pct"/>
          </w:tcPr>
          <w:p w14:paraId="59034AF1" w14:textId="77777777" w:rsidR="00AF6460" w:rsidRPr="00391F1F" w:rsidRDefault="00AF6460" w:rsidP="00EE63F0">
            <w:pPr>
              <w:spacing w:line="276" w:lineRule="auto"/>
              <w:jc w:val="both"/>
              <w:rPr>
                <w:color w:val="FFFFFF" w:themeColor="background1"/>
              </w:rPr>
            </w:pPr>
            <w:r w:rsidRPr="00152B02">
              <w:t xml:space="preserve">Principle 6.1 </w:t>
            </w:r>
            <w:proofErr w:type="spellStart"/>
            <w:r w:rsidRPr="00152B02">
              <w:t>Labour</w:t>
            </w:r>
            <w:proofErr w:type="spellEnd"/>
            <w:r w:rsidRPr="00152B02">
              <w:t xml:space="preserve"> Rights</w:t>
            </w:r>
          </w:p>
        </w:tc>
        <w:tc>
          <w:tcPr>
            <w:tcW w:w="2727" w:type="pct"/>
          </w:tcPr>
          <w:p w14:paraId="6E5ED5B7" w14:textId="77777777" w:rsidR="00AF6460" w:rsidRPr="00391F1F" w:rsidRDefault="00AF6460" w:rsidP="00EE63F0">
            <w:pPr>
              <w:spacing w:line="276" w:lineRule="auto"/>
              <w:jc w:val="both"/>
              <w:rPr>
                <w:color w:val="FFFFFF" w:themeColor="background1"/>
              </w:rPr>
            </w:pPr>
            <w:r w:rsidRPr="001056FA">
              <w:t>not required</w:t>
            </w:r>
          </w:p>
        </w:tc>
      </w:tr>
      <w:tr w:rsidR="00AF6460" w:rsidRPr="00717A50" w14:paraId="4D383626" w14:textId="77777777" w:rsidTr="00EE63F0">
        <w:trPr>
          <w:trHeight w:val="315"/>
        </w:trPr>
        <w:tc>
          <w:tcPr>
            <w:tcW w:w="2273" w:type="pct"/>
          </w:tcPr>
          <w:p w14:paraId="0EEDCBD3" w14:textId="77777777" w:rsidR="00AF6460" w:rsidRPr="00391F1F" w:rsidRDefault="00AF6460" w:rsidP="00EE63F0">
            <w:pPr>
              <w:spacing w:line="276" w:lineRule="auto"/>
              <w:jc w:val="both"/>
              <w:rPr>
                <w:color w:val="FFFFFF" w:themeColor="background1"/>
              </w:rPr>
            </w:pPr>
            <w:r w:rsidRPr="00152B02">
              <w:t>Principle 6.2 Negative Economic Consequences</w:t>
            </w:r>
          </w:p>
        </w:tc>
        <w:tc>
          <w:tcPr>
            <w:tcW w:w="2727" w:type="pct"/>
          </w:tcPr>
          <w:p w14:paraId="53B1207D" w14:textId="77777777" w:rsidR="00AF6460" w:rsidRPr="00391F1F" w:rsidRDefault="00AF6460" w:rsidP="00EE63F0">
            <w:pPr>
              <w:spacing w:line="276" w:lineRule="auto"/>
              <w:jc w:val="both"/>
              <w:rPr>
                <w:color w:val="FFFFFF" w:themeColor="background1"/>
              </w:rPr>
            </w:pPr>
            <w:r w:rsidRPr="001056FA">
              <w:t>not required</w:t>
            </w:r>
          </w:p>
        </w:tc>
      </w:tr>
      <w:tr w:rsidR="00AF6460" w:rsidRPr="00717A50" w14:paraId="4D340849" w14:textId="77777777" w:rsidTr="00EE63F0">
        <w:trPr>
          <w:trHeight w:val="315"/>
        </w:trPr>
        <w:tc>
          <w:tcPr>
            <w:tcW w:w="2273" w:type="pct"/>
          </w:tcPr>
          <w:p w14:paraId="00822860" w14:textId="77777777" w:rsidR="00AF6460" w:rsidRPr="00391F1F" w:rsidRDefault="00AF6460" w:rsidP="00EE63F0">
            <w:pPr>
              <w:spacing w:line="276" w:lineRule="auto"/>
              <w:jc w:val="both"/>
              <w:rPr>
                <w:color w:val="FFFFFF" w:themeColor="background1"/>
              </w:rPr>
            </w:pPr>
            <w:r w:rsidRPr="00152B02">
              <w:t>Principle 7.1   Emissions</w:t>
            </w:r>
          </w:p>
        </w:tc>
        <w:tc>
          <w:tcPr>
            <w:tcW w:w="2727" w:type="pct"/>
          </w:tcPr>
          <w:p w14:paraId="1C5392D0" w14:textId="77777777" w:rsidR="00AF6460" w:rsidRPr="00391F1F" w:rsidRDefault="00AF6460" w:rsidP="00EE63F0">
            <w:pPr>
              <w:spacing w:line="276" w:lineRule="auto"/>
              <w:jc w:val="both"/>
              <w:rPr>
                <w:color w:val="FFFFFF" w:themeColor="background1"/>
              </w:rPr>
            </w:pPr>
            <w:r w:rsidRPr="001056FA">
              <w:t>not required</w:t>
            </w:r>
          </w:p>
        </w:tc>
      </w:tr>
      <w:tr w:rsidR="00AF6460" w:rsidRPr="00717A50" w14:paraId="70072B80" w14:textId="77777777" w:rsidTr="00EE63F0">
        <w:trPr>
          <w:trHeight w:val="315"/>
        </w:trPr>
        <w:tc>
          <w:tcPr>
            <w:tcW w:w="2273" w:type="pct"/>
          </w:tcPr>
          <w:p w14:paraId="602EABE0" w14:textId="77777777" w:rsidR="00AF6460" w:rsidRPr="00391F1F" w:rsidRDefault="00AF6460" w:rsidP="00EE63F0">
            <w:pPr>
              <w:spacing w:line="276" w:lineRule="auto"/>
              <w:jc w:val="both"/>
              <w:rPr>
                <w:color w:val="FFFFFF" w:themeColor="background1"/>
              </w:rPr>
            </w:pPr>
            <w:r w:rsidRPr="00152B02">
              <w:t>Principle 7.2 Energy Supply</w:t>
            </w:r>
          </w:p>
        </w:tc>
        <w:tc>
          <w:tcPr>
            <w:tcW w:w="2727" w:type="pct"/>
          </w:tcPr>
          <w:p w14:paraId="7984A051" w14:textId="77777777" w:rsidR="00AF6460" w:rsidRPr="00391F1F" w:rsidRDefault="00AF6460" w:rsidP="00EE63F0">
            <w:pPr>
              <w:spacing w:line="276" w:lineRule="auto"/>
              <w:jc w:val="both"/>
              <w:rPr>
                <w:color w:val="FFFFFF" w:themeColor="background1"/>
              </w:rPr>
            </w:pPr>
            <w:r w:rsidRPr="001056FA">
              <w:t>not required</w:t>
            </w:r>
          </w:p>
        </w:tc>
      </w:tr>
      <w:tr w:rsidR="00AF6460" w:rsidRPr="00717A50" w14:paraId="4526BE37" w14:textId="77777777" w:rsidTr="00EE63F0">
        <w:trPr>
          <w:trHeight w:val="315"/>
        </w:trPr>
        <w:tc>
          <w:tcPr>
            <w:tcW w:w="2273" w:type="pct"/>
          </w:tcPr>
          <w:p w14:paraId="5E1CB2E0" w14:textId="77777777" w:rsidR="00AF6460" w:rsidRPr="00391F1F" w:rsidRDefault="00AF6460" w:rsidP="00EE63F0">
            <w:pPr>
              <w:spacing w:line="276" w:lineRule="auto"/>
              <w:jc w:val="both"/>
              <w:rPr>
                <w:color w:val="FFFFFF" w:themeColor="background1"/>
              </w:rPr>
            </w:pPr>
            <w:r w:rsidRPr="00152B02">
              <w:t>Principle 8.1 Impact on Natural Water Patterns/Flows</w:t>
            </w:r>
          </w:p>
        </w:tc>
        <w:tc>
          <w:tcPr>
            <w:tcW w:w="2727" w:type="pct"/>
          </w:tcPr>
          <w:p w14:paraId="0E073270" w14:textId="77777777" w:rsidR="00AF6460" w:rsidRPr="00391F1F" w:rsidRDefault="00AF6460" w:rsidP="00EE63F0">
            <w:pPr>
              <w:spacing w:line="276" w:lineRule="auto"/>
              <w:jc w:val="both"/>
              <w:rPr>
                <w:color w:val="FFFFFF" w:themeColor="background1"/>
              </w:rPr>
            </w:pPr>
            <w:r w:rsidRPr="001056FA">
              <w:t>not required</w:t>
            </w:r>
          </w:p>
        </w:tc>
      </w:tr>
      <w:tr w:rsidR="00AF6460" w:rsidRPr="00717A50" w14:paraId="710DDBA8" w14:textId="77777777" w:rsidTr="00EE63F0">
        <w:trPr>
          <w:trHeight w:val="315"/>
        </w:trPr>
        <w:tc>
          <w:tcPr>
            <w:tcW w:w="2273" w:type="pct"/>
          </w:tcPr>
          <w:p w14:paraId="7A5C216A" w14:textId="77777777" w:rsidR="00AF6460" w:rsidRPr="00391F1F" w:rsidRDefault="00AF6460" w:rsidP="00EE63F0">
            <w:pPr>
              <w:spacing w:line="276" w:lineRule="auto"/>
              <w:jc w:val="both"/>
              <w:rPr>
                <w:color w:val="FFFFFF" w:themeColor="background1"/>
              </w:rPr>
            </w:pPr>
            <w:r w:rsidRPr="00152B02">
              <w:t>Principle 8.2 Erosion and/or Water Body Instability</w:t>
            </w:r>
          </w:p>
        </w:tc>
        <w:tc>
          <w:tcPr>
            <w:tcW w:w="2727" w:type="pct"/>
          </w:tcPr>
          <w:p w14:paraId="3B7ACCC1" w14:textId="77777777" w:rsidR="00AF6460" w:rsidRPr="00391F1F" w:rsidRDefault="00AF6460" w:rsidP="00EE63F0">
            <w:pPr>
              <w:spacing w:line="276" w:lineRule="auto"/>
              <w:jc w:val="both"/>
              <w:rPr>
                <w:color w:val="FFFFFF" w:themeColor="background1"/>
              </w:rPr>
            </w:pPr>
            <w:r w:rsidRPr="001056FA">
              <w:t>not required</w:t>
            </w:r>
          </w:p>
        </w:tc>
      </w:tr>
      <w:tr w:rsidR="00AF6460" w:rsidRPr="00717A50" w14:paraId="7B10B412" w14:textId="77777777" w:rsidTr="00EE63F0">
        <w:trPr>
          <w:trHeight w:val="315"/>
        </w:trPr>
        <w:tc>
          <w:tcPr>
            <w:tcW w:w="2273" w:type="pct"/>
          </w:tcPr>
          <w:p w14:paraId="3BB0AA2D" w14:textId="77777777" w:rsidR="00AF6460" w:rsidRPr="00391F1F" w:rsidRDefault="00AF6460" w:rsidP="00EE63F0">
            <w:pPr>
              <w:spacing w:line="276" w:lineRule="auto"/>
              <w:jc w:val="both"/>
              <w:rPr>
                <w:color w:val="FFFFFF" w:themeColor="background1"/>
              </w:rPr>
            </w:pPr>
            <w:r w:rsidRPr="00152B02">
              <w:t>Principle 9.1 Landscape Modification and Soil</w:t>
            </w:r>
          </w:p>
        </w:tc>
        <w:tc>
          <w:tcPr>
            <w:tcW w:w="2727" w:type="pct"/>
          </w:tcPr>
          <w:p w14:paraId="037D5ACA" w14:textId="77777777" w:rsidR="00AF6460" w:rsidRPr="00391F1F" w:rsidRDefault="00AF6460" w:rsidP="00EE63F0">
            <w:pPr>
              <w:spacing w:line="276" w:lineRule="auto"/>
              <w:jc w:val="both"/>
              <w:rPr>
                <w:color w:val="FFFFFF" w:themeColor="background1"/>
              </w:rPr>
            </w:pPr>
            <w:r w:rsidRPr="001056FA">
              <w:t>not required</w:t>
            </w:r>
          </w:p>
        </w:tc>
      </w:tr>
      <w:tr w:rsidR="00AF6460" w:rsidRPr="00717A50" w14:paraId="7BFDDAB4" w14:textId="77777777" w:rsidTr="00EE63F0">
        <w:trPr>
          <w:trHeight w:val="315"/>
        </w:trPr>
        <w:tc>
          <w:tcPr>
            <w:tcW w:w="2273" w:type="pct"/>
          </w:tcPr>
          <w:p w14:paraId="4AD91BB0" w14:textId="77777777" w:rsidR="00AF6460" w:rsidRPr="00391F1F" w:rsidRDefault="00AF6460" w:rsidP="00EE63F0">
            <w:pPr>
              <w:spacing w:line="276" w:lineRule="auto"/>
              <w:jc w:val="both"/>
              <w:rPr>
                <w:color w:val="FFFFFF" w:themeColor="background1"/>
              </w:rPr>
            </w:pPr>
            <w:r w:rsidRPr="00152B02">
              <w:t>Principle 9.2 Vulnerability to Natural Disaster</w:t>
            </w:r>
          </w:p>
        </w:tc>
        <w:tc>
          <w:tcPr>
            <w:tcW w:w="2727" w:type="pct"/>
          </w:tcPr>
          <w:p w14:paraId="0608003D" w14:textId="77777777" w:rsidR="00AF6460" w:rsidRPr="00391F1F" w:rsidRDefault="00AF6460" w:rsidP="00EE63F0">
            <w:pPr>
              <w:spacing w:line="276" w:lineRule="auto"/>
              <w:jc w:val="both"/>
              <w:rPr>
                <w:color w:val="FFFFFF" w:themeColor="background1"/>
              </w:rPr>
            </w:pPr>
            <w:r w:rsidRPr="001056FA">
              <w:t>not required</w:t>
            </w:r>
          </w:p>
        </w:tc>
      </w:tr>
      <w:tr w:rsidR="00AF6460" w:rsidRPr="00717A50" w14:paraId="792E81F7" w14:textId="77777777" w:rsidTr="00EE63F0">
        <w:trPr>
          <w:trHeight w:val="315"/>
        </w:trPr>
        <w:tc>
          <w:tcPr>
            <w:tcW w:w="2273" w:type="pct"/>
          </w:tcPr>
          <w:p w14:paraId="54BC3495" w14:textId="77777777" w:rsidR="00AF6460" w:rsidRPr="00391F1F" w:rsidRDefault="00AF6460" w:rsidP="00EE63F0">
            <w:pPr>
              <w:spacing w:line="276" w:lineRule="auto"/>
              <w:jc w:val="both"/>
              <w:rPr>
                <w:color w:val="FFFFFF" w:themeColor="background1"/>
              </w:rPr>
            </w:pPr>
            <w:r w:rsidRPr="00152B02">
              <w:t>Principle 9.3 Genetic Resources</w:t>
            </w:r>
          </w:p>
        </w:tc>
        <w:tc>
          <w:tcPr>
            <w:tcW w:w="2727" w:type="pct"/>
          </w:tcPr>
          <w:p w14:paraId="533A2872" w14:textId="77777777" w:rsidR="00AF6460" w:rsidRPr="00391F1F" w:rsidRDefault="00AF6460" w:rsidP="00EE63F0">
            <w:pPr>
              <w:spacing w:line="276" w:lineRule="auto"/>
              <w:jc w:val="both"/>
              <w:rPr>
                <w:color w:val="FFFFFF" w:themeColor="background1"/>
              </w:rPr>
            </w:pPr>
            <w:r w:rsidRPr="00C41D8E">
              <w:t>not required</w:t>
            </w:r>
          </w:p>
        </w:tc>
      </w:tr>
      <w:tr w:rsidR="00AF6460" w:rsidRPr="00717A50" w14:paraId="2F7704BD" w14:textId="77777777" w:rsidTr="00EE63F0">
        <w:trPr>
          <w:trHeight w:val="315"/>
        </w:trPr>
        <w:tc>
          <w:tcPr>
            <w:tcW w:w="2273" w:type="pct"/>
          </w:tcPr>
          <w:p w14:paraId="083CD7CC" w14:textId="77777777" w:rsidR="00AF6460" w:rsidRPr="00391F1F" w:rsidRDefault="00AF6460" w:rsidP="00EE63F0">
            <w:pPr>
              <w:spacing w:line="276" w:lineRule="auto"/>
              <w:jc w:val="both"/>
              <w:rPr>
                <w:color w:val="FFFFFF" w:themeColor="background1"/>
              </w:rPr>
            </w:pPr>
            <w:r w:rsidRPr="00152B02">
              <w:t>Principle 9.4 Release of pollutants</w:t>
            </w:r>
          </w:p>
        </w:tc>
        <w:tc>
          <w:tcPr>
            <w:tcW w:w="2727" w:type="pct"/>
          </w:tcPr>
          <w:p w14:paraId="212F525A" w14:textId="77777777" w:rsidR="00AF6460" w:rsidRPr="00391F1F" w:rsidRDefault="00AF6460" w:rsidP="00EE63F0">
            <w:pPr>
              <w:spacing w:line="276" w:lineRule="auto"/>
              <w:jc w:val="both"/>
              <w:rPr>
                <w:color w:val="FFFFFF" w:themeColor="background1"/>
              </w:rPr>
            </w:pPr>
            <w:r w:rsidRPr="00C41D8E">
              <w:t>not required</w:t>
            </w:r>
          </w:p>
        </w:tc>
      </w:tr>
      <w:tr w:rsidR="00AF6460" w:rsidRPr="00717A50" w14:paraId="4474B98C" w14:textId="77777777" w:rsidTr="00EE63F0">
        <w:trPr>
          <w:trHeight w:val="315"/>
        </w:trPr>
        <w:tc>
          <w:tcPr>
            <w:tcW w:w="2273" w:type="pct"/>
            <w:hideMark/>
          </w:tcPr>
          <w:p w14:paraId="03FD896D" w14:textId="77777777" w:rsidR="00AF6460" w:rsidRPr="00717A50" w:rsidRDefault="00AF6460" w:rsidP="00EE63F0">
            <w:pPr>
              <w:spacing w:line="276" w:lineRule="auto"/>
              <w:jc w:val="both"/>
            </w:pPr>
            <w:r w:rsidRPr="00E20FBA">
              <w:rPr>
                <w:b/>
                <w:bCs/>
              </w:rPr>
              <w:t xml:space="preserve">Principle </w:t>
            </w:r>
            <w:proofErr w:type="gramStart"/>
            <w:r w:rsidRPr="00E20FBA">
              <w:rPr>
                <w:b/>
                <w:bCs/>
              </w:rPr>
              <w:t>9.5  Hazardous</w:t>
            </w:r>
            <w:proofErr w:type="gramEnd"/>
            <w:r w:rsidRPr="00E20FBA">
              <w:rPr>
                <w:b/>
                <w:bCs/>
              </w:rPr>
              <w:t xml:space="preserve"> and Non-hazardous Waste  </w:t>
            </w:r>
          </w:p>
        </w:tc>
        <w:tc>
          <w:tcPr>
            <w:tcW w:w="2727" w:type="pct"/>
          </w:tcPr>
          <w:p w14:paraId="308DC801" w14:textId="77777777" w:rsidR="00AF6460" w:rsidRDefault="00AF6460" w:rsidP="00EE63F0">
            <w:pPr>
              <w:spacing w:line="276" w:lineRule="auto"/>
              <w:jc w:val="both"/>
            </w:pPr>
            <w:r>
              <w:t>- Independent Environmental, Social, Occupational and Health audit.</w:t>
            </w:r>
          </w:p>
          <w:p w14:paraId="4A3EAB0D" w14:textId="77777777" w:rsidR="00AF6460" w:rsidRDefault="00AF6460" w:rsidP="00EE63F0">
            <w:pPr>
              <w:spacing w:line="276" w:lineRule="auto"/>
              <w:jc w:val="both"/>
            </w:pPr>
            <w:r>
              <w:t>- Quality control system for manufacturing processes.</w:t>
            </w:r>
          </w:p>
          <w:p w14:paraId="6134DFA5" w14:textId="20EEFD65" w:rsidR="00AF6460" w:rsidRPr="00717A50" w:rsidRDefault="00AF6460" w:rsidP="00EE63F0">
            <w:pPr>
              <w:spacing w:line="276" w:lineRule="auto"/>
              <w:jc w:val="both"/>
            </w:pPr>
            <w:r>
              <w:t>- Assess and engage with local recyclers</w:t>
            </w:r>
            <w:r w:rsidR="004B6BB0">
              <w:t xml:space="preserve"> to recycle the waste generated </w:t>
            </w:r>
            <w:r w:rsidR="00EC6BDA">
              <w:t>from project</w:t>
            </w:r>
            <w:r w:rsidR="00464AEC">
              <w:t xml:space="preserve"> time to time</w:t>
            </w:r>
            <w:r>
              <w:t>.</w:t>
            </w:r>
          </w:p>
        </w:tc>
      </w:tr>
      <w:tr w:rsidR="00AF6460" w:rsidRPr="00717A50" w14:paraId="6369CB97" w14:textId="77777777" w:rsidTr="00EE63F0">
        <w:trPr>
          <w:trHeight w:val="315"/>
        </w:trPr>
        <w:tc>
          <w:tcPr>
            <w:tcW w:w="2273" w:type="pct"/>
          </w:tcPr>
          <w:p w14:paraId="4CFF0C52" w14:textId="77777777" w:rsidR="00AF6460" w:rsidRPr="00E20FBA" w:rsidRDefault="00AF6460" w:rsidP="00EE63F0">
            <w:pPr>
              <w:spacing w:line="276" w:lineRule="auto"/>
              <w:jc w:val="both"/>
              <w:rPr>
                <w:b/>
                <w:bCs/>
              </w:rPr>
            </w:pPr>
            <w:r w:rsidRPr="00152B02">
              <w:t>Principle 9.6 Pesticides &amp; </w:t>
            </w:r>
            <w:proofErr w:type="spellStart"/>
            <w:r w:rsidRPr="00152B02">
              <w:t>Fertilisers</w:t>
            </w:r>
            <w:proofErr w:type="spellEnd"/>
          </w:p>
        </w:tc>
        <w:tc>
          <w:tcPr>
            <w:tcW w:w="2727" w:type="pct"/>
          </w:tcPr>
          <w:p w14:paraId="6F88852C" w14:textId="77777777" w:rsidR="00AF6460" w:rsidRDefault="00AF6460" w:rsidP="00EE63F0">
            <w:pPr>
              <w:spacing w:line="276" w:lineRule="auto"/>
              <w:jc w:val="both"/>
            </w:pPr>
            <w:r w:rsidRPr="00C41D8E">
              <w:t>not required</w:t>
            </w:r>
          </w:p>
        </w:tc>
      </w:tr>
      <w:tr w:rsidR="00AF6460" w:rsidRPr="00717A50" w14:paraId="613C8998" w14:textId="77777777" w:rsidTr="00EE63F0">
        <w:trPr>
          <w:trHeight w:val="315"/>
        </w:trPr>
        <w:tc>
          <w:tcPr>
            <w:tcW w:w="2273" w:type="pct"/>
          </w:tcPr>
          <w:p w14:paraId="6CB43B31" w14:textId="77777777" w:rsidR="00AF6460" w:rsidRPr="00E20FBA" w:rsidRDefault="00AF6460" w:rsidP="00EE63F0">
            <w:pPr>
              <w:spacing w:line="276" w:lineRule="auto"/>
              <w:jc w:val="both"/>
              <w:rPr>
                <w:b/>
                <w:bCs/>
              </w:rPr>
            </w:pPr>
            <w:r w:rsidRPr="00152B02">
              <w:t>Principle 9.7 Harvesting of Forests</w:t>
            </w:r>
          </w:p>
        </w:tc>
        <w:tc>
          <w:tcPr>
            <w:tcW w:w="2727" w:type="pct"/>
          </w:tcPr>
          <w:p w14:paraId="594FB0C0" w14:textId="77777777" w:rsidR="00AF6460" w:rsidRDefault="00AF6460" w:rsidP="00EE63F0">
            <w:pPr>
              <w:spacing w:line="276" w:lineRule="auto"/>
              <w:jc w:val="both"/>
            </w:pPr>
            <w:r w:rsidRPr="00C41D8E">
              <w:t>not required</w:t>
            </w:r>
          </w:p>
        </w:tc>
      </w:tr>
      <w:tr w:rsidR="00AF6460" w:rsidRPr="00717A50" w14:paraId="7225F153" w14:textId="77777777" w:rsidTr="00EE63F0">
        <w:trPr>
          <w:trHeight w:val="315"/>
        </w:trPr>
        <w:tc>
          <w:tcPr>
            <w:tcW w:w="2273" w:type="pct"/>
          </w:tcPr>
          <w:p w14:paraId="6A776FDF" w14:textId="77777777" w:rsidR="00AF6460" w:rsidRPr="00E20FBA" w:rsidRDefault="00AF6460" w:rsidP="00EE63F0">
            <w:pPr>
              <w:spacing w:line="276" w:lineRule="auto"/>
              <w:jc w:val="both"/>
              <w:rPr>
                <w:b/>
                <w:bCs/>
              </w:rPr>
            </w:pPr>
            <w:r w:rsidRPr="00152B02">
              <w:t>Principle 9.8 Food</w:t>
            </w:r>
          </w:p>
        </w:tc>
        <w:tc>
          <w:tcPr>
            <w:tcW w:w="2727" w:type="pct"/>
          </w:tcPr>
          <w:p w14:paraId="030BAE2F" w14:textId="77777777" w:rsidR="00AF6460" w:rsidRDefault="00AF6460" w:rsidP="00EE63F0">
            <w:pPr>
              <w:spacing w:line="276" w:lineRule="auto"/>
              <w:jc w:val="both"/>
            </w:pPr>
            <w:r w:rsidRPr="00C41D8E">
              <w:t>not required</w:t>
            </w:r>
          </w:p>
        </w:tc>
      </w:tr>
      <w:tr w:rsidR="00AF6460" w:rsidRPr="00717A50" w14:paraId="59D129EE" w14:textId="77777777" w:rsidTr="00EE63F0">
        <w:trPr>
          <w:trHeight w:val="315"/>
        </w:trPr>
        <w:tc>
          <w:tcPr>
            <w:tcW w:w="2273" w:type="pct"/>
          </w:tcPr>
          <w:p w14:paraId="34A7FC75" w14:textId="77777777" w:rsidR="00AF6460" w:rsidRPr="00E20FBA" w:rsidRDefault="00AF6460" w:rsidP="00EE63F0">
            <w:pPr>
              <w:spacing w:line="276" w:lineRule="auto"/>
              <w:jc w:val="both"/>
              <w:rPr>
                <w:b/>
                <w:bCs/>
              </w:rPr>
            </w:pPr>
            <w:r w:rsidRPr="00152B02">
              <w:lastRenderedPageBreak/>
              <w:t>Principle 9.9 Animal husbandry </w:t>
            </w:r>
          </w:p>
        </w:tc>
        <w:tc>
          <w:tcPr>
            <w:tcW w:w="2727" w:type="pct"/>
          </w:tcPr>
          <w:p w14:paraId="2B8CF649" w14:textId="77777777" w:rsidR="00AF6460" w:rsidRDefault="00AF6460" w:rsidP="00EE63F0">
            <w:pPr>
              <w:spacing w:line="276" w:lineRule="auto"/>
              <w:jc w:val="both"/>
            </w:pPr>
            <w:r w:rsidRPr="00C41D8E">
              <w:t>not required</w:t>
            </w:r>
          </w:p>
        </w:tc>
      </w:tr>
      <w:tr w:rsidR="00AF6460" w:rsidRPr="00717A50" w14:paraId="57E179A7" w14:textId="77777777" w:rsidTr="00EE63F0">
        <w:trPr>
          <w:trHeight w:val="315"/>
        </w:trPr>
        <w:tc>
          <w:tcPr>
            <w:tcW w:w="2273" w:type="pct"/>
          </w:tcPr>
          <w:p w14:paraId="48428061" w14:textId="77777777" w:rsidR="00AF6460" w:rsidRPr="00E20FBA" w:rsidRDefault="00AF6460" w:rsidP="00EE63F0">
            <w:pPr>
              <w:spacing w:line="276" w:lineRule="auto"/>
              <w:jc w:val="both"/>
              <w:rPr>
                <w:b/>
                <w:bCs/>
              </w:rPr>
            </w:pPr>
            <w:r w:rsidRPr="00152B02">
              <w:t>Principle 9.10 High Conservation Value Areas and Critical Habitats</w:t>
            </w:r>
          </w:p>
        </w:tc>
        <w:tc>
          <w:tcPr>
            <w:tcW w:w="2727" w:type="pct"/>
          </w:tcPr>
          <w:p w14:paraId="3A43D8D0" w14:textId="77777777" w:rsidR="00AF6460" w:rsidRDefault="00AF6460" w:rsidP="00EE63F0">
            <w:pPr>
              <w:spacing w:line="276" w:lineRule="auto"/>
              <w:jc w:val="both"/>
            </w:pPr>
            <w:r w:rsidRPr="00C41D8E">
              <w:t>not required</w:t>
            </w:r>
          </w:p>
        </w:tc>
      </w:tr>
      <w:tr w:rsidR="00AF6460" w:rsidRPr="00717A50" w14:paraId="428A7C7A" w14:textId="77777777" w:rsidTr="00EE63F0">
        <w:trPr>
          <w:trHeight w:val="315"/>
        </w:trPr>
        <w:tc>
          <w:tcPr>
            <w:tcW w:w="2273" w:type="pct"/>
          </w:tcPr>
          <w:p w14:paraId="0004F08F" w14:textId="77777777" w:rsidR="00AF6460" w:rsidRPr="00E20FBA" w:rsidRDefault="00AF6460" w:rsidP="00EE63F0">
            <w:pPr>
              <w:spacing w:line="276" w:lineRule="auto"/>
              <w:jc w:val="both"/>
              <w:rPr>
                <w:b/>
                <w:bCs/>
              </w:rPr>
            </w:pPr>
            <w:r w:rsidRPr="00152B02">
              <w:t>Principle 9.11 Endangered Species </w:t>
            </w:r>
          </w:p>
        </w:tc>
        <w:tc>
          <w:tcPr>
            <w:tcW w:w="2727" w:type="pct"/>
          </w:tcPr>
          <w:p w14:paraId="588D5F36" w14:textId="77777777" w:rsidR="00AF6460" w:rsidRDefault="00AF6460" w:rsidP="00EE63F0">
            <w:pPr>
              <w:spacing w:line="276" w:lineRule="auto"/>
              <w:jc w:val="both"/>
            </w:pPr>
            <w:r w:rsidRPr="00C41D8E">
              <w:t>not required</w:t>
            </w:r>
          </w:p>
        </w:tc>
      </w:tr>
    </w:tbl>
    <w:p w14:paraId="3F24B160" w14:textId="77777777" w:rsidR="00AF6460" w:rsidRDefault="00AF6460" w:rsidP="00391F1F"/>
    <w:p w14:paraId="6DDA1084" w14:textId="7D7DEA69" w:rsidR="00391F1F" w:rsidRPr="007C1D64" w:rsidRDefault="00391F1F" w:rsidP="00391F1F">
      <w:pPr>
        <w:pStyle w:val="SectionList"/>
      </w:pPr>
      <w:r>
        <w:t>Assessment that</w:t>
      </w:r>
      <w:r w:rsidRPr="007C1D64">
        <w:t xml:space="preserve"> project </w:t>
      </w:r>
      <w:r>
        <w:t>complies with GS4GG Gender Sensitive requirements</w:t>
      </w:r>
    </w:p>
    <w:p w14:paraId="13692E85" w14:textId="77777777" w:rsidR="00391F1F" w:rsidRDefault="00391F1F" w:rsidP="00AA2706"/>
    <w:tbl>
      <w:tblPr>
        <w:tblW w:w="0" w:type="auto"/>
        <w:tblBorders>
          <w:bottom w:val="single" w:sz="4" w:space="0" w:color="DCDCDC"/>
          <w:insideH w:val="single" w:sz="4" w:space="0" w:color="DCDCDC"/>
          <w:insideV w:val="single" w:sz="4" w:space="0" w:color="DCDCDC"/>
        </w:tblBorders>
        <w:tblLook w:val="04A0" w:firstRow="1" w:lastRow="0" w:firstColumn="1" w:lastColumn="0" w:noHBand="0" w:noVBand="1"/>
      </w:tblPr>
      <w:tblGrid>
        <w:gridCol w:w="4814"/>
        <w:gridCol w:w="4815"/>
      </w:tblGrid>
      <w:tr w:rsidR="00196167" w:rsidRPr="00196167" w14:paraId="157DE0B0" w14:textId="77777777" w:rsidTr="00EE63F0">
        <w:trPr>
          <w:trHeight w:val="1446"/>
        </w:trPr>
        <w:tc>
          <w:tcPr>
            <w:tcW w:w="4814" w:type="dxa"/>
            <w:tcBorders>
              <w:top w:val="single" w:sz="4" w:space="0" w:color="DCDCDC"/>
            </w:tcBorders>
            <w:shd w:val="clear" w:color="auto" w:fill="auto"/>
          </w:tcPr>
          <w:p w14:paraId="7C1447AC" w14:textId="77777777" w:rsidR="00196167" w:rsidRPr="00196167" w:rsidRDefault="00196167" w:rsidP="00196167">
            <w:pPr>
              <w:spacing w:line="240" w:lineRule="auto"/>
              <w:jc w:val="both"/>
              <w:rPr>
                <w:lang w:val="en-GB"/>
              </w:rPr>
            </w:pPr>
            <w:r w:rsidRPr="00196167">
              <w:rPr>
                <w:lang w:val="en-GB"/>
              </w:rPr>
              <w:t xml:space="preserve">Question 1 - Explain how the project reflects the key issues and requirements of Gender Sensitive design and implementation as outlined in the Gender Policy? </w:t>
            </w:r>
          </w:p>
        </w:tc>
        <w:tc>
          <w:tcPr>
            <w:tcW w:w="4815" w:type="dxa"/>
            <w:tcBorders>
              <w:top w:val="single" w:sz="4" w:space="0" w:color="DCDCDC"/>
            </w:tcBorders>
            <w:shd w:val="clear" w:color="auto" w:fill="auto"/>
          </w:tcPr>
          <w:p w14:paraId="310E9163" w14:textId="77777777" w:rsidR="00196167" w:rsidRPr="00196167" w:rsidRDefault="00196167" w:rsidP="00196167">
            <w:pPr>
              <w:jc w:val="both"/>
              <w:rPr>
                <w:lang w:val="en-GB"/>
              </w:rPr>
            </w:pPr>
            <w:r w:rsidRPr="00196167">
              <w:rPr>
                <w:lang w:val="en-GB"/>
              </w:rPr>
              <w:t xml:space="preserve">This project reflects the key issues and requirements of gender sensitive design and implementation as outlined in the Gender Policy. The main objective of the Gender Policy is to strengthen the Gold Standard’s responsiveness to the multiple, culturally derived principles of gender equality and female empowerment and to better address and account for the links between gender equality, natural resources management and environmental sustainability” (Section 3.2 of the Gold Standard for the Global Goals Gender Policy). </w:t>
            </w:r>
          </w:p>
          <w:p w14:paraId="16EC5F34" w14:textId="77777777" w:rsidR="00196167" w:rsidRPr="00196167" w:rsidRDefault="00196167" w:rsidP="00196167">
            <w:pPr>
              <w:jc w:val="both"/>
              <w:rPr>
                <w:lang w:val="en-GB"/>
              </w:rPr>
            </w:pPr>
          </w:p>
          <w:p w14:paraId="050D1860" w14:textId="77777777" w:rsidR="00196167" w:rsidRPr="00196167" w:rsidRDefault="00196167" w:rsidP="00196167">
            <w:pPr>
              <w:jc w:val="both"/>
              <w:rPr>
                <w:lang w:val="en-GB"/>
              </w:rPr>
            </w:pPr>
            <w:r w:rsidRPr="00196167">
              <w:rPr>
                <w:lang w:val="en-GB"/>
              </w:rPr>
              <w:t xml:space="preserve">The project indeed links gender equality, women empowerment with natural resources management and sustainability management. The project’s direct impact is improving their livelihoods as a result of reducing their burden of firewood as a result from a reduced need for firewood in the targeted communities), reducing time spent cooking, and reducing the exposure to harmful smoke from traditional cookstoves. By reducing the burden of housework, women (and children) can </w:t>
            </w:r>
            <w:r w:rsidRPr="00196167">
              <w:rPr>
                <w:lang w:val="en-GB"/>
              </w:rPr>
              <w:lastRenderedPageBreak/>
              <w:t xml:space="preserve">allocate their time for other activities. It is key to point out that in </w:t>
            </w:r>
            <w:proofErr w:type="gramStart"/>
            <w:r w:rsidRPr="00196167">
              <w:rPr>
                <w:lang w:val="en-GB"/>
              </w:rPr>
              <w:t>the overwhelming majority of</w:t>
            </w:r>
            <w:proofErr w:type="gramEnd"/>
            <w:r w:rsidRPr="00196167">
              <w:rPr>
                <w:lang w:val="en-GB"/>
              </w:rPr>
              <w:t xml:space="preserve"> households in rural Kenya, kitchen chores are (including sourcing fuel, cooking and cleaning) handled by women. As such, women and children are disproportionately affected by smoke inhalation as they spend most time around the cooking pot. Given the gender context in rural Kenya, the main beneficiaries for this project will be women. </w:t>
            </w:r>
          </w:p>
          <w:p w14:paraId="626CBD1E" w14:textId="77777777" w:rsidR="00196167" w:rsidRPr="00196167" w:rsidRDefault="00196167" w:rsidP="00196167">
            <w:pPr>
              <w:jc w:val="both"/>
              <w:rPr>
                <w:lang w:val="en-GB"/>
              </w:rPr>
            </w:pPr>
          </w:p>
          <w:p w14:paraId="00A0021E" w14:textId="77777777" w:rsidR="00196167" w:rsidRPr="00196167" w:rsidRDefault="00196167" w:rsidP="00196167">
            <w:pPr>
              <w:jc w:val="both"/>
              <w:rPr>
                <w:lang w:val="en-GB"/>
              </w:rPr>
            </w:pPr>
            <w:r w:rsidRPr="00196167">
              <w:rPr>
                <w:lang w:val="en-GB"/>
              </w:rPr>
              <w:t>Women were therefore integrated since the beginning of the project design phase, participating in the Stakeholder Consultation process.</w:t>
            </w:r>
          </w:p>
        </w:tc>
      </w:tr>
      <w:tr w:rsidR="00196167" w:rsidRPr="00196167" w14:paraId="04D633A2" w14:textId="77777777" w:rsidTr="00EE63F0">
        <w:trPr>
          <w:trHeight w:val="1043"/>
        </w:trPr>
        <w:tc>
          <w:tcPr>
            <w:tcW w:w="4814" w:type="dxa"/>
            <w:shd w:val="clear" w:color="auto" w:fill="auto"/>
          </w:tcPr>
          <w:p w14:paraId="192184BA" w14:textId="77777777" w:rsidR="00196167" w:rsidRPr="00196167" w:rsidRDefault="00196167" w:rsidP="00196167">
            <w:pPr>
              <w:spacing w:line="240" w:lineRule="auto"/>
              <w:jc w:val="both"/>
              <w:rPr>
                <w:lang w:val="en-GB"/>
              </w:rPr>
            </w:pPr>
            <w:r w:rsidRPr="00196167">
              <w:rPr>
                <w:lang w:val="en-GB"/>
              </w:rPr>
              <w:lastRenderedPageBreak/>
              <w:t>Question 2 - Explain how the project aligns with existing country policies, strategies and best practices</w:t>
            </w:r>
          </w:p>
        </w:tc>
        <w:tc>
          <w:tcPr>
            <w:tcW w:w="4815" w:type="dxa"/>
            <w:shd w:val="clear" w:color="auto" w:fill="auto"/>
          </w:tcPr>
          <w:p w14:paraId="35ED88CF" w14:textId="77777777" w:rsidR="00196167" w:rsidRPr="00196167" w:rsidRDefault="00196167" w:rsidP="00196167">
            <w:pPr>
              <w:jc w:val="both"/>
              <w:rPr>
                <w:lang w:val="en-GB"/>
              </w:rPr>
            </w:pPr>
            <w:r w:rsidRPr="00196167">
              <w:rPr>
                <w:lang w:val="en-GB"/>
              </w:rPr>
              <w:t xml:space="preserve">The project respects all rights to the women conferred to them by the Republic of Kenya. </w:t>
            </w:r>
          </w:p>
          <w:p w14:paraId="74A635FD" w14:textId="77777777" w:rsidR="00196167" w:rsidRPr="00196167" w:rsidRDefault="00196167" w:rsidP="00196167">
            <w:pPr>
              <w:jc w:val="both"/>
              <w:rPr>
                <w:lang w:val="en-GB"/>
              </w:rPr>
            </w:pPr>
          </w:p>
          <w:p w14:paraId="277229B1" w14:textId="77777777" w:rsidR="00196167" w:rsidRPr="00196167" w:rsidRDefault="00196167" w:rsidP="00196167">
            <w:pPr>
              <w:jc w:val="both"/>
              <w:rPr>
                <w:lang w:val="en-GB"/>
              </w:rPr>
            </w:pPr>
            <w:r w:rsidRPr="00196167">
              <w:rPr>
                <w:lang w:val="en-GB"/>
              </w:rPr>
              <w:t xml:space="preserve">The Constitution, passed in 2010 recognises the rights of women. Notably, among others, Article 27 outlines that “women and men have the right to equal treatment”, with Article 21(3) defining women as a vulnerable group, which requires specific needs and care. Furthermore, women have Economic Social Rights (Article 43) establishing institutions to protect and promote women’s human rights. All the articles, and others within the constitution, embrace gender equality and social </w:t>
            </w:r>
            <w:r w:rsidRPr="00196167">
              <w:rPr>
                <w:lang w:val="en-GB"/>
              </w:rPr>
              <w:lastRenderedPageBreak/>
              <w:t>inclusion. Article 10 emphasizes the social inclusion of women, whereby both women and men are equal partners in the eyes of the Republic.</w:t>
            </w:r>
          </w:p>
          <w:p w14:paraId="61B62BAA" w14:textId="77777777" w:rsidR="00196167" w:rsidRPr="00196167" w:rsidRDefault="00196167" w:rsidP="00196167">
            <w:pPr>
              <w:jc w:val="both"/>
              <w:rPr>
                <w:lang w:val="en-GB"/>
              </w:rPr>
            </w:pPr>
          </w:p>
          <w:p w14:paraId="24B5F3B9" w14:textId="77777777" w:rsidR="00196167" w:rsidRPr="00196167" w:rsidRDefault="00196167" w:rsidP="00196167">
            <w:pPr>
              <w:jc w:val="both"/>
              <w:rPr>
                <w:lang w:val="en-GB"/>
              </w:rPr>
            </w:pPr>
            <w:r w:rsidRPr="00196167">
              <w:rPr>
                <w:lang w:val="en-GB"/>
              </w:rPr>
              <w:t xml:space="preserve">Furthermore, Kenya’s Vision 2030 –the roadmap to transform the country into a rapidly industrializing middle income by 2030 -- has a strong social component, including Women Empowerment. </w:t>
            </w:r>
          </w:p>
          <w:p w14:paraId="7353C750" w14:textId="77777777" w:rsidR="00196167" w:rsidRPr="00196167" w:rsidRDefault="00196167" w:rsidP="00196167">
            <w:pPr>
              <w:jc w:val="both"/>
              <w:rPr>
                <w:lang w:val="en-GB"/>
              </w:rPr>
            </w:pPr>
          </w:p>
          <w:p w14:paraId="7012305C" w14:textId="77777777" w:rsidR="00196167" w:rsidRPr="00196167" w:rsidRDefault="00196167" w:rsidP="00196167">
            <w:pPr>
              <w:jc w:val="both"/>
              <w:rPr>
                <w:lang w:val="en-GB"/>
              </w:rPr>
            </w:pPr>
            <w:r w:rsidRPr="00196167">
              <w:rPr>
                <w:lang w:val="en-GB"/>
              </w:rPr>
              <w:t>The proposed project incorporates from its initial planning stage a gender-sensitive approach by focusing especially on women as the main beneficiaries, with a primary goal to empower women within the household. The culmination of these factors demonstrate that the project supports the principles of gender equality and social inclusion of women as laid out by the Constitution of Kenya.</w:t>
            </w:r>
          </w:p>
        </w:tc>
      </w:tr>
      <w:tr w:rsidR="00196167" w:rsidRPr="00196167" w14:paraId="30AEB565" w14:textId="77777777" w:rsidTr="00EE63F0">
        <w:trPr>
          <w:trHeight w:val="988"/>
        </w:trPr>
        <w:tc>
          <w:tcPr>
            <w:tcW w:w="4814" w:type="dxa"/>
            <w:shd w:val="clear" w:color="auto" w:fill="auto"/>
          </w:tcPr>
          <w:p w14:paraId="28878B38" w14:textId="77777777" w:rsidR="00196167" w:rsidRPr="00196167" w:rsidRDefault="00196167" w:rsidP="00196167">
            <w:pPr>
              <w:spacing w:line="240" w:lineRule="auto"/>
              <w:jc w:val="both"/>
              <w:rPr>
                <w:lang w:val="en-GB"/>
              </w:rPr>
            </w:pPr>
            <w:r w:rsidRPr="00196167">
              <w:rPr>
                <w:lang w:val="en-GB"/>
              </w:rPr>
              <w:lastRenderedPageBreak/>
              <w:t>Question 3 - Is an Expert required for the Gender Safeguarding Principles &amp; Requirements?</w:t>
            </w:r>
          </w:p>
        </w:tc>
        <w:tc>
          <w:tcPr>
            <w:tcW w:w="4815" w:type="dxa"/>
            <w:shd w:val="clear" w:color="auto" w:fill="auto"/>
          </w:tcPr>
          <w:p w14:paraId="72F4B41D" w14:textId="77777777" w:rsidR="00196167" w:rsidRPr="00196167" w:rsidRDefault="00196167" w:rsidP="00196167">
            <w:pPr>
              <w:jc w:val="both"/>
              <w:rPr>
                <w:lang w:val="en-GB"/>
              </w:rPr>
            </w:pPr>
            <w:r w:rsidRPr="00196167">
              <w:rPr>
                <w:lang w:val="en-GB"/>
              </w:rPr>
              <w:t>No concerns were raised from the self-assessment, therefore there is no need for an expert opinion.</w:t>
            </w:r>
          </w:p>
        </w:tc>
      </w:tr>
      <w:tr w:rsidR="00196167" w:rsidRPr="00196167" w14:paraId="63E1494F" w14:textId="77777777" w:rsidTr="00EE63F0">
        <w:trPr>
          <w:trHeight w:val="1044"/>
        </w:trPr>
        <w:tc>
          <w:tcPr>
            <w:tcW w:w="4814" w:type="dxa"/>
            <w:shd w:val="clear" w:color="auto" w:fill="auto"/>
          </w:tcPr>
          <w:p w14:paraId="3971BD15" w14:textId="77777777" w:rsidR="00196167" w:rsidRPr="00196167" w:rsidRDefault="00196167" w:rsidP="00196167">
            <w:pPr>
              <w:spacing w:line="240" w:lineRule="auto"/>
              <w:jc w:val="both"/>
              <w:rPr>
                <w:lang w:val="en-GB"/>
              </w:rPr>
            </w:pPr>
            <w:r w:rsidRPr="00196167">
              <w:rPr>
                <w:lang w:val="en-GB"/>
              </w:rPr>
              <w:t>Question 4 - Is an Expert required to assist with Gender issues at the Stakeholder Consultation?</w:t>
            </w:r>
          </w:p>
        </w:tc>
        <w:tc>
          <w:tcPr>
            <w:tcW w:w="4815" w:type="dxa"/>
            <w:shd w:val="clear" w:color="auto" w:fill="auto"/>
          </w:tcPr>
          <w:p w14:paraId="5B6F9CDA" w14:textId="77777777" w:rsidR="00196167" w:rsidRPr="00196167" w:rsidRDefault="00196167" w:rsidP="00196167">
            <w:pPr>
              <w:jc w:val="both"/>
              <w:rPr>
                <w:lang w:val="en-GB"/>
              </w:rPr>
            </w:pPr>
            <w:r w:rsidRPr="00196167">
              <w:rPr>
                <w:lang w:val="en-GB"/>
              </w:rPr>
              <w:t xml:space="preserve">The project applies the procedural requirements of the Stakeholder Consultation and Engagement process and actively invites Stakeholders to give feedback on the design and implementation plan of the project. Given that this is a gender-sensitive project, during the Stakeholder Invitation phase, the project developers paid a special focus on identifying women’s groups, </w:t>
            </w:r>
            <w:r w:rsidRPr="00196167">
              <w:rPr>
                <w:lang w:val="en-GB"/>
              </w:rPr>
              <w:lastRenderedPageBreak/>
              <w:t>female representatives of regional and national associations, and organizations representing vulnerable and marginalized populations, organizing several additional informal meetings at community level to access beneficiaries and local stakeholders. These beneficiaries were actively invited through personal contact and through flyers that were posted locally in an accessible format and language that is understandable.</w:t>
            </w:r>
          </w:p>
        </w:tc>
      </w:tr>
    </w:tbl>
    <w:p w14:paraId="273DD9F1" w14:textId="77777777" w:rsidR="00196167" w:rsidRPr="00AA2706" w:rsidRDefault="00196167" w:rsidP="00AA2706"/>
    <w:p w14:paraId="7CC18DB1" w14:textId="77777777" w:rsidR="00DA56C3" w:rsidRDefault="00DA56C3">
      <w:pPr>
        <w:spacing w:line="276" w:lineRule="auto"/>
        <w:contextualSpacing w:val="0"/>
        <w:rPr>
          <w:rFonts w:asciiTheme="majorHAnsi" w:eastAsia="Times New Roman" w:hAnsiTheme="majorHAnsi" w:cs="Arial"/>
          <w:iCs/>
          <w:color w:val="auto"/>
          <w:sz w:val="28"/>
          <w:szCs w:val="22"/>
          <w:lang w:val="en-GB" w:eastAsia="en-GB"/>
          <w14:cntxtAlts w14:val="0"/>
        </w:rPr>
      </w:pPr>
      <w:bookmarkStart w:id="455" w:name="_Ref49515999"/>
      <w:bookmarkEnd w:id="454"/>
      <w:r>
        <w:br w:type="page"/>
      </w:r>
    </w:p>
    <w:p w14:paraId="340D6698" w14:textId="0E81968C" w:rsidR="00391F1F" w:rsidRPr="00391F1F" w:rsidRDefault="00794454" w:rsidP="00391F1F">
      <w:pPr>
        <w:pStyle w:val="SectionTitle"/>
      </w:pPr>
      <w:r w:rsidRPr="00391F1F">
        <w:lastRenderedPageBreak/>
        <w:t>SUMMARY OF LOCAL STAKEHOLDER CONSULTATION</w:t>
      </w:r>
      <w:bookmarkEnd w:id="455"/>
      <w:r w:rsidRPr="00391F1F">
        <w:t xml:space="preserve"> </w:t>
      </w:r>
    </w:p>
    <w:p w14:paraId="51490858" w14:textId="77777777" w:rsidR="00794454" w:rsidRPr="00D93204" w:rsidRDefault="00794454" w:rsidP="00794454">
      <w:bookmarkStart w:id="456" w:name="_Ref47423348"/>
      <w:r>
        <w:rPr>
          <w:bCs/>
        </w:rPr>
        <w:t xml:space="preserve">The below is a summary of the 2 step GS4GG Consultation for monitoring purposes. </w:t>
      </w:r>
      <w:r w:rsidRPr="000009FB">
        <w:rPr>
          <w:bCs/>
        </w:rPr>
        <w:t>Please</w:t>
      </w:r>
      <w:r w:rsidRPr="000009FB">
        <w:rPr>
          <w:b/>
        </w:rPr>
        <w:t xml:space="preserve"> </w:t>
      </w:r>
      <w:r w:rsidRPr="000009FB">
        <w:t xml:space="preserve">refer to the separate Stakeholder Consultation Report for a complete report on the initial consultation and stakeholder feedback round.  </w:t>
      </w:r>
    </w:p>
    <w:p w14:paraId="79D209C8" w14:textId="77777777" w:rsidR="00794454" w:rsidRDefault="00794454" w:rsidP="00794454">
      <w:pPr>
        <w:pStyle w:val="SectionList"/>
      </w:pPr>
      <w:r>
        <w:t xml:space="preserve">Summary of stakeholder mitigation measures </w:t>
      </w:r>
    </w:p>
    <w:p w14:paraId="09CE3A7E" w14:textId="77777777" w:rsidR="00794454" w:rsidRPr="00D93204" w:rsidRDefault="00794454" w:rsidP="00794454">
      <w:r>
        <w:t>&gt;&gt;</w:t>
      </w:r>
    </w:p>
    <w:p w14:paraId="47A69890" w14:textId="77777777" w:rsidR="00794454" w:rsidRDefault="00794454" w:rsidP="00794454">
      <w:pPr>
        <w:pStyle w:val="SectionList"/>
      </w:pPr>
      <w:r>
        <w:t xml:space="preserve">Final </w:t>
      </w:r>
      <w:r w:rsidRPr="00980219">
        <w:t>continuous input / grievance mechanism</w:t>
      </w:r>
    </w:p>
    <w:tbl>
      <w:tblPr>
        <w:tblStyle w:val="GSTableBoldline-heightcondensed"/>
        <w:tblW w:w="5000" w:type="pct"/>
        <w:tblCellMar>
          <w:top w:w="57" w:type="dxa"/>
          <w:left w:w="57" w:type="dxa"/>
        </w:tblCellMar>
        <w:tblLook w:val="0620" w:firstRow="1" w:lastRow="0" w:firstColumn="0" w:lastColumn="0" w:noHBand="1" w:noVBand="1"/>
      </w:tblPr>
      <w:tblGrid>
        <w:gridCol w:w="3284"/>
        <w:gridCol w:w="6348"/>
      </w:tblGrid>
      <w:tr w:rsidR="00794454" w:rsidRPr="00794454" w14:paraId="49BA9DBD" w14:textId="77777777" w:rsidTr="00794454">
        <w:trPr>
          <w:cnfStyle w:val="100000000000" w:firstRow="1" w:lastRow="0" w:firstColumn="0" w:lastColumn="0" w:oddVBand="0" w:evenVBand="0" w:oddHBand="0" w:evenHBand="0" w:firstRowFirstColumn="0" w:firstRowLastColumn="0" w:lastRowFirstColumn="0" w:lastRowLastColumn="0"/>
          <w:trHeight w:val="695"/>
        </w:trPr>
        <w:tc>
          <w:tcPr>
            <w:tcW w:w="1543" w:type="pct"/>
          </w:tcPr>
          <w:p w14:paraId="6EAE13D8" w14:textId="77777777" w:rsidR="00794454" w:rsidRPr="00794454" w:rsidRDefault="00794454" w:rsidP="00794454">
            <w:pPr>
              <w:spacing w:after="200" w:line="240" w:lineRule="auto"/>
              <w:rPr>
                <w:color w:val="FFFFFF" w:themeColor="background1"/>
                <w:lang w:val="en-GB"/>
              </w:rPr>
            </w:pPr>
            <w:r w:rsidRPr="00794454">
              <w:rPr>
                <w:color w:val="FFFFFF" w:themeColor="background1"/>
                <w:lang w:val="en-GB"/>
              </w:rPr>
              <w:t>Method</w:t>
            </w:r>
          </w:p>
        </w:tc>
        <w:tc>
          <w:tcPr>
            <w:tcW w:w="3457" w:type="pct"/>
          </w:tcPr>
          <w:p w14:paraId="273C2741" w14:textId="77777777" w:rsidR="00794454" w:rsidRPr="00794454" w:rsidRDefault="00794454" w:rsidP="00794454">
            <w:pPr>
              <w:spacing w:after="200" w:line="240" w:lineRule="auto"/>
              <w:rPr>
                <w:color w:val="FFFFFF" w:themeColor="background1"/>
                <w:lang w:val="en-GB"/>
              </w:rPr>
            </w:pPr>
            <w:r w:rsidRPr="00794454">
              <w:rPr>
                <w:color w:val="FFFFFF" w:themeColor="background1"/>
                <w:lang w:val="en-GB"/>
              </w:rPr>
              <w:t xml:space="preserve">Include all details of Chosen Method (s) so that they may be understood and, where relevant, used by readers.  </w:t>
            </w:r>
          </w:p>
        </w:tc>
      </w:tr>
      <w:tr w:rsidR="00794454" w:rsidRPr="00794454" w14:paraId="14482483" w14:textId="77777777" w:rsidTr="00794454">
        <w:trPr>
          <w:trHeight w:val="63"/>
        </w:trPr>
        <w:tc>
          <w:tcPr>
            <w:tcW w:w="1543" w:type="pct"/>
          </w:tcPr>
          <w:p w14:paraId="17422D2F" w14:textId="77777777" w:rsidR="00794454" w:rsidRPr="00794454" w:rsidRDefault="00794454" w:rsidP="00794454">
            <w:pPr>
              <w:spacing w:after="200"/>
              <w:rPr>
                <w:lang w:val="en-GB"/>
              </w:rPr>
            </w:pPr>
            <w:r w:rsidRPr="00794454">
              <w:rPr>
                <w:lang w:val="en-GB"/>
              </w:rPr>
              <w:t>Continuous Input / Grievance Expression Process Book (mandatory)</w:t>
            </w:r>
          </w:p>
        </w:tc>
        <w:tc>
          <w:tcPr>
            <w:tcW w:w="3457" w:type="pct"/>
          </w:tcPr>
          <w:p w14:paraId="7381645D" w14:textId="77777777" w:rsidR="005D1A6E" w:rsidRPr="005D1A6E" w:rsidRDefault="005D1A6E" w:rsidP="005D1A6E">
            <w:pPr>
              <w:snapToGrid/>
              <w:spacing w:after="200" w:line="276" w:lineRule="auto"/>
              <w:rPr>
                <w:rFonts w:asciiTheme="majorHAnsi" w:hAnsiTheme="majorHAnsi" w:cs="Arial"/>
                <w:szCs w:val="22"/>
                <w:lang w:val="en-GB"/>
              </w:rPr>
            </w:pPr>
            <w:r w:rsidRPr="005D1A6E">
              <w:rPr>
                <w:rFonts w:asciiTheme="majorHAnsi" w:hAnsiTheme="majorHAnsi" w:cs="Arial"/>
                <w:szCs w:val="22"/>
                <w:lang w:val="en-GB"/>
              </w:rPr>
              <w:t>Continuous input / Grievance Expression process book is available at the office at the following address:</w:t>
            </w:r>
          </w:p>
          <w:p w14:paraId="45F4366D" w14:textId="77777777" w:rsidR="005D1A6E" w:rsidRPr="005D1A6E" w:rsidRDefault="005D1A6E" w:rsidP="005D1A6E">
            <w:pPr>
              <w:snapToGrid/>
              <w:spacing w:after="200"/>
              <w:jc w:val="both"/>
              <w:rPr>
                <w:lang w:val="en-GB"/>
              </w:rPr>
            </w:pPr>
          </w:p>
          <w:p w14:paraId="44D8CA24" w14:textId="77777777" w:rsidR="005D1A6E" w:rsidRPr="001B56E6" w:rsidRDefault="005D1A6E" w:rsidP="005D1A6E">
            <w:pPr>
              <w:snapToGrid/>
              <w:spacing w:after="200" w:line="276" w:lineRule="auto"/>
              <w:jc w:val="both"/>
              <w:rPr>
                <w:rFonts w:asciiTheme="majorHAnsi" w:hAnsiTheme="majorHAnsi"/>
                <w:lang w:val="en-GB"/>
              </w:rPr>
            </w:pPr>
            <w:r w:rsidRPr="005D1A6E">
              <w:rPr>
                <w:i/>
                <w:lang w:val="en"/>
              </w:rPr>
              <w:t>A workbook will be placed at Action Africa Help International field office in Narok, Maisha Poa Building, 2</w:t>
            </w:r>
            <w:r w:rsidRPr="005D1A6E">
              <w:rPr>
                <w:i/>
                <w:vertAlign w:val="superscript"/>
                <w:lang w:val="en"/>
              </w:rPr>
              <w:t>nd</w:t>
            </w:r>
            <w:r w:rsidRPr="005D1A6E">
              <w:rPr>
                <w:i/>
                <w:lang w:val="en"/>
              </w:rPr>
              <w:t xml:space="preserve"> Floor, Narok- </w:t>
            </w:r>
            <w:proofErr w:type="spellStart"/>
            <w:r w:rsidRPr="005D1A6E">
              <w:rPr>
                <w:i/>
                <w:lang w:val="en"/>
              </w:rPr>
              <w:t>Bomet</w:t>
            </w:r>
            <w:proofErr w:type="spellEnd"/>
            <w:r w:rsidRPr="005D1A6E">
              <w:rPr>
                <w:i/>
                <w:lang w:val="en"/>
              </w:rPr>
              <w:t xml:space="preserve"> Road</w:t>
            </w:r>
          </w:p>
          <w:p w14:paraId="60CC2F86" w14:textId="77777777" w:rsidR="00794454" w:rsidRPr="00794454" w:rsidRDefault="00794454" w:rsidP="00794454">
            <w:pPr>
              <w:spacing w:after="200"/>
              <w:rPr>
                <w:lang w:val="en-GB"/>
              </w:rPr>
            </w:pPr>
          </w:p>
        </w:tc>
      </w:tr>
      <w:tr w:rsidR="00794454" w:rsidRPr="00794454" w14:paraId="7D9A79E3" w14:textId="77777777" w:rsidTr="00794454">
        <w:trPr>
          <w:trHeight w:val="471"/>
        </w:trPr>
        <w:tc>
          <w:tcPr>
            <w:tcW w:w="1543" w:type="pct"/>
            <w:tcBorders>
              <w:bottom w:val="single" w:sz="4" w:space="0" w:color="A6A6A6" w:themeColor="background1" w:themeShade="A6"/>
            </w:tcBorders>
          </w:tcPr>
          <w:p w14:paraId="2EAD8098" w14:textId="77777777" w:rsidR="00794454" w:rsidRPr="00794454" w:rsidRDefault="00794454" w:rsidP="00794454">
            <w:pPr>
              <w:spacing w:after="200"/>
              <w:rPr>
                <w:lang w:val="en-GB"/>
              </w:rPr>
            </w:pPr>
            <w:r w:rsidRPr="00794454">
              <w:rPr>
                <w:lang w:val="en-GB"/>
              </w:rPr>
              <w:t>GS Contact (mandatory)</w:t>
            </w:r>
          </w:p>
        </w:tc>
        <w:tc>
          <w:tcPr>
            <w:tcW w:w="3457" w:type="pct"/>
            <w:tcBorders>
              <w:bottom w:val="single" w:sz="4" w:space="0" w:color="A6A6A6" w:themeColor="background1" w:themeShade="A6"/>
            </w:tcBorders>
          </w:tcPr>
          <w:p w14:paraId="512B1A3D" w14:textId="77777777" w:rsidR="00794454" w:rsidRPr="00794454" w:rsidRDefault="0091510B" w:rsidP="00794454">
            <w:pPr>
              <w:spacing w:after="200"/>
              <w:rPr>
                <w:u w:val="single"/>
                <w:lang w:val="en-GB"/>
              </w:rPr>
            </w:pPr>
            <w:hyperlink r:id="rId32" w:history="1">
              <w:r w:rsidR="00794454" w:rsidRPr="00794454">
                <w:rPr>
                  <w:rStyle w:val="Lienhypertexte"/>
                  <w:rFonts w:ascii="Verdana" w:hAnsi="Verdana"/>
                  <w:lang w:val="en-GB"/>
                </w:rPr>
                <w:t>help@goldstandard.org</w:t>
              </w:r>
            </w:hyperlink>
            <w:r w:rsidR="00794454" w:rsidRPr="00794454">
              <w:rPr>
                <w:u w:val="single"/>
                <w:lang w:val="en-GB"/>
              </w:rPr>
              <w:t xml:space="preserve"> </w:t>
            </w:r>
          </w:p>
        </w:tc>
      </w:tr>
      <w:tr w:rsidR="00794454" w:rsidRPr="00334543" w14:paraId="7510861B" w14:textId="77777777" w:rsidTr="00794454">
        <w:trPr>
          <w:trHeight w:val="471"/>
        </w:trPr>
        <w:tc>
          <w:tcPr>
            <w:tcW w:w="1543" w:type="pct"/>
            <w:tcBorders>
              <w:top w:val="single" w:sz="4" w:space="0" w:color="A6A6A6" w:themeColor="background1" w:themeShade="A6"/>
              <w:bottom w:val="single" w:sz="4" w:space="0" w:color="DCDCDC"/>
            </w:tcBorders>
          </w:tcPr>
          <w:p w14:paraId="2A42F09A" w14:textId="77777777" w:rsidR="00794454" w:rsidRPr="00794454" w:rsidRDefault="00794454" w:rsidP="00794454">
            <w:pPr>
              <w:spacing w:after="200"/>
              <w:rPr>
                <w:lang w:val="en-GB"/>
              </w:rPr>
            </w:pPr>
            <w:r w:rsidRPr="00794454">
              <w:rPr>
                <w:lang w:val="en-GB"/>
              </w:rPr>
              <w:t>Other</w:t>
            </w:r>
          </w:p>
        </w:tc>
        <w:tc>
          <w:tcPr>
            <w:tcW w:w="3457" w:type="pct"/>
            <w:tcBorders>
              <w:top w:val="single" w:sz="4" w:space="0" w:color="A6A6A6" w:themeColor="background1" w:themeShade="A6"/>
              <w:bottom w:val="single" w:sz="4" w:space="0" w:color="DCDCDC"/>
            </w:tcBorders>
          </w:tcPr>
          <w:p w14:paraId="5B522D98" w14:textId="12D3B43C" w:rsidR="006206E7" w:rsidRDefault="006206E7" w:rsidP="000B26B8">
            <w:pPr>
              <w:widowControl w:val="0"/>
              <w:autoSpaceDE w:val="0"/>
              <w:autoSpaceDN w:val="0"/>
              <w:snapToGrid/>
              <w:spacing w:before="7" w:after="1"/>
              <w:rPr>
                <w:rFonts w:asciiTheme="minorHAnsi" w:hAnsiTheme="minorHAnsi" w:cs="Arial"/>
                <w:bCs/>
                <w:color w:val="222222"/>
                <w:szCs w:val="22"/>
                <w:shd w:val="clear" w:color="auto" w:fill="FFFFFF"/>
                <w:lang w:val="en-GB"/>
              </w:rPr>
            </w:pPr>
            <w:r>
              <w:rPr>
                <w:rFonts w:asciiTheme="minorHAnsi" w:hAnsiTheme="minorHAnsi" w:cs="Arial"/>
                <w:bCs/>
                <w:color w:val="222222"/>
                <w:szCs w:val="22"/>
                <w:shd w:val="clear" w:color="auto" w:fill="FFFFFF"/>
                <w:lang w:val="en-GB"/>
              </w:rPr>
              <w:t xml:space="preserve">CONTACT 1: VPA implementer </w:t>
            </w:r>
          </w:p>
          <w:p w14:paraId="13B9C989" w14:textId="5F870EDD" w:rsidR="00C90943" w:rsidRPr="00C90943" w:rsidRDefault="00C90943" w:rsidP="000B26B8">
            <w:pPr>
              <w:widowControl w:val="0"/>
              <w:autoSpaceDE w:val="0"/>
              <w:autoSpaceDN w:val="0"/>
              <w:snapToGrid/>
              <w:spacing w:before="7" w:after="1"/>
              <w:rPr>
                <w:rFonts w:asciiTheme="minorHAnsi" w:hAnsiTheme="minorHAnsi" w:cs="Arial"/>
                <w:bCs/>
                <w:color w:val="222222"/>
                <w:szCs w:val="22"/>
                <w:shd w:val="clear" w:color="auto" w:fill="FFFFFF"/>
                <w:lang w:val="en-GB"/>
              </w:rPr>
            </w:pPr>
            <w:r w:rsidRPr="00C90943">
              <w:rPr>
                <w:rFonts w:asciiTheme="minorHAnsi" w:hAnsiTheme="minorHAnsi" w:cs="Arial"/>
                <w:bCs/>
                <w:color w:val="222222"/>
                <w:szCs w:val="22"/>
                <w:shd w:val="clear" w:color="auto" w:fill="FFFFFF"/>
                <w:lang w:val="en-GB"/>
              </w:rPr>
              <w:t>Action Africa Help International</w:t>
            </w:r>
          </w:p>
          <w:p w14:paraId="5975359B" w14:textId="77777777" w:rsidR="00C90943" w:rsidRPr="00C90943" w:rsidRDefault="00C90943" w:rsidP="000B26B8">
            <w:pPr>
              <w:widowControl w:val="0"/>
              <w:autoSpaceDE w:val="0"/>
              <w:autoSpaceDN w:val="0"/>
              <w:snapToGrid/>
              <w:spacing w:before="7" w:after="1"/>
              <w:rPr>
                <w:rFonts w:asciiTheme="minorHAnsi" w:hAnsiTheme="minorHAnsi" w:cs="Arial"/>
                <w:bCs/>
                <w:color w:val="222222"/>
                <w:szCs w:val="22"/>
                <w:shd w:val="clear" w:color="auto" w:fill="FFFFFF"/>
                <w:lang w:val="en-GB"/>
              </w:rPr>
            </w:pPr>
            <w:r w:rsidRPr="00C90943">
              <w:rPr>
                <w:rFonts w:asciiTheme="minorHAnsi" w:hAnsiTheme="minorHAnsi" w:cs="Arial"/>
                <w:bCs/>
                <w:color w:val="222222"/>
                <w:szCs w:val="22"/>
                <w:shd w:val="clear" w:color="auto" w:fill="FFFFFF"/>
                <w:lang w:val="en-GB"/>
              </w:rPr>
              <w:t>Maisha Poa Building,2</w:t>
            </w:r>
            <w:r w:rsidRPr="00C90943">
              <w:rPr>
                <w:rFonts w:asciiTheme="minorHAnsi" w:hAnsiTheme="minorHAnsi" w:cs="Arial"/>
                <w:bCs/>
                <w:color w:val="222222"/>
                <w:szCs w:val="22"/>
                <w:shd w:val="clear" w:color="auto" w:fill="FFFFFF"/>
                <w:vertAlign w:val="superscript"/>
                <w:lang w:val="en-GB"/>
              </w:rPr>
              <w:t>nd</w:t>
            </w:r>
            <w:r w:rsidRPr="00C90943">
              <w:rPr>
                <w:rFonts w:asciiTheme="minorHAnsi" w:hAnsiTheme="minorHAnsi" w:cs="Arial"/>
                <w:bCs/>
                <w:color w:val="222222"/>
                <w:szCs w:val="22"/>
                <w:shd w:val="clear" w:color="auto" w:fill="FFFFFF"/>
                <w:lang w:val="en-GB"/>
              </w:rPr>
              <w:t xml:space="preserve"> Floor </w:t>
            </w:r>
          </w:p>
          <w:p w14:paraId="009654ED" w14:textId="77777777" w:rsidR="00C90943" w:rsidRPr="00C90943" w:rsidRDefault="00C90943" w:rsidP="000B26B8">
            <w:pPr>
              <w:widowControl w:val="0"/>
              <w:autoSpaceDE w:val="0"/>
              <w:autoSpaceDN w:val="0"/>
              <w:snapToGrid/>
              <w:spacing w:before="7" w:after="1"/>
              <w:rPr>
                <w:rFonts w:asciiTheme="minorHAnsi" w:hAnsiTheme="minorHAnsi" w:cs="Arial"/>
                <w:bCs/>
                <w:color w:val="222222"/>
                <w:szCs w:val="22"/>
                <w:shd w:val="clear" w:color="auto" w:fill="FFFFFF"/>
                <w:lang w:val="en-GB"/>
              </w:rPr>
            </w:pPr>
            <w:r w:rsidRPr="00C90943">
              <w:rPr>
                <w:rFonts w:asciiTheme="minorHAnsi" w:hAnsiTheme="minorHAnsi" w:cs="Arial"/>
                <w:bCs/>
                <w:color w:val="222222"/>
                <w:szCs w:val="22"/>
                <w:shd w:val="clear" w:color="auto" w:fill="FFFFFF"/>
                <w:lang w:val="en-GB"/>
              </w:rPr>
              <w:t xml:space="preserve">Narok- </w:t>
            </w:r>
            <w:proofErr w:type="spellStart"/>
            <w:r w:rsidRPr="00C90943">
              <w:rPr>
                <w:rFonts w:asciiTheme="minorHAnsi" w:hAnsiTheme="minorHAnsi" w:cs="Arial"/>
                <w:bCs/>
                <w:color w:val="222222"/>
                <w:szCs w:val="22"/>
                <w:shd w:val="clear" w:color="auto" w:fill="FFFFFF"/>
                <w:lang w:val="en-GB"/>
              </w:rPr>
              <w:t>Bomet</w:t>
            </w:r>
            <w:proofErr w:type="spellEnd"/>
            <w:r w:rsidRPr="00C90943">
              <w:rPr>
                <w:rFonts w:asciiTheme="minorHAnsi" w:hAnsiTheme="minorHAnsi" w:cs="Arial"/>
                <w:bCs/>
                <w:color w:val="222222"/>
                <w:szCs w:val="22"/>
                <w:shd w:val="clear" w:color="auto" w:fill="FFFFFF"/>
                <w:lang w:val="en-GB"/>
              </w:rPr>
              <w:t xml:space="preserve"> Road</w:t>
            </w:r>
          </w:p>
          <w:p w14:paraId="2244C4DE" w14:textId="501BD017" w:rsidR="00C90943" w:rsidRPr="00C90943" w:rsidRDefault="0091510B" w:rsidP="00C90943">
            <w:pPr>
              <w:snapToGrid/>
              <w:spacing w:after="200"/>
              <w:rPr>
                <w:rFonts w:asciiTheme="minorHAnsi" w:hAnsiTheme="minorHAnsi"/>
                <w:color w:val="00B9BD" w:themeColor="hyperlink"/>
                <w:szCs w:val="22"/>
                <w:u w:val="single"/>
                <w:lang w:val="en-GB"/>
              </w:rPr>
            </w:pPr>
            <w:hyperlink r:id="rId33" w:history="1">
              <w:r w:rsidR="00280495">
                <w:rPr>
                  <w:rStyle w:val="Lienhypertexte"/>
                </w:rPr>
                <w:t>mailto:</w:t>
              </w:r>
            </w:hyperlink>
          </w:p>
          <w:p w14:paraId="03B6CC6D" w14:textId="42844634" w:rsidR="006206E7" w:rsidRDefault="00242FBD" w:rsidP="00C90943">
            <w:pPr>
              <w:spacing w:after="200"/>
              <w:rPr>
                <w:rFonts w:asciiTheme="minorHAnsi" w:hAnsiTheme="minorHAnsi" w:cs="Arial"/>
                <w:bCs/>
                <w:color w:val="222222"/>
                <w:szCs w:val="22"/>
                <w:shd w:val="clear" w:color="auto" w:fill="FFFFFF"/>
                <w:lang w:val="en-GB"/>
              </w:rPr>
            </w:pPr>
            <w:r>
              <w:rPr>
                <w:rFonts w:asciiTheme="minorHAnsi" w:hAnsiTheme="minorHAnsi" w:cs="Arial"/>
                <w:bCs/>
                <w:color w:val="222222"/>
                <w:szCs w:val="22"/>
                <w:shd w:val="clear" w:color="auto" w:fill="FFFFFF"/>
                <w:lang w:val="en-GB"/>
              </w:rPr>
              <w:t xml:space="preserve">Phone: </w:t>
            </w:r>
            <w:r w:rsidR="00C90943" w:rsidRPr="00C90943">
              <w:rPr>
                <w:rFonts w:asciiTheme="minorHAnsi" w:hAnsiTheme="minorHAnsi" w:cs="Arial"/>
                <w:bCs/>
                <w:color w:val="222222"/>
                <w:szCs w:val="22"/>
                <w:shd w:val="clear" w:color="auto" w:fill="FFFFFF"/>
                <w:lang w:val="en-GB"/>
              </w:rPr>
              <w:t>+254 721159781</w:t>
            </w:r>
          </w:p>
          <w:p w14:paraId="678606D0" w14:textId="35FAF8EB" w:rsidR="00242FBD" w:rsidRDefault="00242FBD" w:rsidP="00C90943">
            <w:pPr>
              <w:spacing w:after="200"/>
              <w:rPr>
                <w:rFonts w:asciiTheme="minorHAnsi" w:hAnsiTheme="minorHAnsi" w:cs="Arial"/>
                <w:bCs/>
                <w:color w:val="222222"/>
                <w:szCs w:val="22"/>
                <w:shd w:val="clear" w:color="auto" w:fill="FFFFFF"/>
                <w:lang w:val="en-GB"/>
              </w:rPr>
            </w:pPr>
            <w:r>
              <w:rPr>
                <w:rFonts w:asciiTheme="minorHAnsi" w:hAnsiTheme="minorHAnsi" w:cs="Arial"/>
                <w:bCs/>
                <w:color w:val="222222"/>
                <w:szCs w:val="22"/>
                <w:shd w:val="clear" w:color="auto" w:fill="FFFFFF"/>
                <w:lang w:val="en-GB"/>
              </w:rPr>
              <w:t xml:space="preserve">Email: </w:t>
            </w:r>
            <w:hyperlink r:id="rId34" w:history="1">
              <w:r w:rsidRPr="00C90943">
                <w:rPr>
                  <w:rFonts w:asciiTheme="minorHAnsi" w:hAnsiTheme="minorHAnsi"/>
                  <w:color w:val="00B9BD" w:themeColor="hyperlink"/>
                  <w:szCs w:val="22"/>
                  <w:u w:val="single"/>
                  <w:lang w:val="en-GB"/>
                </w:rPr>
                <w:t>enkimacrfm@actionafricahelp.org</w:t>
              </w:r>
            </w:hyperlink>
          </w:p>
          <w:p w14:paraId="052F450A" w14:textId="77777777" w:rsidR="00242FBD" w:rsidRDefault="00242FBD" w:rsidP="00C90943">
            <w:pPr>
              <w:spacing w:after="200"/>
              <w:rPr>
                <w:rFonts w:asciiTheme="minorHAnsi" w:hAnsiTheme="minorHAnsi" w:cs="Arial"/>
                <w:bCs/>
                <w:color w:val="222222"/>
                <w:szCs w:val="22"/>
                <w:shd w:val="clear" w:color="auto" w:fill="FFFFFF"/>
                <w:lang w:val="en-GB"/>
              </w:rPr>
            </w:pPr>
          </w:p>
          <w:p w14:paraId="79CD473B" w14:textId="7F47EBD5" w:rsidR="006206E7" w:rsidRDefault="006206E7" w:rsidP="00C90943">
            <w:pPr>
              <w:spacing w:after="200"/>
              <w:rPr>
                <w:rFonts w:asciiTheme="minorHAnsi" w:hAnsiTheme="minorHAnsi" w:cs="Arial"/>
                <w:bCs/>
                <w:color w:val="222222"/>
                <w:szCs w:val="22"/>
                <w:shd w:val="clear" w:color="auto" w:fill="FFFFFF"/>
                <w:lang w:val="en-GB"/>
              </w:rPr>
            </w:pPr>
            <w:r>
              <w:rPr>
                <w:rFonts w:asciiTheme="minorHAnsi" w:hAnsiTheme="minorHAnsi" w:cs="Arial"/>
                <w:bCs/>
                <w:color w:val="222222"/>
                <w:szCs w:val="22"/>
                <w:shd w:val="clear" w:color="auto" w:fill="FFFFFF"/>
                <w:lang w:val="en-GB"/>
              </w:rPr>
              <w:t>CONTACT 2: Project Representative</w:t>
            </w:r>
          </w:p>
          <w:p w14:paraId="2E194C45" w14:textId="77777777" w:rsidR="006206E7" w:rsidRPr="001B56E6" w:rsidRDefault="006206E7" w:rsidP="00C90943">
            <w:pPr>
              <w:spacing w:after="200"/>
              <w:rPr>
                <w:rFonts w:asciiTheme="minorHAnsi" w:hAnsiTheme="minorHAnsi" w:cs="Arial"/>
                <w:bCs/>
                <w:color w:val="222222"/>
                <w:szCs w:val="22"/>
                <w:shd w:val="clear" w:color="auto" w:fill="FFFFFF"/>
                <w:lang w:val="en-GB"/>
              </w:rPr>
            </w:pPr>
            <w:r w:rsidRPr="001B56E6">
              <w:rPr>
                <w:rFonts w:asciiTheme="minorHAnsi" w:hAnsiTheme="minorHAnsi" w:cs="Arial"/>
                <w:bCs/>
                <w:color w:val="222222"/>
                <w:szCs w:val="22"/>
                <w:shd w:val="clear" w:color="auto" w:fill="FFFFFF"/>
                <w:lang w:val="en-GB"/>
              </w:rPr>
              <w:t>EcoAct SAS</w:t>
            </w:r>
          </w:p>
          <w:p w14:paraId="543E6C79" w14:textId="1B000B63" w:rsidR="006206E7" w:rsidRPr="001B56E6" w:rsidRDefault="006206E7" w:rsidP="00C90943">
            <w:pPr>
              <w:spacing w:after="200"/>
              <w:rPr>
                <w:rFonts w:asciiTheme="minorHAnsi" w:hAnsiTheme="minorHAnsi" w:cs="Arial"/>
                <w:bCs/>
                <w:color w:val="222222"/>
                <w:szCs w:val="22"/>
                <w:shd w:val="clear" w:color="auto" w:fill="FFFFFF"/>
                <w:lang w:val="fr-FR"/>
              </w:rPr>
            </w:pPr>
            <w:r w:rsidRPr="001B56E6">
              <w:rPr>
                <w:rFonts w:asciiTheme="minorHAnsi" w:hAnsiTheme="minorHAnsi" w:cs="Arial"/>
                <w:bCs/>
                <w:color w:val="222222"/>
                <w:szCs w:val="22"/>
                <w:shd w:val="clear" w:color="auto" w:fill="FFFFFF"/>
                <w:lang w:val="fr-FR"/>
              </w:rPr>
              <w:t xml:space="preserve">35 RUE DE MIROMESNIL, </w:t>
            </w:r>
            <w:r w:rsidR="00242FBD" w:rsidRPr="001B56E6">
              <w:rPr>
                <w:rFonts w:asciiTheme="minorHAnsi" w:hAnsiTheme="minorHAnsi" w:cs="Arial"/>
                <w:bCs/>
                <w:color w:val="222222"/>
                <w:szCs w:val="22"/>
                <w:shd w:val="clear" w:color="auto" w:fill="FFFFFF"/>
                <w:lang w:val="fr-FR"/>
              </w:rPr>
              <w:t xml:space="preserve">75008, </w:t>
            </w:r>
            <w:r w:rsidRPr="001B56E6">
              <w:rPr>
                <w:rFonts w:asciiTheme="minorHAnsi" w:hAnsiTheme="minorHAnsi" w:cs="Arial"/>
                <w:bCs/>
                <w:color w:val="222222"/>
                <w:szCs w:val="22"/>
                <w:shd w:val="clear" w:color="auto" w:fill="FFFFFF"/>
                <w:lang w:val="fr-FR"/>
              </w:rPr>
              <w:t>PARIS, FRANCE</w:t>
            </w:r>
          </w:p>
          <w:p w14:paraId="753A1BC6" w14:textId="560AE3B0" w:rsidR="006206E7" w:rsidRPr="001B56E6" w:rsidRDefault="00242FBD" w:rsidP="00C90943">
            <w:pPr>
              <w:spacing w:after="200"/>
              <w:rPr>
                <w:rFonts w:ascii="Arial" w:hAnsi="Arial" w:cs="Arial"/>
                <w:bCs/>
                <w:color w:val="222222"/>
                <w:sz w:val="18"/>
                <w:szCs w:val="18"/>
                <w:shd w:val="clear" w:color="auto" w:fill="FFFFFF"/>
                <w:lang w:val="fr-FR"/>
              </w:rPr>
            </w:pPr>
            <w:proofErr w:type="gramStart"/>
            <w:r w:rsidRPr="001B56E6">
              <w:rPr>
                <w:rFonts w:asciiTheme="minorHAnsi" w:hAnsiTheme="minorHAnsi" w:cs="Arial"/>
                <w:bCs/>
                <w:color w:val="222222"/>
                <w:szCs w:val="22"/>
                <w:shd w:val="clear" w:color="auto" w:fill="FFFFFF"/>
                <w:lang w:val="fr-FR"/>
              </w:rPr>
              <w:t>Phone:</w:t>
            </w:r>
            <w:proofErr w:type="gramEnd"/>
            <w:r w:rsidRPr="001B56E6">
              <w:rPr>
                <w:rFonts w:asciiTheme="minorHAnsi" w:hAnsiTheme="minorHAnsi" w:cs="Arial"/>
                <w:bCs/>
                <w:color w:val="222222"/>
                <w:szCs w:val="22"/>
                <w:shd w:val="clear" w:color="auto" w:fill="FFFFFF"/>
                <w:lang w:val="fr-FR"/>
              </w:rPr>
              <w:t xml:space="preserve"> </w:t>
            </w:r>
            <w:r w:rsidR="006206E7" w:rsidRPr="001B56E6">
              <w:rPr>
                <w:rFonts w:asciiTheme="minorHAnsi" w:hAnsiTheme="minorHAnsi" w:cs="Arial"/>
                <w:bCs/>
                <w:color w:val="222222"/>
                <w:szCs w:val="22"/>
                <w:shd w:val="clear" w:color="auto" w:fill="FFFFFF"/>
                <w:lang w:val="fr-FR"/>
              </w:rPr>
              <w:t>+</w:t>
            </w:r>
            <w:r w:rsidRPr="001B56E6">
              <w:rPr>
                <w:rFonts w:asciiTheme="minorHAnsi" w:hAnsiTheme="minorHAnsi" w:cs="Arial"/>
                <w:bCs/>
                <w:color w:val="222222"/>
                <w:szCs w:val="22"/>
                <w:shd w:val="clear" w:color="auto" w:fill="FFFFFF"/>
                <w:lang w:val="fr-FR"/>
              </w:rPr>
              <w:t>33(0)183640870</w:t>
            </w:r>
          </w:p>
          <w:p w14:paraId="4D628288" w14:textId="3D239CB1" w:rsidR="00242FBD" w:rsidRPr="00334543" w:rsidRDefault="00242FBD" w:rsidP="00242FBD">
            <w:pPr>
              <w:snapToGrid/>
              <w:spacing w:after="200"/>
              <w:rPr>
                <w:rFonts w:asciiTheme="minorHAnsi" w:hAnsiTheme="minorHAnsi"/>
                <w:color w:val="00B9BD" w:themeColor="hyperlink"/>
                <w:szCs w:val="22"/>
                <w:u w:val="single"/>
                <w:lang w:val="fr-FR"/>
              </w:rPr>
            </w:pPr>
            <w:proofErr w:type="gramStart"/>
            <w:r w:rsidRPr="00334543">
              <w:rPr>
                <w:lang w:val="fr-FR"/>
              </w:rPr>
              <w:t>Email:</w:t>
            </w:r>
            <w:proofErr w:type="gramEnd"/>
            <w:r w:rsidRPr="00334543">
              <w:rPr>
                <w:lang w:val="fr-FR"/>
              </w:rPr>
              <w:t xml:space="preserve"> </w:t>
            </w:r>
            <w:hyperlink r:id="rId35" w:history="1">
              <w:r w:rsidRPr="00334543">
                <w:rPr>
                  <w:rStyle w:val="Lienhypertexte"/>
                  <w:szCs w:val="22"/>
                  <w:lang w:val="fr-FR"/>
                </w:rPr>
                <w:t>poafrica@eco-act.com</w:t>
              </w:r>
            </w:hyperlink>
          </w:p>
          <w:p w14:paraId="65151697" w14:textId="20303A52" w:rsidR="00242FBD" w:rsidRPr="00334543" w:rsidRDefault="00242FBD" w:rsidP="00C90943">
            <w:pPr>
              <w:spacing w:after="200"/>
              <w:rPr>
                <w:rFonts w:ascii="Arial" w:hAnsi="Arial" w:cs="Arial"/>
                <w:bCs/>
                <w:color w:val="222222"/>
                <w:sz w:val="18"/>
                <w:szCs w:val="18"/>
                <w:shd w:val="clear" w:color="auto" w:fill="FFFFFF"/>
                <w:lang w:val="fr-FR"/>
              </w:rPr>
            </w:pPr>
          </w:p>
        </w:tc>
      </w:tr>
    </w:tbl>
    <w:p w14:paraId="1012A7C3" w14:textId="77777777" w:rsidR="00794454" w:rsidRPr="00334543" w:rsidRDefault="00794454" w:rsidP="00794454">
      <w:pPr>
        <w:rPr>
          <w:lang w:val="fr-FR"/>
        </w:rPr>
      </w:pPr>
    </w:p>
    <w:p w14:paraId="54B5F3E5" w14:textId="2865B17E" w:rsidR="00DA56C3" w:rsidRPr="00334543" w:rsidRDefault="00DA56C3">
      <w:pPr>
        <w:spacing w:line="276" w:lineRule="auto"/>
        <w:contextualSpacing w:val="0"/>
        <w:rPr>
          <w:rFonts w:asciiTheme="majorHAnsi" w:eastAsia="Times New Roman" w:hAnsiTheme="majorHAnsi" w:cs="Arial"/>
          <w:iCs/>
          <w:color w:val="auto"/>
          <w:sz w:val="28"/>
          <w:szCs w:val="22"/>
          <w:lang w:val="fr-FR" w:eastAsia="en-GB"/>
          <w14:cntxtAlts w14:val="0"/>
        </w:rPr>
      </w:pPr>
      <w:r w:rsidRPr="00334543">
        <w:rPr>
          <w:lang w:val="fr-FR"/>
        </w:rPr>
        <w:br w:type="page"/>
      </w:r>
    </w:p>
    <w:p w14:paraId="276FFFEA" w14:textId="60B82544" w:rsidR="00660A1F" w:rsidRPr="00042FBE" w:rsidRDefault="004A0AF1" w:rsidP="004A0AF1">
      <w:pPr>
        <w:pStyle w:val="SectionTitle"/>
      </w:pPr>
      <w:r w:rsidRPr="004E5123">
        <w:rPr>
          <w:b/>
          <w14:ligatures w14:val="standardContextual"/>
          <w14:numForm w14:val="oldStyle"/>
        </w:rPr>
        <w:lastRenderedPageBreak/>
        <w:t>Eligibility and inclusion criteria for VPAs</w:t>
      </w:r>
      <w:r w:rsidR="004C6B4E">
        <w:rPr>
          <w:b/>
          <w14:ligatures w14:val="standardContextual"/>
          <w14:numForm w14:val="oldStyle"/>
        </w:rPr>
        <w:t xml:space="preserve"> inclusion</w:t>
      </w:r>
      <w:r w:rsidR="00660A1F">
        <w:rPr>
          <w:b/>
          <w14:ligatures w14:val="standardContextual"/>
          <w14:numForm w14:val="oldStyle"/>
        </w:rPr>
        <w:t xml:space="preserve"> </w:t>
      </w:r>
    </w:p>
    <w:p w14:paraId="4EDE0189" w14:textId="2598824D" w:rsidR="004A0AF1" w:rsidRDefault="004A0AF1" w:rsidP="004A0AF1">
      <w:pPr>
        <w:pStyle w:val="SectionList2nd"/>
        <w:numPr>
          <w:ilvl w:val="0"/>
          <w:numId w:val="0"/>
        </w:numPr>
      </w:pPr>
      <w:r>
        <w:t>&gt;&gt;</w:t>
      </w:r>
    </w:p>
    <w:p w14:paraId="3344EACB" w14:textId="77777777" w:rsidR="00331741" w:rsidRDefault="004C6B4E" w:rsidP="004A0AF1">
      <w:pPr>
        <w:pStyle w:val="SectionList2nd"/>
        <w:numPr>
          <w:ilvl w:val="0"/>
          <w:numId w:val="0"/>
        </w:numPr>
      </w:pPr>
      <w:r>
        <w:t xml:space="preserve">The below table shall be completed for </w:t>
      </w:r>
      <w:r w:rsidR="006B3D2C">
        <w:t xml:space="preserve">all VPAs. </w:t>
      </w:r>
    </w:p>
    <w:p w14:paraId="4C0594A0" w14:textId="77777777" w:rsidR="004B7910" w:rsidRDefault="006B3D2C" w:rsidP="004A0AF1">
      <w:pPr>
        <w:pStyle w:val="SectionList2nd"/>
        <w:numPr>
          <w:ilvl w:val="0"/>
          <w:numId w:val="0"/>
        </w:numPr>
      </w:pPr>
      <w:r>
        <w:t xml:space="preserve">The </w:t>
      </w:r>
      <w:r w:rsidR="00A97BBA">
        <w:t xml:space="preserve">CME </w:t>
      </w:r>
      <w:r>
        <w:t xml:space="preserve">shall provide clear description </w:t>
      </w:r>
      <w:r w:rsidR="004001EC">
        <w:t>on how eligibility criteria set at real case VPAs are complied with for</w:t>
      </w:r>
      <w:r w:rsidR="00A97BBA">
        <w:t xml:space="preserve"> </w:t>
      </w:r>
      <w:r w:rsidR="00331741">
        <w:t xml:space="preserve">each </w:t>
      </w:r>
      <w:r w:rsidR="004B7910">
        <w:t xml:space="preserve">real case and </w:t>
      </w:r>
      <w:r w:rsidR="00A97BBA">
        <w:t>regular VPAs</w:t>
      </w:r>
      <w:r w:rsidR="00331741">
        <w:t xml:space="preserve"> submitted for inclusion</w:t>
      </w:r>
      <w:r w:rsidR="00A97BBA">
        <w:t>.</w:t>
      </w:r>
    </w:p>
    <w:p w14:paraId="4CF552AE" w14:textId="7BB9598D" w:rsidR="00A97BBA" w:rsidRDefault="00C8227A" w:rsidP="004A0AF1">
      <w:pPr>
        <w:pStyle w:val="SectionList2nd"/>
        <w:numPr>
          <w:ilvl w:val="0"/>
          <w:numId w:val="0"/>
        </w:numPr>
      </w:pPr>
      <w:r>
        <w:t>The CME shall not change the eligibility criteria</w:t>
      </w:r>
      <w:r w:rsidR="00EE61FC">
        <w:t xml:space="preserve"> and required condition</w:t>
      </w:r>
      <w:r>
        <w:t xml:space="preserve"> set at real case VPAs</w:t>
      </w:r>
      <w:r w:rsidR="00EE61FC">
        <w:t>.</w:t>
      </w:r>
      <w:r>
        <w:t xml:space="preserve"> </w:t>
      </w:r>
      <w:r w:rsidR="00EE61FC">
        <w:t>A</w:t>
      </w:r>
      <w:r>
        <w:t xml:space="preserve">t the time of inclusion of </w:t>
      </w:r>
      <w:r w:rsidR="00F84364">
        <w:t>regular VPA</w:t>
      </w:r>
      <w:r w:rsidR="00EE61FC">
        <w:t xml:space="preserve">s, the CME </w:t>
      </w:r>
      <w:r w:rsidR="00F84364">
        <w:t>shall only describe how the regular VPAs comply with the eligibility criterion</w:t>
      </w:r>
      <w:r w:rsidR="00EE61FC">
        <w:t xml:space="preserve">. </w:t>
      </w:r>
      <w:r w:rsidR="00A97BBA">
        <w:t xml:space="preserve"> </w:t>
      </w:r>
    </w:p>
    <w:p w14:paraId="2ECAAD2E" w14:textId="077E7F24" w:rsidR="004C6B4E" w:rsidRDefault="004001EC" w:rsidP="004A0AF1">
      <w:pPr>
        <w:pStyle w:val="SectionList2nd"/>
        <w:numPr>
          <w:ilvl w:val="0"/>
          <w:numId w:val="0"/>
        </w:numPr>
      </w:pPr>
      <w:r>
        <w:t xml:space="preserve"> </w:t>
      </w:r>
    </w:p>
    <w:tbl>
      <w:tblPr>
        <w:tblStyle w:val="GSTableBoldline-heightcondensed"/>
        <w:tblW w:w="0" w:type="auto"/>
        <w:tblLayout w:type="fixed"/>
        <w:tblLook w:val="0160" w:firstRow="1" w:lastRow="1" w:firstColumn="0" w:lastColumn="1" w:noHBand="0" w:noVBand="0"/>
      </w:tblPr>
      <w:tblGrid>
        <w:gridCol w:w="561"/>
        <w:gridCol w:w="3022"/>
        <w:gridCol w:w="3022"/>
        <w:gridCol w:w="3024"/>
      </w:tblGrid>
      <w:tr w:rsidR="004A0AF1" w:rsidRPr="009823F5" w14:paraId="11BE55ED" w14:textId="77777777" w:rsidTr="004E5123">
        <w:trPr>
          <w:cnfStyle w:val="100000000000" w:firstRow="1" w:lastRow="0" w:firstColumn="0" w:lastColumn="0" w:oddVBand="0" w:evenVBand="0" w:oddHBand="0" w:evenHBand="0" w:firstRowFirstColumn="0" w:firstRowLastColumn="0" w:lastRowFirstColumn="0" w:lastRowLastColumn="0"/>
        </w:trPr>
        <w:tc>
          <w:tcPr>
            <w:tcW w:w="561" w:type="dxa"/>
            <w:vAlign w:val="top"/>
          </w:tcPr>
          <w:p w14:paraId="35EDCB6C" w14:textId="77777777" w:rsidR="004A0AF1" w:rsidRPr="009823F5" w:rsidRDefault="004A0AF1" w:rsidP="004E5123">
            <w:pPr>
              <w:spacing w:after="200" w:line="240" w:lineRule="auto"/>
              <w:rPr>
                <w:color w:val="FFFFFF" w:themeColor="background1"/>
                <w:lang w:val="en-GB"/>
              </w:rPr>
            </w:pPr>
            <w:r w:rsidRPr="009823F5">
              <w:rPr>
                <w:color w:val="FFFFFF" w:themeColor="background1"/>
                <w:lang w:val="en-GB"/>
              </w:rPr>
              <w:t>No.</w:t>
            </w:r>
          </w:p>
        </w:tc>
        <w:tc>
          <w:tcPr>
            <w:tcW w:w="3022" w:type="dxa"/>
            <w:vAlign w:val="top"/>
          </w:tcPr>
          <w:p w14:paraId="7EA1C23A" w14:textId="77777777" w:rsidR="004A0AF1" w:rsidRPr="009823F5" w:rsidRDefault="004A0AF1" w:rsidP="004E5123">
            <w:pPr>
              <w:spacing w:after="200" w:line="240" w:lineRule="auto"/>
              <w:rPr>
                <w:color w:val="FFFFFF" w:themeColor="background1"/>
                <w:lang w:val="en-GB"/>
              </w:rPr>
            </w:pPr>
            <w:r w:rsidRPr="009823F5">
              <w:rPr>
                <w:color w:val="FFFFFF" w:themeColor="background1"/>
                <w:lang w:val="en-GB"/>
              </w:rPr>
              <w:t>Eligibility Criterion</w:t>
            </w:r>
          </w:p>
          <w:p w14:paraId="1EA51CAA" w14:textId="77777777" w:rsidR="004A0AF1" w:rsidRPr="009823F5" w:rsidRDefault="004A0AF1" w:rsidP="004E5123">
            <w:pPr>
              <w:spacing w:after="200" w:line="240" w:lineRule="auto"/>
              <w:rPr>
                <w:color w:val="FFFFFF" w:themeColor="background1"/>
                <w:lang w:val="en-GB"/>
              </w:rPr>
            </w:pPr>
          </w:p>
        </w:tc>
        <w:tc>
          <w:tcPr>
            <w:tcW w:w="3022" w:type="dxa"/>
            <w:vAlign w:val="top"/>
          </w:tcPr>
          <w:p w14:paraId="3F496752" w14:textId="77777777" w:rsidR="004A0AF1" w:rsidRPr="009823F5" w:rsidRDefault="004A0AF1" w:rsidP="004E5123">
            <w:pPr>
              <w:spacing w:after="200" w:line="240" w:lineRule="auto"/>
              <w:rPr>
                <w:color w:val="FFFFFF" w:themeColor="background1"/>
                <w:lang w:val="en-GB"/>
              </w:rPr>
            </w:pPr>
            <w:r w:rsidRPr="009823F5">
              <w:rPr>
                <w:color w:val="FFFFFF" w:themeColor="background1"/>
                <w:lang w:val="en-GB"/>
              </w:rPr>
              <w:t>Description/</w:t>
            </w:r>
          </w:p>
          <w:p w14:paraId="7E0D8C27" w14:textId="77777777" w:rsidR="004A0AF1" w:rsidRPr="009823F5" w:rsidRDefault="004A0AF1" w:rsidP="004E5123">
            <w:pPr>
              <w:spacing w:after="200" w:line="240" w:lineRule="auto"/>
              <w:rPr>
                <w:color w:val="FFFFFF" w:themeColor="background1"/>
                <w:lang w:val="en-GB"/>
              </w:rPr>
            </w:pPr>
            <w:r w:rsidRPr="009823F5">
              <w:rPr>
                <w:color w:val="FFFFFF" w:themeColor="background1"/>
                <w:lang w:val="en-GB"/>
              </w:rPr>
              <w:t>Required condition</w:t>
            </w:r>
          </w:p>
        </w:tc>
        <w:tc>
          <w:tcPr>
            <w:tcW w:w="3024" w:type="dxa"/>
            <w:vAlign w:val="top"/>
          </w:tcPr>
          <w:p w14:paraId="68C6AC6D" w14:textId="3C8A6752" w:rsidR="004A0AF1" w:rsidRPr="009823F5" w:rsidRDefault="001244C9" w:rsidP="004E5123">
            <w:pPr>
              <w:spacing w:after="200" w:line="240" w:lineRule="auto"/>
              <w:rPr>
                <w:color w:val="FFFFFF" w:themeColor="background1"/>
                <w:lang w:val="en-GB"/>
              </w:rPr>
            </w:pPr>
            <w:r>
              <w:rPr>
                <w:color w:val="FFFFFF" w:themeColor="background1"/>
                <w:lang w:val="en-GB"/>
              </w:rPr>
              <w:t>Description of the VPA in relation to the criteria, m</w:t>
            </w:r>
            <w:r w:rsidR="004A0AF1" w:rsidRPr="009823F5">
              <w:rPr>
                <w:color w:val="FFFFFF" w:themeColor="background1"/>
                <w:lang w:val="en-GB"/>
              </w:rPr>
              <w:t>eans of Verification/Supporting evidence</w:t>
            </w:r>
          </w:p>
          <w:p w14:paraId="28D1BFF8" w14:textId="77777777" w:rsidR="004A0AF1" w:rsidRPr="009823F5" w:rsidRDefault="004A0AF1" w:rsidP="004E5123">
            <w:pPr>
              <w:spacing w:after="200" w:line="240" w:lineRule="auto"/>
              <w:rPr>
                <w:color w:val="FFFFFF" w:themeColor="background1"/>
                <w:lang w:val="en-GB"/>
              </w:rPr>
            </w:pPr>
            <w:r w:rsidRPr="009823F5">
              <w:rPr>
                <w:color w:val="FFFFFF" w:themeColor="background1"/>
                <w:lang w:val="en-GB"/>
              </w:rPr>
              <w:t>for inclusion</w:t>
            </w:r>
          </w:p>
        </w:tc>
      </w:tr>
      <w:tr w:rsidR="00C25D47" w:rsidRPr="009823F5" w14:paraId="10FD7082" w14:textId="77777777" w:rsidTr="004E5123">
        <w:tc>
          <w:tcPr>
            <w:tcW w:w="561" w:type="dxa"/>
            <w:vAlign w:val="top"/>
          </w:tcPr>
          <w:p w14:paraId="4DF32DDA" w14:textId="193A3E28" w:rsidR="00C25D47" w:rsidRPr="009823F5" w:rsidRDefault="00C25D47" w:rsidP="00C25D47">
            <w:pPr>
              <w:spacing w:after="200" w:line="240" w:lineRule="auto"/>
              <w:rPr>
                <w:color w:val="FFFFFF" w:themeColor="background1"/>
                <w:lang w:val="en-GB"/>
              </w:rPr>
            </w:pPr>
            <w:r w:rsidRPr="00962C05">
              <w:rPr>
                <w:rFonts w:ascii="Avenir Book" w:hAnsi="Avenir Book"/>
                <w:szCs w:val="22"/>
              </w:rPr>
              <w:t>1</w:t>
            </w:r>
          </w:p>
        </w:tc>
        <w:tc>
          <w:tcPr>
            <w:tcW w:w="3022" w:type="dxa"/>
            <w:vAlign w:val="top"/>
          </w:tcPr>
          <w:p w14:paraId="0532EC59" w14:textId="6A6F3DED" w:rsidR="00C25D47" w:rsidRPr="009823F5" w:rsidRDefault="00C25D47" w:rsidP="00C25D47">
            <w:pPr>
              <w:spacing w:after="200" w:line="240" w:lineRule="auto"/>
              <w:rPr>
                <w:color w:val="FFFFFF" w:themeColor="background1"/>
                <w:lang w:val="en-GB"/>
              </w:rPr>
            </w:pPr>
            <w:r w:rsidRPr="00DC6219">
              <w:rPr>
                <w:rFonts w:asciiTheme="majorHAnsi" w:hAnsiTheme="majorHAnsi"/>
                <w:sz w:val="20"/>
                <w:szCs w:val="22"/>
              </w:rPr>
              <w:t>Geographical boundaries</w:t>
            </w:r>
            <w:r>
              <w:rPr>
                <w:rFonts w:asciiTheme="majorHAnsi" w:hAnsiTheme="majorHAnsi"/>
                <w:sz w:val="20"/>
                <w:szCs w:val="22"/>
              </w:rPr>
              <w:t xml:space="preserve"> / VPA Boundary</w:t>
            </w:r>
          </w:p>
        </w:tc>
        <w:tc>
          <w:tcPr>
            <w:tcW w:w="3022" w:type="dxa"/>
            <w:vAlign w:val="top"/>
          </w:tcPr>
          <w:p w14:paraId="48A78C2E" w14:textId="77777777" w:rsidR="00C25D47" w:rsidRPr="00DC6219" w:rsidRDefault="00C25D47" w:rsidP="00C25D47">
            <w:pPr>
              <w:spacing w:line="276" w:lineRule="auto"/>
              <w:rPr>
                <w:rFonts w:asciiTheme="majorHAnsi" w:hAnsiTheme="majorHAnsi"/>
                <w:sz w:val="20"/>
                <w:szCs w:val="22"/>
              </w:rPr>
            </w:pPr>
            <w:r w:rsidRPr="00DC6219">
              <w:rPr>
                <w:rFonts w:asciiTheme="majorHAnsi" w:hAnsiTheme="majorHAnsi"/>
                <w:sz w:val="20"/>
                <w:szCs w:val="22"/>
              </w:rPr>
              <w:t xml:space="preserve">VPAs are consistent with the geographical boundary of the </w:t>
            </w:r>
            <w:proofErr w:type="spellStart"/>
            <w:proofErr w:type="gramStart"/>
            <w:r w:rsidRPr="00DC6219">
              <w:rPr>
                <w:rFonts w:asciiTheme="majorHAnsi" w:hAnsiTheme="majorHAnsi"/>
                <w:sz w:val="20"/>
                <w:szCs w:val="22"/>
              </w:rPr>
              <w:t>PoA</w:t>
            </w:r>
            <w:proofErr w:type="spellEnd"/>
            <w:r w:rsidRPr="00DC6219">
              <w:rPr>
                <w:rFonts w:asciiTheme="majorHAnsi" w:hAnsiTheme="majorHAnsi"/>
                <w:sz w:val="20"/>
                <w:szCs w:val="22"/>
              </w:rPr>
              <w:t>;</w:t>
            </w:r>
            <w:proofErr w:type="gramEnd"/>
          </w:p>
          <w:p w14:paraId="0DA1D83E" w14:textId="77777777" w:rsidR="00C25D47" w:rsidRPr="009823F5" w:rsidRDefault="00C25D47" w:rsidP="00C25D47">
            <w:pPr>
              <w:spacing w:after="200" w:line="240" w:lineRule="auto"/>
              <w:rPr>
                <w:color w:val="FFFFFF" w:themeColor="background1"/>
                <w:lang w:val="en-GB"/>
              </w:rPr>
            </w:pPr>
          </w:p>
        </w:tc>
        <w:tc>
          <w:tcPr>
            <w:tcW w:w="3024" w:type="dxa"/>
            <w:vAlign w:val="top"/>
          </w:tcPr>
          <w:p w14:paraId="5EB9ADCE" w14:textId="77777777" w:rsidR="00C25D47" w:rsidRDefault="00C25D47" w:rsidP="00C25D47">
            <w:pPr>
              <w:spacing w:after="200" w:line="276" w:lineRule="auto"/>
              <w:rPr>
                <w:rFonts w:asciiTheme="majorHAnsi" w:hAnsiTheme="majorHAnsi"/>
                <w:sz w:val="20"/>
                <w:szCs w:val="22"/>
              </w:rPr>
            </w:pPr>
            <w:r w:rsidRPr="00DC6219">
              <w:rPr>
                <w:rFonts w:asciiTheme="majorHAnsi" w:hAnsiTheme="majorHAnsi"/>
                <w:sz w:val="20"/>
                <w:szCs w:val="22"/>
              </w:rPr>
              <w:t xml:space="preserve">The project is localized in Narok </w:t>
            </w:r>
            <w:r>
              <w:rPr>
                <w:rFonts w:asciiTheme="majorHAnsi" w:hAnsiTheme="majorHAnsi"/>
                <w:sz w:val="20"/>
                <w:szCs w:val="22"/>
              </w:rPr>
              <w:t>County</w:t>
            </w:r>
            <w:r w:rsidRPr="00DC6219">
              <w:rPr>
                <w:rFonts w:asciiTheme="majorHAnsi" w:hAnsiTheme="majorHAnsi"/>
                <w:sz w:val="20"/>
                <w:szCs w:val="22"/>
              </w:rPr>
              <w:t>, Kenya, in line with the locations outlined in section A.3 of the POA DD.</w:t>
            </w:r>
          </w:p>
          <w:p w14:paraId="144DA3A9" w14:textId="77777777" w:rsidR="00C25D47" w:rsidRDefault="00C25D47" w:rsidP="00C25D47">
            <w:pPr>
              <w:spacing w:after="200" w:line="276" w:lineRule="auto"/>
              <w:rPr>
                <w:rFonts w:asciiTheme="majorHAnsi" w:hAnsiTheme="majorHAnsi"/>
                <w:sz w:val="20"/>
                <w:szCs w:val="22"/>
              </w:rPr>
            </w:pPr>
          </w:p>
          <w:p w14:paraId="018C4C7C" w14:textId="77777777" w:rsidR="00C25D47" w:rsidRDefault="00C25D47" w:rsidP="00C25D47">
            <w:pPr>
              <w:spacing w:after="200" w:line="276" w:lineRule="auto"/>
              <w:rPr>
                <w:rFonts w:asciiTheme="majorHAnsi" w:hAnsiTheme="majorHAnsi"/>
                <w:sz w:val="20"/>
                <w:szCs w:val="22"/>
              </w:rPr>
            </w:pPr>
            <w:r>
              <w:rPr>
                <w:rFonts w:asciiTheme="majorHAnsi" w:hAnsiTheme="majorHAnsi"/>
                <w:sz w:val="20"/>
                <w:szCs w:val="22"/>
              </w:rPr>
              <w:t xml:space="preserve">The VPA boundary is within the </w:t>
            </w:r>
            <w:proofErr w:type="spellStart"/>
            <w:r>
              <w:rPr>
                <w:rFonts w:asciiTheme="majorHAnsi" w:hAnsiTheme="majorHAnsi"/>
                <w:sz w:val="20"/>
                <w:szCs w:val="22"/>
              </w:rPr>
              <w:t>PoA</w:t>
            </w:r>
            <w:proofErr w:type="spellEnd"/>
            <w:r>
              <w:rPr>
                <w:rFonts w:asciiTheme="majorHAnsi" w:hAnsiTheme="majorHAnsi"/>
                <w:sz w:val="20"/>
                <w:szCs w:val="22"/>
              </w:rPr>
              <w:t xml:space="preserve"> Boundary.</w:t>
            </w:r>
          </w:p>
          <w:p w14:paraId="7E5EEC76" w14:textId="77777777" w:rsidR="00C25D47" w:rsidRPr="00E33198" w:rsidRDefault="00C25D47" w:rsidP="00C25D47">
            <w:pPr>
              <w:spacing w:after="200" w:line="276" w:lineRule="auto"/>
              <w:rPr>
                <w:rFonts w:asciiTheme="majorHAnsi" w:hAnsiTheme="majorHAnsi"/>
                <w:b/>
                <w:bCs/>
                <w:sz w:val="20"/>
                <w:szCs w:val="22"/>
              </w:rPr>
            </w:pPr>
            <w:r w:rsidRPr="00E33198">
              <w:rPr>
                <w:rFonts w:asciiTheme="majorHAnsi" w:hAnsiTheme="majorHAnsi"/>
                <w:b/>
                <w:bCs/>
                <w:sz w:val="20"/>
                <w:szCs w:val="22"/>
              </w:rPr>
              <w:t>Supporting Evidence:</w:t>
            </w:r>
          </w:p>
          <w:p w14:paraId="1AA26CA6" w14:textId="77777777" w:rsidR="00C25D47" w:rsidRPr="00985F07" w:rsidRDefault="00C25D47" w:rsidP="00C25D47">
            <w:pPr>
              <w:spacing w:after="200" w:line="276" w:lineRule="auto"/>
              <w:rPr>
                <w:rFonts w:asciiTheme="minorHAnsi" w:hAnsiTheme="minorHAnsi"/>
                <w:sz w:val="20"/>
                <w:szCs w:val="20"/>
              </w:rPr>
            </w:pPr>
            <w:r w:rsidRPr="00985F07">
              <w:rPr>
                <w:rFonts w:asciiTheme="minorHAnsi" w:hAnsiTheme="minorHAnsi"/>
                <w:sz w:val="20"/>
                <w:szCs w:val="20"/>
              </w:rPr>
              <w:t>Refer section A.2 (location of project) of VPA-DD for location of the VPA.</w:t>
            </w:r>
          </w:p>
          <w:p w14:paraId="642ECC08" w14:textId="77777777" w:rsidR="00C25D47" w:rsidRPr="00985F07" w:rsidRDefault="00C25D47" w:rsidP="00C25D47">
            <w:pPr>
              <w:spacing w:after="200" w:line="276" w:lineRule="auto"/>
              <w:rPr>
                <w:rFonts w:asciiTheme="minorHAnsi" w:hAnsiTheme="minorHAnsi"/>
                <w:sz w:val="20"/>
                <w:szCs w:val="20"/>
              </w:rPr>
            </w:pPr>
          </w:p>
          <w:p w14:paraId="14F1880F" w14:textId="725643CB" w:rsidR="00C25D47" w:rsidRPr="009823F5" w:rsidRDefault="00C25D47" w:rsidP="00C25D47">
            <w:pPr>
              <w:spacing w:after="200" w:line="240" w:lineRule="auto"/>
              <w:rPr>
                <w:color w:val="FFFFFF" w:themeColor="background1"/>
                <w:lang w:val="en-GB"/>
              </w:rPr>
            </w:pPr>
            <w:r w:rsidRPr="00985F07">
              <w:rPr>
                <w:rFonts w:asciiTheme="minorHAnsi" w:hAnsiTheme="minorHAnsi"/>
                <w:sz w:val="20"/>
                <w:szCs w:val="20"/>
              </w:rPr>
              <w:t>Stove distribution record/beneficiary list</w:t>
            </w:r>
          </w:p>
        </w:tc>
      </w:tr>
      <w:tr w:rsidR="00C25D47" w:rsidRPr="009823F5" w14:paraId="13D07379" w14:textId="77777777" w:rsidTr="004E5123">
        <w:tc>
          <w:tcPr>
            <w:tcW w:w="561" w:type="dxa"/>
            <w:vAlign w:val="top"/>
          </w:tcPr>
          <w:p w14:paraId="65D1E286" w14:textId="5A5BE071" w:rsidR="00C25D47" w:rsidRPr="009823F5" w:rsidRDefault="00C25D47" w:rsidP="00C25D47">
            <w:pPr>
              <w:spacing w:after="200" w:line="240" w:lineRule="auto"/>
              <w:rPr>
                <w:color w:val="FFFFFF" w:themeColor="background1"/>
                <w:lang w:val="en-GB"/>
              </w:rPr>
            </w:pPr>
            <w:r w:rsidRPr="00962C05">
              <w:rPr>
                <w:rFonts w:ascii="Avenir Book" w:hAnsi="Avenir Book"/>
                <w:szCs w:val="22"/>
              </w:rPr>
              <w:t>2</w:t>
            </w:r>
          </w:p>
        </w:tc>
        <w:tc>
          <w:tcPr>
            <w:tcW w:w="3022" w:type="dxa"/>
            <w:vAlign w:val="top"/>
          </w:tcPr>
          <w:p w14:paraId="3FEC0A78" w14:textId="11BE387A" w:rsidR="00C25D47" w:rsidRPr="009823F5" w:rsidRDefault="00C25D47" w:rsidP="00C25D47">
            <w:pPr>
              <w:spacing w:after="200" w:line="240" w:lineRule="auto"/>
              <w:rPr>
                <w:color w:val="FFFFFF" w:themeColor="background1"/>
                <w:lang w:val="en-GB"/>
              </w:rPr>
            </w:pPr>
            <w:r w:rsidRPr="00CC4C05">
              <w:rPr>
                <w:rFonts w:asciiTheme="majorHAnsi" w:hAnsiTheme="majorHAnsi"/>
                <w:sz w:val="20"/>
                <w:szCs w:val="22"/>
              </w:rPr>
              <w:t>Conditions to avoid double counting of Impacts</w:t>
            </w:r>
          </w:p>
        </w:tc>
        <w:tc>
          <w:tcPr>
            <w:tcW w:w="3022" w:type="dxa"/>
            <w:vAlign w:val="top"/>
          </w:tcPr>
          <w:p w14:paraId="4989699A" w14:textId="77777777" w:rsidR="00C25D47" w:rsidRPr="00CC4C05" w:rsidRDefault="00C25D47" w:rsidP="00C25D47">
            <w:pPr>
              <w:spacing w:line="276" w:lineRule="auto"/>
              <w:rPr>
                <w:rFonts w:asciiTheme="majorHAnsi" w:hAnsiTheme="majorHAnsi"/>
                <w:sz w:val="20"/>
                <w:szCs w:val="22"/>
              </w:rPr>
            </w:pPr>
            <w:r w:rsidRPr="00CC4C05">
              <w:rPr>
                <w:rFonts w:asciiTheme="majorHAnsi" w:hAnsiTheme="majorHAnsi"/>
                <w:sz w:val="20"/>
                <w:szCs w:val="22"/>
              </w:rPr>
              <w:t>Project distributed products must not be double counted within any other programs</w:t>
            </w:r>
          </w:p>
          <w:p w14:paraId="5D5A64A0" w14:textId="77777777" w:rsidR="00C25D47" w:rsidRPr="009823F5" w:rsidRDefault="00C25D47" w:rsidP="00C25D47">
            <w:pPr>
              <w:spacing w:after="200" w:line="240" w:lineRule="auto"/>
              <w:rPr>
                <w:color w:val="FFFFFF" w:themeColor="background1"/>
                <w:lang w:val="en-GB"/>
              </w:rPr>
            </w:pPr>
          </w:p>
        </w:tc>
        <w:tc>
          <w:tcPr>
            <w:tcW w:w="3024" w:type="dxa"/>
            <w:vAlign w:val="top"/>
          </w:tcPr>
          <w:p w14:paraId="50C3523A" w14:textId="77777777" w:rsidR="00C25D47" w:rsidRPr="00CC4C05" w:rsidRDefault="00C25D47" w:rsidP="00C25D47">
            <w:pPr>
              <w:spacing w:line="276" w:lineRule="auto"/>
              <w:rPr>
                <w:rFonts w:asciiTheme="majorHAnsi" w:hAnsiTheme="majorHAnsi"/>
                <w:sz w:val="20"/>
                <w:szCs w:val="22"/>
              </w:rPr>
            </w:pPr>
            <w:r w:rsidRPr="7D431D28">
              <w:rPr>
                <w:rFonts w:asciiTheme="majorHAnsi" w:hAnsiTheme="majorHAnsi"/>
                <w:sz w:val="20"/>
                <w:szCs w:val="20"/>
              </w:rPr>
              <w:t xml:space="preserve">A unique identification number will be written on each cookstove / a name plate with the stove serial number will be displayed in the household. Further, the beneficiary details will be registered in an online monitoring tool doubled by paper data collection. </w:t>
            </w:r>
          </w:p>
          <w:p w14:paraId="70366996" w14:textId="77777777" w:rsidR="00C25D47" w:rsidRPr="00CC4C05" w:rsidRDefault="00C25D47" w:rsidP="00C25D47">
            <w:pPr>
              <w:spacing w:line="276" w:lineRule="auto"/>
              <w:rPr>
                <w:rFonts w:asciiTheme="majorHAnsi" w:hAnsiTheme="majorHAnsi"/>
                <w:sz w:val="20"/>
                <w:szCs w:val="22"/>
              </w:rPr>
            </w:pPr>
          </w:p>
          <w:p w14:paraId="727D9C9F" w14:textId="77777777" w:rsidR="00C25D47" w:rsidRPr="00CC4C05" w:rsidRDefault="00C25D47" w:rsidP="00C25D47">
            <w:pPr>
              <w:spacing w:after="200" w:line="276" w:lineRule="auto"/>
              <w:rPr>
                <w:rFonts w:asciiTheme="majorHAnsi" w:hAnsiTheme="majorHAnsi"/>
                <w:sz w:val="20"/>
                <w:szCs w:val="22"/>
              </w:rPr>
            </w:pPr>
            <w:r w:rsidRPr="00CC4C05">
              <w:rPr>
                <w:rFonts w:asciiTheme="majorHAnsi" w:hAnsiTheme="majorHAnsi"/>
                <w:sz w:val="20"/>
                <w:szCs w:val="22"/>
              </w:rPr>
              <w:t>Supporting Evidence:</w:t>
            </w:r>
          </w:p>
          <w:p w14:paraId="6FD32F74" w14:textId="57EE66C9" w:rsidR="00C25D47" w:rsidRPr="009823F5" w:rsidRDefault="00C25D47" w:rsidP="00C25D47">
            <w:pPr>
              <w:spacing w:after="200" w:line="240" w:lineRule="auto"/>
              <w:rPr>
                <w:color w:val="FFFFFF" w:themeColor="background1"/>
                <w:lang w:val="en-GB"/>
              </w:rPr>
            </w:pPr>
            <w:r w:rsidRPr="00CC4C05">
              <w:rPr>
                <w:rFonts w:asciiTheme="minorHAnsi" w:hAnsiTheme="minorHAnsi"/>
                <w:sz w:val="20"/>
                <w:szCs w:val="20"/>
              </w:rPr>
              <w:t>Stove distribution record/beneficiary list</w:t>
            </w:r>
            <w:r>
              <w:rPr>
                <w:rFonts w:asciiTheme="minorHAnsi" w:hAnsiTheme="minorHAnsi"/>
                <w:sz w:val="20"/>
                <w:szCs w:val="20"/>
              </w:rPr>
              <w:t xml:space="preserve"> which shows the location of stove distribution</w:t>
            </w:r>
          </w:p>
        </w:tc>
      </w:tr>
      <w:tr w:rsidR="00C25D47" w:rsidRPr="009823F5" w14:paraId="609A5D8C" w14:textId="77777777" w:rsidTr="004E5123">
        <w:tc>
          <w:tcPr>
            <w:tcW w:w="561" w:type="dxa"/>
            <w:tcBorders>
              <w:bottom w:val="single" w:sz="4" w:space="0" w:color="A6A6A6" w:themeColor="background1" w:themeShade="A6"/>
            </w:tcBorders>
            <w:vAlign w:val="top"/>
          </w:tcPr>
          <w:p w14:paraId="3EEAA606" w14:textId="2F747EA7" w:rsidR="00C25D47" w:rsidRPr="009823F5" w:rsidRDefault="00C25D47" w:rsidP="00C25D47">
            <w:pPr>
              <w:spacing w:after="200" w:line="240" w:lineRule="auto"/>
              <w:rPr>
                <w:color w:val="FFFFFF" w:themeColor="background1"/>
                <w:lang w:val="en-GB"/>
              </w:rPr>
            </w:pPr>
            <w:r w:rsidRPr="00962C05">
              <w:rPr>
                <w:rFonts w:ascii="Avenir Book" w:hAnsi="Avenir Book"/>
                <w:szCs w:val="22"/>
              </w:rPr>
              <w:lastRenderedPageBreak/>
              <w:t>3</w:t>
            </w:r>
          </w:p>
        </w:tc>
        <w:tc>
          <w:tcPr>
            <w:tcW w:w="3022" w:type="dxa"/>
            <w:tcBorders>
              <w:bottom w:val="single" w:sz="4" w:space="0" w:color="A6A6A6" w:themeColor="background1" w:themeShade="A6"/>
            </w:tcBorders>
            <w:vAlign w:val="top"/>
          </w:tcPr>
          <w:p w14:paraId="4AF00F71" w14:textId="232B9068" w:rsidR="00C25D47" w:rsidRPr="009823F5" w:rsidRDefault="00C25D47" w:rsidP="00C25D47">
            <w:pPr>
              <w:spacing w:after="200" w:line="240" w:lineRule="auto"/>
              <w:rPr>
                <w:color w:val="FFFFFF" w:themeColor="background1"/>
                <w:lang w:val="en-GB"/>
              </w:rPr>
            </w:pPr>
            <w:r w:rsidRPr="00DC6219">
              <w:rPr>
                <w:rFonts w:asciiTheme="majorHAnsi" w:hAnsiTheme="majorHAnsi"/>
                <w:sz w:val="20"/>
                <w:szCs w:val="22"/>
              </w:rPr>
              <w:t>Exclusivity of the program</w:t>
            </w:r>
          </w:p>
        </w:tc>
        <w:tc>
          <w:tcPr>
            <w:tcW w:w="3022" w:type="dxa"/>
            <w:tcBorders>
              <w:bottom w:val="single" w:sz="4" w:space="0" w:color="A6A6A6" w:themeColor="background1" w:themeShade="A6"/>
            </w:tcBorders>
            <w:vAlign w:val="top"/>
          </w:tcPr>
          <w:p w14:paraId="768D4507" w14:textId="594FA10C" w:rsidR="00C25D47" w:rsidRPr="009823F5" w:rsidRDefault="00C25D47" w:rsidP="00C25D47">
            <w:pPr>
              <w:spacing w:after="200" w:line="240" w:lineRule="auto"/>
              <w:rPr>
                <w:color w:val="FFFFFF" w:themeColor="background1"/>
                <w:lang w:val="en-GB"/>
              </w:rPr>
            </w:pPr>
            <w:r w:rsidRPr="00DC6219">
              <w:rPr>
                <w:rFonts w:asciiTheme="majorHAnsi" w:hAnsiTheme="majorHAnsi"/>
                <w:sz w:val="20"/>
                <w:szCs w:val="22"/>
              </w:rPr>
              <w:t xml:space="preserve">V/CPAs are exclusive to the </w:t>
            </w:r>
            <w:proofErr w:type="spellStart"/>
            <w:r w:rsidRPr="00DC6219">
              <w:rPr>
                <w:rFonts w:asciiTheme="majorHAnsi" w:hAnsiTheme="majorHAnsi"/>
                <w:sz w:val="20"/>
                <w:szCs w:val="22"/>
              </w:rPr>
              <w:t>PoA</w:t>
            </w:r>
            <w:proofErr w:type="spellEnd"/>
          </w:p>
        </w:tc>
        <w:tc>
          <w:tcPr>
            <w:tcW w:w="3024" w:type="dxa"/>
            <w:tcBorders>
              <w:bottom w:val="single" w:sz="4" w:space="0" w:color="A6A6A6" w:themeColor="background1" w:themeShade="A6"/>
            </w:tcBorders>
            <w:vAlign w:val="top"/>
          </w:tcPr>
          <w:p w14:paraId="5EE23D32" w14:textId="77777777" w:rsidR="00C25D47" w:rsidRDefault="00C25D47" w:rsidP="00C25D47">
            <w:pPr>
              <w:spacing w:line="276" w:lineRule="auto"/>
              <w:rPr>
                <w:rFonts w:asciiTheme="majorHAnsi" w:hAnsiTheme="majorHAnsi"/>
                <w:sz w:val="20"/>
                <w:szCs w:val="22"/>
              </w:rPr>
            </w:pPr>
            <w:r w:rsidRPr="00DC6219">
              <w:rPr>
                <w:rFonts w:asciiTheme="majorHAnsi" w:hAnsiTheme="majorHAnsi"/>
                <w:sz w:val="20"/>
                <w:szCs w:val="22"/>
              </w:rPr>
              <w:t>The project owner produces a Letter of engagement to not seek another certification on this.</w:t>
            </w:r>
          </w:p>
          <w:p w14:paraId="249E1BB9" w14:textId="2852A053" w:rsidR="00C25D47" w:rsidRPr="009823F5" w:rsidRDefault="00C25D47" w:rsidP="00C25D47">
            <w:pPr>
              <w:spacing w:after="200" w:line="240" w:lineRule="auto"/>
              <w:rPr>
                <w:color w:val="FFFFFF" w:themeColor="background1"/>
                <w:lang w:val="en-GB"/>
              </w:rPr>
            </w:pPr>
            <w:r w:rsidRPr="001D37AE">
              <w:rPr>
                <w:rFonts w:asciiTheme="majorHAnsi" w:hAnsiTheme="majorHAnsi"/>
                <w:sz w:val="20"/>
                <w:szCs w:val="22"/>
              </w:rPr>
              <w:t>Supporting Evidence: Signed letter</w:t>
            </w:r>
          </w:p>
        </w:tc>
      </w:tr>
      <w:tr w:rsidR="00C25D47" w:rsidRPr="009823F5" w14:paraId="6479DBCD" w14:textId="77777777" w:rsidTr="00C25D47">
        <w:tc>
          <w:tcPr>
            <w:tcW w:w="561" w:type="dxa"/>
            <w:tcBorders>
              <w:top w:val="single" w:sz="4" w:space="0" w:color="A6A6A6" w:themeColor="background1" w:themeShade="A6"/>
              <w:bottom w:val="single" w:sz="4" w:space="0" w:color="A6A6A6" w:themeColor="background1" w:themeShade="A6"/>
            </w:tcBorders>
            <w:vAlign w:val="top"/>
          </w:tcPr>
          <w:p w14:paraId="1D03BFCB" w14:textId="3B9179F5" w:rsidR="00C25D47" w:rsidRPr="009823F5" w:rsidRDefault="00C25D47" w:rsidP="00C25D47">
            <w:pPr>
              <w:spacing w:after="200" w:line="240" w:lineRule="auto"/>
              <w:rPr>
                <w:color w:val="FFFFFF" w:themeColor="background1"/>
                <w:lang w:val="en-GB"/>
              </w:rPr>
            </w:pPr>
            <w:r>
              <w:rPr>
                <w:rFonts w:ascii="Avenir Book" w:hAnsi="Avenir Book"/>
                <w:szCs w:val="22"/>
              </w:rPr>
              <w:t>4</w:t>
            </w:r>
          </w:p>
        </w:tc>
        <w:tc>
          <w:tcPr>
            <w:tcW w:w="3022" w:type="dxa"/>
            <w:tcBorders>
              <w:top w:val="single" w:sz="4" w:space="0" w:color="A6A6A6" w:themeColor="background1" w:themeShade="A6"/>
              <w:bottom w:val="single" w:sz="4" w:space="0" w:color="A6A6A6" w:themeColor="background1" w:themeShade="A6"/>
            </w:tcBorders>
            <w:vAlign w:val="top"/>
          </w:tcPr>
          <w:p w14:paraId="57007D60" w14:textId="77777777" w:rsidR="00C25D47" w:rsidRPr="00DC6219" w:rsidRDefault="00C25D47" w:rsidP="00C25D47">
            <w:pPr>
              <w:spacing w:line="276" w:lineRule="auto"/>
              <w:rPr>
                <w:rFonts w:asciiTheme="majorHAnsi" w:hAnsiTheme="majorHAnsi"/>
                <w:sz w:val="20"/>
                <w:szCs w:val="22"/>
              </w:rPr>
            </w:pPr>
            <w:r w:rsidRPr="00DC6219">
              <w:rPr>
                <w:rFonts w:asciiTheme="majorHAnsi" w:hAnsiTheme="majorHAnsi"/>
                <w:sz w:val="20"/>
                <w:szCs w:val="22"/>
              </w:rPr>
              <w:t>Specification of the technology/mea</w:t>
            </w:r>
            <w:r>
              <w:rPr>
                <w:rFonts w:asciiTheme="majorHAnsi" w:hAnsiTheme="majorHAnsi"/>
                <w:sz w:val="20"/>
                <w:szCs w:val="22"/>
              </w:rPr>
              <w:t>s</w:t>
            </w:r>
            <w:r w:rsidRPr="00DC6219">
              <w:rPr>
                <w:rFonts w:asciiTheme="majorHAnsi" w:hAnsiTheme="majorHAnsi"/>
                <w:sz w:val="20"/>
                <w:szCs w:val="22"/>
              </w:rPr>
              <w:t>ure such as the level and type of service, as well as performance specification based on, inter alia, testing/</w:t>
            </w:r>
            <w:proofErr w:type="gramStart"/>
            <w:r w:rsidRPr="00DC6219">
              <w:rPr>
                <w:rFonts w:asciiTheme="majorHAnsi" w:hAnsiTheme="majorHAnsi"/>
                <w:sz w:val="20"/>
                <w:szCs w:val="22"/>
              </w:rPr>
              <w:t>certification;</w:t>
            </w:r>
            <w:proofErr w:type="gramEnd"/>
          </w:p>
          <w:p w14:paraId="33E192DB" w14:textId="77777777" w:rsidR="00C25D47" w:rsidRPr="009823F5" w:rsidRDefault="00C25D47" w:rsidP="00C25D47">
            <w:pPr>
              <w:spacing w:after="200" w:line="240" w:lineRule="auto"/>
              <w:rPr>
                <w:color w:val="FFFFFF" w:themeColor="background1"/>
                <w:lang w:val="en-GB"/>
              </w:rPr>
            </w:pPr>
          </w:p>
        </w:tc>
        <w:tc>
          <w:tcPr>
            <w:tcW w:w="3022" w:type="dxa"/>
            <w:tcBorders>
              <w:top w:val="single" w:sz="4" w:space="0" w:color="A6A6A6" w:themeColor="background1" w:themeShade="A6"/>
              <w:bottom w:val="single" w:sz="4" w:space="0" w:color="A6A6A6" w:themeColor="background1" w:themeShade="A6"/>
            </w:tcBorders>
            <w:vAlign w:val="top"/>
          </w:tcPr>
          <w:p w14:paraId="48D6AFC1" w14:textId="77777777" w:rsidR="00C25D47" w:rsidRPr="00DC6219" w:rsidRDefault="00C25D47" w:rsidP="00C25D47">
            <w:pPr>
              <w:spacing w:line="276" w:lineRule="auto"/>
              <w:rPr>
                <w:rFonts w:asciiTheme="majorHAnsi" w:hAnsiTheme="majorHAnsi"/>
                <w:sz w:val="20"/>
                <w:szCs w:val="22"/>
              </w:rPr>
            </w:pPr>
            <w:r w:rsidRPr="00DC6219">
              <w:rPr>
                <w:rFonts w:asciiTheme="majorHAnsi" w:hAnsiTheme="majorHAnsi"/>
                <w:sz w:val="20"/>
                <w:szCs w:val="22"/>
              </w:rPr>
              <w:t>Technologies accepted in the methodologies are outlined in section A.4: Improved biomass and clean cookstoves (LPG, bioethanol, biogas) eligible under the GS4GG Community Services Activity Requirements v1.2 section 3.1.1. (b)</w:t>
            </w:r>
          </w:p>
          <w:p w14:paraId="6F215DD2" w14:textId="77777777" w:rsidR="00C25D47" w:rsidRPr="00DC6219" w:rsidRDefault="00C25D47" w:rsidP="00C25D47">
            <w:pPr>
              <w:spacing w:line="276" w:lineRule="auto"/>
              <w:rPr>
                <w:rFonts w:asciiTheme="majorHAnsi" w:hAnsiTheme="majorHAnsi"/>
                <w:sz w:val="20"/>
                <w:szCs w:val="22"/>
              </w:rPr>
            </w:pPr>
          </w:p>
          <w:p w14:paraId="6E1931E7" w14:textId="77777777" w:rsidR="00C25D47" w:rsidRPr="00DC6219" w:rsidRDefault="00C25D47" w:rsidP="00C25D47">
            <w:pPr>
              <w:spacing w:line="276" w:lineRule="auto"/>
              <w:rPr>
                <w:rFonts w:asciiTheme="majorHAnsi" w:hAnsiTheme="majorHAnsi"/>
                <w:sz w:val="20"/>
                <w:szCs w:val="22"/>
              </w:rPr>
            </w:pPr>
            <w:r w:rsidRPr="00DC6219">
              <w:rPr>
                <w:rFonts w:asciiTheme="majorHAnsi" w:hAnsiTheme="majorHAnsi"/>
                <w:sz w:val="20"/>
                <w:szCs w:val="22"/>
              </w:rPr>
              <w:t>Biomass ICS may also be provided at the institutional level, as per 2.1.2 of the CSA Requirements v1.2,</w:t>
            </w:r>
          </w:p>
          <w:p w14:paraId="579C6B6B" w14:textId="77777777" w:rsidR="00C25D47" w:rsidRPr="00DC6219" w:rsidRDefault="00C25D47" w:rsidP="00C25D47">
            <w:pPr>
              <w:spacing w:line="276" w:lineRule="auto"/>
              <w:rPr>
                <w:rFonts w:asciiTheme="majorHAnsi" w:hAnsiTheme="majorHAnsi"/>
                <w:sz w:val="20"/>
                <w:szCs w:val="22"/>
              </w:rPr>
            </w:pPr>
          </w:p>
          <w:p w14:paraId="6FCBB9AA" w14:textId="77777777" w:rsidR="00C25D47" w:rsidRPr="009823F5" w:rsidRDefault="00C25D47" w:rsidP="00C25D47">
            <w:pPr>
              <w:spacing w:after="200" w:line="240" w:lineRule="auto"/>
              <w:rPr>
                <w:color w:val="FFFFFF" w:themeColor="background1"/>
                <w:lang w:val="en-GB"/>
              </w:rPr>
            </w:pPr>
          </w:p>
        </w:tc>
        <w:tc>
          <w:tcPr>
            <w:tcW w:w="3024" w:type="dxa"/>
            <w:tcBorders>
              <w:top w:val="single" w:sz="4" w:space="0" w:color="A6A6A6" w:themeColor="background1" w:themeShade="A6"/>
              <w:bottom w:val="single" w:sz="4" w:space="0" w:color="A6A6A6" w:themeColor="background1" w:themeShade="A6"/>
            </w:tcBorders>
            <w:vAlign w:val="top"/>
          </w:tcPr>
          <w:p w14:paraId="26D1D57E" w14:textId="77777777" w:rsidR="00C25D47" w:rsidRPr="00BB75D0" w:rsidRDefault="00C25D47" w:rsidP="00C25D47">
            <w:pPr>
              <w:spacing w:line="276" w:lineRule="auto"/>
              <w:rPr>
                <w:rFonts w:asciiTheme="majorHAnsi" w:hAnsiTheme="majorHAnsi"/>
                <w:b/>
                <w:bCs/>
                <w:sz w:val="20"/>
                <w:szCs w:val="22"/>
              </w:rPr>
            </w:pPr>
            <w:r w:rsidRPr="00BB75D0">
              <w:rPr>
                <w:rFonts w:asciiTheme="majorHAnsi" w:hAnsiTheme="majorHAnsi"/>
                <w:b/>
                <w:bCs/>
                <w:sz w:val="20"/>
                <w:szCs w:val="22"/>
              </w:rPr>
              <w:t>VPA-DD specifies:</w:t>
            </w:r>
          </w:p>
          <w:p w14:paraId="5AF812A5" w14:textId="77777777" w:rsidR="00C25D47" w:rsidRPr="00DC6219" w:rsidRDefault="00C25D47" w:rsidP="00C25D47">
            <w:pPr>
              <w:spacing w:line="276" w:lineRule="auto"/>
              <w:rPr>
                <w:rFonts w:asciiTheme="majorHAnsi" w:hAnsiTheme="majorHAnsi"/>
                <w:sz w:val="20"/>
                <w:szCs w:val="22"/>
              </w:rPr>
            </w:pPr>
            <w:r w:rsidRPr="00441C04">
              <w:rPr>
                <w:rFonts w:asciiTheme="majorHAnsi" w:hAnsiTheme="majorHAnsi"/>
                <w:b/>
                <w:bCs/>
                <w:sz w:val="20"/>
                <w:szCs w:val="22"/>
              </w:rPr>
              <w:t>For cookstoves:</w:t>
            </w:r>
            <w:r w:rsidRPr="00DC6219">
              <w:rPr>
                <w:rFonts w:asciiTheme="majorHAnsi" w:hAnsiTheme="majorHAnsi"/>
                <w:sz w:val="20"/>
                <w:szCs w:val="22"/>
              </w:rPr>
              <w:t xml:space="preserve"> </w:t>
            </w:r>
            <w:r>
              <w:rPr>
                <w:rFonts w:asciiTheme="majorHAnsi" w:hAnsiTheme="majorHAnsi"/>
                <w:sz w:val="20"/>
                <w:szCs w:val="22"/>
              </w:rPr>
              <w:t>Technical specification of the stove are given in the current VPA</w:t>
            </w:r>
            <w:r w:rsidRPr="00DC6219">
              <w:rPr>
                <w:rFonts w:asciiTheme="majorHAnsi" w:hAnsiTheme="majorHAnsi"/>
                <w:sz w:val="20"/>
                <w:szCs w:val="22"/>
              </w:rPr>
              <w:t>. Name of the manufacturer</w:t>
            </w:r>
            <w:r>
              <w:rPr>
                <w:rFonts w:asciiTheme="majorHAnsi" w:hAnsiTheme="majorHAnsi"/>
                <w:sz w:val="20"/>
                <w:szCs w:val="22"/>
              </w:rPr>
              <w:t xml:space="preserve"> and details of production dedicated to the project will be traced by computer and by hand documents.</w:t>
            </w:r>
          </w:p>
          <w:p w14:paraId="79F035E7" w14:textId="77777777" w:rsidR="00C25D47" w:rsidRDefault="00C25D47" w:rsidP="00C25D47">
            <w:pPr>
              <w:spacing w:line="276" w:lineRule="auto"/>
              <w:rPr>
                <w:rFonts w:asciiTheme="majorHAnsi" w:hAnsiTheme="majorHAnsi"/>
                <w:sz w:val="20"/>
                <w:szCs w:val="22"/>
              </w:rPr>
            </w:pPr>
          </w:p>
          <w:p w14:paraId="0F50E9B0" w14:textId="77777777" w:rsidR="00C25D47" w:rsidRPr="00E33198" w:rsidRDefault="00C25D47" w:rsidP="00C25D47">
            <w:pPr>
              <w:spacing w:line="276" w:lineRule="auto"/>
              <w:rPr>
                <w:rFonts w:asciiTheme="majorHAnsi" w:hAnsiTheme="majorHAnsi"/>
                <w:b/>
                <w:bCs/>
                <w:sz w:val="20"/>
                <w:szCs w:val="22"/>
              </w:rPr>
            </w:pPr>
            <w:r w:rsidRPr="00E33198">
              <w:rPr>
                <w:rFonts w:asciiTheme="majorHAnsi" w:hAnsiTheme="majorHAnsi"/>
                <w:b/>
                <w:bCs/>
                <w:sz w:val="20"/>
                <w:szCs w:val="22"/>
              </w:rPr>
              <w:t xml:space="preserve">Supporting Evidence: </w:t>
            </w:r>
          </w:p>
          <w:p w14:paraId="759EB45A" w14:textId="2E21C7B3" w:rsidR="00C25D47" w:rsidRPr="009823F5" w:rsidRDefault="00C25D47" w:rsidP="00C25D47">
            <w:pPr>
              <w:spacing w:after="200" w:line="240" w:lineRule="auto"/>
              <w:rPr>
                <w:color w:val="FFFFFF" w:themeColor="background1"/>
                <w:lang w:val="en-GB"/>
              </w:rPr>
            </w:pPr>
            <w:r w:rsidRPr="002210A2">
              <w:rPr>
                <w:rFonts w:asciiTheme="minorHAnsi" w:hAnsiTheme="minorHAnsi"/>
                <w:sz w:val="20"/>
                <w:szCs w:val="20"/>
              </w:rPr>
              <w:t>Technical specifications / test reports / manufacturer certificates, as available, of the project ICS demonstrating compliance with the required conditions</w:t>
            </w:r>
          </w:p>
        </w:tc>
      </w:tr>
      <w:tr w:rsidR="00C25D47" w:rsidRPr="009823F5" w14:paraId="7DAF69B2" w14:textId="77777777" w:rsidTr="00C25D47">
        <w:tc>
          <w:tcPr>
            <w:tcW w:w="561" w:type="dxa"/>
            <w:tcBorders>
              <w:top w:val="single" w:sz="4" w:space="0" w:color="A6A6A6" w:themeColor="background1" w:themeShade="A6"/>
              <w:bottom w:val="single" w:sz="4" w:space="0" w:color="A6A6A6" w:themeColor="background1" w:themeShade="A6"/>
            </w:tcBorders>
            <w:vAlign w:val="top"/>
          </w:tcPr>
          <w:p w14:paraId="0B4419D6" w14:textId="498AD80D" w:rsidR="00C25D47" w:rsidRPr="00962C05" w:rsidRDefault="00C25D47" w:rsidP="00C25D47">
            <w:pPr>
              <w:spacing w:line="240" w:lineRule="auto"/>
              <w:rPr>
                <w:rFonts w:ascii="Avenir Book" w:hAnsi="Avenir Book"/>
                <w:szCs w:val="22"/>
              </w:rPr>
            </w:pPr>
            <w:r>
              <w:rPr>
                <w:rFonts w:ascii="Avenir Book" w:hAnsi="Avenir Book"/>
                <w:szCs w:val="22"/>
              </w:rPr>
              <w:t>5</w:t>
            </w:r>
          </w:p>
        </w:tc>
        <w:tc>
          <w:tcPr>
            <w:tcW w:w="3022" w:type="dxa"/>
            <w:tcBorders>
              <w:top w:val="single" w:sz="4" w:space="0" w:color="A6A6A6" w:themeColor="background1" w:themeShade="A6"/>
              <w:bottom w:val="single" w:sz="4" w:space="0" w:color="A6A6A6" w:themeColor="background1" w:themeShade="A6"/>
            </w:tcBorders>
            <w:vAlign w:val="top"/>
          </w:tcPr>
          <w:p w14:paraId="4E9FF006" w14:textId="6E8F4A1B" w:rsidR="00C25D47" w:rsidRPr="009823F5" w:rsidRDefault="00C25D47" w:rsidP="00C25D47">
            <w:pPr>
              <w:spacing w:line="240" w:lineRule="auto"/>
              <w:rPr>
                <w:color w:val="FFFFFF" w:themeColor="background1"/>
                <w:lang w:val="en-GB"/>
              </w:rPr>
            </w:pPr>
            <w:r>
              <w:rPr>
                <w:rFonts w:asciiTheme="majorHAnsi" w:hAnsiTheme="majorHAnsi"/>
                <w:sz w:val="20"/>
                <w:szCs w:val="22"/>
              </w:rPr>
              <w:t>S</w:t>
            </w:r>
            <w:r w:rsidRPr="00DC6219">
              <w:rPr>
                <w:rFonts w:asciiTheme="majorHAnsi" w:hAnsiTheme="majorHAnsi"/>
                <w:sz w:val="20"/>
                <w:szCs w:val="22"/>
              </w:rPr>
              <w:t>tart dates of VPAs</w:t>
            </w:r>
          </w:p>
        </w:tc>
        <w:tc>
          <w:tcPr>
            <w:tcW w:w="3022" w:type="dxa"/>
            <w:tcBorders>
              <w:top w:val="single" w:sz="4" w:space="0" w:color="A6A6A6" w:themeColor="background1" w:themeShade="A6"/>
              <w:bottom w:val="single" w:sz="4" w:space="0" w:color="A6A6A6" w:themeColor="background1" w:themeShade="A6"/>
            </w:tcBorders>
            <w:vAlign w:val="top"/>
          </w:tcPr>
          <w:p w14:paraId="0A1AD06B" w14:textId="77777777" w:rsidR="00C25D47" w:rsidRDefault="00C25D47" w:rsidP="00C25D47">
            <w:pPr>
              <w:spacing w:after="200" w:line="240" w:lineRule="auto"/>
              <w:rPr>
                <w:rFonts w:asciiTheme="majorHAnsi" w:hAnsiTheme="majorHAnsi"/>
                <w:sz w:val="20"/>
                <w:szCs w:val="22"/>
              </w:rPr>
            </w:pPr>
            <w:r w:rsidRPr="00DC6219">
              <w:rPr>
                <w:rFonts w:asciiTheme="majorHAnsi" w:hAnsiTheme="majorHAnsi"/>
                <w:sz w:val="20"/>
                <w:szCs w:val="22"/>
              </w:rPr>
              <w:t xml:space="preserve">The start date of V/CPAs activity complies with Gold Standard’s </w:t>
            </w:r>
            <w:proofErr w:type="spellStart"/>
            <w:r w:rsidRPr="00DC6219">
              <w:rPr>
                <w:rFonts w:asciiTheme="majorHAnsi" w:hAnsiTheme="majorHAnsi"/>
                <w:sz w:val="20"/>
                <w:szCs w:val="22"/>
              </w:rPr>
              <w:t>Programme</w:t>
            </w:r>
            <w:proofErr w:type="spellEnd"/>
            <w:r w:rsidRPr="00DC6219">
              <w:rPr>
                <w:rFonts w:asciiTheme="majorHAnsi" w:hAnsiTheme="majorHAnsi"/>
                <w:sz w:val="20"/>
                <w:szCs w:val="22"/>
              </w:rPr>
              <w:t xml:space="preserve"> of Activity principles and requirements Version 1.2</w:t>
            </w:r>
          </w:p>
          <w:p w14:paraId="41BA4DD8" w14:textId="77777777" w:rsidR="00C25D47" w:rsidRDefault="00C25D47" w:rsidP="00C25D47">
            <w:pPr>
              <w:spacing w:after="200" w:line="240" w:lineRule="auto"/>
              <w:rPr>
                <w:rFonts w:asciiTheme="majorHAnsi" w:hAnsiTheme="majorHAnsi"/>
                <w:sz w:val="20"/>
                <w:szCs w:val="22"/>
              </w:rPr>
            </w:pPr>
          </w:p>
          <w:p w14:paraId="2349416B" w14:textId="77777777" w:rsidR="00C25D47" w:rsidRPr="008642B3" w:rsidRDefault="00C25D47" w:rsidP="00C25D47">
            <w:pPr>
              <w:spacing w:after="200" w:line="240" w:lineRule="auto"/>
              <w:rPr>
                <w:rFonts w:asciiTheme="majorHAnsi" w:hAnsiTheme="majorHAnsi"/>
                <w:sz w:val="20"/>
                <w:szCs w:val="22"/>
              </w:rPr>
            </w:pPr>
            <w:r w:rsidRPr="008642B3">
              <w:rPr>
                <w:rFonts w:asciiTheme="majorHAnsi" w:hAnsiTheme="majorHAnsi"/>
                <w:sz w:val="20"/>
                <w:szCs w:val="22"/>
              </w:rPr>
              <w:t xml:space="preserve">Each VPA will prove that the start date of the VPA is on or after the start date of the </w:t>
            </w:r>
            <w:proofErr w:type="spellStart"/>
            <w:r w:rsidRPr="008642B3">
              <w:rPr>
                <w:rFonts w:asciiTheme="majorHAnsi" w:hAnsiTheme="majorHAnsi"/>
                <w:sz w:val="20"/>
                <w:szCs w:val="22"/>
              </w:rPr>
              <w:t>PoA</w:t>
            </w:r>
            <w:proofErr w:type="spellEnd"/>
            <w:r w:rsidRPr="008642B3">
              <w:rPr>
                <w:rFonts w:asciiTheme="majorHAnsi" w:hAnsiTheme="majorHAnsi"/>
                <w:sz w:val="20"/>
                <w:szCs w:val="22"/>
              </w:rPr>
              <w:t>, or state that the VPA is claiming credits retroactively.</w:t>
            </w:r>
          </w:p>
          <w:p w14:paraId="68C7E261" w14:textId="77777777" w:rsidR="00C25D47" w:rsidRPr="009823F5" w:rsidRDefault="00C25D47" w:rsidP="00C25D47">
            <w:pPr>
              <w:spacing w:line="240" w:lineRule="auto"/>
              <w:rPr>
                <w:color w:val="FFFFFF" w:themeColor="background1"/>
                <w:lang w:val="en-GB"/>
              </w:rPr>
            </w:pPr>
          </w:p>
        </w:tc>
        <w:tc>
          <w:tcPr>
            <w:tcW w:w="3024" w:type="dxa"/>
            <w:tcBorders>
              <w:top w:val="single" w:sz="4" w:space="0" w:color="A6A6A6" w:themeColor="background1" w:themeShade="A6"/>
              <w:bottom w:val="single" w:sz="4" w:space="0" w:color="A6A6A6" w:themeColor="background1" w:themeShade="A6"/>
            </w:tcBorders>
            <w:vAlign w:val="top"/>
          </w:tcPr>
          <w:p w14:paraId="4C5F7991" w14:textId="77777777" w:rsidR="00C25D47" w:rsidRDefault="00C25D47" w:rsidP="00C25D47">
            <w:pPr>
              <w:spacing w:line="240" w:lineRule="auto"/>
              <w:rPr>
                <w:rFonts w:asciiTheme="majorHAnsi" w:hAnsiTheme="majorHAnsi"/>
                <w:sz w:val="20"/>
                <w:szCs w:val="22"/>
              </w:rPr>
            </w:pPr>
            <w:r>
              <w:rPr>
                <w:rFonts w:asciiTheme="majorHAnsi" w:hAnsiTheme="majorHAnsi"/>
                <w:sz w:val="20"/>
                <w:szCs w:val="22"/>
              </w:rPr>
              <w:t xml:space="preserve">The start date of the VPA is 21/03/2022 while the start date of the </w:t>
            </w:r>
            <w:proofErr w:type="spellStart"/>
            <w:r>
              <w:rPr>
                <w:rFonts w:asciiTheme="majorHAnsi" w:hAnsiTheme="majorHAnsi"/>
                <w:sz w:val="20"/>
                <w:szCs w:val="22"/>
              </w:rPr>
              <w:t>PoA</w:t>
            </w:r>
            <w:proofErr w:type="spellEnd"/>
            <w:r>
              <w:rPr>
                <w:rFonts w:asciiTheme="majorHAnsi" w:hAnsiTheme="majorHAnsi"/>
                <w:sz w:val="20"/>
                <w:szCs w:val="22"/>
              </w:rPr>
              <w:t xml:space="preserve"> is</w:t>
            </w:r>
          </w:p>
          <w:p w14:paraId="05C78566" w14:textId="77777777" w:rsidR="00C25D47" w:rsidRDefault="00C25D47" w:rsidP="00C25D47">
            <w:pPr>
              <w:spacing w:line="240" w:lineRule="auto"/>
              <w:rPr>
                <w:rFonts w:asciiTheme="majorHAnsi" w:hAnsiTheme="majorHAnsi"/>
                <w:sz w:val="20"/>
                <w:szCs w:val="22"/>
              </w:rPr>
            </w:pPr>
            <w:r>
              <w:rPr>
                <w:rFonts w:asciiTheme="majorHAnsi" w:hAnsiTheme="majorHAnsi"/>
                <w:sz w:val="20"/>
                <w:szCs w:val="22"/>
              </w:rPr>
              <w:t xml:space="preserve">20/07/2021 (date of </w:t>
            </w:r>
            <w:proofErr w:type="spellStart"/>
            <w:r>
              <w:rPr>
                <w:rFonts w:asciiTheme="majorHAnsi" w:hAnsiTheme="majorHAnsi"/>
                <w:sz w:val="20"/>
                <w:szCs w:val="22"/>
              </w:rPr>
              <w:t>PoA</w:t>
            </w:r>
            <w:proofErr w:type="spellEnd"/>
            <w:r>
              <w:rPr>
                <w:rFonts w:asciiTheme="majorHAnsi" w:hAnsiTheme="majorHAnsi"/>
                <w:sz w:val="20"/>
                <w:szCs w:val="22"/>
              </w:rPr>
              <w:t xml:space="preserve"> Design Consultation). </w:t>
            </w:r>
          </w:p>
          <w:p w14:paraId="525545BD" w14:textId="77777777" w:rsidR="00C25D47" w:rsidRDefault="00C25D47" w:rsidP="00C25D47">
            <w:pPr>
              <w:spacing w:line="240" w:lineRule="auto"/>
              <w:rPr>
                <w:rFonts w:asciiTheme="majorHAnsi" w:hAnsiTheme="majorHAnsi"/>
                <w:sz w:val="20"/>
                <w:szCs w:val="22"/>
              </w:rPr>
            </w:pPr>
          </w:p>
          <w:p w14:paraId="2C613988" w14:textId="77777777" w:rsidR="00C25D47" w:rsidRDefault="00C25D47" w:rsidP="00C25D47">
            <w:pPr>
              <w:spacing w:line="240" w:lineRule="auto"/>
              <w:rPr>
                <w:rFonts w:asciiTheme="majorHAnsi" w:hAnsiTheme="majorHAnsi"/>
                <w:sz w:val="20"/>
                <w:szCs w:val="22"/>
              </w:rPr>
            </w:pPr>
            <w:r>
              <w:rPr>
                <w:rFonts w:asciiTheme="majorHAnsi" w:hAnsiTheme="majorHAnsi"/>
                <w:sz w:val="20"/>
                <w:szCs w:val="22"/>
              </w:rPr>
              <w:t xml:space="preserve">Hence the start date of the VPA is after the start date of the </w:t>
            </w:r>
            <w:proofErr w:type="spellStart"/>
            <w:r>
              <w:rPr>
                <w:rFonts w:asciiTheme="majorHAnsi" w:hAnsiTheme="majorHAnsi"/>
                <w:sz w:val="20"/>
                <w:szCs w:val="22"/>
              </w:rPr>
              <w:t>PoA</w:t>
            </w:r>
            <w:proofErr w:type="spellEnd"/>
            <w:r>
              <w:rPr>
                <w:rFonts w:asciiTheme="majorHAnsi" w:hAnsiTheme="majorHAnsi"/>
                <w:sz w:val="20"/>
                <w:szCs w:val="22"/>
              </w:rPr>
              <w:t>.</w:t>
            </w:r>
          </w:p>
          <w:p w14:paraId="28E8D007" w14:textId="77777777" w:rsidR="00C25D47" w:rsidRDefault="00C25D47" w:rsidP="00C25D47">
            <w:pPr>
              <w:spacing w:line="240" w:lineRule="auto"/>
              <w:rPr>
                <w:rFonts w:asciiTheme="majorHAnsi" w:hAnsiTheme="majorHAnsi"/>
                <w:sz w:val="20"/>
                <w:szCs w:val="22"/>
              </w:rPr>
            </w:pPr>
          </w:p>
          <w:p w14:paraId="06816A2C" w14:textId="77777777" w:rsidR="00C25D47" w:rsidRDefault="00C25D47" w:rsidP="00C25D47">
            <w:pPr>
              <w:spacing w:line="240" w:lineRule="auto"/>
              <w:rPr>
                <w:rFonts w:asciiTheme="majorHAnsi" w:hAnsiTheme="majorHAnsi"/>
                <w:sz w:val="20"/>
                <w:szCs w:val="22"/>
              </w:rPr>
            </w:pPr>
            <w:r>
              <w:rPr>
                <w:rFonts w:asciiTheme="majorHAnsi" w:hAnsiTheme="majorHAnsi"/>
                <w:sz w:val="20"/>
                <w:szCs w:val="22"/>
              </w:rPr>
              <w:t xml:space="preserve">The start date of the VPA </w:t>
            </w:r>
            <w:proofErr w:type="gramStart"/>
            <w:r>
              <w:rPr>
                <w:rFonts w:asciiTheme="majorHAnsi" w:hAnsiTheme="majorHAnsi"/>
                <w:sz w:val="20"/>
                <w:szCs w:val="22"/>
              </w:rPr>
              <w:t>is:</w:t>
            </w:r>
            <w:proofErr w:type="gramEnd"/>
            <w:r>
              <w:rPr>
                <w:rFonts w:asciiTheme="majorHAnsi" w:hAnsiTheme="majorHAnsi"/>
                <w:sz w:val="20"/>
                <w:szCs w:val="22"/>
              </w:rPr>
              <w:t xml:space="preserve"> </w:t>
            </w:r>
            <w:r w:rsidRPr="00A4252D">
              <w:rPr>
                <w:rFonts w:asciiTheme="majorHAnsi" w:hAnsiTheme="majorHAnsi"/>
                <w:sz w:val="20"/>
                <w:szCs w:val="22"/>
              </w:rPr>
              <w:t>Date of distribution of first cookstove</w:t>
            </w:r>
            <w:r>
              <w:rPr>
                <w:rFonts w:asciiTheme="majorHAnsi" w:hAnsiTheme="majorHAnsi"/>
                <w:sz w:val="20"/>
                <w:szCs w:val="22"/>
              </w:rPr>
              <w:t xml:space="preserve"> i.e. 21/03/2022.</w:t>
            </w:r>
          </w:p>
          <w:p w14:paraId="2DD2D45B" w14:textId="77777777" w:rsidR="00C25D47" w:rsidRDefault="00C25D47" w:rsidP="00C25D47">
            <w:pPr>
              <w:spacing w:line="240" w:lineRule="auto"/>
              <w:rPr>
                <w:rFonts w:asciiTheme="majorHAnsi" w:hAnsiTheme="majorHAnsi"/>
                <w:sz w:val="20"/>
                <w:szCs w:val="22"/>
              </w:rPr>
            </w:pPr>
          </w:p>
          <w:p w14:paraId="0C296DA5" w14:textId="77777777" w:rsidR="00C25D47" w:rsidRPr="00DC6219" w:rsidRDefault="00C25D47" w:rsidP="00C25D47">
            <w:pPr>
              <w:spacing w:line="240" w:lineRule="auto"/>
              <w:rPr>
                <w:rFonts w:asciiTheme="majorHAnsi" w:hAnsiTheme="majorHAnsi"/>
                <w:sz w:val="20"/>
                <w:szCs w:val="22"/>
              </w:rPr>
            </w:pPr>
            <w:r w:rsidRPr="00DC6219">
              <w:rPr>
                <w:rFonts w:asciiTheme="majorHAnsi" w:hAnsiTheme="majorHAnsi"/>
                <w:sz w:val="20"/>
                <w:szCs w:val="22"/>
              </w:rPr>
              <w:t>Documentary evidence:</w:t>
            </w:r>
          </w:p>
          <w:p w14:paraId="2C600A77" w14:textId="77777777" w:rsidR="00C25D47" w:rsidRPr="00DC6219" w:rsidRDefault="00C25D47" w:rsidP="00C25D47">
            <w:pPr>
              <w:spacing w:line="240" w:lineRule="auto"/>
              <w:rPr>
                <w:rFonts w:asciiTheme="majorHAnsi" w:hAnsiTheme="majorHAnsi"/>
                <w:sz w:val="20"/>
                <w:szCs w:val="22"/>
              </w:rPr>
            </w:pPr>
          </w:p>
          <w:p w14:paraId="57449906" w14:textId="7B7E418E" w:rsidR="00C25D47" w:rsidRPr="009823F5" w:rsidRDefault="00C25D47" w:rsidP="00C25D47">
            <w:pPr>
              <w:spacing w:line="240" w:lineRule="auto"/>
              <w:rPr>
                <w:color w:val="FFFFFF" w:themeColor="background1"/>
                <w:lang w:val="en-GB"/>
              </w:rPr>
            </w:pPr>
            <w:r w:rsidRPr="00DC6219">
              <w:rPr>
                <w:rFonts w:asciiTheme="majorHAnsi" w:hAnsiTheme="majorHAnsi"/>
                <w:sz w:val="20"/>
                <w:szCs w:val="22"/>
              </w:rPr>
              <w:t>1</w:t>
            </w:r>
            <w:r w:rsidRPr="00DC6219">
              <w:rPr>
                <w:rFonts w:asciiTheme="majorHAnsi" w:hAnsiTheme="majorHAnsi"/>
                <w:sz w:val="20"/>
                <w:szCs w:val="22"/>
                <w:vertAlign w:val="superscript"/>
              </w:rPr>
              <w:t>st</w:t>
            </w:r>
            <w:r w:rsidRPr="00DC6219">
              <w:rPr>
                <w:rFonts w:asciiTheme="majorHAnsi" w:hAnsiTheme="majorHAnsi"/>
                <w:sz w:val="20"/>
                <w:szCs w:val="22"/>
              </w:rPr>
              <w:t xml:space="preserve"> beneficiary agreement</w:t>
            </w:r>
            <w:r>
              <w:rPr>
                <w:rFonts w:asciiTheme="majorHAnsi" w:hAnsiTheme="majorHAnsi"/>
                <w:sz w:val="20"/>
                <w:szCs w:val="22"/>
              </w:rPr>
              <w:t xml:space="preserve"> of the stove distributed on 21/03/</w:t>
            </w:r>
            <w:proofErr w:type="gramStart"/>
            <w:r>
              <w:rPr>
                <w:rFonts w:asciiTheme="majorHAnsi" w:hAnsiTheme="majorHAnsi"/>
                <w:sz w:val="20"/>
                <w:szCs w:val="22"/>
              </w:rPr>
              <w:t>2022 .</w:t>
            </w:r>
            <w:proofErr w:type="gramEnd"/>
          </w:p>
        </w:tc>
      </w:tr>
      <w:tr w:rsidR="00C25D47" w:rsidRPr="009823F5" w14:paraId="6E449D2D" w14:textId="77777777" w:rsidTr="00C25D47">
        <w:tc>
          <w:tcPr>
            <w:tcW w:w="561" w:type="dxa"/>
            <w:tcBorders>
              <w:top w:val="single" w:sz="4" w:space="0" w:color="A6A6A6" w:themeColor="background1" w:themeShade="A6"/>
              <w:bottom w:val="single" w:sz="4" w:space="0" w:color="A6A6A6" w:themeColor="background1" w:themeShade="A6"/>
            </w:tcBorders>
            <w:vAlign w:val="top"/>
          </w:tcPr>
          <w:p w14:paraId="1E5C1938" w14:textId="35A5EBFB" w:rsidR="00C25D47" w:rsidRPr="00962C05" w:rsidRDefault="00C25D47" w:rsidP="00C25D47">
            <w:pPr>
              <w:spacing w:line="240" w:lineRule="auto"/>
              <w:rPr>
                <w:rFonts w:ascii="Avenir Book" w:hAnsi="Avenir Book"/>
                <w:szCs w:val="22"/>
              </w:rPr>
            </w:pPr>
            <w:r>
              <w:rPr>
                <w:rFonts w:ascii="Avenir Book" w:hAnsi="Avenir Book"/>
                <w:szCs w:val="22"/>
              </w:rPr>
              <w:t>6</w:t>
            </w:r>
          </w:p>
        </w:tc>
        <w:tc>
          <w:tcPr>
            <w:tcW w:w="3022" w:type="dxa"/>
            <w:tcBorders>
              <w:top w:val="single" w:sz="4" w:space="0" w:color="A6A6A6" w:themeColor="background1" w:themeShade="A6"/>
              <w:bottom w:val="single" w:sz="4" w:space="0" w:color="A6A6A6" w:themeColor="background1" w:themeShade="A6"/>
            </w:tcBorders>
            <w:vAlign w:val="top"/>
          </w:tcPr>
          <w:p w14:paraId="4E403F1A" w14:textId="395ADEB7" w:rsidR="00C25D47" w:rsidRPr="009823F5" w:rsidRDefault="00C25D47" w:rsidP="00C25D47">
            <w:pPr>
              <w:spacing w:line="240" w:lineRule="auto"/>
              <w:rPr>
                <w:color w:val="FFFFFF" w:themeColor="background1"/>
                <w:lang w:val="en-GB"/>
              </w:rPr>
            </w:pPr>
            <w:r w:rsidRPr="00DC6219">
              <w:rPr>
                <w:rFonts w:asciiTheme="majorHAnsi" w:hAnsiTheme="majorHAnsi"/>
                <w:sz w:val="20"/>
                <w:szCs w:val="22"/>
              </w:rPr>
              <w:t>Conditions to ensure compliance with the applicability of the applied methodologies, the applied standardized baselines and the other applied methodological regulatory documents</w:t>
            </w:r>
          </w:p>
        </w:tc>
        <w:tc>
          <w:tcPr>
            <w:tcW w:w="3022" w:type="dxa"/>
            <w:tcBorders>
              <w:top w:val="single" w:sz="4" w:space="0" w:color="A6A6A6" w:themeColor="background1" w:themeShade="A6"/>
              <w:bottom w:val="single" w:sz="4" w:space="0" w:color="A6A6A6" w:themeColor="background1" w:themeShade="A6"/>
            </w:tcBorders>
            <w:vAlign w:val="top"/>
          </w:tcPr>
          <w:p w14:paraId="6E1EE6D9" w14:textId="77777777" w:rsidR="00C25D47" w:rsidRDefault="00C25D47" w:rsidP="00C25D47">
            <w:pPr>
              <w:rPr>
                <w:rFonts w:asciiTheme="majorHAnsi" w:hAnsiTheme="majorHAnsi"/>
                <w:sz w:val="20"/>
                <w:szCs w:val="22"/>
              </w:rPr>
            </w:pPr>
            <w:r w:rsidRPr="00DC6219">
              <w:rPr>
                <w:rFonts w:asciiTheme="majorHAnsi" w:hAnsiTheme="majorHAnsi"/>
                <w:sz w:val="20"/>
                <w:szCs w:val="22"/>
              </w:rPr>
              <w:t>The VPA complies with all Gold Standard</w:t>
            </w:r>
            <w:r>
              <w:rPr>
                <w:rFonts w:asciiTheme="majorHAnsi" w:hAnsiTheme="majorHAnsi"/>
                <w:sz w:val="20"/>
                <w:szCs w:val="22"/>
              </w:rPr>
              <w:t xml:space="preserve"> </w:t>
            </w:r>
            <w:r w:rsidRPr="00DC6219">
              <w:rPr>
                <w:rFonts w:asciiTheme="majorHAnsi" w:hAnsiTheme="majorHAnsi"/>
                <w:sz w:val="20"/>
                <w:szCs w:val="22"/>
              </w:rPr>
              <w:t>methodological regulatory documents</w:t>
            </w:r>
          </w:p>
          <w:p w14:paraId="328B00E7" w14:textId="77777777" w:rsidR="00C25D47" w:rsidRDefault="00C25D47" w:rsidP="00C25D47">
            <w:pPr>
              <w:rPr>
                <w:rFonts w:asciiTheme="majorHAnsi" w:hAnsiTheme="majorHAnsi"/>
                <w:sz w:val="20"/>
                <w:szCs w:val="22"/>
              </w:rPr>
            </w:pPr>
          </w:p>
          <w:p w14:paraId="19AE7151" w14:textId="77777777" w:rsidR="00C25D47" w:rsidRPr="008642B3" w:rsidRDefault="00C25D47" w:rsidP="00C25D47">
            <w:pPr>
              <w:spacing w:line="240" w:lineRule="auto"/>
              <w:rPr>
                <w:rFonts w:asciiTheme="minorHAnsi" w:hAnsiTheme="minorHAnsi"/>
                <w:b/>
                <w:bCs/>
                <w:sz w:val="20"/>
                <w:szCs w:val="20"/>
              </w:rPr>
            </w:pPr>
            <w:r w:rsidRPr="008642B3">
              <w:rPr>
                <w:rFonts w:asciiTheme="minorHAnsi" w:hAnsiTheme="minorHAnsi"/>
                <w:b/>
                <w:bCs/>
                <w:sz w:val="20"/>
                <w:szCs w:val="20"/>
              </w:rPr>
              <w:t>For ICS</w:t>
            </w:r>
          </w:p>
          <w:p w14:paraId="11C1A669" w14:textId="2A49C0EE" w:rsidR="00C25D47" w:rsidRPr="009823F5" w:rsidRDefault="00C25D47" w:rsidP="00C25D47">
            <w:pPr>
              <w:spacing w:line="240" w:lineRule="auto"/>
              <w:rPr>
                <w:color w:val="FFFFFF" w:themeColor="background1"/>
                <w:lang w:val="en-GB"/>
              </w:rPr>
            </w:pPr>
            <w:r w:rsidRPr="008642B3">
              <w:rPr>
                <w:rFonts w:asciiTheme="minorHAnsi" w:hAnsiTheme="minorHAnsi"/>
                <w:sz w:val="20"/>
                <w:szCs w:val="20"/>
              </w:rPr>
              <w:t xml:space="preserve">Each VPA will apply the GS methodology: </w:t>
            </w:r>
            <w:r w:rsidR="00CF56B8">
              <w:rPr>
                <w:rFonts w:asciiTheme="minorHAnsi" w:hAnsiTheme="minorHAnsi"/>
                <w:sz w:val="20"/>
                <w:szCs w:val="20"/>
              </w:rPr>
              <w:t>“</w:t>
            </w:r>
            <w:r w:rsidR="00746BFD">
              <w:rPr>
                <w:rFonts w:asciiTheme="minorHAnsi" w:hAnsiTheme="minorHAnsi"/>
                <w:sz w:val="20"/>
                <w:szCs w:val="20"/>
              </w:rPr>
              <w:t xml:space="preserve">TPDDTEC: </w:t>
            </w:r>
            <w:r w:rsidR="00CF56B8">
              <w:rPr>
                <w:rFonts w:asciiTheme="minorHAnsi" w:hAnsiTheme="minorHAnsi"/>
                <w:sz w:val="20"/>
                <w:szCs w:val="20"/>
              </w:rPr>
              <w:t>Reduced emissions from cooking and heating v4.0”</w:t>
            </w:r>
            <w:r w:rsidRPr="008642B3">
              <w:rPr>
                <w:rFonts w:asciiTheme="minorHAnsi" w:hAnsiTheme="minorHAnsi"/>
                <w:sz w:val="20"/>
                <w:szCs w:val="20"/>
              </w:rPr>
              <w:t xml:space="preserve">and </w:t>
            </w:r>
            <w:r w:rsidRPr="008642B3">
              <w:rPr>
                <w:rFonts w:asciiTheme="minorHAnsi" w:hAnsiTheme="minorHAnsi"/>
                <w:sz w:val="20"/>
                <w:szCs w:val="20"/>
              </w:rPr>
              <w:lastRenderedPageBreak/>
              <w:t>adhere to all applicability conditions and other requirements of the methodology</w:t>
            </w:r>
          </w:p>
        </w:tc>
        <w:tc>
          <w:tcPr>
            <w:tcW w:w="3024" w:type="dxa"/>
            <w:tcBorders>
              <w:top w:val="single" w:sz="4" w:space="0" w:color="A6A6A6" w:themeColor="background1" w:themeShade="A6"/>
              <w:bottom w:val="single" w:sz="4" w:space="0" w:color="A6A6A6" w:themeColor="background1" w:themeShade="A6"/>
            </w:tcBorders>
            <w:vAlign w:val="top"/>
          </w:tcPr>
          <w:p w14:paraId="66513B98" w14:textId="77777777" w:rsidR="00C25D47" w:rsidRDefault="00C25D47" w:rsidP="00C25D47">
            <w:pPr>
              <w:spacing w:line="276" w:lineRule="auto"/>
              <w:rPr>
                <w:rFonts w:asciiTheme="majorHAnsi" w:hAnsiTheme="majorHAnsi"/>
                <w:sz w:val="20"/>
                <w:szCs w:val="22"/>
              </w:rPr>
            </w:pPr>
            <w:r w:rsidRPr="00DC6219">
              <w:rPr>
                <w:rFonts w:asciiTheme="majorHAnsi" w:hAnsiTheme="majorHAnsi"/>
                <w:sz w:val="20"/>
                <w:szCs w:val="22"/>
              </w:rPr>
              <w:lastRenderedPageBreak/>
              <w:t xml:space="preserve">VPA-DD must be validated as per the </w:t>
            </w:r>
            <w:proofErr w:type="gramStart"/>
            <w:r w:rsidRPr="00DC6219">
              <w:rPr>
                <w:rFonts w:asciiTheme="majorHAnsi" w:hAnsiTheme="majorHAnsi"/>
                <w:sz w:val="20"/>
                <w:szCs w:val="22"/>
              </w:rPr>
              <w:t>Gold</w:t>
            </w:r>
            <w:proofErr w:type="gramEnd"/>
            <w:r w:rsidRPr="00DC6219">
              <w:rPr>
                <w:rFonts w:asciiTheme="majorHAnsi" w:hAnsiTheme="majorHAnsi"/>
                <w:sz w:val="20"/>
                <w:szCs w:val="22"/>
              </w:rPr>
              <w:t xml:space="preserve"> standard processes</w:t>
            </w:r>
          </w:p>
          <w:p w14:paraId="556830F3" w14:textId="77777777" w:rsidR="00C25D47" w:rsidRDefault="00C25D47" w:rsidP="00C25D47">
            <w:pPr>
              <w:spacing w:line="276" w:lineRule="auto"/>
              <w:rPr>
                <w:rFonts w:asciiTheme="majorHAnsi" w:hAnsiTheme="majorHAnsi"/>
                <w:sz w:val="20"/>
                <w:szCs w:val="22"/>
              </w:rPr>
            </w:pPr>
          </w:p>
          <w:p w14:paraId="192AC85A" w14:textId="77777777" w:rsidR="00C25D47" w:rsidRDefault="00C25D47" w:rsidP="00C25D47">
            <w:pPr>
              <w:spacing w:line="276" w:lineRule="auto"/>
              <w:rPr>
                <w:rFonts w:asciiTheme="minorHAnsi" w:hAnsiTheme="minorHAnsi"/>
                <w:sz w:val="20"/>
                <w:szCs w:val="20"/>
              </w:rPr>
            </w:pPr>
            <w:r w:rsidRPr="002210A2">
              <w:rPr>
                <w:rFonts w:asciiTheme="minorHAnsi" w:hAnsiTheme="minorHAnsi"/>
                <w:sz w:val="20"/>
                <w:szCs w:val="20"/>
              </w:rPr>
              <w:t>Refer section B.2 of VPA-DD.</w:t>
            </w:r>
          </w:p>
          <w:p w14:paraId="1954D1A8" w14:textId="77777777" w:rsidR="00C25D47" w:rsidRDefault="00C25D47" w:rsidP="00C25D47">
            <w:pPr>
              <w:spacing w:line="276" w:lineRule="auto"/>
              <w:rPr>
                <w:rFonts w:asciiTheme="minorHAnsi" w:hAnsiTheme="minorHAnsi"/>
                <w:sz w:val="20"/>
                <w:szCs w:val="20"/>
              </w:rPr>
            </w:pPr>
          </w:p>
          <w:p w14:paraId="4D19B514" w14:textId="14AA9EA6" w:rsidR="00C25D47" w:rsidRPr="009823F5" w:rsidRDefault="00C25D47" w:rsidP="00C25D47">
            <w:pPr>
              <w:spacing w:line="240" w:lineRule="auto"/>
              <w:rPr>
                <w:color w:val="FFFFFF" w:themeColor="background1"/>
                <w:lang w:val="en-GB"/>
              </w:rPr>
            </w:pPr>
            <w:r w:rsidRPr="008642B3">
              <w:rPr>
                <w:rFonts w:asciiTheme="minorHAnsi" w:hAnsiTheme="minorHAnsi"/>
                <w:sz w:val="20"/>
                <w:szCs w:val="20"/>
              </w:rPr>
              <w:t xml:space="preserve">The VPA follow the </w:t>
            </w:r>
            <w:r w:rsidR="00CF56B8" w:rsidRPr="008642B3">
              <w:rPr>
                <w:rFonts w:asciiTheme="minorHAnsi" w:hAnsiTheme="minorHAnsi"/>
                <w:sz w:val="20"/>
                <w:szCs w:val="20"/>
              </w:rPr>
              <w:t xml:space="preserve">GS methodology: </w:t>
            </w:r>
            <w:r w:rsidR="00CF56B8">
              <w:rPr>
                <w:rFonts w:asciiTheme="minorHAnsi" w:hAnsiTheme="minorHAnsi"/>
                <w:sz w:val="20"/>
                <w:szCs w:val="20"/>
              </w:rPr>
              <w:t>“</w:t>
            </w:r>
            <w:r w:rsidR="00746BFD">
              <w:rPr>
                <w:rFonts w:asciiTheme="minorHAnsi" w:hAnsiTheme="minorHAnsi"/>
                <w:sz w:val="20"/>
                <w:szCs w:val="20"/>
              </w:rPr>
              <w:t xml:space="preserve">TPDDTEC: </w:t>
            </w:r>
            <w:r w:rsidR="00CF56B8">
              <w:rPr>
                <w:rFonts w:asciiTheme="minorHAnsi" w:hAnsiTheme="minorHAnsi"/>
                <w:sz w:val="20"/>
                <w:szCs w:val="20"/>
              </w:rPr>
              <w:t>Reduced emissions from cooking and heating v4.0”</w:t>
            </w:r>
            <w:r w:rsidR="00CF56B8" w:rsidRPr="008642B3" w:rsidDel="00CF56B8">
              <w:rPr>
                <w:rFonts w:asciiTheme="minorHAnsi" w:hAnsiTheme="minorHAnsi"/>
                <w:sz w:val="20"/>
                <w:szCs w:val="20"/>
              </w:rPr>
              <w:t xml:space="preserve"> </w:t>
            </w:r>
            <w:r w:rsidRPr="008642B3">
              <w:rPr>
                <w:rFonts w:asciiTheme="minorHAnsi" w:hAnsiTheme="minorHAnsi"/>
                <w:sz w:val="20"/>
                <w:szCs w:val="20"/>
              </w:rPr>
              <w:t>for ICS</w:t>
            </w:r>
            <w:r>
              <w:rPr>
                <w:rFonts w:asciiTheme="minorHAnsi" w:hAnsiTheme="minorHAnsi"/>
                <w:sz w:val="20"/>
                <w:szCs w:val="20"/>
              </w:rPr>
              <w:t>.</w:t>
            </w:r>
          </w:p>
        </w:tc>
      </w:tr>
      <w:tr w:rsidR="00C25D47" w:rsidRPr="009823F5" w14:paraId="00CFC805" w14:textId="77777777" w:rsidTr="00C25D47">
        <w:tc>
          <w:tcPr>
            <w:tcW w:w="561" w:type="dxa"/>
            <w:tcBorders>
              <w:top w:val="single" w:sz="4" w:space="0" w:color="A6A6A6" w:themeColor="background1" w:themeShade="A6"/>
              <w:bottom w:val="single" w:sz="4" w:space="0" w:color="A6A6A6" w:themeColor="background1" w:themeShade="A6"/>
            </w:tcBorders>
            <w:vAlign w:val="top"/>
          </w:tcPr>
          <w:p w14:paraId="09117B5F" w14:textId="07F0C6F0" w:rsidR="00C25D47" w:rsidRPr="00962C05" w:rsidRDefault="00C25D47" w:rsidP="00C25D47">
            <w:pPr>
              <w:spacing w:line="240" w:lineRule="auto"/>
              <w:rPr>
                <w:rFonts w:ascii="Avenir Book" w:hAnsi="Avenir Book"/>
                <w:szCs w:val="22"/>
              </w:rPr>
            </w:pPr>
            <w:r>
              <w:rPr>
                <w:rFonts w:ascii="Avenir Book" w:hAnsi="Avenir Book"/>
                <w:szCs w:val="22"/>
              </w:rPr>
              <w:t>7</w:t>
            </w:r>
          </w:p>
        </w:tc>
        <w:tc>
          <w:tcPr>
            <w:tcW w:w="3022" w:type="dxa"/>
            <w:tcBorders>
              <w:top w:val="single" w:sz="4" w:space="0" w:color="A6A6A6" w:themeColor="background1" w:themeShade="A6"/>
              <w:bottom w:val="single" w:sz="4" w:space="0" w:color="A6A6A6" w:themeColor="background1" w:themeShade="A6"/>
            </w:tcBorders>
            <w:vAlign w:val="top"/>
          </w:tcPr>
          <w:p w14:paraId="7EB6A295" w14:textId="3B0C92D2" w:rsidR="00C25D47" w:rsidRPr="009823F5" w:rsidRDefault="00C25D47" w:rsidP="00C25D47">
            <w:pPr>
              <w:spacing w:line="240" w:lineRule="auto"/>
              <w:rPr>
                <w:color w:val="FFFFFF" w:themeColor="background1"/>
                <w:lang w:val="en-GB"/>
              </w:rPr>
            </w:pPr>
            <w:r w:rsidRPr="00DC6219">
              <w:rPr>
                <w:rFonts w:asciiTheme="majorHAnsi" w:hAnsiTheme="majorHAnsi"/>
                <w:sz w:val="20"/>
                <w:szCs w:val="22"/>
              </w:rPr>
              <w:t>Conditions to ensure that V/CPAs meet the requirements for demonstration of additionality</w:t>
            </w:r>
          </w:p>
        </w:tc>
        <w:tc>
          <w:tcPr>
            <w:tcW w:w="3022" w:type="dxa"/>
            <w:tcBorders>
              <w:top w:val="single" w:sz="4" w:space="0" w:color="A6A6A6" w:themeColor="background1" w:themeShade="A6"/>
              <w:bottom w:val="single" w:sz="4" w:space="0" w:color="A6A6A6" w:themeColor="background1" w:themeShade="A6"/>
            </w:tcBorders>
            <w:vAlign w:val="top"/>
          </w:tcPr>
          <w:p w14:paraId="6C694D84" w14:textId="77777777" w:rsidR="00C25D47" w:rsidRPr="00B3453F" w:rsidRDefault="00C25D47" w:rsidP="00C25D47">
            <w:pPr>
              <w:rPr>
                <w:rFonts w:asciiTheme="majorHAnsi" w:hAnsiTheme="majorHAnsi"/>
                <w:sz w:val="20"/>
                <w:szCs w:val="20"/>
              </w:rPr>
            </w:pPr>
            <w:r w:rsidRPr="00353381">
              <w:rPr>
                <w:rFonts w:asciiTheme="majorHAnsi" w:hAnsiTheme="majorHAnsi"/>
                <w:sz w:val="20"/>
                <w:szCs w:val="20"/>
              </w:rPr>
              <w:t>VPA-DD must be additional</w:t>
            </w:r>
            <w:r w:rsidRPr="00B3453F">
              <w:rPr>
                <w:rFonts w:asciiTheme="majorHAnsi" w:hAnsiTheme="majorHAnsi"/>
                <w:sz w:val="20"/>
                <w:szCs w:val="20"/>
              </w:rPr>
              <w:t>.</w:t>
            </w:r>
          </w:p>
          <w:p w14:paraId="1ECFA8E2" w14:textId="77777777" w:rsidR="00C25D47" w:rsidRPr="00033E95" w:rsidRDefault="00C25D47" w:rsidP="00C25D47">
            <w:pPr>
              <w:rPr>
                <w:rFonts w:asciiTheme="majorHAnsi" w:hAnsiTheme="majorHAnsi"/>
                <w:sz w:val="20"/>
                <w:szCs w:val="20"/>
              </w:rPr>
            </w:pPr>
          </w:p>
          <w:p w14:paraId="1F8E972F" w14:textId="77777777" w:rsidR="00C25D47" w:rsidRPr="008642B3" w:rsidRDefault="00C25D47" w:rsidP="00C25D47">
            <w:pPr>
              <w:spacing w:line="240" w:lineRule="auto"/>
              <w:contextualSpacing w:val="0"/>
              <w:rPr>
                <w:rFonts w:asciiTheme="majorHAnsi" w:hAnsiTheme="majorHAnsi"/>
                <w:sz w:val="20"/>
                <w:szCs w:val="20"/>
              </w:rPr>
            </w:pPr>
            <w:r w:rsidRPr="008642B3">
              <w:rPr>
                <w:rFonts w:asciiTheme="majorHAnsi" w:hAnsiTheme="majorHAnsi"/>
                <w:sz w:val="20"/>
                <w:szCs w:val="20"/>
              </w:rPr>
              <w:t xml:space="preserve">VPAs will </w:t>
            </w:r>
            <w:proofErr w:type="gramStart"/>
            <w:r w:rsidRPr="008642B3">
              <w:rPr>
                <w:rFonts w:asciiTheme="majorHAnsi" w:hAnsiTheme="majorHAnsi"/>
                <w:sz w:val="20"/>
                <w:szCs w:val="20"/>
              </w:rPr>
              <w:t>be in compliance with</w:t>
            </w:r>
            <w:proofErr w:type="gramEnd"/>
            <w:r w:rsidRPr="008642B3">
              <w:rPr>
                <w:rFonts w:asciiTheme="majorHAnsi" w:hAnsiTheme="majorHAnsi"/>
                <w:sz w:val="20"/>
                <w:szCs w:val="20"/>
              </w:rPr>
              <w:t xml:space="preserve"> item 1.1.3 of Annex B – positive list mentioned in the ‘Community Services Activity Requirements’. Hence, according to paragraph 4.1.9 of the ‘Community Services Activity Requirements’, each of the VPAs, regardless of the host country in which the project activity is being implemented, is deemed additional. </w:t>
            </w:r>
          </w:p>
          <w:p w14:paraId="3C4A9894" w14:textId="77777777" w:rsidR="00C25D47" w:rsidRPr="008642B3" w:rsidRDefault="00C25D47" w:rsidP="00C25D47">
            <w:pPr>
              <w:spacing w:line="240" w:lineRule="auto"/>
              <w:contextualSpacing w:val="0"/>
              <w:rPr>
                <w:rFonts w:asciiTheme="majorHAnsi" w:hAnsiTheme="majorHAnsi"/>
                <w:sz w:val="20"/>
                <w:szCs w:val="20"/>
              </w:rPr>
            </w:pPr>
          </w:p>
          <w:p w14:paraId="14CC2994" w14:textId="77777777" w:rsidR="00C25D47" w:rsidRPr="008642B3" w:rsidRDefault="00C25D47" w:rsidP="00C25D47">
            <w:pPr>
              <w:spacing w:line="240" w:lineRule="auto"/>
              <w:contextualSpacing w:val="0"/>
              <w:rPr>
                <w:rFonts w:asciiTheme="majorHAnsi" w:hAnsiTheme="majorHAnsi"/>
                <w:sz w:val="20"/>
                <w:szCs w:val="20"/>
              </w:rPr>
            </w:pPr>
            <w:r w:rsidRPr="008642B3">
              <w:rPr>
                <w:rFonts w:asciiTheme="majorHAnsi" w:hAnsiTheme="majorHAnsi"/>
                <w:sz w:val="20"/>
                <w:szCs w:val="20"/>
              </w:rPr>
              <w:t>For VPAs involving water projects whereby the users of the technology/measure are communities where each result</w:t>
            </w:r>
            <w:r w:rsidRPr="00353381">
              <w:rPr>
                <w:rFonts w:asciiTheme="majorHAnsi" w:hAnsiTheme="majorHAnsi"/>
                <w:sz w:val="20"/>
                <w:szCs w:val="20"/>
              </w:rPr>
              <w:t xml:space="preserve"> </w:t>
            </w:r>
            <w:r w:rsidRPr="008642B3">
              <w:rPr>
                <w:rFonts w:asciiTheme="majorHAnsi" w:hAnsiTheme="majorHAnsi"/>
                <w:sz w:val="20"/>
                <w:szCs w:val="20"/>
              </w:rPr>
              <w:t xml:space="preserve">in &gt;600 tCO2e (namely borehole projects), or </w:t>
            </w:r>
          </w:p>
          <w:p w14:paraId="7763D500" w14:textId="77777777" w:rsidR="00C25D47" w:rsidRPr="008642B3" w:rsidRDefault="00C25D47" w:rsidP="00C25D47">
            <w:pPr>
              <w:spacing w:line="240" w:lineRule="auto"/>
              <w:contextualSpacing w:val="0"/>
              <w:rPr>
                <w:rFonts w:asciiTheme="majorHAnsi" w:hAnsiTheme="majorHAnsi"/>
                <w:sz w:val="20"/>
                <w:szCs w:val="20"/>
              </w:rPr>
            </w:pPr>
            <w:r w:rsidRPr="008642B3">
              <w:rPr>
                <w:rFonts w:asciiTheme="majorHAnsi" w:hAnsiTheme="majorHAnsi"/>
                <w:sz w:val="20"/>
                <w:szCs w:val="20"/>
              </w:rPr>
              <w:t xml:space="preserve">VPAs included in this </w:t>
            </w:r>
            <w:proofErr w:type="spellStart"/>
            <w:r w:rsidRPr="008642B3">
              <w:rPr>
                <w:rFonts w:asciiTheme="majorHAnsi" w:hAnsiTheme="majorHAnsi"/>
                <w:sz w:val="20"/>
                <w:szCs w:val="20"/>
              </w:rPr>
              <w:t>PoA</w:t>
            </w:r>
            <w:proofErr w:type="spellEnd"/>
            <w:r w:rsidRPr="008642B3">
              <w:rPr>
                <w:rFonts w:asciiTheme="majorHAnsi" w:hAnsiTheme="majorHAnsi"/>
                <w:sz w:val="20"/>
                <w:szCs w:val="20"/>
              </w:rPr>
              <w:t xml:space="preserve"> solely composed of isolated units (cookstove) where the users of the technology/measure are households or communities or institutions and where each unit (cookstove), results in &lt;=600 MWh of energy savings per year additionality shall be demonstrated a </w:t>
            </w:r>
            <w:r w:rsidRPr="00B3453F">
              <w:rPr>
                <w:rFonts w:asciiTheme="majorHAnsi" w:hAnsiTheme="majorHAnsi"/>
                <w:sz w:val="20"/>
                <w:szCs w:val="20"/>
              </w:rPr>
              <w:t>minimum</w:t>
            </w:r>
            <w:r w:rsidRPr="008642B3">
              <w:rPr>
                <w:rFonts w:asciiTheme="majorHAnsi" w:hAnsiTheme="majorHAnsi"/>
                <w:sz w:val="20"/>
                <w:szCs w:val="20"/>
              </w:rPr>
              <w:t xml:space="preserve"> at the </w:t>
            </w:r>
            <w:proofErr w:type="spellStart"/>
            <w:r w:rsidRPr="008642B3">
              <w:rPr>
                <w:rFonts w:asciiTheme="majorHAnsi" w:hAnsiTheme="majorHAnsi"/>
                <w:sz w:val="20"/>
                <w:szCs w:val="20"/>
              </w:rPr>
              <w:t>PoA</w:t>
            </w:r>
            <w:proofErr w:type="spellEnd"/>
            <w:r w:rsidRPr="008642B3">
              <w:rPr>
                <w:rFonts w:asciiTheme="majorHAnsi" w:hAnsiTheme="majorHAnsi"/>
                <w:sz w:val="20"/>
                <w:szCs w:val="20"/>
              </w:rPr>
              <w:t xml:space="preserve"> level as required by rule 4.1.2 of Gold Standard </w:t>
            </w:r>
            <w:proofErr w:type="spellStart"/>
            <w:r w:rsidRPr="008642B3">
              <w:rPr>
                <w:rFonts w:asciiTheme="majorHAnsi" w:hAnsiTheme="majorHAnsi"/>
                <w:sz w:val="20"/>
                <w:szCs w:val="20"/>
              </w:rPr>
              <w:t>PoA</w:t>
            </w:r>
            <w:proofErr w:type="spellEnd"/>
            <w:r w:rsidRPr="008642B3">
              <w:rPr>
                <w:rFonts w:asciiTheme="majorHAnsi" w:hAnsiTheme="majorHAnsi"/>
                <w:sz w:val="20"/>
                <w:szCs w:val="20"/>
              </w:rPr>
              <w:t xml:space="preserve"> requirements v1.2. In the absence of implementation plans, financial and human resources proven in the deviation </w:t>
            </w:r>
            <w:proofErr w:type="gramStart"/>
            <w:r w:rsidRPr="008642B3">
              <w:rPr>
                <w:rFonts w:asciiTheme="majorHAnsi" w:hAnsiTheme="majorHAnsi"/>
                <w:sz w:val="20"/>
                <w:szCs w:val="20"/>
              </w:rPr>
              <w:t>request ,</w:t>
            </w:r>
            <w:proofErr w:type="gramEnd"/>
            <w:r w:rsidRPr="008642B3">
              <w:rPr>
                <w:rFonts w:asciiTheme="majorHAnsi" w:hAnsiTheme="majorHAnsi"/>
                <w:sz w:val="20"/>
                <w:szCs w:val="20"/>
              </w:rPr>
              <w:t xml:space="preserve"> the </w:t>
            </w:r>
            <w:proofErr w:type="spellStart"/>
            <w:r w:rsidRPr="008642B3">
              <w:rPr>
                <w:rFonts w:asciiTheme="majorHAnsi" w:hAnsiTheme="majorHAnsi"/>
                <w:sz w:val="20"/>
                <w:szCs w:val="20"/>
              </w:rPr>
              <w:t>PoA</w:t>
            </w:r>
            <w:proofErr w:type="spellEnd"/>
            <w:r w:rsidRPr="008642B3">
              <w:rPr>
                <w:rFonts w:asciiTheme="majorHAnsi" w:hAnsiTheme="majorHAnsi"/>
                <w:sz w:val="20"/>
                <w:szCs w:val="20"/>
              </w:rPr>
              <w:t xml:space="preserve"> will enable countries to lead to a greater level of enforcement (for water policies) or greater level of adoption for existing voluntary schemes, and therefore additional at a </w:t>
            </w:r>
            <w:proofErr w:type="spellStart"/>
            <w:r w:rsidRPr="008642B3">
              <w:rPr>
                <w:rFonts w:asciiTheme="majorHAnsi" w:hAnsiTheme="majorHAnsi"/>
                <w:sz w:val="20"/>
                <w:szCs w:val="20"/>
              </w:rPr>
              <w:t>PoA</w:t>
            </w:r>
            <w:proofErr w:type="spellEnd"/>
            <w:r w:rsidRPr="008642B3">
              <w:rPr>
                <w:rFonts w:asciiTheme="majorHAnsi" w:hAnsiTheme="majorHAnsi"/>
                <w:sz w:val="20"/>
                <w:szCs w:val="20"/>
              </w:rPr>
              <w:t xml:space="preserve"> level according to the </w:t>
            </w:r>
            <w:proofErr w:type="spellStart"/>
            <w:r w:rsidRPr="008642B3">
              <w:rPr>
                <w:rFonts w:asciiTheme="majorHAnsi" w:hAnsiTheme="majorHAnsi"/>
                <w:sz w:val="20"/>
                <w:szCs w:val="20"/>
              </w:rPr>
              <w:t>PoA</w:t>
            </w:r>
            <w:proofErr w:type="spellEnd"/>
            <w:r w:rsidRPr="008642B3">
              <w:rPr>
                <w:rFonts w:asciiTheme="majorHAnsi" w:hAnsiTheme="majorHAnsi"/>
                <w:sz w:val="20"/>
                <w:szCs w:val="20"/>
              </w:rPr>
              <w:t xml:space="preserve"> requirements 4.1.2 v 1.2.</w:t>
            </w:r>
          </w:p>
          <w:p w14:paraId="4BEF50B8" w14:textId="77777777" w:rsidR="00C25D47" w:rsidRPr="00B3453F" w:rsidRDefault="00C25D47" w:rsidP="00C25D47">
            <w:pPr>
              <w:rPr>
                <w:rFonts w:asciiTheme="majorHAnsi" w:hAnsiTheme="majorHAnsi"/>
                <w:sz w:val="20"/>
                <w:szCs w:val="20"/>
              </w:rPr>
            </w:pPr>
            <w:r w:rsidRPr="00353381">
              <w:rPr>
                <w:rFonts w:asciiTheme="majorHAnsi" w:hAnsiTheme="majorHAnsi"/>
                <w:sz w:val="20"/>
                <w:szCs w:val="20"/>
              </w:rPr>
              <w:lastRenderedPageBreak/>
              <w:t xml:space="preserve">  </w:t>
            </w:r>
          </w:p>
          <w:p w14:paraId="3F881B60" w14:textId="36F87617" w:rsidR="00C25D47" w:rsidRPr="009823F5" w:rsidRDefault="00C25D47" w:rsidP="00C25D47">
            <w:pPr>
              <w:spacing w:line="240" w:lineRule="auto"/>
              <w:rPr>
                <w:color w:val="FFFFFF" w:themeColor="background1"/>
                <w:lang w:val="en-GB"/>
              </w:rPr>
            </w:pPr>
            <w:r w:rsidRPr="008642B3">
              <w:rPr>
                <w:rFonts w:asciiTheme="majorHAnsi" w:hAnsiTheme="majorHAnsi"/>
                <w:sz w:val="20"/>
                <w:szCs w:val="20"/>
              </w:rPr>
              <w:t>Alternatively, VPA-DD occurs in a Least-Developed Country.</w:t>
            </w:r>
          </w:p>
        </w:tc>
        <w:tc>
          <w:tcPr>
            <w:tcW w:w="3024" w:type="dxa"/>
            <w:tcBorders>
              <w:top w:val="single" w:sz="4" w:space="0" w:color="A6A6A6" w:themeColor="background1" w:themeShade="A6"/>
              <w:bottom w:val="single" w:sz="4" w:space="0" w:color="A6A6A6" w:themeColor="background1" w:themeShade="A6"/>
            </w:tcBorders>
            <w:vAlign w:val="top"/>
          </w:tcPr>
          <w:p w14:paraId="74D722A0" w14:textId="77777777" w:rsidR="00C25D47" w:rsidRPr="00DC6219" w:rsidRDefault="00C25D47" w:rsidP="00C25D47">
            <w:pPr>
              <w:tabs>
                <w:tab w:val="left" w:pos="3536"/>
              </w:tabs>
              <w:spacing w:line="276" w:lineRule="auto"/>
              <w:rPr>
                <w:rFonts w:asciiTheme="majorHAnsi" w:hAnsiTheme="majorHAnsi"/>
                <w:sz w:val="20"/>
                <w:szCs w:val="22"/>
              </w:rPr>
            </w:pPr>
            <w:r w:rsidRPr="00DC6219">
              <w:rPr>
                <w:rFonts w:asciiTheme="majorHAnsi" w:hAnsiTheme="majorHAnsi"/>
                <w:sz w:val="20"/>
                <w:szCs w:val="22"/>
              </w:rPr>
              <w:lastRenderedPageBreak/>
              <w:t xml:space="preserve">The project </w:t>
            </w:r>
            <w:proofErr w:type="gramStart"/>
            <w:r w:rsidRPr="00DC6219">
              <w:rPr>
                <w:rFonts w:asciiTheme="majorHAnsi" w:hAnsiTheme="majorHAnsi"/>
                <w:sz w:val="20"/>
                <w:szCs w:val="22"/>
              </w:rPr>
              <w:t>is in compliance with</w:t>
            </w:r>
            <w:proofErr w:type="gramEnd"/>
            <w:r w:rsidRPr="00DC6219">
              <w:rPr>
                <w:rFonts w:asciiTheme="majorHAnsi" w:hAnsiTheme="majorHAnsi"/>
                <w:sz w:val="20"/>
                <w:szCs w:val="22"/>
              </w:rPr>
              <w:t xml:space="preserve"> item 1.1.3 of Annex B – positive list mentioned in the ‘Community Services Activity Requirements’.</w:t>
            </w:r>
          </w:p>
          <w:p w14:paraId="7C583EE5" w14:textId="77777777" w:rsidR="00C25D47" w:rsidRPr="00DC6219" w:rsidRDefault="00C25D47" w:rsidP="00C25D47">
            <w:pPr>
              <w:tabs>
                <w:tab w:val="left" w:pos="3536"/>
              </w:tabs>
              <w:spacing w:line="276" w:lineRule="auto"/>
              <w:rPr>
                <w:rFonts w:asciiTheme="majorHAnsi" w:hAnsiTheme="majorHAnsi"/>
                <w:sz w:val="20"/>
                <w:szCs w:val="22"/>
              </w:rPr>
            </w:pPr>
          </w:p>
          <w:p w14:paraId="6071D13F" w14:textId="77777777" w:rsidR="00C25D47" w:rsidRDefault="00C25D47" w:rsidP="00C25D47">
            <w:pPr>
              <w:spacing w:line="276" w:lineRule="auto"/>
              <w:rPr>
                <w:rFonts w:asciiTheme="majorHAnsi" w:hAnsiTheme="majorHAnsi"/>
                <w:sz w:val="20"/>
                <w:szCs w:val="22"/>
              </w:rPr>
            </w:pPr>
            <w:r w:rsidRPr="00FC2276">
              <w:rPr>
                <w:rFonts w:asciiTheme="majorHAnsi" w:hAnsiTheme="majorHAnsi"/>
                <w:sz w:val="20"/>
                <w:szCs w:val="22"/>
              </w:rPr>
              <w:t>This is a small-scale project which is deemed additional under Annex B-Positive List. The project meets the criteria given in 1.1.3 Project activities solely composed of isolated units</w:t>
            </w:r>
            <w:r>
              <w:rPr>
                <w:rFonts w:asciiTheme="majorHAnsi" w:hAnsiTheme="majorHAnsi"/>
                <w:sz w:val="20"/>
                <w:szCs w:val="22"/>
              </w:rPr>
              <w:t xml:space="preserve"> (improved cookstove)</w:t>
            </w:r>
            <w:r w:rsidRPr="00FC2276">
              <w:rPr>
                <w:rFonts w:asciiTheme="majorHAnsi" w:hAnsiTheme="majorHAnsi"/>
                <w:sz w:val="20"/>
                <w:szCs w:val="22"/>
              </w:rPr>
              <w:t xml:space="preserve"> where the users of the technology/measure are households and where each unit results in &lt;= </w:t>
            </w:r>
            <w:r>
              <w:rPr>
                <w:rFonts w:asciiTheme="majorHAnsi" w:hAnsiTheme="majorHAnsi"/>
                <w:sz w:val="20"/>
                <w:szCs w:val="22"/>
              </w:rPr>
              <w:t>1.8</w:t>
            </w:r>
            <w:r w:rsidRPr="00FC2276">
              <w:rPr>
                <w:rFonts w:asciiTheme="majorHAnsi" w:hAnsiTheme="majorHAnsi"/>
                <w:sz w:val="20"/>
                <w:szCs w:val="22"/>
              </w:rPr>
              <w:t xml:space="preserve"> </w:t>
            </w:r>
            <w:proofErr w:type="spellStart"/>
            <w:r>
              <w:rPr>
                <w:rFonts w:asciiTheme="majorHAnsi" w:hAnsiTheme="majorHAnsi"/>
                <w:sz w:val="20"/>
                <w:szCs w:val="22"/>
              </w:rPr>
              <w:t>G</w:t>
            </w:r>
            <w:r w:rsidRPr="00FC2276">
              <w:rPr>
                <w:rFonts w:asciiTheme="majorHAnsi" w:hAnsiTheme="majorHAnsi"/>
                <w:sz w:val="20"/>
                <w:szCs w:val="22"/>
              </w:rPr>
              <w:t>Wh</w:t>
            </w:r>
            <w:r>
              <w:rPr>
                <w:rFonts w:asciiTheme="majorHAnsi" w:hAnsiTheme="majorHAnsi"/>
                <w:sz w:val="20"/>
                <w:szCs w:val="22"/>
              </w:rPr>
              <w:t>th</w:t>
            </w:r>
            <w:proofErr w:type="spellEnd"/>
            <w:r w:rsidRPr="00FC2276">
              <w:rPr>
                <w:rFonts w:asciiTheme="majorHAnsi" w:hAnsiTheme="majorHAnsi"/>
                <w:sz w:val="20"/>
                <w:szCs w:val="22"/>
              </w:rPr>
              <w:t xml:space="preserve"> of energy savings per year</w:t>
            </w:r>
            <w:r>
              <w:rPr>
                <w:rFonts w:asciiTheme="majorHAnsi" w:hAnsiTheme="majorHAnsi"/>
                <w:sz w:val="20"/>
                <w:szCs w:val="22"/>
              </w:rPr>
              <w:t>.</w:t>
            </w:r>
          </w:p>
          <w:p w14:paraId="09755A0C" w14:textId="77777777" w:rsidR="00C25D47" w:rsidRDefault="00C25D47" w:rsidP="00C25D47">
            <w:pPr>
              <w:spacing w:line="276" w:lineRule="auto"/>
              <w:rPr>
                <w:rFonts w:asciiTheme="majorHAnsi" w:hAnsiTheme="majorHAnsi"/>
                <w:sz w:val="20"/>
                <w:szCs w:val="22"/>
              </w:rPr>
            </w:pPr>
          </w:p>
          <w:p w14:paraId="760C3102" w14:textId="77777777" w:rsidR="00C25D47" w:rsidRPr="008642B3" w:rsidRDefault="00C25D47" w:rsidP="00C25D47">
            <w:pPr>
              <w:spacing w:line="240" w:lineRule="auto"/>
              <w:contextualSpacing w:val="0"/>
              <w:rPr>
                <w:rFonts w:ascii="Times New Roman" w:hAnsi="Times New Roman" w:cs="Times New Roman"/>
                <w:color w:val="auto"/>
                <w:szCs w:val="22"/>
                <w14:cntxtAlts w14:val="0"/>
              </w:rPr>
            </w:pPr>
            <w:r w:rsidRPr="008642B3">
              <w:rPr>
                <w:rStyle w:val="fontstyle01"/>
                <w:sz w:val="20"/>
                <w:szCs w:val="20"/>
              </w:rPr>
              <w:t>As per the</w:t>
            </w:r>
            <w:r w:rsidRPr="008642B3">
              <w:rPr>
                <w:color w:val="000000"/>
                <w:sz w:val="18"/>
                <w:szCs w:val="18"/>
              </w:rPr>
              <w:br/>
            </w:r>
            <w:r w:rsidRPr="008642B3">
              <w:rPr>
                <w:rStyle w:val="fontstyle01"/>
                <w:sz w:val="20"/>
                <w:szCs w:val="20"/>
              </w:rPr>
              <w:t>ex-ante ER calculation</w:t>
            </w:r>
            <w:r w:rsidRPr="008642B3">
              <w:rPr>
                <w:color w:val="000000"/>
                <w:sz w:val="18"/>
                <w:szCs w:val="18"/>
              </w:rPr>
              <w:br/>
            </w:r>
            <w:r w:rsidRPr="008642B3">
              <w:rPr>
                <w:rStyle w:val="fontstyle01"/>
                <w:sz w:val="20"/>
                <w:szCs w:val="20"/>
              </w:rPr>
              <w:t>sheet, each cookstove</w:t>
            </w:r>
            <w:r w:rsidRPr="008642B3">
              <w:rPr>
                <w:color w:val="000000"/>
                <w:sz w:val="18"/>
                <w:szCs w:val="18"/>
              </w:rPr>
              <w:br/>
            </w:r>
            <w:r w:rsidRPr="008642B3">
              <w:rPr>
                <w:rStyle w:val="fontstyle01"/>
                <w:sz w:val="20"/>
                <w:szCs w:val="20"/>
              </w:rPr>
              <w:t>within the VPA save</w:t>
            </w:r>
            <w:r w:rsidRPr="008642B3">
              <w:rPr>
                <w:color w:val="000000"/>
                <w:sz w:val="18"/>
                <w:szCs w:val="18"/>
              </w:rPr>
              <w:br/>
            </w:r>
            <w:r>
              <w:rPr>
                <w:rStyle w:val="fontstyle01"/>
                <w:sz w:val="20"/>
                <w:szCs w:val="20"/>
              </w:rPr>
              <w:t>~10</w:t>
            </w:r>
            <w:r w:rsidRPr="008642B3">
              <w:rPr>
                <w:rStyle w:val="fontstyle01"/>
                <w:sz w:val="20"/>
                <w:szCs w:val="20"/>
              </w:rPr>
              <w:t xml:space="preserve"> MWh/y</w:t>
            </w:r>
            <w:r>
              <w:rPr>
                <w:rStyle w:val="fontstyle01"/>
                <w:sz w:val="20"/>
                <w:szCs w:val="20"/>
              </w:rPr>
              <w:t>ea</w:t>
            </w:r>
            <w:r w:rsidRPr="008642B3">
              <w:rPr>
                <w:rStyle w:val="fontstyle01"/>
                <w:sz w:val="20"/>
                <w:szCs w:val="20"/>
              </w:rPr>
              <w:t>r of energy</w:t>
            </w:r>
            <w:r w:rsidRPr="008642B3">
              <w:rPr>
                <w:color w:val="000000"/>
                <w:sz w:val="18"/>
                <w:szCs w:val="18"/>
              </w:rPr>
              <w:t xml:space="preserve"> </w:t>
            </w:r>
            <w:r w:rsidRPr="008642B3">
              <w:rPr>
                <w:rStyle w:val="fontstyle01"/>
                <w:sz w:val="20"/>
                <w:szCs w:val="20"/>
              </w:rPr>
              <w:t>which is much</w:t>
            </w:r>
            <w:r w:rsidRPr="008642B3">
              <w:rPr>
                <w:color w:val="000000"/>
                <w:sz w:val="18"/>
                <w:szCs w:val="18"/>
              </w:rPr>
              <w:br/>
            </w:r>
            <w:r w:rsidRPr="008642B3">
              <w:rPr>
                <w:rStyle w:val="fontstyle01"/>
                <w:sz w:val="20"/>
                <w:szCs w:val="20"/>
              </w:rPr>
              <w:t>less than the threshold of</w:t>
            </w:r>
            <w:r w:rsidRPr="008642B3">
              <w:rPr>
                <w:color w:val="000000"/>
                <w:sz w:val="18"/>
                <w:szCs w:val="18"/>
              </w:rPr>
              <w:t xml:space="preserve"> </w:t>
            </w:r>
            <w:r>
              <w:rPr>
                <w:rStyle w:val="fontstyle01"/>
                <w:sz w:val="20"/>
                <w:szCs w:val="20"/>
              </w:rPr>
              <w:t>1.8</w:t>
            </w:r>
            <w:r w:rsidRPr="008642B3">
              <w:rPr>
                <w:rStyle w:val="fontstyle01"/>
                <w:sz w:val="20"/>
                <w:szCs w:val="20"/>
              </w:rPr>
              <w:t xml:space="preserve"> </w:t>
            </w:r>
            <w:proofErr w:type="spellStart"/>
            <w:r>
              <w:rPr>
                <w:rStyle w:val="fontstyle01"/>
                <w:sz w:val="20"/>
                <w:szCs w:val="20"/>
              </w:rPr>
              <w:t>G</w:t>
            </w:r>
            <w:r w:rsidRPr="008642B3">
              <w:rPr>
                <w:rStyle w:val="fontstyle01"/>
                <w:sz w:val="20"/>
                <w:szCs w:val="20"/>
              </w:rPr>
              <w:t>Wh</w:t>
            </w:r>
            <w:r>
              <w:rPr>
                <w:rStyle w:val="fontstyle01"/>
                <w:sz w:val="20"/>
                <w:szCs w:val="20"/>
              </w:rPr>
              <w:t>th</w:t>
            </w:r>
            <w:proofErr w:type="spellEnd"/>
            <w:r w:rsidRPr="008642B3">
              <w:rPr>
                <w:rStyle w:val="fontstyle01"/>
                <w:sz w:val="20"/>
                <w:szCs w:val="20"/>
              </w:rPr>
              <w:t>/year/unit</w:t>
            </w:r>
            <w:r>
              <w:rPr>
                <w:rStyle w:val="fontstyle01"/>
                <w:sz w:val="20"/>
                <w:szCs w:val="20"/>
              </w:rPr>
              <w:t>.</w:t>
            </w:r>
          </w:p>
          <w:p w14:paraId="4CC111D6" w14:textId="77777777" w:rsidR="00C25D47" w:rsidRDefault="00C25D47" w:rsidP="00C25D47">
            <w:pPr>
              <w:spacing w:line="276" w:lineRule="auto"/>
              <w:rPr>
                <w:rFonts w:asciiTheme="majorHAnsi" w:hAnsiTheme="majorHAnsi"/>
                <w:sz w:val="20"/>
                <w:szCs w:val="22"/>
              </w:rPr>
            </w:pPr>
          </w:p>
          <w:p w14:paraId="638F056B" w14:textId="77777777" w:rsidR="00C25D47" w:rsidRPr="009823F5" w:rsidRDefault="00C25D47" w:rsidP="00C25D47">
            <w:pPr>
              <w:spacing w:line="240" w:lineRule="auto"/>
              <w:rPr>
                <w:color w:val="FFFFFF" w:themeColor="background1"/>
                <w:lang w:val="en-GB"/>
              </w:rPr>
            </w:pPr>
          </w:p>
        </w:tc>
      </w:tr>
      <w:tr w:rsidR="00C25D47" w:rsidRPr="009823F5" w14:paraId="72A37115" w14:textId="77777777" w:rsidTr="008717B3">
        <w:tc>
          <w:tcPr>
            <w:tcW w:w="561" w:type="dxa"/>
            <w:tcBorders>
              <w:top w:val="single" w:sz="4" w:space="0" w:color="A6A6A6" w:themeColor="background1" w:themeShade="A6"/>
              <w:bottom w:val="single" w:sz="4" w:space="0" w:color="A6A6A6" w:themeColor="background1" w:themeShade="A6"/>
            </w:tcBorders>
            <w:vAlign w:val="top"/>
          </w:tcPr>
          <w:p w14:paraId="0DA9196B" w14:textId="25D61F2D" w:rsidR="00C25D47" w:rsidRPr="00962C05" w:rsidRDefault="00C25D47" w:rsidP="00C25D47">
            <w:pPr>
              <w:spacing w:line="240" w:lineRule="auto"/>
              <w:rPr>
                <w:rFonts w:ascii="Avenir Book" w:hAnsi="Avenir Book"/>
                <w:szCs w:val="22"/>
              </w:rPr>
            </w:pPr>
            <w:r>
              <w:rPr>
                <w:rFonts w:ascii="Avenir Book" w:hAnsi="Avenir Book"/>
                <w:szCs w:val="22"/>
              </w:rPr>
              <w:t>8</w:t>
            </w:r>
          </w:p>
        </w:tc>
        <w:tc>
          <w:tcPr>
            <w:tcW w:w="3022" w:type="dxa"/>
            <w:tcBorders>
              <w:top w:val="single" w:sz="4" w:space="0" w:color="A6A6A6" w:themeColor="background1" w:themeShade="A6"/>
              <w:bottom w:val="single" w:sz="4" w:space="0" w:color="A6A6A6" w:themeColor="background1" w:themeShade="A6"/>
            </w:tcBorders>
            <w:vAlign w:val="top"/>
          </w:tcPr>
          <w:p w14:paraId="2B40CDE7" w14:textId="2276D26C" w:rsidR="00C25D47" w:rsidRPr="009823F5" w:rsidRDefault="00C25D47" w:rsidP="00C25D47">
            <w:pPr>
              <w:spacing w:line="240" w:lineRule="auto"/>
              <w:rPr>
                <w:color w:val="FFFFFF" w:themeColor="background1"/>
                <w:lang w:val="en-GB"/>
              </w:rPr>
            </w:pPr>
            <w:r w:rsidRPr="00DC6219">
              <w:rPr>
                <w:rFonts w:asciiTheme="majorHAnsi" w:hAnsiTheme="majorHAnsi"/>
                <w:sz w:val="20"/>
                <w:szCs w:val="22"/>
              </w:rPr>
              <w:t>No diversion of official development assistance;</w:t>
            </w:r>
          </w:p>
        </w:tc>
        <w:tc>
          <w:tcPr>
            <w:tcW w:w="3022" w:type="dxa"/>
            <w:tcBorders>
              <w:top w:val="single" w:sz="4" w:space="0" w:color="A6A6A6" w:themeColor="background1" w:themeShade="A6"/>
              <w:bottom w:val="single" w:sz="4" w:space="0" w:color="A6A6A6" w:themeColor="background1" w:themeShade="A6"/>
            </w:tcBorders>
            <w:vAlign w:val="top"/>
          </w:tcPr>
          <w:p w14:paraId="7027DAF3" w14:textId="4373413E" w:rsidR="00C25D47" w:rsidRPr="009823F5" w:rsidRDefault="00C25D47" w:rsidP="00C25D47">
            <w:pPr>
              <w:spacing w:line="240" w:lineRule="auto"/>
              <w:rPr>
                <w:color w:val="FFFFFF" w:themeColor="background1"/>
                <w:lang w:val="en-GB"/>
              </w:rPr>
            </w:pPr>
            <w:r w:rsidRPr="00DC6219">
              <w:rPr>
                <w:rFonts w:asciiTheme="majorHAnsi" w:hAnsiTheme="majorHAnsi"/>
                <w:sz w:val="20"/>
                <w:szCs w:val="22"/>
              </w:rPr>
              <w:t xml:space="preserve">Projects must not use unnecessary ODA </w:t>
            </w:r>
          </w:p>
        </w:tc>
        <w:tc>
          <w:tcPr>
            <w:tcW w:w="3024" w:type="dxa"/>
            <w:tcBorders>
              <w:top w:val="single" w:sz="4" w:space="0" w:color="A6A6A6" w:themeColor="background1" w:themeShade="A6"/>
              <w:bottom w:val="single" w:sz="4" w:space="0" w:color="A6A6A6" w:themeColor="background1" w:themeShade="A6"/>
            </w:tcBorders>
          </w:tcPr>
          <w:p w14:paraId="379AB05B" w14:textId="77777777" w:rsidR="00C25D47" w:rsidRDefault="00C25D47" w:rsidP="00C25D47">
            <w:pPr>
              <w:spacing w:line="240" w:lineRule="auto"/>
              <w:rPr>
                <w:rFonts w:asciiTheme="majorHAnsi" w:hAnsiTheme="majorHAnsi"/>
                <w:sz w:val="20"/>
                <w:szCs w:val="22"/>
              </w:rPr>
            </w:pPr>
            <w:r w:rsidRPr="00DC6219">
              <w:rPr>
                <w:rFonts w:asciiTheme="majorHAnsi" w:hAnsiTheme="majorHAnsi"/>
                <w:sz w:val="20"/>
                <w:szCs w:val="22"/>
              </w:rPr>
              <w:t xml:space="preserve">A declaration confirming that there is no diversion of ODA for </w:t>
            </w:r>
            <w:r>
              <w:rPr>
                <w:rFonts w:asciiTheme="majorHAnsi" w:hAnsiTheme="majorHAnsi"/>
                <w:sz w:val="20"/>
                <w:szCs w:val="22"/>
              </w:rPr>
              <w:t>the</w:t>
            </w:r>
            <w:r w:rsidRPr="00DC6219">
              <w:rPr>
                <w:rFonts w:asciiTheme="majorHAnsi" w:hAnsiTheme="majorHAnsi"/>
                <w:sz w:val="20"/>
                <w:szCs w:val="22"/>
              </w:rPr>
              <w:t xml:space="preserve"> VPA will be attached with the </w:t>
            </w:r>
            <w:proofErr w:type="spellStart"/>
            <w:r w:rsidRPr="00DC6219">
              <w:rPr>
                <w:rFonts w:asciiTheme="majorHAnsi" w:hAnsiTheme="majorHAnsi"/>
                <w:sz w:val="20"/>
                <w:szCs w:val="22"/>
              </w:rPr>
              <w:t>PoA</w:t>
            </w:r>
            <w:proofErr w:type="spellEnd"/>
            <w:r w:rsidRPr="00DC6219">
              <w:rPr>
                <w:rFonts w:asciiTheme="majorHAnsi" w:hAnsiTheme="majorHAnsi"/>
                <w:sz w:val="20"/>
                <w:szCs w:val="22"/>
              </w:rPr>
              <w:t>-DD and individual VPA-DD.</w:t>
            </w:r>
          </w:p>
          <w:p w14:paraId="446C5BD0" w14:textId="77777777" w:rsidR="00C25D47" w:rsidRDefault="00C25D47" w:rsidP="00C25D47">
            <w:pPr>
              <w:spacing w:line="240" w:lineRule="auto"/>
              <w:rPr>
                <w:rFonts w:asciiTheme="majorHAnsi" w:hAnsiTheme="majorHAnsi"/>
                <w:sz w:val="20"/>
                <w:szCs w:val="22"/>
              </w:rPr>
            </w:pPr>
          </w:p>
          <w:p w14:paraId="0C0B22B7" w14:textId="77777777" w:rsidR="00C25D47" w:rsidRPr="00E33198" w:rsidRDefault="00C25D47" w:rsidP="00C25D47">
            <w:pPr>
              <w:spacing w:line="240" w:lineRule="auto"/>
              <w:rPr>
                <w:rFonts w:asciiTheme="majorHAnsi" w:hAnsiTheme="majorHAnsi"/>
                <w:b/>
                <w:bCs/>
                <w:sz w:val="20"/>
                <w:szCs w:val="22"/>
              </w:rPr>
            </w:pPr>
            <w:r w:rsidRPr="00E33198">
              <w:rPr>
                <w:rFonts w:asciiTheme="majorHAnsi" w:hAnsiTheme="majorHAnsi"/>
                <w:b/>
                <w:bCs/>
                <w:sz w:val="20"/>
                <w:szCs w:val="22"/>
              </w:rPr>
              <w:t>Supporting Evidence:</w:t>
            </w:r>
          </w:p>
          <w:p w14:paraId="440799C8" w14:textId="223F8C64" w:rsidR="00C25D47" w:rsidRPr="009823F5" w:rsidRDefault="00C25D47" w:rsidP="00C25D47">
            <w:pPr>
              <w:spacing w:line="240" w:lineRule="auto"/>
              <w:rPr>
                <w:color w:val="FFFFFF" w:themeColor="background1"/>
                <w:lang w:val="en-GB"/>
              </w:rPr>
            </w:pPr>
            <w:r w:rsidRPr="00097604">
              <w:rPr>
                <w:rFonts w:asciiTheme="majorHAnsi" w:hAnsiTheme="majorHAnsi"/>
                <w:sz w:val="20"/>
                <w:szCs w:val="22"/>
              </w:rPr>
              <w:t>ODA Declaration by CME</w:t>
            </w:r>
          </w:p>
        </w:tc>
      </w:tr>
      <w:tr w:rsidR="00C25D47" w:rsidRPr="009823F5" w14:paraId="5CBAF888" w14:textId="77777777" w:rsidTr="00C25D47">
        <w:tc>
          <w:tcPr>
            <w:tcW w:w="561" w:type="dxa"/>
            <w:tcBorders>
              <w:top w:val="single" w:sz="4" w:space="0" w:color="A6A6A6" w:themeColor="background1" w:themeShade="A6"/>
              <w:bottom w:val="single" w:sz="4" w:space="0" w:color="A6A6A6" w:themeColor="background1" w:themeShade="A6"/>
            </w:tcBorders>
            <w:vAlign w:val="top"/>
          </w:tcPr>
          <w:p w14:paraId="5322964E" w14:textId="44F61757" w:rsidR="00C25D47" w:rsidRPr="00962C05" w:rsidRDefault="00C25D47" w:rsidP="00C25D47">
            <w:pPr>
              <w:spacing w:line="240" w:lineRule="auto"/>
              <w:rPr>
                <w:rFonts w:ascii="Avenir Book" w:hAnsi="Avenir Book"/>
                <w:szCs w:val="22"/>
              </w:rPr>
            </w:pPr>
            <w:r>
              <w:rPr>
                <w:rFonts w:ascii="Avenir Book" w:hAnsi="Avenir Book"/>
                <w:szCs w:val="22"/>
              </w:rPr>
              <w:t>9</w:t>
            </w:r>
          </w:p>
        </w:tc>
        <w:tc>
          <w:tcPr>
            <w:tcW w:w="3022" w:type="dxa"/>
            <w:tcBorders>
              <w:top w:val="single" w:sz="4" w:space="0" w:color="A6A6A6" w:themeColor="background1" w:themeShade="A6"/>
              <w:bottom w:val="single" w:sz="4" w:space="0" w:color="A6A6A6" w:themeColor="background1" w:themeShade="A6"/>
            </w:tcBorders>
            <w:vAlign w:val="top"/>
          </w:tcPr>
          <w:p w14:paraId="70ED1296" w14:textId="2FEA475D" w:rsidR="00C25D47" w:rsidRPr="009823F5" w:rsidRDefault="00C25D47" w:rsidP="00C25D47">
            <w:pPr>
              <w:spacing w:line="240" w:lineRule="auto"/>
              <w:rPr>
                <w:color w:val="FFFFFF" w:themeColor="background1"/>
                <w:lang w:val="en-GB"/>
              </w:rPr>
            </w:pPr>
            <w:r w:rsidRPr="00DC6219">
              <w:rPr>
                <w:rFonts w:asciiTheme="majorHAnsi" w:hAnsiTheme="majorHAnsi"/>
                <w:sz w:val="20"/>
                <w:szCs w:val="22"/>
              </w:rPr>
              <w:t xml:space="preserve">Target group </w:t>
            </w:r>
          </w:p>
        </w:tc>
        <w:tc>
          <w:tcPr>
            <w:tcW w:w="3022" w:type="dxa"/>
            <w:tcBorders>
              <w:top w:val="single" w:sz="4" w:space="0" w:color="A6A6A6" w:themeColor="background1" w:themeShade="A6"/>
              <w:bottom w:val="single" w:sz="4" w:space="0" w:color="A6A6A6" w:themeColor="background1" w:themeShade="A6"/>
            </w:tcBorders>
            <w:vAlign w:val="top"/>
          </w:tcPr>
          <w:p w14:paraId="49C07DB2" w14:textId="77777777" w:rsidR="00C25D47" w:rsidRPr="00DC6219" w:rsidRDefault="00C25D47" w:rsidP="00C25D47">
            <w:pPr>
              <w:spacing w:line="240" w:lineRule="auto"/>
              <w:rPr>
                <w:rFonts w:asciiTheme="majorHAnsi" w:hAnsiTheme="majorHAnsi"/>
                <w:sz w:val="20"/>
                <w:szCs w:val="22"/>
              </w:rPr>
            </w:pPr>
            <w:r w:rsidRPr="00DC6219">
              <w:rPr>
                <w:rFonts w:asciiTheme="majorHAnsi" w:hAnsiTheme="majorHAnsi"/>
                <w:sz w:val="20"/>
                <w:szCs w:val="22"/>
              </w:rPr>
              <w:t>Projects will target Domestic households and local institutions (schools, small local companies)</w:t>
            </w:r>
          </w:p>
          <w:p w14:paraId="51EF060B" w14:textId="77777777" w:rsidR="00C25D47" w:rsidRPr="009823F5" w:rsidRDefault="00C25D47" w:rsidP="00C25D47">
            <w:pPr>
              <w:spacing w:line="240" w:lineRule="auto"/>
              <w:rPr>
                <w:color w:val="FFFFFF" w:themeColor="background1"/>
                <w:lang w:val="en-GB"/>
              </w:rPr>
            </w:pPr>
          </w:p>
        </w:tc>
        <w:tc>
          <w:tcPr>
            <w:tcW w:w="3024" w:type="dxa"/>
            <w:tcBorders>
              <w:top w:val="single" w:sz="4" w:space="0" w:color="A6A6A6" w:themeColor="background1" w:themeShade="A6"/>
              <w:bottom w:val="single" w:sz="4" w:space="0" w:color="A6A6A6" w:themeColor="background1" w:themeShade="A6"/>
            </w:tcBorders>
            <w:vAlign w:val="top"/>
          </w:tcPr>
          <w:p w14:paraId="78A2F75E" w14:textId="77777777" w:rsidR="00C25D47" w:rsidRPr="00985F07" w:rsidRDefault="00C25D47" w:rsidP="00C25D47">
            <w:pPr>
              <w:spacing w:line="276" w:lineRule="auto"/>
              <w:rPr>
                <w:rFonts w:asciiTheme="minorHAnsi" w:hAnsiTheme="minorHAnsi"/>
                <w:sz w:val="20"/>
                <w:szCs w:val="20"/>
              </w:rPr>
            </w:pPr>
            <w:r w:rsidRPr="00985F07">
              <w:rPr>
                <w:rFonts w:asciiTheme="minorHAnsi" w:hAnsiTheme="minorHAnsi"/>
                <w:sz w:val="20"/>
                <w:szCs w:val="20"/>
              </w:rPr>
              <w:t xml:space="preserve">The target group of the </w:t>
            </w:r>
            <w:proofErr w:type="spellStart"/>
            <w:r w:rsidRPr="00985F07">
              <w:rPr>
                <w:rFonts w:asciiTheme="minorHAnsi" w:hAnsiTheme="minorHAnsi"/>
                <w:sz w:val="20"/>
                <w:szCs w:val="20"/>
              </w:rPr>
              <w:t>PoA</w:t>
            </w:r>
            <w:proofErr w:type="spellEnd"/>
            <w:r w:rsidRPr="00985F07">
              <w:rPr>
                <w:rFonts w:asciiTheme="minorHAnsi" w:hAnsiTheme="minorHAnsi"/>
                <w:sz w:val="20"/>
                <w:szCs w:val="20"/>
              </w:rPr>
              <w:t>, and each included VPA, are households, communities</w:t>
            </w:r>
            <w:r>
              <w:rPr>
                <w:rFonts w:asciiTheme="minorHAnsi" w:hAnsiTheme="minorHAnsi"/>
                <w:sz w:val="20"/>
                <w:szCs w:val="20"/>
              </w:rPr>
              <w:t>,</w:t>
            </w:r>
            <w:r w:rsidRPr="00985F07">
              <w:rPr>
                <w:rFonts w:asciiTheme="minorHAnsi" w:hAnsiTheme="minorHAnsi"/>
                <w:sz w:val="20"/>
                <w:szCs w:val="20"/>
              </w:rPr>
              <w:t xml:space="preserve"> and institutions.</w:t>
            </w:r>
          </w:p>
          <w:p w14:paraId="1EF8CBF5" w14:textId="77777777" w:rsidR="00C25D47" w:rsidRDefault="00C25D47" w:rsidP="00C25D47">
            <w:pPr>
              <w:spacing w:line="276" w:lineRule="auto"/>
              <w:rPr>
                <w:rFonts w:asciiTheme="majorHAnsi" w:hAnsiTheme="majorHAnsi"/>
                <w:sz w:val="20"/>
                <w:szCs w:val="22"/>
              </w:rPr>
            </w:pPr>
          </w:p>
          <w:p w14:paraId="49B544C1" w14:textId="77777777" w:rsidR="00C25D47" w:rsidRPr="00E33198" w:rsidRDefault="00C25D47" w:rsidP="00C25D47">
            <w:pPr>
              <w:spacing w:line="276" w:lineRule="auto"/>
              <w:rPr>
                <w:rFonts w:asciiTheme="majorHAnsi" w:hAnsiTheme="majorHAnsi"/>
                <w:b/>
                <w:bCs/>
                <w:sz w:val="20"/>
                <w:szCs w:val="22"/>
              </w:rPr>
            </w:pPr>
            <w:r w:rsidRPr="00E33198">
              <w:rPr>
                <w:rFonts w:asciiTheme="majorHAnsi" w:hAnsiTheme="majorHAnsi"/>
                <w:b/>
                <w:bCs/>
                <w:sz w:val="20"/>
                <w:szCs w:val="22"/>
              </w:rPr>
              <w:t>Supporting evidence:</w:t>
            </w:r>
          </w:p>
          <w:p w14:paraId="4A1B7648" w14:textId="77777777" w:rsidR="00C25D47" w:rsidRDefault="00C25D47" w:rsidP="00C25D47">
            <w:pPr>
              <w:spacing w:line="240" w:lineRule="auto"/>
              <w:rPr>
                <w:rFonts w:asciiTheme="majorHAnsi" w:hAnsiTheme="majorHAnsi"/>
                <w:sz w:val="20"/>
                <w:szCs w:val="22"/>
              </w:rPr>
            </w:pPr>
          </w:p>
          <w:p w14:paraId="59C7B015" w14:textId="1A957DA7" w:rsidR="00C25D47" w:rsidRPr="009823F5" w:rsidRDefault="00C25D47" w:rsidP="00C25D47">
            <w:pPr>
              <w:spacing w:line="240" w:lineRule="auto"/>
              <w:rPr>
                <w:color w:val="FFFFFF" w:themeColor="background1"/>
                <w:lang w:val="en-GB"/>
              </w:rPr>
            </w:pPr>
            <w:r w:rsidRPr="00DC6219">
              <w:rPr>
                <w:rFonts w:asciiTheme="majorHAnsi" w:hAnsiTheme="majorHAnsi"/>
                <w:sz w:val="20"/>
                <w:szCs w:val="22"/>
              </w:rPr>
              <w:t xml:space="preserve">Beneficiary lists </w:t>
            </w:r>
            <w:r>
              <w:rPr>
                <w:rFonts w:asciiTheme="majorHAnsi" w:hAnsiTheme="majorHAnsi"/>
                <w:sz w:val="20"/>
                <w:szCs w:val="22"/>
              </w:rPr>
              <w:t>will be</w:t>
            </w:r>
            <w:r w:rsidRPr="00DC6219">
              <w:rPr>
                <w:rFonts w:asciiTheme="majorHAnsi" w:hAnsiTheme="majorHAnsi"/>
                <w:sz w:val="20"/>
                <w:szCs w:val="22"/>
              </w:rPr>
              <w:t xml:space="preserve"> available to auditors</w:t>
            </w:r>
          </w:p>
        </w:tc>
      </w:tr>
      <w:tr w:rsidR="00C25D47" w:rsidRPr="009823F5" w14:paraId="5F2CFB93" w14:textId="77777777" w:rsidTr="00C25D47">
        <w:tc>
          <w:tcPr>
            <w:tcW w:w="561" w:type="dxa"/>
            <w:tcBorders>
              <w:top w:val="single" w:sz="4" w:space="0" w:color="A6A6A6" w:themeColor="background1" w:themeShade="A6"/>
              <w:bottom w:val="single" w:sz="4" w:space="0" w:color="A6A6A6" w:themeColor="background1" w:themeShade="A6"/>
            </w:tcBorders>
            <w:vAlign w:val="top"/>
          </w:tcPr>
          <w:p w14:paraId="722D66C6" w14:textId="028AD1E6" w:rsidR="00C25D47" w:rsidRPr="00962C05" w:rsidRDefault="00C25D47" w:rsidP="00C25D47">
            <w:pPr>
              <w:spacing w:line="240" w:lineRule="auto"/>
              <w:rPr>
                <w:rFonts w:ascii="Avenir Book" w:hAnsi="Avenir Book"/>
                <w:szCs w:val="22"/>
              </w:rPr>
            </w:pPr>
            <w:r>
              <w:rPr>
                <w:rFonts w:ascii="Avenir Book" w:hAnsi="Avenir Book"/>
                <w:szCs w:val="22"/>
              </w:rPr>
              <w:t>10</w:t>
            </w:r>
          </w:p>
        </w:tc>
        <w:tc>
          <w:tcPr>
            <w:tcW w:w="3022" w:type="dxa"/>
            <w:tcBorders>
              <w:top w:val="single" w:sz="4" w:space="0" w:color="A6A6A6" w:themeColor="background1" w:themeShade="A6"/>
              <w:bottom w:val="single" w:sz="4" w:space="0" w:color="A6A6A6" w:themeColor="background1" w:themeShade="A6"/>
            </w:tcBorders>
            <w:vAlign w:val="top"/>
          </w:tcPr>
          <w:p w14:paraId="52CCBDA7" w14:textId="22A31D5A" w:rsidR="00C25D47" w:rsidRPr="009823F5" w:rsidRDefault="00C25D47" w:rsidP="00C25D47">
            <w:pPr>
              <w:spacing w:line="240" w:lineRule="auto"/>
              <w:rPr>
                <w:color w:val="FFFFFF" w:themeColor="background1"/>
                <w:lang w:val="en-GB"/>
              </w:rPr>
            </w:pPr>
            <w:r>
              <w:rPr>
                <w:rFonts w:asciiTheme="majorHAnsi" w:hAnsiTheme="majorHAnsi"/>
                <w:sz w:val="20"/>
                <w:szCs w:val="22"/>
              </w:rPr>
              <w:t>S</w:t>
            </w:r>
            <w:r w:rsidRPr="00DC6219">
              <w:rPr>
                <w:rFonts w:asciiTheme="majorHAnsi" w:hAnsiTheme="majorHAnsi"/>
                <w:sz w:val="20"/>
                <w:szCs w:val="22"/>
              </w:rPr>
              <w:t xml:space="preserve">ampling requirements for the </w:t>
            </w:r>
            <w:proofErr w:type="spellStart"/>
            <w:r w:rsidRPr="00DC6219">
              <w:rPr>
                <w:rFonts w:asciiTheme="majorHAnsi" w:hAnsiTheme="majorHAnsi"/>
                <w:sz w:val="20"/>
                <w:szCs w:val="22"/>
              </w:rPr>
              <w:t>PoA</w:t>
            </w:r>
            <w:proofErr w:type="spellEnd"/>
          </w:p>
        </w:tc>
        <w:tc>
          <w:tcPr>
            <w:tcW w:w="3022" w:type="dxa"/>
            <w:tcBorders>
              <w:top w:val="single" w:sz="4" w:space="0" w:color="A6A6A6" w:themeColor="background1" w:themeShade="A6"/>
              <w:bottom w:val="single" w:sz="4" w:space="0" w:color="A6A6A6" w:themeColor="background1" w:themeShade="A6"/>
            </w:tcBorders>
            <w:vAlign w:val="top"/>
          </w:tcPr>
          <w:p w14:paraId="13949619" w14:textId="66A9D365" w:rsidR="00C25D47" w:rsidRPr="009823F5" w:rsidRDefault="00C25D47" w:rsidP="00C25D47">
            <w:pPr>
              <w:spacing w:line="240" w:lineRule="auto"/>
              <w:rPr>
                <w:color w:val="FFFFFF" w:themeColor="background1"/>
                <w:lang w:val="en-GB"/>
              </w:rPr>
            </w:pPr>
            <w:r w:rsidRPr="00DC6219">
              <w:rPr>
                <w:rFonts w:asciiTheme="majorHAnsi" w:hAnsiTheme="majorHAnsi"/>
                <w:sz w:val="20"/>
                <w:szCs w:val="22"/>
              </w:rPr>
              <w:t xml:space="preserve">Sampling requirement will follow methodological guidelines </w:t>
            </w:r>
          </w:p>
        </w:tc>
        <w:tc>
          <w:tcPr>
            <w:tcW w:w="3024" w:type="dxa"/>
            <w:tcBorders>
              <w:top w:val="single" w:sz="4" w:space="0" w:color="A6A6A6" w:themeColor="background1" w:themeShade="A6"/>
              <w:bottom w:val="single" w:sz="4" w:space="0" w:color="A6A6A6" w:themeColor="background1" w:themeShade="A6"/>
            </w:tcBorders>
            <w:vAlign w:val="top"/>
          </w:tcPr>
          <w:p w14:paraId="1C1FC866" w14:textId="77777777" w:rsidR="00C25D47" w:rsidRDefault="00C25D47" w:rsidP="00C25D47">
            <w:pPr>
              <w:spacing w:line="240" w:lineRule="auto"/>
              <w:rPr>
                <w:rFonts w:asciiTheme="majorHAnsi" w:hAnsiTheme="majorHAnsi"/>
                <w:sz w:val="20"/>
                <w:szCs w:val="22"/>
              </w:rPr>
            </w:pPr>
            <w:r w:rsidRPr="00DC6219">
              <w:rPr>
                <w:rFonts w:asciiTheme="majorHAnsi" w:hAnsiTheme="majorHAnsi"/>
                <w:sz w:val="20"/>
                <w:szCs w:val="22"/>
              </w:rPr>
              <w:t>VPA-DD and monitoring reports</w:t>
            </w:r>
          </w:p>
          <w:p w14:paraId="0A57AA74" w14:textId="77777777" w:rsidR="00C25D47" w:rsidRDefault="00C25D47" w:rsidP="00C25D47">
            <w:pPr>
              <w:spacing w:line="240" w:lineRule="auto"/>
              <w:rPr>
                <w:rFonts w:asciiTheme="majorHAnsi" w:hAnsiTheme="majorHAnsi"/>
                <w:sz w:val="20"/>
                <w:szCs w:val="22"/>
              </w:rPr>
            </w:pPr>
          </w:p>
          <w:p w14:paraId="464EFC2C" w14:textId="6032DCDC" w:rsidR="00C25D47" w:rsidRPr="009823F5" w:rsidRDefault="00C25D47" w:rsidP="00C25D47">
            <w:pPr>
              <w:spacing w:line="240" w:lineRule="auto"/>
              <w:rPr>
                <w:color w:val="FFFFFF" w:themeColor="background1"/>
                <w:lang w:val="en-GB"/>
              </w:rPr>
            </w:pPr>
            <w:r w:rsidRPr="002210A2">
              <w:rPr>
                <w:rFonts w:asciiTheme="minorHAnsi" w:hAnsiTheme="minorHAnsi"/>
                <w:sz w:val="20"/>
                <w:szCs w:val="20"/>
              </w:rPr>
              <w:t>Refer section B.7.2 (sampling plan) of VPA-DD for additionality</w:t>
            </w:r>
          </w:p>
        </w:tc>
      </w:tr>
      <w:tr w:rsidR="00C25D47" w:rsidRPr="009823F5" w14:paraId="6B5A9683" w14:textId="77777777" w:rsidTr="00C25D47">
        <w:tc>
          <w:tcPr>
            <w:tcW w:w="561" w:type="dxa"/>
            <w:tcBorders>
              <w:top w:val="single" w:sz="4" w:space="0" w:color="A6A6A6" w:themeColor="background1" w:themeShade="A6"/>
              <w:bottom w:val="single" w:sz="4" w:space="0" w:color="A6A6A6" w:themeColor="background1" w:themeShade="A6"/>
            </w:tcBorders>
            <w:vAlign w:val="top"/>
          </w:tcPr>
          <w:p w14:paraId="20D80E27" w14:textId="1A4FD105" w:rsidR="00C25D47" w:rsidRPr="00962C05" w:rsidRDefault="00C25D47" w:rsidP="00C25D47">
            <w:pPr>
              <w:spacing w:line="240" w:lineRule="auto"/>
              <w:rPr>
                <w:rFonts w:ascii="Avenir Book" w:hAnsi="Avenir Book"/>
                <w:szCs w:val="22"/>
              </w:rPr>
            </w:pPr>
            <w:r>
              <w:rPr>
                <w:rFonts w:ascii="Avenir Book" w:hAnsi="Avenir Book"/>
                <w:szCs w:val="22"/>
              </w:rPr>
              <w:t>11</w:t>
            </w:r>
          </w:p>
        </w:tc>
        <w:tc>
          <w:tcPr>
            <w:tcW w:w="3022" w:type="dxa"/>
            <w:tcBorders>
              <w:top w:val="single" w:sz="4" w:space="0" w:color="A6A6A6" w:themeColor="background1" w:themeShade="A6"/>
              <w:bottom w:val="single" w:sz="4" w:space="0" w:color="A6A6A6" w:themeColor="background1" w:themeShade="A6"/>
            </w:tcBorders>
            <w:vAlign w:val="top"/>
          </w:tcPr>
          <w:p w14:paraId="1BA3BD38" w14:textId="03127247" w:rsidR="00C25D47" w:rsidRPr="009823F5" w:rsidRDefault="00C25D47" w:rsidP="00C25D47">
            <w:pPr>
              <w:spacing w:line="240" w:lineRule="auto"/>
              <w:rPr>
                <w:color w:val="FFFFFF" w:themeColor="background1"/>
                <w:lang w:val="en-GB"/>
              </w:rPr>
            </w:pPr>
            <w:r w:rsidRPr="00DC6219">
              <w:rPr>
                <w:rFonts w:asciiTheme="majorHAnsi" w:hAnsiTheme="majorHAnsi"/>
                <w:sz w:val="20"/>
                <w:szCs w:val="22"/>
              </w:rPr>
              <w:t xml:space="preserve">small-scale or microscale thresholds and remain within those thresholds </w:t>
            </w:r>
          </w:p>
        </w:tc>
        <w:tc>
          <w:tcPr>
            <w:tcW w:w="3022" w:type="dxa"/>
            <w:tcBorders>
              <w:top w:val="single" w:sz="4" w:space="0" w:color="A6A6A6" w:themeColor="background1" w:themeShade="A6"/>
              <w:bottom w:val="single" w:sz="4" w:space="0" w:color="A6A6A6" w:themeColor="background1" w:themeShade="A6"/>
            </w:tcBorders>
            <w:vAlign w:val="top"/>
          </w:tcPr>
          <w:p w14:paraId="75B6CFE0" w14:textId="77777777" w:rsidR="00C25D47" w:rsidRPr="008642B3" w:rsidRDefault="00C25D47" w:rsidP="00C25D47">
            <w:pPr>
              <w:spacing w:line="276" w:lineRule="auto"/>
              <w:ind w:right="81"/>
              <w:jc w:val="both"/>
              <w:rPr>
                <w:color w:val="515151" w:themeColor="text1"/>
                <w:sz w:val="20"/>
                <w:szCs w:val="20"/>
              </w:rPr>
            </w:pPr>
            <w:r w:rsidRPr="008642B3">
              <w:rPr>
                <w:color w:val="515151" w:themeColor="text1"/>
                <w:sz w:val="20"/>
                <w:szCs w:val="20"/>
              </w:rPr>
              <w:t xml:space="preserve">VPAs included under the </w:t>
            </w:r>
            <w:proofErr w:type="spellStart"/>
            <w:r w:rsidRPr="008642B3">
              <w:rPr>
                <w:color w:val="515151" w:themeColor="text1"/>
                <w:sz w:val="20"/>
                <w:szCs w:val="20"/>
              </w:rPr>
              <w:t>PoA</w:t>
            </w:r>
            <w:proofErr w:type="spellEnd"/>
            <w:r w:rsidRPr="008642B3">
              <w:rPr>
                <w:color w:val="515151" w:themeColor="text1"/>
                <w:sz w:val="20"/>
                <w:szCs w:val="20"/>
              </w:rPr>
              <w:t xml:space="preserve"> will be small scale.</w:t>
            </w:r>
          </w:p>
          <w:p w14:paraId="0151CC87" w14:textId="77777777" w:rsidR="00C25D47" w:rsidRPr="008642B3" w:rsidRDefault="00C25D47" w:rsidP="00C25D47">
            <w:pPr>
              <w:spacing w:line="240" w:lineRule="auto"/>
              <w:rPr>
                <w:rFonts w:asciiTheme="majorHAnsi" w:hAnsiTheme="majorHAnsi"/>
                <w:sz w:val="20"/>
                <w:szCs w:val="20"/>
              </w:rPr>
            </w:pPr>
          </w:p>
          <w:p w14:paraId="3A1FFCBC" w14:textId="77777777" w:rsidR="00C25D47" w:rsidRPr="008642B3" w:rsidRDefault="00C25D47" w:rsidP="00C25D47">
            <w:pPr>
              <w:spacing w:line="240" w:lineRule="auto"/>
              <w:rPr>
                <w:sz w:val="20"/>
                <w:szCs w:val="20"/>
              </w:rPr>
            </w:pPr>
            <w:r w:rsidRPr="008642B3">
              <w:rPr>
                <w:sz w:val="20"/>
                <w:szCs w:val="20"/>
              </w:rPr>
              <w:t>For ICS (Type II): Energy-efficiency improvement project activities/technology &lt; = 60</w:t>
            </w:r>
            <w:r w:rsidRPr="008642B3">
              <w:rPr>
                <w:sz w:val="20"/>
                <w:szCs w:val="20"/>
              </w:rPr>
              <w:br/>
              <w:t>GWh(e) or 180 GWh(</w:t>
            </w:r>
            <w:proofErr w:type="spellStart"/>
            <w:r w:rsidRPr="008642B3">
              <w:rPr>
                <w:sz w:val="20"/>
                <w:szCs w:val="20"/>
              </w:rPr>
              <w:t>th</w:t>
            </w:r>
            <w:proofErr w:type="spellEnd"/>
            <w:r w:rsidRPr="008642B3">
              <w:rPr>
                <w:sz w:val="20"/>
                <w:szCs w:val="20"/>
              </w:rPr>
              <w:t>) energy savings per year</w:t>
            </w:r>
          </w:p>
          <w:p w14:paraId="782F79C8" w14:textId="77777777" w:rsidR="00C25D47" w:rsidRPr="008642B3" w:rsidRDefault="00C25D47" w:rsidP="00C25D47">
            <w:pPr>
              <w:spacing w:line="240" w:lineRule="auto"/>
              <w:rPr>
                <w:rFonts w:asciiTheme="majorHAnsi" w:hAnsiTheme="majorHAnsi"/>
                <w:sz w:val="20"/>
                <w:szCs w:val="20"/>
              </w:rPr>
            </w:pPr>
            <w:r w:rsidRPr="008642B3">
              <w:rPr>
                <w:sz w:val="20"/>
                <w:szCs w:val="20"/>
              </w:rPr>
              <w:br/>
              <w:t>For WPS (Type III): For safe water project activities/technology&lt; =</w:t>
            </w:r>
            <w:r w:rsidRPr="008642B3">
              <w:rPr>
                <w:sz w:val="20"/>
                <w:szCs w:val="20"/>
              </w:rPr>
              <w:br/>
              <w:t>60,000 tCO2eq per year</w:t>
            </w:r>
          </w:p>
          <w:p w14:paraId="739ED905" w14:textId="77777777" w:rsidR="00C25D47" w:rsidRPr="009823F5" w:rsidRDefault="00C25D47" w:rsidP="00C25D47">
            <w:pPr>
              <w:spacing w:line="240" w:lineRule="auto"/>
              <w:rPr>
                <w:color w:val="FFFFFF" w:themeColor="background1"/>
                <w:lang w:val="en-GB"/>
              </w:rPr>
            </w:pPr>
          </w:p>
        </w:tc>
        <w:tc>
          <w:tcPr>
            <w:tcW w:w="3024" w:type="dxa"/>
            <w:tcBorders>
              <w:top w:val="single" w:sz="4" w:space="0" w:color="A6A6A6" w:themeColor="background1" w:themeShade="A6"/>
              <w:bottom w:val="single" w:sz="4" w:space="0" w:color="A6A6A6" w:themeColor="background1" w:themeShade="A6"/>
            </w:tcBorders>
            <w:vAlign w:val="top"/>
          </w:tcPr>
          <w:p w14:paraId="505FEFE2" w14:textId="77777777" w:rsidR="00C25D47" w:rsidRPr="008642B3" w:rsidRDefault="00C25D47" w:rsidP="00C25D47">
            <w:pPr>
              <w:spacing w:line="240" w:lineRule="auto"/>
              <w:rPr>
                <w:sz w:val="20"/>
                <w:szCs w:val="20"/>
              </w:rPr>
            </w:pPr>
            <w:r w:rsidRPr="008642B3">
              <w:rPr>
                <w:color w:val="515151" w:themeColor="text1"/>
                <w:sz w:val="20"/>
                <w:szCs w:val="20"/>
              </w:rPr>
              <w:t xml:space="preserve">VPA will be small scale VPA and adhering to the threshold of 180 </w:t>
            </w:r>
            <w:proofErr w:type="spellStart"/>
            <w:r w:rsidRPr="008642B3">
              <w:rPr>
                <w:color w:val="515151" w:themeColor="text1"/>
                <w:sz w:val="20"/>
                <w:szCs w:val="20"/>
              </w:rPr>
              <w:t>GWhth</w:t>
            </w:r>
            <w:proofErr w:type="spellEnd"/>
            <w:r w:rsidRPr="008642B3">
              <w:rPr>
                <w:color w:val="515151" w:themeColor="text1"/>
                <w:sz w:val="20"/>
                <w:szCs w:val="20"/>
              </w:rPr>
              <w:t xml:space="preserve"> </w:t>
            </w:r>
            <w:r w:rsidRPr="008642B3">
              <w:rPr>
                <w:sz w:val="20"/>
                <w:szCs w:val="20"/>
              </w:rPr>
              <w:t>energy savings per year</w:t>
            </w:r>
          </w:p>
          <w:p w14:paraId="0B827F41" w14:textId="77777777" w:rsidR="00C25D47" w:rsidRDefault="00C25D47" w:rsidP="00C25D47">
            <w:pPr>
              <w:spacing w:line="240" w:lineRule="auto"/>
              <w:rPr>
                <w:color w:val="515151" w:themeColor="text1"/>
                <w:sz w:val="20"/>
                <w:szCs w:val="20"/>
              </w:rPr>
            </w:pPr>
          </w:p>
          <w:p w14:paraId="2858A566" w14:textId="77777777" w:rsidR="00C25D47" w:rsidRPr="00974248" w:rsidRDefault="00C25D47" w:rsidP="00C25D47">
            <w:pPr>
              <w:spacing w:line="240" w:lineRule="auto"/>
              <w:contextualSpacing w:val="0"/>
              <w:rPr>
                <w:rFonts w:ascii="Times New Roman" w:hAnsi="Times New Roman" w:cs="Times New Roman"/>
                <w:color w:val="auto"/>
                <w:szCs w:val="22"/>
                <w14:cntxtAlts w14:val="0"/>
              </w:rPr>
            </w:pPr>
            <w:r w:rsidRPr="00974248">
              <w:rPr>
                <w:rStyle w:val="fontstyle01"/>
                <w:sz w:val="20"/>
                <w:szCs w:val="20"/>
              </w:rPr>
              <w:t>As per the</w:t>
            </w:r>
            <w:r w:rsidRPr="00974248">
              <w:rPr>
                <w:color w:val="000000"/>
                <w:sz w:val="18"/>
                <w:szCs w:val="18"/>
              </w:rPr>
              <w:br/>
            </w:r>
            <w:r w:rsidRPr="00974248">
              <w:rPr>
                <w:rStyle w:val="fontstyle01"/>
                <w:sz w:val="20"/>
                <w:szCs w:val="20"/>
              </w:rPr>
              <w:t>ex-ante ER calculation</w:t>
            </w:r>
            <w:r w:rsidRPr="00974248">
              <w:rPr>
                <w:color w:val="000000"/>
                <w:sz w:val="18"/>
                <w:szCs w:val="18"/>
              </w:rPr>
              <w:br/>
            </w:r>
            <w:r w:rsidRPr="00974248">
              <w:rPr>
                <w:rStyle w:val="fontstyle01"/>
                <w:sz w:val="20"/>
                <w:szCs w:val="20"/>
              </w:rPr>
              <w:t>sheet, each cookstove</w:t>
            </w:r>
            <w:r w:rsidRPr="00974248">
              <w:rPr>
                <w:color w:val="000000"/>
                <w:sz w:val="18"/>
                <w:szCs w:val="18"/>
              </w:rPr>
              <w:br/>
            </w:r>
            <w:r w:rsidRPr="00974248">
              <w:rPr>
                <w:rStyle w:val="fontstyle01"/>
                <w:sz w:val="20"/>
                <w:szCs w:val="20"/>
              </w:rPr>
              <w:t>within the VPA save ~</w:t>
            </w:r>
            <w:r w:rsidRPr="00974248">
              <w:rPr>
                <w:color w:val="000000"/>
                <w:sz w:val="18"/>
                <w:szCs w:val="18"/>
              </w:rPr>
              <w:br/>
            </w:r>
            <w:r>
              <w:rPr>
                <w:rStyle w:val="fontstyle01"/>
                <w:sz w:val="20"/>
                <w:szCs w:val="20"/>
              </w:rPr>
              <w:t>~10</w:t>
            </w:r>
            <w:r w:rsidRPr="00974248">
              <w:rPr>
                <w:rStyle w:val="fontstyle01"/>
                <w:sz w:val="20"/>
                <w:szCs w:val="20"/>
              </w:rPr>
              <w:t xml:space="preserve"> MWh/y</w:t>
            </w:r>
            <w:r>
              <w:rPr>
                <w:rStyle w:val="fontstyle01"/>
                <w:sz w:val="20"/>
                <w:szCs w:val="20"/>
              </w:rPr>
              <w:t>ea</w:t>
            </w:r>
            <w:r w:rsidRPr="00974248">
              <w:rPr>
                <w:rStyle w:val="fontstyle01"/>
                <w:sz w:val="20"/>
                <w:szCs w:val="20"/>
              </w:rPr>
              <w:t>r of energy</w:t>
            </w:r>
            <w:r w:rsidRPr="00974248">
              <w:rPr>
                <w:color w:val="000000"/>
                <w:sz w:val="18"/>
                <w:szCs w:val="18"/>
              </w:rPr>
              <w:t xml:space="preserve"> </w:t>
            </w:r>
            <w:r w:rsidRPr="00974248">
              <w:rPr>
                <w:rStyle w:val="fontstyle01"/>
                <w:sz w:val="20"/>
                <w:szCs w:val="20"/>
              </w:rPr>
              <w:t>which is much</w:t>
            </w:r>
            <w:r w:rsidRPr="00974248">
              <w:rPr>
                <w:color w:val="000000"/>
                <w:sz w:val="18"/>
                <w:szCs w:val="18"/>
              </w:rPr>
              <w:br/>
            </w:r>
            <w:r w:rsidRPr="00974248">
              <w:rPr>
                <w:rStyle w:val="fontstyle01"/>
                <w:sz w:val="20"/>
                <w:szCs w:val="20"/>
              </w:rPr>
              <w:t>less than the threshold of</w:t>
            </w:r>
            <w:r w:rsidRPr="00974248">
              <w:rPr>
                <w:color w:val="000000"/>
                <w:sz w:val="18"/>
                <w:szCs w:val="18"/>
              </w:rPr>
              <w:t xml:space="preserve"> </w:t>
            </w:r>
            <w:r>
              <w:rPr>
                <w:rStyle w:val="fontstyle01"/>
                <w:sz w:val="20"/>
                <w:szCs w:val="20"/>
              </w:rPr>
              <w:t>1.8</w:t>
            </w:r>
            <w:r w:rsidRPr="00974248">
              <w:rPr>
                <w:rStyle w:val="fontstyle01"/>
                <w:sz w:val="20"/>
                <w:szCs w:val="20"/>
              </w:rPr>
              <w:t xml:space="preserve"> </w:t>
            </w:r>
            <w:proofErr w:type="spellStart"/>
            <w:r>
              <w:rPr>
                <w:rStyle w:val="fontstyle01"/>
                <w:sz w:val="20"/>
                <w:szCs w:val="20"/>
              </w:rPr>
              <w:t>G</w:t>
            </w:r>
            <w:r w:rsidRPr="00974248">
              <w:rPr>
                <w:rStyle w:val="fontstyle01"/>
                <w:sz w:val="20"/>
                <w:szCs w:val="20"/>
              </w:rPr>
              <w:t>Wh</w:t>
            </w:r>
            <w:r>
              <w:rPr>
                <w:rStyle w:val="fontstyle01"/>
                <w:sz w:val="20"/>
                <w:szCs w:val="20"/>
              </w:rPr>
              <w:t>th</w:t>
            </w:r>
            <w:proofErr w:type="spellEnd"/>
            <w:r w:rsidRPr="00974248">
              <w:rPr>
                <w:rStyle w:val="fontstyle01"/>
                <w:sz w:val="20"/>
                <w:szCs w:val="20"/>
              </w:rPr>
              <w:t>/year/unit</w:t>
            </w:r>
            <w:r>
              <w:rPr>
                <w:rStyle w:val="fontstyle01"/>
                <w:sz w:val="20"/>
                <w:szCs w:val="20"/>
              </w:rPr>
              <w:t>.</w:t>
            </w:r>
          </w:p>
          <w:p w14:paraId="6BCE0A27" w14:textId="77777777" w:rsidR="00C25D47" w:rsidRPr="008642B3" w:rsidRDefault="00C25D47" w:rsidP="00C25D47">
            <w:pPr>
              <w:spacing w:line="240" w:lineRule="auto"/>
              <w:rPr>
                <w:color w:val="515151" w:themeColor="text1"/>
                <w:sz w:val="20"/>
                <w:szCs w:val="20"/>
              </w:rPr>
            </w:pPr>
          </w:p>
          <w:p w14:paraId="5A685AAD" w14:textId="77777777" w:rsidR="00C25D47" w:rsidRPr="008642B3" w:rsidRDefault="00C25D47" w:rsidP="00C25D47">
            <w:pPr>
              <w:spacing w:line="240" w:lineRule="auto"/>
              <w:rPr>
                <w:color w:val="515151" w:themeColor="text1"/>
                <w:sz w:val="20"/>
                <w:szCs w:val="20"/>
              </w:rPr>
            </w:pPr>
          </w:p>
          <w:p w14:paraId="706B76E3" w14:textId="77777777" w:rsidR="00C25D47" w:rsidRPr="006C31A9" w:rsidRDefault="00C25D47" w:rsidP="00C25D47">
            <w:pPr>
              <w:spacing w:line="240" w:lineRule="auto"/>
              <w:rPr>
                <w:rFonts w:asciiTheme="majorHAnsi" w:hAnsiTheme="majorHAnsi"/>
                <w:sz w:val="20"/>
                <w:szCs w:val="22"/>
              </w:rPr>
            </w:pPr>
            <w:r w:rsidRPr="006C31A9">
              <w:rPr>
                <w:rFonts w:asciiTheme="majorHAnsi" w:hAnsiTheme="majorHAnsi"/>
                <w:sz w:val="20"/>
                <w:szCs w:val="22"/>
              </w:rPr>
              <w:t>Refer section A.4 (scale of the project) of VPA-DD.</w:t>
            </w:r>
          </w:p>
          <w:p w14:paraId="65BCCCB6" w14:textId="77777777" w:rsidR="00C25D47" w:rsidRPr="006C31A9" w:rsidRDefault="00C25D47" w:rsidP="00C25D47">
            <w:pPr>
              <w:spacing w:line="240" w:lineRule="auto"/>
              <w:rPr>
                <w:rFonts w:asciiTheme="majorHAnsi" w:hAnsiTheme="majorHAnsi"/>
                <w:sz w:val="20"/>
                <w:szCs w:val="22"/>
              </w:rPr>
            </w:pPr>
          </w:p>
          <w:p w14:paraId="170651D7" w14:textId="77777777" w:rsidR="00C25D47" w:rsidRDefault="00C25D47" w:rsidP="00C25D47">
            <w:pPr>
              <w:spacing w:line="240" w:lineRule="auto"/>
              <w:rPr>
                <w:rFonts w:asciiTheme="majorHAnsi" w:hAnsiTheme="majorHAnsi"/>
                <w:sz w:val="20"/>
                <w:szCs w:val="22"/>
              </w:rPr>
            </w:pPr>
            <w:r w:rsidRPr="006C31A9">
              <w:rPr>
                <w:rFonts w:asciiTheme="majorHAnsi" w:hAnsiTheme="majorHAnsi"/>
                <w:sz w:val="20"/>
                <w:szCs w:val="22"/>
              </w:rPr>
              <w:t>Ex-post Emission Reduction Sheet</w:t>
            </w:r>
          </w:p>
          <w:p w14:paraId="687E51E9" w14:textId="77777777" w:rsidR="00C25D47" w:rsidRDefault="00C25D47" w:rsidP="00C25D47">
            <w:pPr>
              <w:spacing w:line="240" w:lineRule="auto"/>
              <w:rPr>
                <w:rFonts w:asciiTheme="majorHAnsi" w:hAnsiTheme="majorHAnsi"/>
                <w:sz w:val="20"/>
                <w:szCs w:val="22"/>
              </w:rPr>
            </w:pPr>
          </w:p>
          <w:p w14:paraId="2FF88031" w14:textId="5119494F" w:rsidR="00C25D47" w:rsidRPr="009823F5" w:rsidRDefault="00C25D47" w:rsidP="00C25D47">
            <w:pPr>
              <w:spacing w:line="240" w:lineRule="auto"/>
              <w:rPr>
                <w:color w:val="FFFFFF" w:themeColor="background1"/>
                <w:lang w:val="en-GB"/>
              </w:rPr>
            </w:pPr>
            <w:r w:rsidRPr="008642B3">
              <w:rPr>
                <w:rFonts w:asciiTheme="majorHAnsi" w:hAnsiTheme="majorHAnsi"/>
                <w:sz w:val="20"/>
                <w:szCs w:val="22"/>
              </w:rPr>
              <w:t>Technical specification of the ICS or WPS as applicable.</w:t>
            </w:r>
          </w:p>
        </w:tc>
      </w:tr>
      <w:tr w:rsidR="00C25D47" w:rsidRPr="009823F5" w14:paraId="1F1D4DA8" w14:textId="77777777" w:rsidTr="00C25D47">
        <w:tc>
          <w:tcPr>
            <w:tcW w:w="561" w:type="dxa"/>
            <w:tcBorders>
              <w:top w:val="single" w:sz="4" w:space="0" w:color="A6A6A6" w:themeColor="background1" w:themeShade="A6"/>
              <w:bottom w:val="single" w:sz="4" w:space="0" w:color="A6A6A6" w:themeColor="background1" w:themeShade="A6"/>
            </w:tcBorders>
            <w:vAlign w:val="top"/>
          </w:tcPr>
          <w:p w14:paraId="5BA43DB3" w14:textId="521E4A98" w:rsidR="00C25D47" w:rsidRPr="00962C05" w:rsidRDefault="00C25D47" w:rsidP="00C25D47">
            <w:pPr>
              <w:spacing w:line="240" w:lineRule="auto"/>
              <w:rPr>
                <w:rFonts w:ascii="Avenir Book" w:hAnsi="Avenir Book"/>
                <w:szCs w:val="22"/>
              </w:rPr>
            </w:pPr>
            <w:r>
              <w:rPr>
                <w:rFonts w:ascii="Avenir Book" w:hAnsi="Avenir Book"/>
                <w:szCs w:val="22"/>
              </w:rPr>
              <w:t>12</w:t>
            </w:r>
          </w:p>
        </w:tc>
        <w:tc>
          <w:tcPr>
            <w:tcW w:w="3022" w:type="dxa"/>
            <w:tcBorders>
              <w:top w:val="single" w:sz="4" w:space="0" w:color="A6A6A6" w:themeColor="background1" w:themeShade="A6"/>
              <w:bottom w:val="single" w:sz="4" w:space="0" w:color="A6A6A6" w:themeColor="background1" w:themeShade="A6"/>
            </w:tcBorders>
            <w:vAlign w:val="top"/>
          </w:tcPr>
          <w:p w14:paraId="46DFE959" w14:textId="6F207C76" w:rsidR="00C25D47" w:rsidRPr="009823F5" w:rsidRDefault="00C25D47" w:rsidP="00C25D47">
            <w:pPr>
              <w:spacing w:line="240" w:lineRule="auto"/>
              <w:rPr>
                <w:color w:val="FFFFFF" w:themeColor="background1"/>
                <w:lang w:val="en-GB"/>
              </w:rPr>
            </w:pPr>
            <w:r w:rsidRPr="00DC6219">
              <w:rPr>
                <w:rFonts w:asciiTheme="majorHAnsi" w:hAnsiTheme="majorHAnsi"/>
                <w:sz w:val="20"/>
                <w:szCs w:val="22"/>
              </w:rPr>
              <w:t>Conditions to confirm that technologies in V/CPAs are eligible (refer to A.3 above)</w:t>
            </w:r>
          </w:p>
        </w:tc>
        <w:tc>
          <w:tcPr>
            <w:tcW w:w="3022" w:type="dxa"/>
            <w:tcBorders>
              <w:top w:val="single" w:sz="4" w:space="0" w:color="A6A6A6" w:themeColor="background1" w:themeShade="A6"/>
              <w:bottom w:val="single" w:sz="4" w:space="0" w:color="A6A6A6" w:themeColor="background1" w:themeShade="A6"/>
            </w:tcBorders>
            <w:vAlign w:val="top"/>
          </w:tcPr>
          <w:p w14:paraId="1707D5B3" w14:textId="51329C28" w:rsidR="00C25D47" w:rsidRPr="009823F5" w:rsidRDefault="00C25D47" w:rsidP="00C25D47">
            <w:pPr>
              <w:spacing w:line="240" w:lineRule="auto"/>
              <w:rPr>
                <w:color w:val="FFFFFF" w:themeColor="background1"/>
                <w:lang w:val="en-GB"/>
              </w:rPr>
            </w:pPr>
            <w:r w:rsidRPr="00DC6219">
              <w:rPr>
                <w:rFonts w:asciiTheme="majorHAnsi" w:hAnsiTheme="majorHAnsi"/>
                <w:sz w:val="20"/>
                <w:szCs w:val="22"/>
              </w:rPr>
              <w:t>The technologies fall under methodolog</w:t>
            </w:r>
            <w:r>
              <w:rPr>
                <w:rFonts w:asciiTheme="majorHAnsi" w:hAnsiTheme="majorHAnsi"/>
                <w:sz w:val="20"/>
                <w:szCs w:val="22"/>
              </w:rPr>
              <w:t>y</w:t>
            </w:r>
            <w:r w:rsidRPr="00DC6219">
              <w:rPr>
                <w:rFonts w:asciiTheme="majorHAnsi" w:hAnsiTheme="majorHAnsi"/>
                <w:sz w:val="20"/>
                <w:szCs w:val="22"/>
              </w:rPr>
              <w:t xml:space="preserve"> </w:t>
            </w:r>
            <w:r w:rsidR="00142EB7">
              <w:rPr>
                <w:rFonts w:asciiTheme="majorHAnsi" w:hAnsiTheme="majorHAnsi"/>
                <w:sz w:val="20"/>
                <w:szCs w:val="22"/>
              </w:rPr>
              <w:t>“</w:t>
            </w:r>
            <w:r w:rsidR="00746BFD">
              <w:rPr>
                <w:rFonts w:asciiTheme="majorHAnsi" w:hAnsiTheme="majorHAnsi"/>
                <w:sz w:val="20"/>
                <w:szCs w:val="22"/>
              </w:rPr>
              <w:t xml:space="preserve">TPDDTEC: </w:t>
            </w:r>
            <w:r w:rsidR="00142EB7">
              <w:rPr>
                <w:rFonts w:asciiTheme="majorHAnsi" w:hAnsiTheme="majorHAnsi"/>
                <w:sz w:val="20"/>
                <w:szCs w:val="22"/>
              </w:rPr>
              <w:t>Reduced emissions from cooking and heating v4.0</w:t>
            </w:r>
            <w:r w:rsidR="00D240DC">
              <w:rPr>
                <w:rFonts w:asciiTheme="majorHAnsi" w:hAnsiTheme="majorHAnsi"/>
                <w:sz w:val="20"/>
                <w:szCs w:val="22"/>
              </w:rPr>
              <w:t xml:space="preserve">” </w:t>
            </w:r>
            <w:r w:rsidR="00D240DC" w:rsidRPr="00DC6219">
              <w:rPr>
                <w:rFonts w:asciiTheme="majorHAnsi" w:hAnsiTheme="majorHAnsi"/>
                <w:sz w:val="20"/>
                <w:szCs w:val="22"/>
              </w:rPr>
              <w:t>as</w:t>
            </w:r>
            <w:r w:rsidRPr="00DC6219">
              <w:rPr>
                <w:rFonts w:asciiTheme="majorHAnsi" w:hAnsiTheme="majorHAnsi"/>
                <w:sz w:val="20"/>
                <w:szCs w:val="22"/>
              </w:rPr>
              <w:t xml:space="preserve"> mentioned in B.2.</w:t>
            </w:r>
          </w:p>
        </w:tc>
        <w:tc>
          <w:tcPr>
            <w:tcW w:w="3024" w:type="dxa"/>
            <w:tcBorders>
              <w:top w:val="single" w:sz="4" w:space="0" w:color="A6A6A6" w:themeColor="background1" w:themeShade="A6"/>
              <w:bottom w:val="single" w:sz="4" w:space="0" w:color="A6A6A6" w:themeColor="background1" w:themeShade="A6"/>
            </w:tcBorders>
            <w:vAlign w:val="top"/>
          </w:tcPr>
          <w:p w14:paraId="421A206C" w14:textId="77777777" w:rsidR="00C25D47" w:rsidRPr="00C27432" w:rsidRDefault="00C25D47" w:rsidP="00C25D47">
            <w:pPr>
              <w:spacing w:line="240" w:lineRule="auto"/>
              <w:rPr>
                <w:rFonts w:asciiTheme="majorHAnsi" w:hAnsiTheme="majorHAnsi"/>
                <w:sz w:val="20"/>
                <w:szCs w:val="22"/>
              </w:rPr>
            </w:pPr>
            <w:r w:rsidRPr="00C27432">
              <w:rPr>
                <w:rFonts w:asciiTheme="majorHAnsi" w:hAnsiTheme="majorHAnsi"/>
                <w:sz w:val="20"/>
                <w:szCs w:val="22"/>
              </w:rPr>
              <w:t xml:space="preserve">Refer section A.3 (technology / measures) of the VPA-DD. </w:t>
            </w:r>
          </w:p>
          <w:p w14:paraId="7F5AB0CA" w14:textId="77777777" w:rsidR="00C25D47" w:rsidRPr="00C27432" w:rsidRDefault="00C25D47" w:rsidP="00C25D47">
            <w:pPr>
              <w:spacing w:line="240" w:lineRule="auto"/>
              <w:rPr>
                <w:rFonts w:asciiTheme="majorHAnsi" w:hAnsiTheme="majorHAnsi"/>
                <w:sz w:val="20"/>
                <w:szCs w:val="22"/>
              </w:rPr>
            </w:pPr>
          </w:p>
          <w:p w14:paraId="553D2241" w14:textId="77777777" w:rsidR="00C25D47" w:rsidRPr="00E33198" w:rsidRDefault="00C25D47" w:rsidP="00C25D47">
            <w:pPr>
              <w:spacing w:line="240" w:lineRule="auto"/>
              <w:rPr>
                <w:rFonts w:asciiTheme="majorHAnsi" w:hAnsiTheme="majorHAnsi"/>
                <w:b/>
                <w:bCs/>
                <w:sz w:val="20"/>
                <w:szCs w:val="22"/>
              </w:rPr>
            </w:pPr>
            <w:r w:rsidRPr="00E33198">
              <w:rPr>
                <w:rFonts w:asciiTheme="majorHAnsi" w:hAnsiTheme="majorHAnsi"/>
                <w:b/>
                <w:bCs/>
                <w:sz w:val="20"/>
                <w:szCs w:val="22"/>
              </w:rPr>
              <w:t xml:space="preserve">Supporting Evidence: </w:t>
            </w:r>
          </w:p>
          <w:p w14:paraId="229DE9C1" w14:textId="2557EE9B" w:rsidR="00C25D47" w:rsidRPr="009823F5" w:rsidRDefault="00C25D47" w:rsidP="00C25D47">
            <w:pPr>
              <w:spacing w:line="240" w:lineRule="auto"/>
              <w:rPr>
                <w:color w:val="FFFFFF" w:themeColor="background1"/>
                <w:lang w:val="en-GB"/>
              </w:rPr>
            </w:pPr>
            <w:r w:rsidRPr="00C27432">
              <w:rPr>
                <w:rFonts w:asciiTheme="majorHAnsi" w:hAnsiTheme="majorHAnsi"/>
                <w:sz w:val="20"/>
                <w:szCs w:val="22"/>
              </w:rPr>
              <w:lastRenderedPageBreak/>
              <w:t>Technical specifications / test reports / manufacturer certificates, as available, of the project ICS demonstrating compliance with the required conditions</w:t>
            </w:r>
          </w:p>
        </w:tc>
      </w:tr>
      <w:tr w:rsidR="00C25D47" w:rsidRPr="009823F5" w14:paraId="390F7022" w14:textId="77777777" w:rsidTr="00C25D47">
        <w:tc>
          <w:tcPr>
            <w:tcW w:w="561" w:type="dxa"/>
            <w:tcBorders>
              <w:top w:val="single" w:sz="4" w:space="0" w:color="A6A6A6" w:themeColor="background1" w:themeShade="A6"/>
              <w:bottom w:val="single" w:sz="4" w:space="0" w:color="A6A6A6" w:themeColor="background1" w:themeShade="A6"/>
            </w:tcBorders>
            <w:vAlign w:val="top"/>
          </w:tcPr>
          <w:p w14:paraId="57CAF87A" w14:textId="3ACFAB29" w:rsidR="00C25D47" w:rsidRPr="00962C05" w:rsidRDefault="00C25D47" w:rsidP="00C25D47">
            <w:pPr>
              <w:spacing w:line="240" w:lineRule="auto"/>
              <w:rPr>
                <w:rFonts w:ascii="Avenir Book" w:hAnsi="Avenir Book"/>
                <w:szCs w:val="22"/>
              </w:rPr>
            </w:pPr>
            <w:r>
              <w:rPr>
                <w:rFonts w:ascii="Avenir Book" w:hAnsi="Avenir Book"/>
                <w:szCs w:val="22"/>
              </w:rPr>
              <w:lastRenderedPageBreak/>
              <w:t>13</w:t>
            </w:r>
          </w:p>
        </w:tc>
        <w:tc>
          <w:tcPr>
            <w:tcW w:w="3022" w:type="dxa"/>
            <w:tcBorders>
              <w:top w:val="single" w:sz="4" w:space="0" w:color="A6A6A6" w:themeColor="background1" w:themeShade="A6"/>
              <w:bottom w:val="single" w:sz="4" w:space="0" w:color="A6A6A6" w:themeColor="background1" w:themeShade="A6"/>
            </w:tcBorders>
            <w:vAlign w:val="top"/>
          </w:tcPr>
          <w:p w14:paraId="20AB3DC2" w14:textId="4BE62261" w:rsidR="00C25D47" w:rsidRPr="009823F5" w:rsidRDefault="00C25D47" w:rsidP="00C25D47">
            <w:pPr>
              <w:spacing w:line="240" w:lineRule="auto"/>
              <w:rPr>
                <w:color w:val="FFFFFF" w:themeColor="background1"/>
                <w:lang w:val="en-GB"/>
              </w:rPr>
            </w:pPr>
            <w:r w:rsidRPr="00DC6219">
              <w:rPr>
                <w:rFonts w:asciiTheme="majorHAnsi" w:hAnsiTheme="majorHAnsi"/>
                <w:sz w:val="20"/>
                <w:szCs w:val="22"/>
              </w:rPr>
              <w:t>Conditions to be met by each VPA regarding SDG outcomes assessment</w:t>
            </w:r>
          </w:p>
        </w:tc>
        <w:tc>
          <w:tcPr>
            <w:tcW w:w="3022" w:type="dxa"/>
            <w:tcBorders>
              <w:top w:val="single" w:sz="4" w:space="0" w:color="A6A6A6" w:themeColor="background1" w:themeShade="A6"/>
              <w:bottom w:val="single" w:sz="4" w:space="0" w:color="A6A6A6" w:themeColor="background1" w:themeShade="A6"/>
            </w:tcBorders>
            <w:vAlign w:val="top"/>
          </w:tcPr>
          <w:p w14:paraId="646D025B" w14:textId="56C1BEF3" w:rsidR="00C25D47" w:rsidRPr="009823F5" w:rsidRDefault="00C25D47" w:rsidP="00C25D47">
            <w:pPr>
              <w:spacing w:line="240" w:lineRule="auto"/>
              <w:rPr>
                <w:color w:val="FFFFFF" w:themeColor="background1"/>
                <w:lang w:val="en-GB"/>
              </w:rPr>
            </w:pPr>
            <w:r w:rsidRPr="00DC6219">
              <w:rPr>
                <w:rFonts w:asciiTheme="majorHAnsi" w:hAnsiTheme="majorHAnsi"/>
                <w:sz w:val="20"/>
                <w:szCs w:val="22"/>
              </w:rPr>
              <w:t xml:space="preserve">SDG outcomes assessment will be done at VPA level </w:t>
            </w:r>
          </w:p>
        </w:tc>
        <w:tc>
          <w:tcPr>
            <w:tcW w:w="3024" w:type="dxa"/>
            <w:tcBorders>
              <w:top w:val="single" w:sz="4" w:space="0" w:color="A6A6A6" w:themeColor="background1" w:themeShade="A6"/>
              <w:bottom w:val="single" w:sz="4" w:space="0" w:color="A6A6A6" w:themeColor="background1" w:themeShade="A6"/>
            </w:tcBorders>
            <w:vAlign w:val="top"/>
          </w:tcPr>
          <w:p w14:paraId="450056D1" w14:textId="61C756B4" w:rsidR="00C25D47" w:rsidRPr="009823F5" w:rsidRDefault="00C25D47" w:rsidP="00C25D47">
            <w:pPr>
              <w:spacing w:line="240" w:lineRule="auto"/>
              <w:rPr>
                <w:color w:val="FFFFFF" w:themeColor="background1"/>
                <w:lang w:val="en-GB"/>
              </w:rPr>
            </w:pPr>
            <w:r>
              <w:rPr>
                <w:rFonts w:asciiTheme="majorHAnsi" w:hAnsiTheme="majorHAnsi"/>
                <w:sz w:val="20"/>
                <w:szCs w:val="22"/>
              </w:rPr>
              <w:t>Refer section B6.3 of VPA-DD (</w:t>
            </w:r>
            <w:r w:rsidRPr="00DC6219">
              <w:rPr>
                <w:rFonts w:asciiTheme="majorHAnsi" w:hAnsiTheme="majorHAnsi"/>
                <w:sz w:val="20"/>
                <w:szCs w:val="22"/>
              </w:rPr>
              <w:t>SDG outcome assessment</w:t>
            </w:r>
            <w:r>
              <w:rPr>
                <w:rFonts w:asciiTheme="majorHAnsi" w:hAnsiTheme="majorHAnsi"/>
                <w:sz w:val="20"/>
                <w:szCs w:val="22"/>
              </w:rPr>
              <w:t>)</w:t>
            </w:r>
          </w:p>
        </w:tc>
      </w:tr>
      <w:tr w:rsidR="00C25D47" w:rsidRPr="009823F5" w14:paraId="1BD83DCB" w14:textId="77777777" w:rsidTr="00C25D47">
        <w:tc>
          <w:tcPr>
            <w:tcW w:w="561" w:type="dxa"/>
            <w:tcBorders>
              <w:top w:val="single" w:sz="4" w:space="0" w:color="A6A6A6" w:themeColor="background1" w:themeShade="A6"/>
              <w:bottom w:val="single" w:sz="4" w:space="0" w:color="A6A6A6" w:themeColor="background1" w:themeShade="A6"/>
            </w:tcBorders>
            <w:vAlign w:val="top"/>
          </w:tcPr>
          <w:p w14:paraId="33790682" w14:textId="37561CD8" w:rsidR="00C25D47" w:rsidRPr="00962C05" w:rsidRDefault="00C25D47" w:rsidP="00C25D47">
            <w:pPr>
              <w:spacing w:line="240" w:lineRule="auto"/>
              <w:rPr>
                <w:rFonts w:ascii="Avenir Book" w:hAnsi="Avenir Book"/>
                <w:szCs w:val="22"/>
              </w:rPr>
            </w:pPr>
            <w:r>
              <w:rPr>
                <w:rFonts w:ascii="Avenir Book" w:hAnsi="Avenir Book"/>
                <w:szCs w:val="22"/>
              </w:rPr>
              <w:t>14</w:t>
            </w:r>
          </w:p>
        </w:tc>
        <w:tc>
          <w:tcPr>
            <w:tcW w:w="3022" w:type="dxa"/>
            <w:tcBorders>
              <w:top w:val="single" w:sz="4" w:space="0" w:color="A6A6A6" w:themeColor="background1" w:themeShade="A6"/>
              <w:bottom w:val="single" w:sz="4" w:space="0" w:color="A6A6A6" w:themeColor="background1" w:themeShade="A6"/>
            </w:tcBorders>
            <w:vAlign w:val="top"/>
          </w:tcPr>
          <w:p w14:paraId="44FB6984" w14:textId="7D9D620E" w:rsidR="00C25D47" w:rsidRPr="009823F5" w:rsidRDefault="00C25D47" w:rsidP="00C25D47">
            <w:pPr>
              <w:spacing w:line="240" w:lineRule="auto"/>
              <w:rPr>
                <w:color w:val="FFFFFF" w:themeColor="background1"/>
                <w:lang w:val="en-GB"/>
              </w:rPr>
            </w:pPr>
            <w:r w:rsidRPr="00DC6219">
              <w:rPr>
                <w:rFonts w:asciiTheme="majorHAnsi" w:hAnsiTheme="majorHAnsi"/>
                <w:sz w:val="20"/>
                <w:szCs w:val="22"/>
              </w:rPr>
              <w:t>if applicable) Conditions to be met by each VPA regarding safeguarding</w:t>
            </w:r>
          </w:p>
        </w:tc>
        <w:tc>
          <w:tcPr>
            <w:tcW w:w="3022" w:type="dxa"/>
            <w:tcBorders>
              <w:top w:val="single" w:sz="4" w:space="0" w:color="A6A6A6" w:themeColor="background1" w:themeShade="A6"/>
              <w:bottom w:val="single" w:sz="4" w:space="0" w:color="A6A6A6" w:themeColor="background1" w:themeShade="A6"/>
            </w:tcBorders>
            <w:vAlign w:val="top"/>
          </w:tcPr>
          <w:p w14:paraId="7C0BC0F2" w14:textId="19C7C041" w:rsidR="00C25D47" w:rsidRPr="009823F5" w:rsidRDefault="00C25D47" w:rsidP="00C25D47">
            <w:pPr>
              <w:spacing w:line="240" w:lineRule="auto"/>
              <w:rPr>
                <w:color w:val="FFFFFF" w:themeColor="background1"/>
                <w:lang w:val="en-GB"/>
              </w:rPr>
            </w:pPr>
            <w:r w:rsidRPr="00DC6219">
              <w:rPr>
                <w:rFonts w:asciiTheme="majorHAnsi" w:hAnsiTheme="majorHAnsi"/>
                <w:sz w:val="20"/>
                <w:szCs w:val="22"/>
              </w:rPr>
              <w:t xml:space="preserve">Safeguarding will be met at VPA level  </w:t>
            </w:r>
          </w:p>
        </w:tc>
        <w:tc>
          <w:tcPr>
            <w:tcW w:w="3024" w:type="dxa"/>
            <w:tcBorders>
              <w:top w:val="single" w:sz="4" w:space="0" w:color="A6A6A6" w:themeColor="background1" w:themeShade="A6"/>
              <w:bottom w:val="single" w:sz="4" w:space="0" w:color="A6A6A6" w:themeColor="background1" w:themeShade="A6"/>
            </w:tcBorders>
            <w:vAlign w:val="top"/>
          </w:tcPr>
          <w:p w14:paraId="69F5F581" w14:textId="1F27392F" w:rsidR="00C25D47" w:rsidRPr="009823F5" w:rsidRDefault="00C25D47" w:rsidP="00C25D47">
            <w:pPr>
              <w:spacing w:line="240" w:lineRule="auto"/>
              <w:rPr>
                <w:color w:val="FFFFFF" w:themeColor="background1"/>
                <w:lang w:val="en-GB"/>
              </w:rPr>
            </w:pPr>
            <w:r>
              <w:rPr>
                <w:rFonts w:asciiTheme="majorHAnsi" w:hAnsiTheme="majorHAnsi"/>
                <w:sz w:val="20"/>
                <w:szCs w:val="22"/>
              </w:rPr>
              <w:t>Refer section D of VPA-DD (</w:t>
            </w:r>
            <w:r w:rsidRPr="00DC6219">
              <w:rPr>
                <w:rFonts w:asciiTheme="majorHAnsi" w:hAnsiTheme="majorHAnsi"/>
                <w:color w:val="auto"/>
                <w:sz w:val="20"/>
                <w:szCs w:val="22"/>
              </w:rPr>
              <w:t>VPA safeguard</w:t>
            </w:r>
            <w:r>
              <w:rPr>
                <w:rFonts w:asciiTheme="majorHAnsi" w:hAnsiTheme="majorHAnsi"/>
                <w:color w:val="auto"/>
                <w:sz w:val="20"/>
                <w:szCs w:val="22"/>
              </w:rPr>
              <w:t>)</w:t>
            </w:r>
          </w:p>
        </w:tc>
      </w:tr>
      <w:tr w:rsidR="00C25D47" w:rsidRPr="009823F5" w14:paraId="66C78050" w14:textId="77777777" w:rsidTr="00C25D47">
        <w:tc>
          <w:tcPr>
            <w:tcW w:w="561" w:type="dxa"/>
            <w:tcBorders>
              <w:top w:val="single" w:sz="4" w:space="0" w:color="A6A6A6" w:themeColor="background1" w:themeShade="A6"/>
              <w:bottom w:val="single" w:sz="4" w:space="0" w:color="A6A6A6" w:themeColor="background1" w:themeShade="A6"/>
            </w:tcBorders>
            <w:vAlign w:val="top"/>
          </w:tcPr>
          <w:p w14:paraId="32F97122" w14:textId="3EC9830F" w:rsidR="00C25D47" w:rsidRPr="00962C05" w:rsidRDefault="00C25D47" w:rsidP="00C25D47">
            <w:pPr>
              <w:spacing w:line="240" w:lineRule="auto"/>
              <w:rPr>
                <w:rFonts w:ascii="Avenir Book" w:hAnsi="Avenir Book"/>
                <w:szCs w:val="22"/>
              </w:rPr>
            </w:pPr>
            <w:r>
              <w:rPr>
                <w:rFonts w:ascii="Avenir Book" w:hAnsi="Avenir Book"/>
                <w:szCs w:val="22"/>
              </w:rPr>
              <w:t>15</w:t>
            </w:r>
          </w:p>
        </w:tc>
        <w:tc>
          <w:tcPr>
            <w:tcW w:w="3022" w:type="dxa"/>
            <w:tcBorders>
              <w:top w:val="single" w:sz="4" w:space="0" w:color="A6A6A6" w:themeColor="background1" w:themeShade="A6"/>
              <w:bottom w:val="single" w:sz="4" w:space="0" w:color="A6A6A6" w:themeColor="background1" w:themeShade="A6"/>
            </w:tcBorders>
            <w:vAlign w:val="top"/>
          </w:tcPr>
          <w:p w14:paraId="2675EDBC" w14:textId="53B5BF20" w:rsidR="00C25D47" w:rsidRPr="009823F5" w:rsidRDefault="00C25D47" w:rsidP="00C25D47">
            <w:pPr>
              <w:spacing w:line="240" w:lineRule="auto"/>
              <w:rPr>
                <w:color w:val="FFFFFF" w:themeColor="background1"/>
                <w:lang w:val="en-GB"/>
              </w:rPr>
            </w:pPr>
            <w:r>
              <w:rPr>
                <w:rFonts w:asciiTheme="majorHAnsi" w:hAnsiTheme="majorHAnsi"/>
                <w:sz w:val="20"/>
                <w:szCs w:val="22"/>
              </w:rPr>
              <w:t>Start Date of Crediting Period and Duration</w:t>
            </w:r>
          </w:p>
        </w:tc>
        <w:tc>
          <w:tcPr>
            <w:tcW w:w="3022" w:type="dxa"/>
            <w:tcBorders>
              <w:top w:val="single" w:sz="4" w:space="0" w:color="A6A6A6" w:themeColor="background1" w:themeShade="A6"/>
              <w:bottom w:val="single" w:sz="4" w:space="0" w:color="A6A6A6" w:themeColor="background1" w:themeShade="A6"/>
            </w:tcBorders>
            <w:vAlign w:val="top"/>
          </w:tcPr>
          <w:p w14:paraId="7E71FEF2" w14:textId="77777777" w:rsidR="00C25D47" w:rsidRPr="00E33198" w:rsidRDefault="00C25D47" w:rsidP="00C25D47">
            <w:pPr>
              <w:spacing w:line="240" w:lineRule="auto"/>
              <w:contextualSpacing w:val="0"/>
              <w:rPr>
                <w:rStyle w:val="fontstyle01"/>
                <w:sz w:val="20"/>
                <w:szCs w:val="20"/>
              </w:rPr>
            </w:pPr>
            <w:r w:rsidRPr="00E33198">
              <w:rPr>
                <w:rStyle w:val="fontstyle01"/>
                <w:sz w:val="20"/>
                <w:szCs w:val="20"/>
              </w:rPr>
              <w:t xml:space="preserve">The </w:t>
            </w:r>
            <w:proofErr w:type="spellStart"/>
            <w:r w:rsidRPr="00E33198">
              <w:rPr>
                <w:rStyle w:val="fontstyle01"/>
                <w:sz w:val="20"/>
                <w:szCs w:val="20"/>
              </w:rPr>
              <w:t>PoA</w:t>
            </w:r>
            <w:proofErr w:type="spellEnd"/>
            <w:r w:rsidRPr="00E33198">
              <w:rPr>
                <w:rStyle w:val="fontstyle01"/>
                <w:sz w:val="20"/>
                <w:szCs w:val="20"/>
              </w:rPr>
              <w:t xml:space="preserve"> crediting period start date is the crediting period start date of</w:t>
            </w:r>
            <w:r w:rsidRPr="00E33198">
              <w:rPr>
                <w:sz w:val="20"/>
                <w:szCs w:val="20"/>
              </w:rPr>
              <w:t xml:space="preserve"> </w:t>
            </w:r>
            <w:r w:rsidRPr="00E33198">
              <w:rPr>
                <w:rStyle w:val="fontstyle01"/>
                <w:sz w:val="20"/>
                <w:szCs w:val="20"/>
              </w:rPr>
              <w:t xml:space="preserve">the earliest VPA/CPA included in the </w:t>
            </w:r>
            <w:proofErr w:type="spellStart"/>
            <w:r w:rsidRPr="00E33198">
              <w:rPr>
                <w:rStyle w:val="fontstyle01"/>
                <w:sz w:val="20"/>
                <w:szCs w:val="20"/>
              </w:rPr>
              <w:t>PoA</w:t>
            </w:r>
            <w:proofErr w:type="spellEnd"/>
          </w:p>
          <w:p w14:paraId="764E7F53" w14:textId="77777777" w:rsidR="00C25D47" w:rsidRPr="00E33198" w:rsidRDefault="00C25D47" w:rsidP="00C25D47">
            <w:pPr>
              <w:spacing w:line="240" w:lineRule="auto"/>
              <w:contextualSpacing w:val="0"/>
              <w:rPr>
                <w:rFonts w:asciiTheme="minorHAnsi" w:hAnsiTheme="minorHAnsi"/>
                <w:sz w:val="20"/>
                <w:szCs w:val="20"/>
              </w:rPr>
            </w:pPr>
            <w:r w:rsidRPr="00E33198">
              <w:rPr>
                <w:rFonts w:asciiTheme="minorHAnsi" w:hAnsiTheme="minorHAnsi"/>
                <w:sz w:val="20"/>
                <w:szCs w:val="20"/>
              </w:rPr>
              <w:t>Each VPA will have a renewable crediting period</w:t>
            </w:r>
          </w:p>
          <w:p w14:paraId="3C778545" w14:textId="77777777" w:rsidR="00C25D47" w:rsidRPr="00E33198" w:rsidRDefault="00C25D47" w:rsidP="00C25D47">
            <w:pPr>
              <w:spacing w:line="240" w:lineRule="auto"/>
              <w:contextualSpacing w:val="0"/>
              <w:rPr>
                <w:rFonts w:asciiTheme="minorHAnsi" w:hAnsiTheme="minorHAnsi"/>
                <w:sz w:val="20"/>
                <w:szCs w:val="20"/>
              </w:rPr>
            </w:pPr>
          </w:p>
          <w:p w14:paraId="5040741E" w14:textId="77777777" w:rsidR="00C25D47" w:rsidRPr="00E33198" w:rsidRDefault="00C25D47" w:rsidP="00C25D47">
            <w:pPr>
              <w:spacing w:line="240" w:lineRule="auto"/>
              <w:contextualSpacing w:val="0"/>
              <w:rPr>
                <w:rFonts w:ascii="Times New Roman" w:hAnsi="Times New Roman" w:cs="Times New Roman"/>
                <w:color w:val="auto"/>
                <w:szCs w:val="22"/>
                <w14:cntxtAlts w14:val="0"/>
              </w:rPr>
            </w:pPr>
            <w:r w:rsidRPr="00E33198">
              <w:rPr>
                <w:rStyle w:val="fontstyle01"/>
                <w:sz w:val="20"/>
                <w:szCs w:val="20"/>
              </w:rPr>
              <w:t>The crediting period of a VPA/CPA shall not exceed the end of the</w:t>
            </w:r>
            <w:r w:rsidRPr="00E33198">
              <w:rPr>
                <w:sz w:val="20"/>
                <w:szCs w:val="20"/>
              </w:rPr>
              <w:br/>
            </w:r>
            <w:r w:rsidRPr="00E33198">
              <w:rPr>
                <w:rStyle w:val="fontstyle01"/>
                <w:sz w:val="20"/>
                <w:szCs w:val="20"/>
              </w:rPr>
              <w:t xml:space="preserve">duration of the </w:t>
            </w:r>
            <w:proofErr w:type="spellStart"/>
            <w:r w:rsidRPr="00E33198">
              <w:rPr>
                <w:rStyle w:val="fontstyle01"/>
                <w:sz w:val="20"/>
                <w:szCs w:val="20"/>
              </w:rPr>
              <w:t>PoA</w:t>
            </w:r>
            <w:proofErr w:type="spellEnd"/>
            <w:r w:rsidRPr="00E33198">
              <w:rPr>
                <w:rStyle w:val="fontstyle01"/>
                <w:sz w:val="20"/>
                <w:szCs w:val="20"/>
              </w:rPr>
              <w:t>, regardless of the VPA/CPA inclusion date or start</w:t>
            </w:r>
            <w:r w:rsidRPr="00E33198">
              <w:rPr>
                <w:sz w:val="20"/>
                <w:szCs w:val="20"/>
              </w:rPr>
              <w:br/>
            </w:r>
            <w:r w:rsidRPr="00E33198">
              <w:rPr>
                <w:rStyle w:val="fontstyle01"/>
                <w:sz w:val="20"/>
                <w:szCs w:val="20"/>
              </w:rPr>
              <w:t>date</w:t>
            </w:r>
          </w:p>
          <w:p w14:paraId="152E0A9C" w14:textId="77777777" w:rsidR="00C25D47" w:rsidRPr="009823F5" w:rsidRDefault="00C25D47" w:rsidP="00C25D47">
            <w:pPr>
              <w:spacing w:line="240" w:lineRule="auto"/>
              <w:rPr>
                <w:color w:val="FFFFFF" w:themeColor="background1"/>
                <w:lang w:val="en-GB"/>
              </w:rPr>
            </w:pPr>
          </w:p>
        </w:tc>
        <w:tc>
          <w:tcPr>
            <w:tcW w:w="3024" w:type="dxa"/>
            <w:tcBorders>
              <w:top w:val="single" w:sz="4" w:space="0" w:color="A6A6A6" w:themeColor="background1" w:themeShade="A6"/>
              <w:bottom w:val="single" w:sz="4" w:space="0" w:color="A6A6A6" w:themeColor="background1" w:themeShade="A6"/>
            </w:tcBorders>
            <w:vAlign w:val="top"/>
          </w:tcPr>
          <w:p w14:paraId="53B38AC0" w14:textId="77777777" w:rsidR="00C25D47" w:rsidRPr="00E33198" w:rsidRDefault="00C25D47" w:rsidP="00C25D47">
            <w:pPr>
              <w:jc w:val="both"/>
              <w:rPr>
                <w:rFonts w:asciiTheme="minorHAnsi" w:hAnsiTheme="minorHAnsi"/>
                <w:sz w:val="20"/>
                <w:szCs w:val="20"/>
              </w:rPr>
            </w:pPr>
            <w:r w:rsidRPr="00E33198">
              <w:rPr>
                <w:sz w:val="20"/>
                <w:szCs w:val="22"/>
              </w:rPr>
              <w:t xml:space="preserve">The start date of the crediting period is </w:t>
            </w:r>
            <w:r>
              <w:rPr>
                <w:sz w:val="20"/>
                <w:szCs w:val="22"/>
              </w:rPr>
              <w:t>21</w:t>
            </w:r>
            <w:r w:rsidRPr="00E33198">
              <w:rPr>
                <w:sz w:val="20"/>
                <w:szCs w:val="22"/>
              </w:rPr>
              <w:t>/03/2022</w:t>
            </w:r>
            <w:r>
              <w:rPr>
                <w:sz w:val="20"/>
                <w:szCs w:val="22"/>
              </w:rPr>
              <w:t>.</w:t>
            </w:r>
          </w:p>
          <w:p w14:paraId="29DEB826" w14:textId="20D46196" w:rsidR="00C25D47" w:rsidRPr="00E33198" w:rsidRDefault="00C25D47" w:rsidP="00C25D47">
            <w:pPr>
              <w:spacing w:line="240" w:lineRule="auto"/>
              <w:contextualSpacing w:val="0"/>
              <w:rPr>
                <w:rFonts w:asciiTheme="minorHAnsi" w:hAnsiTheme="minorHAnsi"/>
                <w:sz w:val="20"/>
                <w:szCs w:val="20"/>
              </w:rPr>
            </w:pPr>
            <w:r w:rsidRPr="00E33198">
              <w:rPr>
                <w:rFonts w:asciiTheme="minorHAnsi" w:hAnsiTheme="minorHAnsi"/>
                <w:sz w:val="20"/>
                <w:szCs w:val="20"/>
              </w:rPr>
              <w:t xml:space="preserve">The </w:t>
            </w:r>
            <w:r w:rsidRPr="00D240DC">
              <w:rPr>
                <w:rFonts w:asciiTheme="minorHAnsi" w:hAnsiTheme="minorHAnsi"/>
                <w:sz w:val="20"/>
                <w:szCs w:val="20"/>
              </w:rPr>
              <w:t xml:space="preserve">duration </w:t>
            </w:r>
            <w:r w:rsidRPr="000B26B8">
              <w:rPr>
                <w:rFonts w:asciiTheme="minorHAnsi" w:hAnsiTheme="minorHAnsi"/>
                <w:sz w:val="20"/>
                <w:szCs w:val="20"/>
              </w:rPr>
              <w:t xml:space="preserve">of the crediting period will be </w:t>
            </w:r>
            <w:r w:rsidR="007E7A51" w:rsidRPr="000B26B8">
              <w:rPr>
                <w:rFonts w:asciiTheme="minorHAnsi" w:hAnsiTheme="minorHAnsi"/>
                <w:sz w:val="20"/>
                <w:szCs w:val="20"/>
              </w:rPr>
              <w:t>5 years, rene</w:t>
            </w:r>
            <w:r w:rsidR="00AD7017" w:rsidRPr="000B26B8">
              <w:rPr>
                <w:rFonts w:asciiTheme="minorHAnsi" w:hAnsiTheme="minorHAnsi"/>
                <w:sz w:val="20"/>
                <w:szCs w:val="20"/>
              </w:rPr>
              <w:t>wable twice.</w:t>
            </w:r>
          </w:p>
          <w:p w14:paraId="604B5FD2" w14:textId="77777777" w:rsidR="00C25D47" w:rsidRPr="00E33198" w:rsidRDefault="00C25D47" w:rsidP="00C25D47">
            <w:pPr>
              <w:spacing w:line="240" w:lineRule="auto"/>
              <w:contextualSpacing w:val="0"/>
              <w:rPr>
                <w:rFonts w:asciiTheme="minorHAnsi" w:hAnsiTheme="minorHAnsi"/>
                <w:sz w:val="20"/>
                <w:szCs w:val="20"/>
              </w:rPr>
            </w:pPr>
          </w:p>
          <w:p w14:paraId="2259B6D3" w14:textId="46A7E935" w:rsidR="00C25D47" w:rsidRPr="009823F5" w:rsidRDefault="00C25D47" w:rsidP="00C25D47">
            <w:pPr>
              <w:spacing w:line="240" w:lineRule="auto"/>
              <w:rPr>
                <w:color w:val="FFFFFF" w:themeColor="background1"/>
                <w:lang w:val="en-GB"/>
              </w:rPr>
            </w:pPr>
            <w:r w:rsidRPr="00E33198">
              <w:rPr>
                <w:rStyle w:val="fontstyle01"/>
                <w:sz w:val="20"/>
                <w:szCs w:val="20"/>
              </w:rPr>
              <w:t>The crediting period of a VPA/CPA shall not exceed the end of the</w:t>
            </w:r>
            <w:r w:rsidRPr="00E33198">
              <w:rPr>
                <w:sz w:val="20"/>
                <w:szCs w:val="20"/>
              </w:rPr>
              <w:br/>
            </w:r>
            <w:r w:rsidRPr="00E33198">
              <w:rPr>
                <w:rStyle w:val="fontstyle01"/>
                <w:sz w:val="20"/>
                <w:szCs w:val="20"/>
              </w:rPr>
              <w:t xml:space="preserve">duration of the </w:t>
            </w:r>
            <w:proofErr w:type="spellStart"/>
            <w:r w:rsidRPr="00E33198">
              <w:rPr>
                <w:rStyle w:val="fontstyle01"/>
                <w:sz w:val="20"/>
                <w:szCs w:val="20"/>
              </w:rPr>
              <w:t>PoA</w:t>
            </w:r>
            <w:proofErr w:type="spellEnd"/>
            <w:r w:rsidRPr="00E33198">
              <w:rPr>
                <w:rStyle w:val="fontstyle01"/>
                <w:sz w:val="20"/>
                <w:szCs w:val="20"/>
              </w:rPr>
              <w:t xml:space="preserve">, regardless of the VPA/CPA inclusion date </w:t>
            </w:r>
            <w:r w:rsidRPr="000B26B8">
              <w:rPr>
                <w:rStyle w:val="fontstyle01"/>
                <w:sz w:val="20"/>
                <w:szCs w:val="20"/>
              </w:rPr>
              <w:t>or start date</w:t>
            </w:r>
          </w:p>
        </w:tc>
      </w:tr>
    </w:tbl>
    <w:p w14:paraId="31F23219" w14:textId="77777777" w:rsidR="004A0AF1" w:rsidRPr="000C5DE6" w:rsidRDefault="004A0AF1" w:rsidP="004A0AF1">
      <w:pPr>
        <w:rPr>
          <w:b/>
          <w:lang w:eastAsia="de-DE"/>
        </w:rPr>
      </w:pPr>
    </w:p>
    <w:p w14:paraId="3048C4B8" w14:textId="07FCDE0C" w:rsidR="00794454" w:rsidRDefault="00794454">
      <w:pPr>
        <w:spacing w:line="276" w:lineRule="auto"/>
        <w:contextualSpacing w:val="0"/>
      </w:pPr>
    </w:p>
    <w:p w14:paraId="1547F972" w14:textId="77777777" w:rsidR="009B77FD" w:rsidRDefault="009B77FD" w:rsidP="009B77FD">
      <w:pPr>
        <w:rPr>
          <w:lang w:val="en-GB"/>
        </w:rPr>
      </w:pPr>
      <w:bookmarkStart w:id="457" w:name="_APPENDIX_1_–"/>
      <w:bookmarkEnd w:id="456"/>
      <w:bookmarkEnd w:id="457"/>
      <w:r>
        <w:rPr>
          <w:lang w:val="en-GB"/>
        </w:rPr>
        <w:br w:type="page"/>
      </w:r>
    </w:p>
    <w:p w14:paraId="6E424ADA" w14:textId="77777777" w:rsidR="008144AA" w:rsidRDefault="008144AA" w:rsidP="006D53FE">
      <w:pPr>
        <w:sectPr w:rsidR="008144AA" w:rsidSect="00B75BCA">
          <w:headerReference w:type="even" r:id="rId36"/>
          <w:headerReference w:type="default" r:id="rId37"/>
          <w:footerReference w:type="even" r:id="rId38"/>
          <w:footerReference w:type="default" r:id="rId39"/>
          <w:headerReference w:type="first" r:id="rId40"/>
          <w:footerReference w:type="first" r:id="rId41"/>
          <w:pgSz w:w="11900" w:h="16840"/>
          <w:pgMar w:top="1381" w:right="1134" w:bottom="1021" w:left="1134" w:header="283" w:footer="0" w:gutter="0"/>
          <w:cols w:space="720"/>
          <w:titlePg/>
          <w:docGrid w:linePitch="360"/>
        </w:sectPr>
      </w:pPr>
    </w:p>
    <w:p w14:paraId="23EB1E4C" w14:textId="31B23544" w:rsidR="008144AA" w:rsidRPr="003C54A1" w:rsidRDefault="008144AA" w:rsidP="008144AA">
      <w:pPr>
        <w:pStyle w:val="Titre3"/>
      </w:pPr>
      <w:bookmarkStart w:id="458" w:name="_Appendix_1_-"/>
      <w:bookmarkEnd w:id="458"/>
      <w:r>
        <w:lastRenderedPageBreak/>
        <w:t xml:space="preserve">Appendix 1 - Safeguarding Principles Assessment </w:t>
      </w:r>
    </w:p>
    <w:p w14:paraId="0DF614B1" w14:textId="6C0E7652" w:rsidR="008144AA" w:rsidRDefault="008144AA" w:rsidP="007A0AE9">
      <w:r>
        <w:t xml:space="preserve">Complete the Assessment below and copy all Mitigation Measures for each Principle into </w:t>
      </w:r>
      <w:hyperlink w:anchor="check1" w:history="1">
        <w:r w:rsidR="007A0AE9" w:rsidRPr="00AF6E33">
          <w:rPr>
            <w:rStyle w:val="Lienhypertexte"/>
            <w:color w:val="00B9BD" w:themeColor="accent1"/>
          </w:rPr>
          <w:t>SECTION D</w:t>
        </w:r>
      </w:hyperlink>
      <w:r w:rsidR="007A0AE9">
        <w:rPr>
          <w:color w:val="0070C0"/>
          <w:u w:val="single"/>
        </w:rPr>
        <w:t xml:space="preserve"> </w:t>
      </w:r>
      <w:r>
        <w:t xml:space="preserve">above. Please refer to the instructions in the </w:t>
      </w:r>
      <w:hyperlink r:id="rId42" w:history="1">
        <w:r w:rsidRPr="00576FC7">
          <w:rPr>
            <w:rStyle w:val="Lienhypertexte"/>
            <w:rFonts w:ascii="Verdana" w:hAnsi="Verdana"/>
          </w:rPr>
          <w:t>Guide to Completing</w:t>
        </w:r>
      </w:hyperlink>
      <w:r w:rsidRPr="00EE2781">
        <w:t xml:space="preserve"> this Form</w:t>
      </w:r>
      <w:r>
        <w:t xml:space="preserve"> below.</w:t>
      </w:r>
    </w:p>
    <w:p w14:paraId="1B974581" w14:textId="4439FFA2" w:rsidR="009B77FD" w:rsidRDefault="009B77FD" w:rsidP="006D53FE"/>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1E0" w:firstRow="1" w:lastRow="1" w:firstColumn="1" w:lastColumn="1" w:noHBand="0" w:noVBand="0"/>
      </w:tblPr>
      <w:tblGrid>
        <w:gridCol w:w="3682"/>
        <w:gridCol w:w="3532"/>
        <w:gridCol w:w="3610"/>
        <w:gridCol w:w="3604"/>
      </w:tblGrid>
      <w:tr w:rsidR="00661C60" w:rsidRPr="008144AA" w14:paraId="415CFB99" w14:textId="77777777" w:rsidTr="002923CF">
        <w:tc>
          <w:tcPr>
            <w:tcW w:w="1276" w:type="pct"/>
            <w:shd w:val="clear" w:color="auto" w:fill="00BABE"/>
          </w:tcPr>
          <w:p w14:paraId="0BE3D435" w14:textId="77777777" w:rsidR="00661C60" w:rsidRPr="008144AA" w:rsidRDefault="00661C60" w:rsidP="002923CF">
            <w:pPr>
              <w:spacing w:line="276" w:lineRule="auto"/>
              <w:rPr>
                <w:b/>
                <w:bCs/>
                <w:color w:val="FFFFFF" w:themeColor="background1"/>
                <w:lang w:val="en-GB"/>
              </w:rPr>
            </w:pPr>
            <w:r w:rsidRPr="008144AA">
              <w:rPr>
                <w:b/>
                <w:bCs/>
                <w:color w:val="FFFFFF" w:themeColor="background1"/>
                <w:lang w:val="en-GB"/>
              </w:rPr>
              <w:t>Assessment Questions/</w:t>
            </w:r>
          </w:p>
          <w:p w14:paraId="3E50B252" w14:textId="77777777" w:rsidR="00661C60" w:rsidRPr="008144AA" w:rsidRDefault="00661C60" w:rsidP="002923CF">
            <w:pPr>
              <w:spacing w:line="276" w:lineRule="auto"/>
              <w:rPr>
                <w:b/>
                <w:bCs/>
                <w:color w:val="FFFFFF" w:themeColor="background1"/>
                <w:lang w:val="en-GB"/>
              </w:rPr>
            </w:pPr>
            <w:r w:rsidRPr="008144AA">
              <w:rPr>
                <w:b/>
                <w:bCs/>
                <w:color w:val="FFFFFF" w:themeColor="background1"/>
                <w:lang w:val="en-GB"/>
              </w:rPr>
              <w:t>Requirements</w:t>
            </w:r>
          </w:p>
        </w:tc>
        <w:tc>
          <w:tcPr>
            <w:tcW w:w="1224" w:type="pct"/>
            <w:shd w:val="clear" w:color="auto" w:fill="00BABE"/>
          </w:tcPr>
          <w:p w14:paraId="38D5CF0D" w14:textId="77777777" w:rsidR="00661C60" w:rsidRPr="008144AA" w:rsidRDefault="00661C60" w:rsidP="002923CF">
            <w:pPr>
              <w:spacing w:line="276" w:lineRule="auto"/>
              <w:rPr>
                <w:b/>
                <w:bCs/>
                <w:color w:val="FFFFFF" w:themeColor="background1"/>
                <w:lang w:val="en-GB"/>
              </w:rPr>
            </w:pPr>
            <w:r w:rsidRPr="008144AA">
              <w:rPr>
                <w:b/>
                <w:bCs/>
                <w:color w:val="FFFFFF" w:themeColor="background1"/>
                <w:lang w:val="en-GB"/>
              </w:rPr>
              <w:t>Justification of Relevance (Yes/potentially/no)</w:t>
            </w:r>
          </w:p>
        </w:tc>
        <w:tc>
          <w:tcPr>
            <w:tcW w:w="1251" w:type="pct"/>
            <w:shd w:val="clear" w:color="auto" w:fill="00BABE"/>
          </w:tcPr>
          <w:p w14:paraId="7D7508B3" w14:textId="77777777" w:rsidR="00661C60" w:rsidRPr="008144AA" w:rsidRDefault="00661C60" w:rsidP="002923CF">
            <w:pPr>
              <w:spacing w:line="276" w:lineRule="auto"/>
              <w:rPr>
                <w:b/>
                <w:bCs/>
                <w:color w:val="FFFFFF" w:themeColor="background1"/>
                <w:lang w:val="en-GB"/>
              </w:rPr>
            </w:pPr>
            <w:r w:rsidRPr="008144AA">
              <w:rPr>
                <w:b/>
                <w:bCs/>
                <w:color w:val="FFFFFF" w:themeColor="background1"/>
                <w:lang w:val="en-GB"/>
              </w:rPr>
              <w:t xml:space="preserve">How Project will achieve Requirements through design, management or risk mitigation. </w:t>
            </w:r>
          </w:p>
        </w:tc>
        <w:tc>
          <w:tcPr>
            <w:tcW w:w="1249" w:type="pct"/>
            <w:shd w:val="clear" w:color="auto" w:fill="00BABE"/>
          </w:tcPr>
          <w:p w14:paraId="0DDBB936" w14:textId="77777777" w:rsidR="00661C60" w:rsidRPr="008144AA" w:rsidRDefault="00661C60" w:rsidP="002923CF">
            <w:pPr>
              <w:spacing w:line="276" w:lineRule="auto"/>
              <w:rPr>
                <w:b/>
                <w:bCs/>
                <w:color w:val="FFFFFF" w:themeColor="background1"/>
                <w:lang w:val="en-GB"/>
              </w:rPr>
            </w:pPr>
            <w:r w:rsidRPr="008144AA">
              <w:rPr>
                <w:b/>
                <w:bCs/>
                <w:color w:val="FFFFFF" w:themeColor="background1"/>
                <w:lang w:val="en-GB"/>
              </w:rPr>
              <w:t>Mitigation Measures added to the Monitoring Plan (if required)</w:t>
            </w:r>
          </w:p>
        </w:tc>
      </w:tr>
      <w:tr w:rsidR="00661C60" w:rsidRPr="008144AA" w14:paraId="02528648" w14:textId="77777777" w:rsidTr="002923CF">
        <w:tc>
          <w:tcPr>
            <w:tcW w:w="5000" w:type="pct"/>
            <w:gridSpan w:val="4"/>
            <w:shd w:val="clear" w:color="auto" w:fill="E2F8FA"/>
          </w:tcPr>
          <w:p w14:paraId="272CF227" w14:textId="77777777" w:rsidR="00661C60" w:rsidRPr="008144AA" w:rsidRDefault="00661C60" w:rsidP="002923CF">
            <w:pPr>
              <w:spacing w:line="276" w:lineRule="auto"/>
              <w:rPr>
                <w:lang w:val="en-GB"/>
              </w:rPr>
            </w:pPr>
            <w:r w:rsidRPr="008144AA">
              <w:rPr>
                <w:b/>
                <w:bCs/>
                <w:lang w:val="en-GB"/>
              </w:rPr>
              <w:t>Principle 1. Human Rights</w:t>
            </w:r>
          </w:p>
        </w:tc>
      </w:tr>
      <w:tr w:rsidR="00231DDE" w:rsidRPr="008144AA" w14:paraId="30B265F9" w14:textId="77777777" w:rsidTr="002923CF">
        <w:tc>
          <w:tcPr>
            <w:tcW w:w="1276" w:type="pct"/>
          </w:tcPr>
          <w:p w14:paraId="32F62FE7" w14:textId="77777777" w:rsidR="00231DDE" w:rsidRPr="008144AA" w:rsidRDefault="00231DDE" w:rsidP="00331C35">
            <w:pPr>
              <w:numPr>
                <w:ilvl w:val="0"/>
                <w:numId w:val="24"/>
              </w:numPr>
              <w:spacing w:line="276" w:lineRule="auto"/>
              <w:rPr>
                <w:lang w:val="en-GB"/>
              </w:rPr>
            </w:pPr>
            <w:r w:rsidRPr="008144AA">
              <w:rPr>
                <w:lang w:val="en-GB"/>
              </w:rPr>
              <w:t>The Project Developer and the Project shall respect internationally proclaimed human rights and shall not be complicit in violence or human rights abuses of any kind as defined in the Universal Declaration of Human Rights</w:t>
            </w:r>
          </w:p>
          <w:p w14:paraId="29989028" w14:textId="77777777" w:rsidR="00231DDE" w:rsidRPr="008144AA" w:rsidRDefault="00231DDE" w:rsidP="00331C35">
            <w:pPr>
              <w:numPr>
                <w:ilvl w:val="0"/>
                <w:numId w:val="24"/>
              </w:numPr>
              <w:spacing w:line="276" w:lineRule="auto"/>
              <w:rPr>
                <w:lang w:val="en-GB"/>
              </w:rPr>
            </w:pPr>
            <w:r w:rsidRPr="008144AA">
              <w:rPr>
                <w:lang w:val="en-GB"/>
              </w:rPr>
              <w:t>The Project shall not discriminate with regards to participation and inclusion</w:t>
            </w:r>
          </w:p>
        </w:tc>
        <w:tc>
          <w:tcPr>
            <w:tcW w:w="1224" w:type="pct"/>
            <w:shd w:val="clear" w:color="auto" w:fill="E2F8FA"/>
          </w:tcPr>
          <w:p w14:paraId="5E37886E" w14:textId="77777777" w:rsidR="00231DDE" w:rsidRDefault="00231DDE" w:rsidP="00231DDE">
            <w:pPr>
              <w:spacing w:line="276" w:lineRule="auto"/>
              <w:jc w:val="both"/>
            </w:pPr>
            <w:r>
              <w:t>Not relevant</w:t>
            </w:r>
          </w:p>
          <w:p w14:paraId="1379C18D" w14:textId="66975BD0" w:rsidR="00231DDE" w:rsidRDefault="00231DDE" w:rsidP="00331C35">
            <w:pPr>
              <w:pStyle w:val="Paragraphedeliste"/>
              <w:numPr>
                <w:ilvl w:val="0"/>
                <w:numId w:val="53"/>
              </w:numPr>
              <w:spacing w:line="276" w:lineRule="auto"/>
              <w:jc w:val="both"/>
            </w:pPr>
            <w:r w:rsidRPr="00AF256D">
              <w:t xml:space="preserve">The project respects human rights in all points mentioned in the </w:t>
            </w:r>
            <w:r w:rsidR="00DC068D" w:rsidRPr="00AF256D">
              <w:t>Safeguarding</w:t>
            </w:r>
            <w:r w:rsidRPr="00AF256D">
              <w:t xml:space="preserve"> Principles (version 1.1) of the Gold Standard for Global Goals. In particular Kenya has ratified all necessary conventions on human rights including; United Nations Convention on Civil and Political Rights; United Nations </w:t>
            </w:r>
            <w:r w:rsidRPr="00AF256D">
              <w:lastRenderedPageBreak/>
              <w:t xml:space="preserve">International Covenant on Economic, Social and Cultural Rights; Universal Declaration on Human Rights; African Charter on Human and Peoples‟ Rights; Treaty of the East African Community; further the Kenya Constitution at Article 2(6) provides that “Any treaty or convention ratified by Kenya shall form part of the law of Kenya under this Constitution.” Making the treaties mentioned part of Kenyan Law. The constitution further protects the principle in the Bill of Rights contained in the constitution Chapter 4 particularly under </w:t>
            </w:r>
            <w:proofErr w:type="spellStart"/>
            <w:r w:rsidRPr="00AF256D">
              <w:t>part</w:t>
            </w:r>
            <w:proofErr w:type="spellEnd"/>
            <w:r w:rsidRPr="00AF256D">
              <w:t xml:space="preserve"> 2 that provides for Rights and </w:t>
            </w:r>
            <w:r w:rsidRPr="00AF256D">
              <w:lastRenderedPageBreak/>
              <w:t>Fundamental Freedoms. Kenya actively enforces the standard.</w:t>
            </w:r>
          </w:p>
          <w:p w14:paraId="5CDF13D7" w14:textId="4102ECAE" w:rsidR="00231DDE" w:rsidRPr="008144AA" w:rsidRDefault="00231DDE" w:rsidP="00231DDE">
            <w:pPr>
              <w:spacing w:line="276" w:lineRule="auto"/>
              <w:rPr>
                <w:lang w:val="en-GB"/>
              </w:rPr>
            </w:pPr>
            <w:r w:rsidRPr="00AF256D">
              <w:t xml:space="preserve">The project respects human rights in all points mentioned in the </w:t>
            </w:r>
            <w:proofErr w:type="gramStart"/>
            <w:r w:rsidRPr="00AF256D">
              <w:t>Safe Guarding</w:t>
            </w:r>
            <w:proofErr w:type="gramEnd"/>
            <w:r w:rsidRPr="00AF256D">
              <w:t xml:space="preserve"> Principles (version 1.1) of the Gold Standard for Global Goals. </w:t>
            </w:r>
            <w:proofErr w:type="gramStart"/>
            <w:r w:rsidRPr="00AF256D">
              <w:t>Furthermore</w:t>
            </w:r>
            <w:proofErr w:type="gramEnd"/>
            <w:r w:rsidRPr="00AF256D">
              <w:t xml:space="preserve"> the Constitution of Kenya prohibits all forms of discrimination under Article 27. Section 5(3) of Act No.11 of 2007- Employment Act, prohibits employers from discriminating by providing that, “No employer shall discriminate directly or indirectly, against an employee or prospective employee or harass an employee or prospective employee― (a) on grounds of race, </w:t>
            </w:r>
            <w:proofErr w:type="spellStart"/>
            <w:r w:rsidRPr="00AF256D">
              <w:t>colour</w:t>
            </w:r>
            <w:proofErr w:type="spellEnd"/>
            <w:r w:rsidRPr="00AF256D">
              <w:t xml:space="preserve">, sex, language, religion, political or other opinion, nationality, ethnic or social origin, disability, </w:t>
            </w:r>
            <w:r w:rsidRPr="00AF256D">
              <w:lastRenderedPageBreak/>
              <w:t>pregnancy, mental status or HIV status; (b) in respect of recruitment, training, promotion, terms and conditions of employment, termination of employment or other matters arising out of the employment. Discrimination at work is not a common occurrence in Kenya.</w:t>
            </w:r>
          </w:p>
        </w:tc>
        <w:tc>
          <w:tcPr>
            <w:tcW w:w="1251" w:type="pct"/>
          </w:tcPr>
          <w:p w14:paraId="7508F99E" w14:textId="283E9A5E" w:rsidR="00231DDE" w:rsidRPr="008144AA" w:rsidRDefault="00231DDE" w:rsidP="00231DDE">
            <w:pPr>
              <w:spacing w:line="276" w:lineRule="auto"/>
              <w:rPr>
                <w:lang w:val="en-GB"/>
              </w:rPr>
            </w:pPr>
            <w:r>
              <w:lastRenderedPageBreak/>
              <w:t>None</w:t>
            </w:r>
          </w:p>
        </w:tc>
        <w:tc>
          <w:tcPr>
            <w:tcW w:w="1249" w:type="pct"/>
          </w:tcPr>
          <w:p w14:paraId="745D0C6B" w14:textId="04B4C2BF" w:rsidR="00231DDE" w:rsidRPr="008144AA" w:rsidRDefault="00231DDE" w:rsidP="00231DDE">
            <w:pPr>
              <w:spacing w:line="276" w:lineRule="auto"/>
              <w:rPr>
                <w:lang w:val="en-GB"/>
              </w:rPr>
            </w:pPr>
            <w:r>
              <w:t xml:space="preserve">None </w:t>
            </w:r>
          </w:p>
        </w:tc>
      </w:tr>
      <w:tr w:rsidR="00661C60" w:rsidRPr="008144AA" w14:paraId="3A01C65A" w14:textId="77777777" w:rsidTr="002923CF">
        <w:tc>
          <w:tcPr>
            <w:tcW w:w="5000" w:type="pct"/>
            <w:gridSpan w:val="4"/>
            <w:shd w:val="clear" w:color="auto" w:fill="E2F8FA"/>
          </w:tcPr>
          <w:p w14:paraId="46FEDA19" w14:textId="77777777" w:rsidR="00661C60" w:rsidRPr="008144AA" w:rsidRDefault="00661C60" w:rsidP="002923CF">
            <w:pPr>
              <w:spacing w:line="276" w:lineRule="auto"/>
              <w:rPr>
                <w:lang w:val="en-GB"/>
              </w:rPr>
            </w:pPr>
            <w:r w:rsidRPr="008144AA">
              <w:rPr>
                <w:b/>
                <w:bCs/>
                <w:lang w:val="en-GB"/>
              </w:rPr>
              <w:lastRenderedPageBreak/>
              <w:t>Principle 2.  Gender Equality</w:t>
            </w:r>
          </w:p>
        </w:tc>
      </w:tr>
      <w:tr w:rsidR="00C83CD2" w:rsidRPr="008144AA" w14:paraId="6AD45E0B" w14:textId="77777777" w:rsidTr="002923CF">
        <w:tc>
          <w:tcPr>
            <w:tcW w:w="1276" w:type="pct"/>
          </w:tcPr>
          <w:p w14:paraId="7123394B" w14:textId="77777777" w:rsidR="00C83CD2" w:rsidRPr="008144AA" w:rsidRDefault="00C83CD2" w:rsidP="00331C35">
            <w:pPr>
              <w:numPr>
                <w:ilvl w:val="0"/>
                <w:numId w:val="25"/>
              </w:numPr>
              <w:spacing w:line="276" w:lineRule="auto"/>
              <w:rPr>
                <w:lang w:val="en-GB"/>
              </w:rPr>
            </w:pPr>
            <w:r w:rsidRPr="008144AA">
              <w:rPr>
                <w:lang w:val="en-GB"/>
              </w:rPr>
              <w:t>The Project shall not directly or indirectly lead to/contribute to adverse impacts on gender equality and/or the situation of women</w:t>
            </w:r>
          </w:p>
          <w:p w14:paraId="6F59E0D6" w14:textId="77777777" w:rsidR="00C83CD2" w:rsidRPr="008144AA" w:rsidRDefault="00C83CD2" w:rsidP="00331C35">
            <w:pPr>
              <w:numPr>
                <w:ilvl w:val="0"/>
                <w:numId w:val="25"/>
              </w:numPr>
              <w:spacing w:line="276" w:lineRule="auto"/>
              <w:rPr>
                <w:lang w:val="en-GB"/>
              </w:rPr>
            </w:pPr>
            <w:r w:rsidRPr="008144AA">
              <w:rPr>
                <w:lang w:val="en-GB"/>
              </w:rPr>
              <w:t xml:space="preserve">Projects shall apply the principles of </w:t>
            </w:r>
            <w:proofErr w:type="spellStart"/>
            <w:r w:rsidRPr="008144AA">
              <w:rPr>
                <w:lang w:val="en-GB"/>
              </w:rPr>
              <w:t>nondiscrimination</w:t>
            </w:r>
            <w:proofErr w:type="spellEnd"/>
            <w:r w:rsidRPr="008144AA">
              <w:rPr>
                <w:lang w:val="en-GB"/>
              </w:rPr>
              <w:t>, equal treatment, and equal pay for equal work</w:t>
            </w:r>
          </w:p>
          <w:p w14:paraId="661375D7" w14:textId="77777777" w:rsidR="00C83CD2" w:rsidRPr="008144AA" w:rsidRDefault="00C83CD2" w:rsidP="00331C35">
            <w:pPr>
              <w:numPr>
                <w:ilvl w:val="0"/>
                <w:numId w:val="25"/>
              </w:numPr>
              <w:spacing w:line="276" w:lineRule="auto"/>
              <w:rPr>
                <w:lang w:val="en-GB"/>
              </w:rPr>
            </w:pPr>
            <w:r w:rsidRPr="008144AA">
              <w:rPr>
                <w:lang w:val="en-GB"/>
              </w:rPr>
              <w:t xml:space="preserve">The Project shall refer to the country’s national gender strategy or equivalent national </w:t>
            </w:r>
            <w:r w:rsidRPr="008144AA">
              <w:rPr>
                <w:lang w:val="en-GB"/>
              </w:rPr>
              <w:lastRenderedPageBreak/>
              <w:t>commitment to aid in assessing gender risks</w:t>
            </w:r>
          </w:p>
          <w:p w14:paraId="139C9BF0" w14:textId="77777777" w:rsidR="00C83CD2" w:rsidRPr="008144AA" w:rsidRDefault="00C83CD2" w:rsidP="00331C35">
            <w:pPr>
              <w:numPr>
                <w:ilvl w:val="0"/>
                <w:numId w:val="25"/>
              </w:numPr>
              <w:spacing w:line="276" w:lineRule="auto"/>
              <w:rPr>
                <w:lang w:val="en-GB"/>
              </w:rPr>
            </w:pPr>
            <w:r w:rsidRPr="008144AA">
              <w:rPr>
                <w:lang w:val="en-GB"/>
              </w:rPr>
              <w:t>(</w:t>
            </w:r>
            <w:proofErr w:type="gramStart"/>
            <w:r w:rsidRPr="008144AA">
              <w:rPr>
                <w:lang w:val="en-GB"/>
              </w:rPr>
              <w:t>where</w:t>
            </w:r>
            <w:proofErr w:type="gramEnd"/>
            <w:r w:rsidRPr="008144AA">
              <w:rPr>
                <w:lang w:val="en-GB"/>
              </w:rPr>
              <w:t xml:space="preserve"> required) Summary of opinions and recommendations of an Expert Stakeholder(s) </w:t>
            </w:r>
          </w:p>
        </w:tc>
        <w:tc>
          <w:tcPr>
            <w:tcW w:w="1224" w:type="pct"/>
            <w:shd w:val="clear" w:color="auto" w:fill="E2F8FA"/>
          </w:tcPr>
          <w:p w14:paraId="1CA3CAAC" w14:textId="77777777" w:rsidR="00C83CD2" w:rsidRPr="00AB4B86" w:rsidRDefault="00C83CD2" w:rsidP="00C83CD2">
            <w:pPr>
              <w:spacing w:line="276" w:lineRule="auto"/>
              <w:jc w:val="both"/>
            </w:pPr>
            <w:r>
              <w:lastRenderedPageBreak/>
              <w:t xml:space="preserve">Not Relevant </w:t>
            </w:r>
          </w:p>
          <w:p w14:paraId="52A2FD01" w14:textId="77777777" w:rsidR="00C83CD2" w:rsidRPr="00BE21FD" w:rsidRDefault="00C83CD2" w:rsidP="00331C35">
            <w:pPr>
              <w:pStyle w:val="Paragraphedeliste"/>
              <w:numPr>
                <w:ilvl w:val="0"/>
                <w:numId w:val="54"/>
              </w:numPr>
              <w:spacing w:line="276" w:lineRule="auto"/>
              <w:jc w:val="both"/>
            </w:pPr>
            <w:r>
              <w:t>The project will not lead to adverse impacts on gender equality and the situation of women. T</w:t>
            </w:r>
            <w:r w:rsidRPr="00007CCF">
              <w:t xml:space="preserve">he project will have many benefits for women. To ensure that the project has no negative impact on women, consultations are regularly held to collect comments of the beneficiaries (both men and women) about the </w:t>
            </w:r>
            <w:r w:rsidRPr="00007CCF">
              <w:lastRenderedPageBreak/>
              <w:t>project.</w:t>
            </w:r>
            <w:r>
              <w:t xml:space="preserve"> </w:t>
            </w:r>
            <w:r w:rsidRPr="00AA0F5D">
              <w:t>The project aims at reducing time spent cooking to enable women to tend to other activities.</w:t>
            </w:r>
          </w:p>
          <w:p w14:paraId="51D0E501" w14:textId="77777777" w:rsidR="00C83CD2" w:rsidRDefault="00C83CD2" w:rsidP="00331C35">
            <w:pPr>
              <w:pStyle w:val="Paragraphedeliste"/>
              <w:numPr>
                <w:ilvl w:val="0"/>
                <w:numId w:val="54"/>
              </w:numPr>
              <w:spacing w:line="276" w:lineRule="auto"/>
              <w:jc w:val="both"/>
            </w:pPr>
            <w:r>
              <w:t xml:space="preserve">The project will not discriminate and treat everyone as </w:t>
            </w:r>
            <w:proofErr w:type="gramStart"/>
            <w:r>
              <w:t>equal, and</w:t>
            </w:r>
            <w:proofErr w:type="gramEnd"/>
            <w:r>
              <w:t xml:space="preserve"> provide equal pay for equal work. </w:t>
            </w:r>
            <w:r w:rsidRPr="00234499">
              <w:t xml:space="preserve">The Project does not reproduce or further deepen discrimination against women based on gender, for instance, regarding their full participation in design and implementation or access to opportunities and benefits. On the contrary, the project has many benefits for women. It contributes to improve health of women and provides them more time to do other activities thanks to the time saved by </w:t>
            </w:r>
            <w:r w:rsidRPr="00234499">
              <w:lastRenderedPageBreak/>
              <w:t>the project will reduce the amount of money and time spent obtaining wood fuel, especially for children and mothers</w:t>
            </w:r>
            <w:r>
              <w:t>.</w:t>
            </w:r>
            <w:r w:rsidRPr="00234499">
              <w:t xml:space="preserve"> </w:t>
            </w:r>
            <w:r>
              <w:t>T</w:t>
            </w:r>
            <w:r w:rsidRPr="00424AB5">
              <w:t>he project will bring local employment to rural areas, through distribution, training and monitoring of the efficient stoves, thus reducing poverty and reducing marginalized populations, namely reducing the burden on women.</w:t>
            </w:r>
            <w:r>
              <w:t xml:space="preserve"> </w:t>
            </w:r>
          </w:p>
          <w:p w14:paraId="55EE48CE" w14:textId="77777777" w:rsidR="00C83CD2" w:rsidRDefault="00C83CD2" w:rsidP="00331C35">
            <w:pPr>
              <w:pStyle w:val="Paragraphedeliste"/>
              <w:numPr>
                <w:ilvl w:val="0"/>
                <w:numId w:val="54"/>
              </w:numPr>
              <w:spacing w:line="276" w:lineRule="auto"/>
              <w:jc w:val="both"/>
            </w:pPr>
            <w:r>
              <w:t xml:space="preserve">To assess gender risk the project will refer to Kenya’s national commitment to aid in assessing gender risks, the National Gender and Equality Commission Act 2011. </w:t>
            </w:r>
          </w:p>
          <w:p w14:paraId="316BE0D3" w14:textId="77777777" w:rsidR="00C83CD2" w:rsidRPr="00BE21FD" w:rsidRDefault="00C83CD2" w:rsidP="00331C35">
            <w:pPr>
              <w:pStyle w:val="Paragraphedeliste"/>
              <w:numPr>
                <w:ilvl w:val="0"/>
                <w:numId w:val="54"/>
              </w:numPr>
              <w:spacing w:line="276" w:lineRule="auto"/>
              <w:jc w:val="both"/>
            </w:pPr>
            <w:r>
              <w:t xml:space="preserve">Where required, the project will seek the opinion and </w:t>
            </w:r>
            <w:r>
              <w:lastRenderedPageBreak/>
              <w:t>recommendations of an expert stakeholder</w:t>
            </w:r>
          </w:p>
          <w:p w14:paraId="129CDE44" w14:textId="77777777" w:rsidR="00C83CD2" w:rsidRDefault="00C83CD2" w:rsidP="00C83CD2">
            <w:pPr>
              <w:spacing w:line="276" w:lineRule="auto"/>
              <w:jc w:val="both"/>
            </w:pPr>
          </w:p>
          <w:p w14:paraId="2707817D" w14:textId="77777777" w:rsidR="00C83CD2" w:rsidRDefault="00C83CD2" w:rsidP="00C83CD2">
            <w:pPr>
              <w:spacing w:line="276" w:lineRule="auto"/>
              <w:jc w:val="both"/>
            </w:pPr>
          </w:p>
          <w:p w14:paraId="3242649E" w14:textId="77777777" w:rsidR="00C83CD2" w:rsidRPr="00AB4B86" w:rsidRDefault="00C83CD2" w:rsidP="00C83CD2">
            <w:pPr>
              <w:spacing w:line="276" w:lineRule="auto"/>
              <w:rPr>
                <w:lang w:val="en-GB"/>
              </w:rPr>
            </w:pPr>
          </w:p>
        </w:tc>
        <w:tc>
          <w:tcPr>
            <w:tcW w:w="1251" w:type="pct"/>
          </w:tcPr>
          <w:p w14:paraId="381ACF66" w14:textId="65FF6762" w:rsidR="00C83CD2" w:rsidRPr="008144AA" w:rsidRDefault="00C83CD2" w:rsidP="00C83CD2">
            <w:pPr>
              <w:spacing w:line="276" w:lineRule="auto"/>
              <w:rPr>
                <w:lang w:val="en-GB"/>
              </w:rPr>
            </w:pPr>
            <w:r>
              <w:lastRenderedPageBreak/>
              <w:t>None</w:t>
            </w:r>
          </w:p>
        </w:tc>
        <w:tc>
          <w:tcPr>
            <w:tcW w:w="1249" w:type="pct"/>
          </w:tcPr>
          <w:p w14:paraId="77935943" w14:textId="122E05AD" w:rsidR="00C83CD2" w:rsidRPr="008144AA" w:rsidRDefault="00C83CD2" w:rsidP="00C83CD2">
            <w:pPr>
              <w:spacing w:line="276" w:lineRule="auto"/>
              <w:rPr>
                <w:lang w:val="en-GB"/>
              </w:rPr>
            </w:pPr>
            <w:r>
              <w:t>None</w:t>
            </w:r>
          </w:p>
        </w:tc>
      </w:tr>
      <w:tr w:rsidR="00661C60" w:rsidRPr="008144AA" w14:paraId="6354CA24" w14:textId="77777777" w:rsidTr="002923CF">
        <w:tc>
          <w:tcPr>
            <w:tcW w:w="5000" w:type="pct"/>
            <w:gridSpan w:val="4"/>
            <w:shd w:val="clear" w:color="auto" w:fill="E2F8FA"/>
          </w:tcPr>
          <w:p w14:paraId="7028ABD4" w14:textId="77777777" w:rsidR="00661C60" w:rsidRPr="008144AA" w:rsidRDefault="00661C60" w:rsidP="002923CF">
            <w:pPr>
              <w:spacing w:line="276" w:lineRule="auto"/>
              <w:rPr>
                <w:lang w:val="en-GB"/>
              </w:rPr>
            </w:pPr>
            <w:r w:rsidRPr="008144AA">
              <w:rPr>
                <w:b/>
                <w:bCs/>
                <w:lang w:val="en-GB"/>
              </w:rPr>
              <w:lastRenderedPageBreak/>
              <w:t xml:space="preserve">Principle 3. Community Health, Safety and Working </w:t>
            </w:r>
            <w:r w:rsidRPr="00AB4B86">
              <w:rPr>
                <w:b/>
                <w:bCs/>
                <w:shd w:val="clear" w:color="auto" w:fill="E2F8FA"/>
                <w:lang w:val="en-GB"/>
              </w:rPr>
              <w:t>Conditions</w:t>
            </w:r>
          </w:p>
        </w:tc>
      </w:tr>
      <w:tr w:rsidR="004A6F35" w:rsidRPr="008144AA" w14:paraId="1C3D20A6" w14:textId="77777777" w:rsidTr="002923CF">
        <w:tc>
          <w:tcPr>
            <w:tcW w:w="1276" w:type="pct"/>
          </w:tcPr>
          <w:p w14:paraId="46DBB719" w14:textId="77777777" w:rsidR="004A6F35" w:rsidRPr="008144AA" w:rsidRDefault="004A6F35" w:rsidP="00331C35">
            <w:pPr>
              <w:numPr>
                <w:ilvl w:val="0"/>
                <w:numId w:val="27"/>
              </w:numPr>
              <w:spacing w:line="276" w:lineRule="auto"/>
              <w:rPr>
                <w:lang w:val="en-GB"/>
              </w:rPr>
            </w:pPr>
            <w:r w:rsidRPr="008144AA">
              <w:rPr>
                <w:lang w:val="en-GB"/>
              </w:rPr>
              <w:t>The Project shall avoid community exposure to increased health risks and shall not adversely affect the health of the workers and the community</w:t>
            </w:r>
          </w:p>
        </w:tc>
        <w:tc>
          <w:tcPr>
            <w:tcW w:w="1224" w:type="pct"/>
            <w:shd w:val="clear" w:color="auto" w:fill="E2F8FA"/>
          </w:tcPr>
          <w:p w14:paraId="35FCA274" w14:textId="77777777" w:rsidR="004A6F35" w:rsidRDefault="004A6F35" w:rsidP="004A6F35">
            <w:pPr>
              <w:spacing w:line="276" w:lineRule="auto"/>
              <w:jc w:val="both"/>
            </w:pPr>
            <w:r>
              <w:t xml:space="preserve">No </w:t>
            </w:r>
          </w:p>
          <w:p w14:paraId="760C02C2" w14:textId="37F0FBE8" w:rsidR="004A6F35" w:rsidRPr="00AB4B86" w:rsidRDefault="004A6F35" w:rsidP="004A6F35">
            <w:pPr>
              <w:spacing w:line="276" w:lineRule="auto"/>
              <w:rPr>
                <w:lang w:val="en-GB"/>
              </w:rPr>
            </w:pPr>
            <w:r w:rsidRPr="00D36114">
              <w:t xml:space="preserve">The project avoids community exposure to increased health risks and do not adversely affect the health of the workers and the community. On the contrary, the </w:t>
            </w:r>
            <w:r>
              <w:t xml:space="preserve">improved </w:t>
            </w:r>
            <w:r w:rsidRPr="00D36114">
              <w:t>cookstoves contribute to improve the health of the beneficiaries.</w:t>
            </w:r>
          </w:p>
        </w:tc>
        <w:tc>
          <w:tcPr>
            <w:tcW w:w="1251" w:type="pct"/>
          </w:tcPr>
          <w:p w14:paraId="45D2D406" w14:textId="32FCBCDD" w:rsidR="004A6F35" w:rsidRPr="008144AA" w:rsidRDefault="004A6F35" w:rsidP="004A6F35">
            <w:pPr>
              <w:spacing w:line="276" w:lineRule="auto"/>
              <w:rPr>
                <w:lang w:val="en-GB"/>
              </w:rPr>
            </w:pPr>
            <w:r>
              <w:t>None</w:t>
            </w:r>
          </w:p>
        </w:tc>
        <w:tc>
          <w:tcPr>
            <w:tcW w:w="1249" w:type="pct"/>
          </w:tcPr>
          <w:p w14:paraId="441CB449" w14:textId="24E62C00" w:rsidR="004A6F35" w:rsidRPr="008144AA" w:rsidRDefault="004A6F35" w:rsidP="004A6F35">
            <w:pPr>
              <w:spacing w:line="276" w:lineRule="auto"/>
              <w:rPr>
                <w:lang w:val="en-GB"/>
              </w:rPr>
            </w:pPr>
            <w:r>
              <w:t>None</w:t>
            </w:r>
          </w:p>
        </w:tc>
      </w:tr>
      <w:tr w:rsidR="00661C60" w:rsidRPr="008144AA" w14:paraId="3B662D1E" w14:textId="77777777" w:rsidTr="002923CF">
        <w:tc>
          <w:tcPr>
            <w:tcW w:w="5000" w:type="pct"/>
            <w:gridSpan w:val="4"/>
            <w:shd w:val="clear" w:color="auto" w:fill="E2F8FA"/>
          </w:tcPr>
          <w:p w14:paraId="701A48C2" w14:textId="77777777" w:rsidR="00661C60" w:rsidRPr="008144AA" w:rsidRDefault="00661C60" w:rsidP="002923CF">
            <w:pPr>
              <w:spacing w:line="276" w:lineRule="auto"/>
              <w:rPr>
                <w:b/>
                <w:bCs/>
                <w:lang w:val="en-GB"/>
              </w:rPr>
            </w:pPr>
            <w:r w:rsidRPr="008144AA">
              <w:rPr>
                <w:b/>
                <w:bCs/>
                <w:lang w:val="en-GB"/>
              </w:rPr>
              <w:t xml:space="preserve">Principle </w:t>
            </w:r>
            <w:proofErr w:type="gramStart"/>
            <w:r w:rsidRPr="008144AA">
              <w:rPr>
                <w:b/>
                <w:bCs/>
                <w:lang w:val="en-GB"/>
              </w:rPr>
              <w:t>4.1  Sites</w:t>
            </w:r>
            <w:proofErr w:type="gramEnd"/>
            <w:r w:rsidRPr="008144AA">
              <w:rPr>
                <w:b/>
                <w:bCs/>
                <w:lang w:val="en-GB"/>
              </w:rPr>
              <w:t xml:space="preserve"> of Cultural and Historical Heritage</w:t>
            </w:r>
          </w:p>
        </w:tc>
      </w:tr>
      <w:tr w:rsidR="00AE5405" w:rsidRPr="008144AA" w14:paraId="5B5070C3" w14:textId="77777777" w:rsidTr="002923CF">
        <w:trPr>
          <w:trHeight w:val="120"/>
        </w:trPr>
        <w:tc>
          <w:tcPr>
            <w:tcW w:w="1276" w:type="pct"/>
          </w:tcPr>
          <w:p w14:paraId="59DDAE70" w14:textId="77777777" w:rsidR="00AE5405" w:rsidRPr="008144AA" w:rsidRDefault="00AE5405" w:rsidP="00AE5405">
            <w:pPr>
              <w:spacing w:line="276" w:lineRule="auto"/>
              <w:rPr>
                <w:b/>
                <w:bCs/>
                <w:lang w:val="en-GB"/>
              </w:rPr>
            </w:pPr>
            <w:r w:rsidRPr="008144AA">
              <w:rPr>
                <w:lang w:val="en-GB"/>
              </w:rPr>
              <w:t xml:space="preserve">Does the Project Area include sites, structures, or objects with historical, cultural, artistic, traditional or religious values or intangible forms of culture?  </w:t>
            </w:r>
          </w:p>
        </w:tc>
        <w:tc>
          <w:tcPr>
            <w:tcW w:w="1224" w:type="pct"/>
            <w:vMerge w:val="restart"/>
          </w:tcPr>
          <w:p w14:paraId="43B367AB" w14:textId="77777777" w:rsidR="00AE5405" w:rsidRDefault="00AE5405" w:rsidP="00AE5405">
            <w:pPr>
              <w:spacing w:line="276" w:lineRule="auto"/>
              <w:jc w:val="both"/>
            </w:pPr>
            <w:r>
              <w:t>No</w:t>
            </w:r>
          </w:p>
          <w:p w14:paraId="2879F706" w14:textId="549CD167" w:rsidR="00AE5405" w:rsidRPr="008144AA" w:rsidRDefault="00AE5405" w:rsidP="00AE5405">
            <w:pPr>
              <w:spacing w:line="276" w:lineRule="auto"/>
              <w:rPr>
                <w:b/>
                <w:bCs/>
                <w:lang w:val="en-GB"/>
              </w:rPr>
            </w:pPr>
            <w:r w:rsidRPr="00604C79">
              <w:t xml:space="preserve">The project does not involve and is not complicit in the alteration, damage or removal of any critical cultural heritage. The Kenyan Constitution recognizes culture as the foundation of the nation and as the </w:t>
            </w:r>
            <w:r w:rsidRPr="00604C79">
              <w:lastRenderedPageBreak/>
              <w:t>cumulative civilization of the Kenyan people and nation, and this project is completely in line with these principles.</w:t>
            </w:r>
          </w:p>
        </w:tc>
        <w:tc>
          <w:tcPr>
            <w:tcW w:w="1251" w:type="pct"/>
            <w:vMerge w:val="restart"/>
          </w:tcPr>
          <w:p w14:paraId="6A067014" w14:textId="1F1A44CC" w:rsidR="00AE5405" w:rsidRPr="008144AA" w:rsidRDefault="00AE5405" w:rsidP="00AE5405">
            <w:pPr>
              <w:spacing w:line="276" w:lineRule="auto"/>
              <w:rPr>
                <w:b/>
                <w:bCs/>
                <w:lang w:val="en-GB"/>
              </w:rPr>
            </w:pPr>
            <w:r>
              <w:lastRenderedPageBreak/>
              <w:t>None</w:t>
            </w:r>
          </w:p>
        </w:tc>
        <w:tc>
          <w:tcPr>
            <w:tcW w:w="1249" w:type="pct"/>
            <w:vMerge w:val="restart"/>
          </w:tcPr>
          <w:p w14:paraId="1406935F" w14:textId="4DCDFA8F" w:rsidR="00AE5405" w:rsidRPr="008144AA" w:rsidRDefault="00AE5405" w:rsidP="00AE5405">
            <w:pPr>
              <w:spacing w:line="276" w:lineRule="auto"/>
              <w:rPr>
                <w:b/>
                <w:bCs/>
                <w:lang w:val="en-GB"/>
              </w:rPr>
            </w:pPr>
            <w:r>
              <w:t>None</w:t>
            </w:r>
          </w:p>
        </w:tc>
      </w:tr>
      <w:tr w:rsidR="00661C60" w:rsidRPr="008144AA" w14:paraId="0CFE310C" w14:textId="77777777" w:rsidTr="002923CF">
        <w:trPr>
          <w:trHeight w:val="120"/>
        </w:trPr>
        <w:tc>
          <w:tcPr>
            <w:tcW w:w="1276" w:type="pct"/>
          </w:tcPr>
          <w:p w14:paraId="3802CD18" w14:textId="77777777" w:rsidR="00661C60" w:rsidRPr="008144AA" w:rsidRDefault="00661C60" w:rsidP="002923CF">
            <w:pPr>
              <w:spacing w:line="276" w:lineRule="auto"/>
              <w:rPr>
                <w:b/>
                <w:bCs/>
                <w:lang w:val="en-GB"/>
              </w:rPr>
            </w:pPr>
            <w:r w:rsidRPr="008144AA">
              <w:rPr>
                <w:lang w:val="en-GB"/>
              </w:rPr>
              <w:br w:type="page"/>
              <w:t>&gt;&gt;</w:t>
            </w:r>
          </w:p>
        </w:tc>
        <w:tc>
          <w:tcPr>
            <w:tcW w:w="1224" w:type="pct"/>
            <w:vMerge/>
          </w:tcPr>
          <w:p w14:paraId="5E82ECE8" w14:textId="77777777" w:rsidR="00661C60" w:rsidRPr="008144AA" w:rsidRDefault="00661C60" w:rsidP="00331C35">
            <w:pPr>
              <w:numPr>
                <w:ilvl w:val="0"/>
                <w:numId w:val="22"/>
              </w:numPr>
              <w:spacing w:line="276" w:lineRule="auto"/>
              <w:rPr>
                <w:b/>
                <w:bCs/>
                <w:lang w:val="en-GB"/>
              </w:rPr>
            </w:pPr>
          </w:p>
        </w:tc>
        <w:tc>
          <w:tcPr>
            <w:tcW w:w="1251" w:type="pct"/>
            <w:vMerge/>
          </w:tcPr>
          <w:p w14:paraId="5FC75C4B" w14:textId="77777777" w:rsidR="00661C60" w:rsidRPr="008144AA" w:rsidRDefault="00661C60" w:rsidP="00331C35">
            <w:pPr>
              <w:numPr>
                <w:ilvl w:val="0"/>
                <w:numId w:val="22"/>
              </w:numPr>
              <w:spacing w:line="276" w:lineRule="auto"/>
              <w:rPr>
                <w:b/>
                <w:bCs/>
                <w:lang w:val="en-GB"/>
              </w:rPr>
            </w:pPr>
          </w:p>
        </w:tc>
        <w:tc>
          <w:tcPr>
            <w:tcW w:w="1249" w:type="pct"/>
            <w:vMerge/>
          </w:tcPr>
          <w:p w14:paraId="7E2C852E" w14:textId="77777777" w:rsidR="00661C60" w:rsidRPr="008144AA" w:rsidRDefault="00661C60" w:rsidP="00331C35">
            <w:pPr>
              <w:numPr>
                <w:ilvl w:val="0"/>
                <w:numId w:val="22"/>
              </w:numPr>
              <w:spacing w:line="276" w:lineRule="auto"/>
              <w:rPr>
                <w:b/>
                <w:bCs/>
                <w:lang w:val="en-GB"/>
              </w:rPr>
            </w:pPr>
          </w:p>
        </w:tc>
      </w:tr>
      <w:tr w:rsidR="00661C60" w:rsidRPr="008144AA" w14:paraId="02F58074" w14:textId="77777777" w:rsidTr="002923CF">
        <w:tc>
          <w:tcPr>
            <w:tcW w:w="5000" w:type="pct"/>
            <w:gridSpan w:val="4"/>
            <w:shd w:val="clear" w:color="auto" w:fill="E2F8FA"/>
          </w:tcPr>
          <w:p w14:paraId="0EAC4C3D" w14:textId="77777777" w:rsidR="00661C60" w:rsidRPr="008144AA" w:rsidRDefault="00661C60" w:rsidP="002923CF">
            <w:pPr>
              <w:spacing w:line="276" w:lineRule="auto"/>
              <w:rPr>
                <w:b/>
                <w:bCs/>
                <w:lang w:val="en-GB"/>
              </w:rPr>
            </w:pPr>
            <w:r w:rsidRPr="008144AA">
              <w:rPr>
                <w:b/>
                <w:bCs/>
                <w:lang w:val="en-GB"/>
              </w:rPr>
              <w:t>Principle 4.2 Forced Eviction and Displacement</w:t>
            </w:r>
          </w:p>
        </w:tc>
      </w:tr>
      <w:tr w:rsidR="00DB247C" w:rsidRPr="008144AA" w14:paraId="72132415" w14:textId="77777777" w:rsidTr="002923CF">
        <w:trPr>
          <w:trHeight w:val="120"/>
        </w:trPr>
        <w:tc>
          <w:tcPr>
            <w:tcW w:w="1276" w:type="pct"/>
          </w:tcPr>
          <w:p w14:paraId="1F4D8FC6" w14:textId="77777777" w:rsidR="00DB247C" w:rsidRPr="008144AA" w:rsidRDefault="00DB247C" w:rsidP="00DB247C">
            <w:pPr>
              <w:spacing w:line="276" w:lineRule="auto"/>
              <w:rPr>
                <w:b/>
                <w:bCs/>
                <w:lang w:val="en-GB"/>
              </w:rPr>
            </w:pPr>
            <w:r w:rsidRPr="008144AA">
              <w:rPr>
                <w:lang w:val="en-GB"/>
              </w:rPr>
              <w:t>Does the Project require or cause the physical or economic relocation of peoples (temporary or permanent, full or partial)?</w:t>
            </w:r>
          </w:p>
        </w:tc>
        <w:tc>
          <w:tcPr>
            <w:tcW w:w="1224" w:type="pct"/>
            <w:vMerge w:val="restart"/>
          </w:tcPr>
          <w:p w14:paraId="280399D4" w14:textId="77777777" w:rsidR="00DB247C" w:rsidRDefault="00DB247C" w:rsidP="00DB247C">
            <w:pPr>
              <w:spacing w:line="276" w:lineRule="auto"/>
              <w:jc w:val="both"/>
            </w:pPr>
            <w:r>
              <w:t>No</w:t>
            </w:r>
          </w:p>
          <w:p w14:paraId="7D916A28" w14:textId="2D313129" w:rsidR="00DB247C" w:rsidRPr="008144AA" w:rsidRDefault="00DB247C" w:rsidP="00DB247C">
            <w:pPr>
              <w:spacing w:line="276" w:lineRule="auto"/>
              <w:rPr>
                <w:b/>
                <w:bCs/>
                <w:lang w:val="en-GB"/>
              </w:rPr>
            </w:pPr>
            <w:r w:rsidRPr="00E6526A">
              <w:t>The project does not require or cause the physical relation of peoples. The cookstoves are implemented in people’s homes</w:t>
            </w:r>
            <w:r>
              <w:t>.</w:t>
            </w:r>
            <w:r w:rsidRPr="00E6526A">
              <w:t xml:space="preserve"> </w:t>
            </w:r>
          </w:p>
        </w:tc>
        <w:tc>
          <w:tcPr>
            <w:tcW w:w="1251" w:type="pct"/>
            <w:vMerge w:val="restart"/>
          </w:tcPr>
          <w:p w14:paraId="4EA27F76" w14:textId="5337AEE3" w:rsidR="00DB247C" w:rsidRPr="008144AA" w:rsidRDefault="00DB247C" w:rsidP="00DB247C">
            <w:pPr>
              <w:spacing w:line="276" w:lineRule="auto"/>
              <w:rPr>
                <w:b/>
                <w:bCs/>
                <w:lang w:val="en-GB"/>
              </w:rPr>
            </w:pPr>
            <w:r>
              <w:t>None</w:t>
            </w:r>
          </w:p>
        </w:tc>
        <w:tc>
          <w:tcPr>
            <w:tcW w:w="1249" w:type="pct"/>
            <w:vMerge w:val="restart"/>
          </w:tcPr>
          <w:p w14:paraId="4B00A051" w14:textId="1A3D0EC3" w:rsidR="00DB247C" w:rsidRPr="008144AA" w:rsidRDefault="00DB247C" w:rsidP="00DB247C">
            <w:pPr>
              <w:spacing w:line="276" w:lineRule="auto"/>
              <w:rPr>
                <w:b/>
                <w:bCs/>
                <w:lang w:val="en-GB"/>
              </w:rPr>
            </w:pPr>
            <w:r>
              <w:t>None</w:t>
            </w:r>
          </w:p>
        </w:tc>
      </w:tr>
      <w:tr w:rsidR="00661C60" w:rsidRPr="008144AA" w14:paraId="6A6A15B8" w14:textId="77777777" w:rsidTr="002923CF">
        <w:trPr>
          <w:trHeight w:val="120"/>
        </w:trPr>
        <w:tc>
          <w:tcPr>
            <w:tcW w:w="1276" w:type="pct"/>
          </w:tcPr>
          <w:p w14:paraId="635C1F9B" w14:textId="77777777" w:rsidR="00661C60" w:rsidRPr="008144AA" w:rsidRDefault="00661C60" w:rsidP="002923CF">
            <w:pPr>
              <w:spacing w:line="276" w:lineRule="auto"/>
              <w:rPr>
                <w:b/>
                <w:bCs/>
                <w:lang w:val="en-GB"/>
              </w:rPr>
            </w:pPr>
            <w:r w:rsidRPr="008144AA">
              <w:rPr>
                <w:lang w:val="en-GB"/>
              </w:rPr>
              <w:t>&gt;&gt;</w:t>
            </w:r>
          </w:p>
        </w:tc>
        <w:tc>
          <w:tcPr>
            <w:tcW w:w="1224" w:type="pct"/>
            <w:vMerge/>
          </w:tcPr>
          <w:p w14:paraId="60355F63" w14:textId="77777777" w:rsidR="00661C60" w:rsidRPr="008144AA" w:rsidRDefault="00661C60" w:rsidP="00331C35">
            <w:pPr>
              <w:numPr>
                <w:ilvl w:val="0"/>
                <w:numId w:val="22"/>
              </w:numPr>
              <w:spacing w:line="276" w:lineRule="auto"/>
              <w:rPr>
                <w:b/>
                <w:bCs/>
                <w:lang w:val="en-GB"/>
              </w:rPr>
            </w:pPr>
          </w:p>
        </w:tc>
        <w:tc>
          <w:tcPr>
            <w:tcW w:w="1251" w:type="pct"/>
            <w:vMerge/>
          </w:tcPr>
          <w:p w14:paraId="7A99503F" w14:textId="77777777" w:rsidR="00661C60" w:rsidRPr="008144AA" w:rsidRDefault="00661C60" w:rsidP="00331C35">
            <w:pPr>
              <w:numPr>
                <w:ilvl w:val="0"/>
                <w:numId w:val="22"/>
              </w:numPr>
              <w:spacing w:line="276" w:lineRule="auto"/>
              <w:rPr>
                <w:b/>
                <w:bCs/>
                <w:lang w:val="en-GB"/>
              </w:rPr>
            </w:pPr>
          </w:p>
        </w:tc>
        <w:tc>
          <w:tcPr>
            <w:tcW w:w="1249" w:type="pct"/>
            <w:vMerge/>
          </w:tcPr>
          <w:p w14:paraId="66A887AE" w14:textId="77777777" w:rsidR="00661C60" w:rsidRPr="008144AA" w:rsidRDefault="00661C60" w:rsidP="002923CF">
            <w:pPr>
              <w:spacing w:line="276" w:lineRule="auto"/>
              <w:rPr>
                <w:b/>
                <w:bCs/>
                <w:lang w:val="en-GB"/>
              </w:rPr>
            </w:pPr>
          </w:p>
        </w:tc>
      </w:tr>
      <w:tr w:rsidR="00661C60" w:rsidRPr="008144AA" w14:paraId="06C8B4CA" w14:textId="77777777" w:rsidTr="002923CF">
        <w:tc>
          <w:tcPr>
            <w:tcW w:w="5000" w:type="pct"/>
            <w:gridSpan w:val="4"/>
            <w:shd w:val="clear" w:color="auto" w:fill="E2F8FA"/>
          </w:tcPr>
          <w:p w14:paraId="02D0292F" w14:textId="77777777" w:rsidR="00661C60" w:rsidRPr="008144AA" w:rsidRDefault="00661C60" w:rsidP="002923CF">
            <w:pPr>
              <w:spacing w:line="276" w:lineRule="auto"/>
              <w:rPr>
                <w:b/>
                <w:bCs/>
                <w:lang w:val="en-GB"/>
              </w:rPr>
            </w:pPr>
            <w:r w:rsidRPr="008144AA">
              <w:rPr>
                <w:b/>
                <w:bCs/>
                <w:lang w:val="en-GB"/>
              </w:rPr>
              <w:t xml:space="preserve">Principle </w:t>
            </w:r>
            <w:proofErr w:type="gramStart"/>
            <w:r w:rsidRPr="008144AA">
              <w:rPr>
                <w:b/>
                <w:bCs/>
                <w:lang w:val="en-GB"/>
              </w:rPr>
              <w:t>4.3  Land</w:t>
            </w:r>
            <w:proofErr w:type="gramEnd"/>
            <w:r w:rsidRPr="008144AA">
              <w:rPr>
                <w:b/>
                <w:bCs/>
                <w:lang w:val="en-GB"/>
              </w:rPr>
              <w:t xml:space="preserve"> Tenure and Other Rights</w:t>
            </w:r>
          </w:p>
        </w:tc>
      </w:tr>
      <w:tr w:rsidR="00001087" w:rsidRPr="008144AA" w14:paraId="6404C1E6" w14:textId="77777777" w:rsidTr="002923CF">
        <w:trPr>
          <w:trHeight w:val="120"/>
        </w:trPr>
        <w:tc>
          <w:tcPr>
            <w:tcW w:w="1276" w:type="pct"/>
            <w:shd w:val="clear" w:color="auto" w:fill="auto"/>
          </w:tcPr>
          <w:p w14:paraId="5CCC4C27" w14:textId="77777777" w:rsidR="00001087" w:rsidRPr="00DD1F6B" w:rsidRDefault="00001087" w:rsidP="00331C35">
            <w:pPr>
              <w:pStyle w:val="Paragraphedeliste"/>
              <w:numPr>
                <w:ilvl w:val="7"/>
                <w:numId w:val="21"/>
              </w:numPr>
              <w:spacing w:after="0" w:line="240" w:lineRule="auto"/>
              <w:ind w:left="171" w:hanging="218"/>
              <w:jc w:val="both"/>
              <w:rPr>
                <w:rFonts w:cs="Arial"/>
                <w:szCs w:val="22"/>
                <w:lang w:eastAsia="de-DE"/>
              </w:rPr>
            </w:pPr>
            <w:r w:rsidRPr="00DD1F6B">
              <w:rPr>
                <w:rFonts w:cs="Arial"/>
                <w:szCs w:val="22"/>
                <w:lang w:eastAsia="de-DE"/>
              </w:rPr>
              <w:t>Does the Project require any change, or have any uncertainties related to land tenure arrangements and/or access rights, usage rights or land ownership?</w:t>
            </w:r>
          </w:p>
          <w:p w14:paraId="2492496E" w14:textId="77777777" w:rsidR="00001087" w:rsidRPr="00DD1F6B" w:rsidRDefault="00001087" w:rsidP="00331C35">
            <w:pPr>
              <w:pStyle w:val="Paragraphedeliste"/>
              <w:numPr>
                <w:ilvl w:val="7"/>
                <w:numId w:val="21"/>
              </w:numPr>
              <w:spacing w:after="0" w:line="240" w:lineRule="auto"/>
              <w:ind w:left="171" w:hanging="218"/>
              <w:jc w:val="both"/>
              <w:rPr>
                <w:rFonts w:ascii="Avenir Book" w:hAnsi="Avenir Book" w:cs="Arial"/>
                <w:sz w:val="18"/>
                <w:szCs w:val="18"/>
                <w:lang w:eastAsia="de-DE"/>
              </w:rPr>
            </w:pPr>
            <w:r w:rsidRPr="002C482C">
              <w:rPr>
                <w:rFonts w:cs="Arial"/>
                <w:szCs w:val="22"/>
                <w:lang w:eastAsia="de-DE"/>
              </w:rPr>
              <w:t>For Proj</w:t>
            </w:r>
            <w:r w:rsidRPr="0044468F">
              <w:rPr>
                <w:rFonts w:cs="Arial"/>
                <w:szCs w:val="22"/>
                <w:lang w:eastAsia="de-DE"/>
              </w:rPr>
              <w:t>ects involving land use tenure, are there any uncertainties with regards to land tenure, access rights, usage rights or land</w:t>
            </w:r>
            <w:r w:rsidRPr="00DD1F6B">
              <w:rPr>
                <w:rFonts w:eastAsia="Times New Roman" w:cs="Arial"/>
                <w:color w:val="auto"/>
                <w:szCs w:val="22"/>
                <w:lang w:eastAsia="de-DE"/>
              </w:rPr>
              <w:t xml:space="preserve"> </w:t>
            </w:r>
            <w:r w:rsidRPr="0044468F">
              <w:rPr>
                <w:rFonts w:cs="Arial"/>
                <w:szCs w:val="22"/>
                <w:lang w:eastAsia="de-DE"/>
              </w:rPr>
              <w:t>ownership?</w:t>
            </w:r>
          </w:p>
        </w:tc>
        <w:tc>
          <w:tcPr>
            <w:tcW w:w="1224" w:type="pct"/>
            <w:vMerge w:val="restart"/>
            <w:shd w:val="clear" w:color="auto" w:fill="auto"/>
          </w:tcPr>
          <w:p w14:paraId="39DBC3A5" w14:textId="77777777" w:rsidR="00001087" w:rsidRPr="00DD238E" w:rsidRDefault="00001087" w:rsidP="00001087">
            <w:pPr>
              <w:spacing w:line="276" w:lineRule="auto"/>
              <w:jc w:val="both"/>
            </w:pPr>
            <w:r>
              <w:t>No</w:t>
            </w:r>
          </w:p>
          <w:p w14:paraId="3EED7280" w14:textId="77777777" w:rsidR="00001087" w:rsidRDefault="00001087" w:rsidP="00331C35">
            <w:pPr>
              <w:pStyle w:val="Paragraphedeliste"/>
              <w:numPr>
                <w:ilvl w:val="1"/>
                <w:numId w:val="22"/>
              </w:numPr>
              <w:spacing w:line="276" w:lineRule="auto"/>
              <w:jc w:val="both"/>
            </w:pPr>
            <w:r w:rsidRPr="00C82511">
              <w:t>The project does not require any changes to tenure arrangement and access rights.</w:t>
            </w:r>
            <w:r w:rsidRPr="00206E3B">
              <w:t xml:space="preserve"> Rights as in the baseline scenario will not be altered within the project scenario</w:t>
            </w:r>
            <w:r>
              <w:t xml:space="preserve">. </w:t>
            </w:r>
          </w:p>
          <w:p w14:paraId="1B17C047" w14:textId="364E7603" w:rsidR="00001087" w:rsidRPr="008144AA" w:rsidRDefault="00001087" w:rsidP="00001087">
            <w:pPr>
              <w:spacing w:line="276" w:lineRule="auto"/>
              <w:rPr>
                <w:b/>
                <w:bCs/>
                <w:lang w:val="en-GB"/>
              </w:rPr>
            </w:pPr>
            <w:r>
              <w:t xml:space="preserve">The project will take place on land owned either by the county government or by local people for which their </w:t>
            </w:r>
            <w:r>
              <w:lastRenderedPageBreak/>
              <w:t>permission will first be sought</w:t>
            </w:r>
          </w:p>
        </w:tc>
        <w:tc>
          <w:tcPr>
            <w:tcW w:w="1251" w:type="pct"/>
            <w:vMerge w:val="restart"/>
            <w:shd w:val="clear" w:color="auto" w:fill="auto"/>
          </w:tcPr>
          <w:p w14:paraId="793829EC" w14:textId="7B121EF0" w:rsidR="00001087" w:rsidRPr="008144AA" w:rsidRDefault="00001087" w:rsidP="00001087">
            <w:pPr>
              <w:spacing w:line="276" w:lineRule="auto"/>
              <w:rPr>
                <w:b/>
                <w:bCs/>
                <w:lang w:val="en-GB"/>
              </w:rPr>
            </w:pPr>
            <w:r>
              <w:lastRenderedPageBreak/>
              <w:t>None</w:t>
            </w:r>
          </w:p>
        </w:tc>
        <w:tc>
          <w:tcPr>
            <w:tcW w:w="1249" w:type="pct"/>
            <w:vMerge w:val="restart"/>
            <w:shd w:val="clear" w:color="auto" w:fill="auto"/>
          </w:tcPr>
          <w:p w14:paraId="7AAD4388" w14:textId="0139D2D4" w:rsidR="00001087" w:rsidRPr="008144AA" w:rsidRDefault="00001087" w:rsidP="00001087">
            <w:pPr>
              <w:spacing w:line="276" w:lineRule="auto"/>
              <w:rPr>
                <w:b/>
                <w:bCs/>
                <w:lang w:val="en-GB"/>
              </w:rPr>
            </w:pPr>
            <w:r>
              <w:t>None</w:t>
            </w:r>
          </w:p>
        </w:tc>
      </w:tr>
      <w:tr w:rsidR="00661C60" w:rsidRPr="008144AA" w14:paraId="1B7EAD32" w14:textId="77777777" w:rsidTr="002923CF">
        <w:trPr>
          <w:trHeight w:val="120"/>
        </w:trPr>
        <w:tc>
          <w:tcPr>
            <w:tcW w:w="1276" w:type="pct"/>
            <w:shd w:val="clear" w:color="auto" w:fill="auto"/>
          </w:tcPr>
          <w:p w14:paraId="258F7A62" w14:textId="77777777" w:rsidR="00661C60" w:rsidRPr="008144AA" w:rsidRDefault="00661C60" w:rsidP="002923CF">
            <w:pPr>
              <w:spacing w:line="276" w:lineRule="auto"/>
              <w:rPr>
                <w:b/>
                <w:bCs/>
                <w:lang w:val="en-GB"/>
              </w:rPr>
            </w:pPr>
            <w:r w:rsidRPr="008144AA">
              <w:rPr>
                <w:lang w:val="en-GB"/>
              </w:rPr>
              <w:t>&gt;&gt;</w:t>
            </w:r>
          </w:p>
        </w:tc>
        <w:tc>
          <w:tcPr>
            <w:tcW w:w="1224" w:type="pct"/>
            <w:vMerge/>
            <w:shd w:val="clear" w:color="auto" w:fill="BFBFBF"/>
          </w:tcPr>
          <w:p w14:paraId="0C56D5AD" w14:textId="77777777" w:rsidR="00661C60" w:rsidRPr="008144AA" w:rsidRDefault="00661C60" w:rsidP="00331C35">
            <w:pPr>
              <w:numPr>
                <w:ilvl w:val="0"/>
                <w:numId w:val="22"/>
              </w:numPr>
              <w:spacing w:line="276" w:lineRule="auto"/>
              <w:rPr>
                <w:b/>
                <w:bCs/>
                <w:lang w:val="en-GB"/>
              </w:rPr>
            </w:pPr>
          </w:p>
        </w:tc>
        <w:tc>
          <w:tcPr>
            <w:tcW w:w="1251" w:type="pct"/>
            <w:vMerge/>
            <w:shd w:val="clear" w:color="auto" w:fill="BFBFBF"/>
          </w:tcPr>
          <w:p w14:paraId="7A4FF9AD" w14:textId="77777777" w:rsidR="00661C60" w:rsidRPr="008144AA" w:rsidRDefault="00661C60" w:rsidP="00331C35">
            <w:pPr>
              <w:numPr>
                <w:ilvl w:val="0"/>
                <w:numId w:val="22"/>
              </w:numPr>
              <w:spacing w:line="276" w:lineRule="auto"/>
              <w:rPr>
                <w:b/>
                <w:bCs/>
                <w:lang w:val="en-GB"/>
              </w:rPr>
            </w:pPr>
          </w:p>
        </w:tc>
        <w:tc>
          <w:tcPr>
            <w:tcW w:w="1249" w:type="pct"/>
            <w:vMerge/>
            <w:shd w:val="clear" w:color="auto" w:fill="BFBFBF"/>
          </w:tcPr>
          <w:p w14:paraId="692A6C03" w14:textId="77777777" w:rsidR="00661C60" w:rsidRPr="008144AA" w:rsidRDefault="00661C60" w:rsidP="00331C35">
            <w:pPr>
              <w:numPr>
                <w:ilvl w:val="0"/>
                <w:numId w:val="22"/>
              </w:numPr>
              <w:spacing w:line="276" w:lineRule="auto"/>
              <w:rPr>
                <w:b/>
                <w:bCs/>
                <w:lang w:val="en-GB"/>
              </w:rPr>
            </w:pPr>
          </w:p>
        </w:tc>
      </w:tr>
      <w:tr w:rsidR="00661C60" w:rsidRPr="008144AA" w14:paraId="23F7F8D3" w14:textId="77777777" w:rsidTr="002923CF">
        <w:tc>
          <w:tcPr>
            <w:tcW w:w="5000" w:type="pct"/>
            <w:gridSpan w:val="4"/>
            <w:shd w:val="clear" w:color="auto" w:fill="E2F8FA"/>
          </w:tcPr>
          <w:p w14:paraId="65C72589" w14:textId="77777777" w:rsidR="00661C60" w:rsidRPr="008144AA" w:rsidRDefault="00661C60" w:rsidP="002923CF">
            <w:pPr>
              <w:spacing w:line="276" w:lineRule="auto"/>
              <w:rPr>
                <w:b/>
                <w:bCs/>
                <w:lang w:val="en-GB"/>
              </w:rPr>
            </w:pPr>
            <w:r w:rsidRPr="00DD1F6B">
              <w:rPr>
                <w:b/>
                <w:bCs/>
                <w:lang w:val="en-GB"/>
              </w:rPr>
              <w:t>Principle 4.4 - Indigenous people</w:t>
            </w:r>
          </w:p>
        </w:tc>
      </w:tr>
      <w:tr w:rsidR="00540ECE" w:rsidRPr="008144AA" w14:paraId="147C339B" w14:textId="77777777" w:rsidTr="002923CF">
        <w:trPr>
          <w:trHeight w:val="120"/>
        </w:trPr>
        <w:tc>
          <w:tcPr>
            <w:tcW w:w="1276" w:type="pct"/>
            <w:shd w:val="clear" w:color="auto" w:fill="auto"/>
          </w:tcPr>
          <w:p w14:paraId="7B117A62" w14:textId="77777777" w:rsidR="00540ECE" w:rsidRPr="00AB4B86" w:rsidRDefault="00540ECE" w:rsidP="00540ECE">
            <w:pPr>
              <w:spacing w:line="276" w:lineRule="auto"/>
              <w:rPr>
                <w:lang w:val="en-GB"/>
              </w:rPr>
            </w:pPr>
            <w:r w:rsidRPr="00DD1F6B">
              <w:rPr>
                <w:lang w:val="en-GB"/>
              </w:rPr>
              <w:t>Are indigenous peoples present in or within the area of influence of the Project and/or is the Project located on land/territory claimed by indigenous peoples?</w:t>
            </w:r>
          </w:p>
        </w:tc>
        <w:tc>
          <w:tcPr>
            <w:tcW w:w="1224" w:type="pct"/>
            <w:vMerge w:val="restart"/>
            <w:shd w:val="clear" w:color="auto" w:fill="auto"/>
          </w:tcPr>
          <w:p w14:paraId="74A9C8F5" w14:textId="77777777" w:rsidR="00540ECE" w:rsidRDefault="00540ECE" w:rsidP="00540ECE">
            <w:pPr>
              <w:spacing w:line="276" w:lineRule="auto"/>
              <w:jc w:val="both"/>
            </w:pPr>
            <w:r>
              <w:t>No</w:t>
            </w:r>
          </w:p>
          <w:p w14:paraId="68910998" w14:textId="57AA31C6" w:rsidR="00540ECE" w:rsidRPr="008144AA" w:rsidRDefault="00540ECE" w:rsidP="00540ECE">
            <w:pPr>
              <w:spacing w:line="276" w:lineRule="auto"/>
              <w:rPr>
                <w:b/>
                <w:bCs/>
                <w:lang w:val="en-GB"/>
              </w:rPr>
            </w:pPr>
            <w:r>
              <w:t xml:space="preserve">Narok county is home to the Maasai people. This </w:t>
            </w:r>
            <w:r w:rsidRPr="00DB5B0E">
              <w:t>Indigenous</w:t>
            </w:r>
            <w:r>
              <w:t xml:space="preserve"> community will be beneficiaries of the project. </w:t>
            </w:r>
            <w:r w:rsidRPr="004444BE">
              <w:t>The project does not involve any type of relocation (physical, economic) and in fact only has a positive economic repercussion on people involved in the project, saving time for beneficiaries, providing economic opportunities</w:t>
            </w:r>
            <w:r>
              <w:t xml:space="preserve"> -</w:t>
            </w:r>
            <w:r w:rsidRPr="004444BE">
              <w:t xml:space="preserve"> jobs and local manufacturing.</w:t>
            </w:r>
          </w:p>
        </w:tc>
        <w:tc>
          <w:tcPr>
            <w:tcW w:w="1251" w:type="pct"/>
            <w:vMerge w:val="restart"/>
            <w:shd w:val="clear" w:color="auto" w:fill="auto"/>
          </w:tcPr>
          <w:p w14:paraId="1F2A0023" w14:textId="071927DF" w:rsidR="00540ECE" w:rsidRPr="008144AA" w:rsidRDefault="00540ECE" w:rsidP="00540ECE">
            <w:pPr>
              <w:spacing w:line="276" w:lineRule="auto"/>
              <w:rPr>
                <w:b/>
                <w:bCs/>
                <w:lang w:val="en-GB"/>
              </w:rPr>
            </w:pPr>
            <w:r>
              <w:t>None</w:t>
            </w:r>
          </w:p>
        </w:tc>
        <w:tc>
          <w:tcPr>
            <w:tcW w:w="1249" w:type="pct"/>
            <w:vMerge w:val="restart"/>
            <w:shd w:val="clear" w:color="auto" w:fill="auto"/>
          </w:tcPr>
          <w:p w14:paraId="2953F21E" w14:textId="6B1B3A20" w:rsidR="00540ECE" w:rsidRPr="008144AA" w:rsidRDefault="00540ECE" w:rsidP="00540ECE">
            <w:pPr>
              <w:spacing w:line="276" w:lineRule="auto"/>
              <w:rPr>
                <w:b/>
                <w:bCs/>
                <w:lang w:val="en-GB"/>
              </w:rPr>
            </w:pPr>
            <w:r>
              <w:t>None</w:t>
            </w:r>
          </w:p>
        </w:tc>
      </w:tr>
      <w:tr w:rsidR="00661C60" w:rsidRPr="008144AA" w14:paraId="3C7428C4" w14:textId="77777777" w:rsidTr="002923CF">
        <w:trPr>
          <w:trHeight w:val="120"/>
        </w:trPr>
        <w:tc>
          <w:tcPr>
            <w:tcW w:w="1276" w:type="pct"/>
            <w:shd w:val="clear" w:color="auto" w:fill="auto"/>
          </w:tcPr>
          <w:p w14:paraId="7BD47874" w14:textId="77777777" w:rsidR="00661C60" w:rsidRPr="008144AA" w:rsidRDefault="00661C60" w:rsidP="002923CF">
            <w:pPr>
              <w:spacing w:line="276" w:lineRule="auto"/>
              <w:rPr>
                <w:b/>
                <w:bCs/>
                <w:lang w:val="en-GB"/>
              </w:rPr>
            </w:pPr>
            <w:r w:rsidRPr="008144AA">
              <w:rPr>
                <w:lang w:val="en-GB"/>
              </w:rPr>
              <w:t>&gt;&gt;</w:t>
            </w:r>
          </w:p>
        </w:tc>
        <w:tc>
          <w:tcPr>
            <w:tcW w:w="1224" w:type="pct"/>
            <w:vMerge/>
            <w:shd w:val="clear" w:color="auto" w:fill="auto"/>
          </w:tcPr>
          <w:p w14:paraId="211DEE5B" w14:textId="77777777" w:rsidR="00661C60" w:rsidRPr="008144AA" w:rsidRDefault="00661C60" w:rsidP="00331C35">
            <w:pPr>
              <w:numPr>
                <w:ilvl w:val="0"/>
                <w:numId w:val="22"/>
              </w:numPr>
              <w:spacing w:line="276" w:lineRule="auto"/>
              <w:rPr>
                <w:b/>
                <w:bCs/>
                <w:lang w:val="en-GB"/>
              </w:rPr>
            </w:pPr>
          </w:p>
        </w:tc>
        <w:tc>
          <w:tcPr>
            <w:tcW w:w="1251" w:type="pct"/>
            <w:vMerge/>
            <w:shd w:val="clear" w:color="auto" w:fill="auto"/>
          </w:tcPr>
          <w:p w14:paraId="144DE869" w14:textId="77777777" w:rsidR="00661C60" w:rsidRPr="008144AA" w:rsidRDefault="00661C60" w:rsidP="00331C35">
            <w:pPr>
              <w:numPr>
                <w:ilvl w:val="0"/>
                <w:numId w:val="22"/>
              </w:numPr>
              <w:spacing w:line="276" w:lineRule="auto"/>
              <w:rPr>
                <w:b/>
                <w:bCs/>
                <w:lang w:val="en-GB"/>
              </w:rPr>
            </w:pPr>
          </w:p>
        </w:tc>
        <w:tc>
          <w:tcPr>
            <w:tcW w:w="1249" w:type="pct"/>
            <w:vMerge/>
            <w:shd w:val="clear" w:color="auto" w:fill="auto"/>
          </w:tcPr>
          <w:p w14:paraId="0BD9C556" w14:textId="77777777" w:rsidR="00661C60" w:rsidRPr="008144AA" w:rsidRDefault="00661C60" w:rsidP="00331C35">
            <w:pPr>
              <w:numPr>
                <w:ilvl w:val="0"/>
                <w:numId w:val="22"/>
              </w:numPr>
              <w:spacing w:line="276" w:lineRule="auto"/>
              <w:rPr>
                <w:b/>
                <w:bCs/>
                <w:lang w:val="en-GB"/>
              </w:rPr>
            </w:pPr>
          </w:p>
        </w:tc>
      </w:tr>
      <w:tr w:rsidR="00661C60" w:rsidRPr="008144AA" w14:paraId="507C5ED0" w14:textId="77777777" w:rsidTr="002923CF">
        <w:tc>
          <w:tcPr>
            <w:tcW w:w="5000" w:type="pct"/>
            <w:gridSpan w:val="4"/>
            <w:shd w:val="clear" w:color="auto" w:fill="E2F8FA"/>
          </w:tcPr>
          <w:p w14:paraId="4F4CCDB4" w14:textId="77777777" w:rsidR="00661C60" w:rsidRPr="008144AA" w:rsidRDefault="00661C60" w:rsidP="002923CF">
            <w:pPr>
              <w:spacing w:line="276" w:lineRule="auto"/>
              <w:rPr>
                <w:lang w:val="en-GB"/>
              </w:rPr>
            </w:pPr>
            <w:r w:rsidRPr="008144AA">
              <w:rPr>
                <w:b/>
                <w:bCs/>
                <w:lang w:val="en-GB"/>
              </w:rPr>
              <w:t>Principle 5. Corruption</w:t>
            </w:r>
          </w:p>
        </w:tc>
      </w:tr>
      <w:tr w:rsidR="00A44ABD" w:rsidRPr="008144AA" w14:paraId="1694AC6D" w14:textId="77777777" w:rsidTr="00817026">
        <w:tc>
          <w:tcPr>
            <w:tcW w:w="1276" w:type="pct"/>
          </w:tcPr>
          <w:p w14:paraId="4E4E2508" w14:textId="77777777" w:rsidR="00A44ABD" w:rsidRPr="008144AA" w:rsidRDefault="00A44ABD" w:rsidP="00331C35">
            <w:pPr>
              <w:numPr>
                <w:ilvl w:val="0"/>
                <w:numId w:val="28"/>
              </w:numPr>
              <w:spacing w:line="276" w:lineRule="auto"/>
              <w:rPr>
                <w:lang w:val="en-GB"/>
              </w:rPr>
            </w:pPr>
            <w:r w:rsidRPr="008144AA">
              <w:rPr>
                <w:lang w:val="en-GB"/>
              </w:rPr>
              <w:t>The Project shall not involve, be complicit in or inadvertently contribute to or reinforce corruption or corrupt Projects</w:t>
            </w:r>
          </w:p>
        </w:tc>
        <w:tc>
          <w:tcPr>
            <w:tcW w:w="1224" w:type="pct"/>
            <w:shd w:val="clear" w:color="auto" w:fill="auto"/>
          </w:tcPr>
          <w:p w14:paraId="3B8A8212" w14:textId="77777777" w:rsidR="00A44ABD" w:rsidRDefault="00A44ABD" w:rsidP="00A44ABD">
            <w:pPr>
              <w:spacing w:line="276" w:lineRule="auto"/>
              <w:jc w:val="both"/>
            </w:pPr>
            <w:r>
              <w:t>No</w:t>
            </w:r>
          </w:p>
          <w:p w14:paraId="26EF8B16" w14:textId="4BACD091" w:rsidR="00A44ABD" w:rsidRPr="008144AA" w:rsidRDefault="00A44ABD" w:rsidP="00A44ABD">
            <w:pPr>
              <w:spacing w:line="276" w:lineRule="auto"/>
              <w:rPr>
                <w:lang w:val="en-GB"/>
              </w:rPr>
            </w:pPr>
            <w:r w:rsidRPr="009B10FA">
              <w:t xml:space="preserve">The project does not involve corruption practices and is not concerned by it, given its core activity. As a matter of fact, corruption is not a common practice in improved cookstoves projects in the </w:t>
            </w:r>
            <w:r w:rsidRPr="009B10FA">
              <w:lastRenderedPageBreak/>
              <w:t>country. Kenya has ratified the UN Convention against Corruption. Moreover, the Kenyan legislation is strongly condemning the practice of corruption; Article 79 of the Kenyan Constitution states “Parliament shall enact legislation to establish an independent ethics and anti-corruption commission”. The project respects these national laws and principles</w:t>
            </w:r>
          </w:p>
        </w:tc>
        <w:tc>
          <w:tcPr>
            <w:tcW w:w="1251" w:type="pct"/>
          </w:tcPr>
          <w:p w14:paraId="4EB7830A" w14:textId="3FCA3752" w:rsidR="00A44ABD" w:rsidRPr="008144AA" w:rsidRDefault="00A44ABD" w:rsidP="00A44ABD">
            <w:pPr>
              <w:spacing w:line="276" w:lineRule="auto"/>
              <w:rPr>
                <w:lang w:val="en-GB"/>
              </w:rPr>
            </w:pPr>
            <w:r>
              <w:lastRenderedPageBreak/>
              <w:t>None</w:t>
            </w:r>
          </w:p>
        </w:tc>
        <w:tc>
          <w:tcPr>
            <w:tcW w:w="1249" w:type="pct"/>
          </w:tcPr>
          <w:p w14:paraId="712AEB60" w14:textId="4BB92D2A" w:rsidR="00A44ABD" w:rsidRPr="008144AA" w:rsidRDefault="00A44ABD" w:rsidP="00A44ABD">
            <w:pPr>
              <w:spacing w:line="276" w:lineRule="auto"/>
              <w:rPr>
                <w:lang w:val="en-GB"/>
              </w:rPr>
            </w:pPr>
            <w:r>
              <w:t>None</w:t>
            </w:r>
          </w:p>
        </w:tc>
      </w:tr>
      <w:tr w:rsidR="00661C60" w:rsidRPr="008144AA" w14:paraId="175DE7EB" w14:textId="77777777" w:rsidTr="002923CF">
        <w:tc>
          <w:tcPr>
            <w:tcW w:w="5000" w:type="pct"/>
            <w:gridSpan w:val="4"/>
            <w:shd w:val="clear" w:color="auto" w:fill="E2F8FA"/>
          </w:tcPr>
          <w:p w14:paraId="60A79076" w14:textId="77777777" w:rsidR="00661C60" w:rsidRPr="008144AA" w:rsidRDefault="00661C60" w:rsidP="002923CF">
            <w:pPr>
              <w:spacing w:line="276" w:lineRule="auto"/>
              <w:rPr>
                <w:lang w:val="en-GB"/>
              </w:rPr>
            </w:pPr>
            <w:proofErr w:type="gramStart"/>
            <w:r w:rsidRPr="008144AA">
              <w:rPr>
                <w:b/>
                <w:bCs/>
                <w:lang w:val="en-GB"/>
              </w:rPr>
              <w:t>Principle  6.1</w:t>
            </w:r>
            <w:proofErr w:type="gramEnd"/>
            <w:r w:rsidRPr="008144AA">
              <w:rPr>
                <w:b/>
                <w:bCs/>
                <w:lang w:val="en-GB"/>
              </w:rPr>
              <w:t xml:space="preserve"> Labour Rights</w:t>
            </w:r>
          </w:p>
        </w:tc>
      </w:tr>
      <w:tr w:rsidR="001238AC" w:rsidRPr="008144AA" w14:paraId="05D374A9" w14:textId="77777777" w:rsidTr="002C7494">
        <w:tc>
          <w:tcPr>
            <w:tcW w:w="1276" w:type="pct"/>
          </w:tcPr>
          <w:p w14:paraId="0896EF2D" w14:textId="77777777" w:rsidR="001238AC" w:rsidRPr="008144AA" w:rsidRDefault="001238AC" w:rsidP="00331C35">
            <w:pPr>
              <w:numPr>
                <w:ilvl w:val="1"/>
                <w:numId w:val="19"/>
              </w:numPr>
              <w:spacing w:line="276" w:lineRule="auto"/>
              <w:rPr>
                <w:lang w:val="en-GB"/>
              </w:rPr>
            </w:pPr>
            <w:r w:rsidRPr="008144AA">
              <w:rPr>
                <w:lang w:val="en-GB"/>
              </w:rPr>
              <w:t xml:space="preserve">The Project Developer shall ensure that all employment </w:t>
            </w:r>
            <w:proofErr w:type="gramStart"/>
            <w:r w:rsidRPr="008144AA">
              <w:rPr>
                <w:lang w:val="en-GB"/>
              </w:rPr>
              <w:t>is in compliance with</w:t>
            </w:r>
            <w:proofErr w:type="gramEnd"/>
            <w:r w:rsidRPr="008144AA">
              <w:rPr>
                <w:lang w:val="en-GB"/>
              </w:rPr>
              <w:t xml:space="preserve"> national labour occupational health and safety laws and with the principles and standards embodied in the ILO fundamental conventions</w:t>
            </w:r>
          </w:p>
          <w:p w14:paraId="21624BCB" w14:textId="77777777" w:rsidR="001238AC" w:rsidRPr="008144AA" w:rsidRDefault="001238AC" w:rsidP="00331C35">
            <w:pPr>
              <w:numPr>
                <w:ilvl w:val="1"/>
                <w:numId w:val="19"/>
              </w:numPr>
              <w:spacing w:line="276" w:lineRule="auto"/>
              <w:rPr>
                <w:lang w:val="en-GB"/>
              </w:rPr>
            </w:pPr>
            <w:r w:rsidRPr="008144AA">
              <w:rPr>
                <w:lang w:val="en-GB"/>
              </w:rPr>
              <w:t xml:space="preserve">Workers shall be able to establish and join labour organisations </w:t>
            </w:r>
          </w:p>
          <w:p w14:paraId="5302784C" w14:textId="77777777" w:rsidR="001238AC" w:rsidRPr="008144AA" w:rsidRDefault="001238AC" w:rsidP="00331C35">
            <w:pPr>
              <w:numPr>
                <w:ilvl w:val="1"/>
                <w:numId w:val="19"/>
              </w:numPr>
              <w:spacing w:line="276" w:lineRule="auto"/>
              <w:rPr>
                <w:lang w:val="en-GB"/>
              </w:rPr>
            </w:pPr>
            <w:r w:rsidRPr="008144AA">
              <w:rPr>
                <w:lang w:val="en-GB"/>
              </w:rPr>
              <w:lastRenderedPageBreak/>
              <w:t>Working agreements with all individual workers shall be documented and implemented and include:</w:t>
            </w:r>
          </w:p>
          <w:p w14:paraId="20CDD560" w14:textId="77777777" w:rsidR="001238AC" w:rsidRPr="008144AA" w:rsidRDefault="001238AC" w:rsidP="00331C35">
            <w:pPr>
              <w:numPr>
                <w:ilvl w:val="2"/>
                <w:numId w:val="29"/>
              </w:numPr>
              <w:spacing w:line="276" w:lineRule="auto"/>
              <w:ind w:left="869" w:hanging="426"/>
              <w:rPr>
                <w:lang w:val="en-GB"/>
              </w:rPr>
            </w:pPr>
            <w:r w:rsidRPr="008144AA">
              <w:rPr>
                <w:lang w:val="en-GB"/>
              </w:rPr>
              <w:t xml:space="preserve">Working hours (must not exceed 48 hours per week on a regular basis), AND </w:t>
            </w:r>
          </w:p>
          <w:p w14:paraId="137F8E95" w14:textId="77777777" w:rsidR="001238AC" w:rsidRPr="008144AA" w:rsidRDefault="001238AC" w:rsidP="00331C35">
            <w:pPr>
              <w:numPr>
                <w:ilvl w:val="2"/>
                <w:numId w:val="29"/>
              </w:numPr>
              <w:spacing w:line="276" w:lineRule="auto"/>
              <w:ind w:left="869" w:hanging="426"/>
              <w:rPr>
                <w:lang w:val="en-GB"/>
              </w:rPr>
            </w:pPr>
            <w:r w:rsidRPr="008144AA">
              <w:rPr>
                <w:lang w:val="en-GB"/>
              </w:rPr>
              <w:t xml:space="preserve">Duties and tasks, AND </w:t>
            </w:r>
          </w:p>
          <w:p w14:paraId="1F8DA147" w14:textId="77777777" w:rsidR="001238AC" w:rsidRPr="008144AA" w:rsidRDefault="001238AC" w:rsidP="00331C35">
            <w:pPr>
              <w:numPr>
                <w:ilvl w:val="2"/>
                <w:numId w:val="29"/>
              </w:numPr>
              <w:spacing w:line="276" w:lineRule="auto"/>
              <w:ind w:left="869" w:hanging="426"/>
              <w:rPr>
                <w:lang w:val="en-GB"/>
              </w:rPr>
            </w:pPr>
            <w:r w:rsidRPr="008144AA">
              <w:rPr>
                <w:lang w:val="en-GB"/>
              </w:rPr>
              <w:t xml:space="preserve">Remuneration (must include provision for payment of overtime), AND </w:t>
            </w:r>
          </w:p>
          <w:p w14:paraId="1770EEA5" w14:textId="77777777" w:rsidR="001238AC" w:rsidRPr="008144AA" w:rsidRDefault="001238AC" w:rsidP="00331C35">
            <w:pPr>
              <w:numPr>
                <w:ilvl w:val="2"/>
                <w:numId w:val="29"/>
              </w:numPr>
              <w:spacing w:line="276" w:lineRule="auto"/>
              <w:ind w:left="869" w:hanging="426"/>
              <w:rPr>
                <w:lang w:val="en-GB"/>
              </w:rPr>
            </w:pPr>
            <w:r w:rsidRPr="008144AA">
              <w:rPr>
                <w:lang w:val="en-GB"/>
              </w:rPr>
              <w:t xml:space="preserve">Modalities on health insurance, AND </w:t>
            </w:r>
          </w:p>
          <w:p w14:paraId="627FFF37" w14:textId="77777777" w:rsidR="001238AC" w:rsidRPr="008144AA" w:rsidRDefault="001238AC" w:rsidP="00331C35">
            <w:pPr>
              <w:numPr>
                <w:ilvl w:val="2"/>
                <w:numId w:val="29"/>
              </w:numPr>
              <w:spacing w:line="276" w:lineRule="auto"/>
              <w:ind w:left="869" w:hanging="426"/>
              <w:rPr>
                <w:lang w:val="en-GB"/>
              </w:rPr>
            </w:pPr>
            <w:r w:rsidRPr="008144AA">
              <w:rPr>
                <w:lang w:val="en-GB"/>
              </w:rPr>
              <w:t xml:space="preserve">Modalities on termination of the contract with provision for voluntary resignation by employee, AND </w:t>
            </w:r>
          </w:p>
          <w:p w14:paraId="636EC190" w14:textId="77777777" w:rsidR="001238AC" w:rsidRPr="008144AA" w:rsidRDefault="001238AC" w:rsidP="00331C35">
            <w:pPr>
              <w:numPr>
                <w:ilvl w:val="2"/>
                <w:numId w:val="29"/>
              </w:numPr>
              <w:spacing w:line="276" w:lineRule="auto"/>
              <w:ind w:left="869" w:hanging="426"/>
              <w:rPr>
                <w:lang w:val="en-GB"/>
              </w:rPr>
            </w:pPr>
            <w:r w:rsidRPr="008144AA">
              <w:rPr>
                <w:lang w:val="en-GB"/>
              </w:rPr>
              <w:t xml:space="preserve">Provision for annual leave of not less than 10 days per year, not including sick and casual leave. </w:t>
            </w:r>
          </w:p>
          <w:p w14:paraId="2B049053" w14:textId="77777777" w:rsidR="001238AC" w:rsidRPr="008144AA" w:rsidRDefault="001238AC" w:rsidP="00331C35">
            <w:pPr>
              <w:numPr>
                <w:ilvl w:val="1"/>
                <w:numId w:val="19"/>
              </w:numPr>
              <w:spacing w:line="276" w:lineRule="auto"/>
              <w:rPr>
                <w:lang w:val="en-GB"/>
              </w:rPr>
            </w:pPr>
            <w:r w:rsidRPr="008144AA">
              <w:rPr>
                <w:lang w:val="en-GB"/>
              </w:rPr>
              <w:lastRenderedPageBreak/>
              <w:t xml:space="preserve">No child labour is allowed (Exceptions for children working on their families’ property requires an </w:t>
            </w:r>
            <w:hyperlink r:id="rId43" w:history="1">
              <w:r w:rsidRPr="008144AA">
                <w:rPr>
                  <w:rStyle w:val="Lienhypertexte"/>
                  <w:rFonts w:ascii="Verdana" w:hAnsi="Verdana"/>
                  <w:lang w:val="en-GB"/>
                </w:rPr>
                <w:t>Expert Stakeholder</w:t>
              </w:r>
            </w:hyperlink>
            <w:r w:rsidRPr="008144AA">
              <w:rPr>
                <w:lang w:val="en-GB"/>
              </w:rPr>
              <w:t xml:space="preserve"> opinion)</w:t>
            </w:r>
          </w:p>
          <w:p w14:paraId="69217FEA" w14:textId="77777777" w:rsidR="001238AC" w:rsidRPr="008144AA" w:rsidRDefault="001238AC" w:rsidP="00331C35">
            <w:pPr>
              <w:numPr>
                <w:ilvl w:val="1"/>
                <w:numId w:val="19"/>
              </w:numPr>
              <w:spacing w:line="276" w:lineRule="auto"/>
              <w:rPr>
                <w:lang w:val="en-GB"/>
              </w:rPr>
            </w:pPr>
            <w:r w:rsidRPr="008144AA">
              <w:rPr>
                <w:lang w:val="en-GB"/>
              </w:rPr>
              <w:t xml:space="preserve">The Project Developer shall ensure the use of appropriate equipment, training of workers, documentation and reporting of accidents and incidents, and emergency preparedness and response measures </w:t>
            </w:r>
          </w:p>
        </w:tc>
        <w:tc>
          <w:tcPr>
            <w:tcW w:w="1224" w:type="pct"/>
            <w:shd w:val="clear" w:color="auto" w:fill="auto"/>
          </w:tcPr>
          <w:p w14:paraId="20AF3167" w14:textId="77777777" w:rsidR="001238AC" w:rsidRDefault="001238AC" w:rsidP="001238AC">
            <w:pPr>
              <w:spacing w:line="276" w:lineRule="auto"/>
              <w:jc w:val="both"/>
            </w:pPr>
            <w:r>
              <w:lastRenderedPageBreak/>
              <w:t>No</w:t>
            </w:r>
          </w:p>
          <w:p w14:paraId="7C0703AC" w14:textId="77777777" w:rsidR="001238AC" w:rsidRDefault="001238AC" w:rsidP="001238AC">
            <w:pPr>
              <w:spacing w:line="276" w:lineRule="auto"/>
              <w:jc w:val="both"/>
            </w:pPr>
            <w:r>
              <w:t xml:space="preserve">A1. </w:t>
            </w:r>
          </w:p>
          <w:p w14:paraId="3424D3B9" w14:textId="77777777" w:rsidR="001238AC" w:rsidRDefault="001238AC" w:rsidP="001238AC">
            <w:pPr>
              <w:spacing w:line="276" w:lineRule="auto"/>
              <w:jc w:val="both"/>
            </w:pPr>
            <w:r w:rsidRPr="00F37613">
              <w:t xml:space="preserve">The project does not involve any forced </w:t>
            </w:r>
            <w:proofErr w:type="spellStart"/>
            <w:r w:rsidRPr="00F37613">
              <w:t>labour</w:t>
            </w:r>
            <w:proofErr w:type="spellEnd"/>
            <w:r w:rsidRPr="00F37613">
              <w:t xml:space="preserve">. All employees are engaged on voluntary basis and are free to quit their positions without penalty. Kenya has ratified ILO Conventions 29 &amp; 105. Kenyan Constitution prohibits under article 30 all forms of slavery, servitude or forced </w:t>
            </w:r>
            <w:proofErr w:type="spellStart"/>
            <w:r w:rsidRPr="00F37613">
              <w:t>labour</w:t>
            </w:r>
            <w:proofErr w:type="spellEnd"/>
            <w:r w:rsidRPr="00F37613">
              <w:t xml:space="preserve">. Section 4 of the Employment Act, Act 11 of </w:t>
            </w:r>
            <w:r w:rsidRPr="00F37613">
              <w:lastRenderedPageBreak/>
              <w:t xml:space="preserve">2007 prohibits forced or compulsory </w:t>
            </w:r>
            <w:proofErr w:type="spellStart"/>
            <w:r w:rsidRPr="00F37613">
              <w:t>labour</w:t>
            </w:r>
            <w:proofErr w:type="spellEnd"/>
            <w:r w:rsidRPr="00F37613">
              <w:t xml:space="preserve">. Slavery, servitude or forced </w:t>
            </w:r>
            <w:proofErr w:type="spellStart"/>
            <w:r w:rsidRPr="00F37613">
              <w:t>labour</w:t>
            </w:r>
            <w:proofErr w:type="spellEnd"/>
            <w:r w:rsidRPr="00F37613">
              <w:t xml:space="preserve"> is not a common practice in Kenya. </w:t>
            </w:r>
          </w:p>
          <w:p w14:paraId="03DB2BF7" w14:textId="77777777" w:rsidR="001238AC" w:rsidRDefault="001238AC" w:rsidP="001238AC">
            <w:pPr>
              <w:spacing w:line="276" w:lineRule="auto"/>
              <w:jc w:val="both"/>
            </w:pPr>
            <w:r>
              <w:t>A2.</w:t>
            </w:r>
          </w:p>
          <w:p w14:paraId="0A324859" w14:textId="77777777" w:rsidR="001238AC" w:rsidRDefault="001238AC" w:rsidP="001238AC">
            <w:pPr>
              <w:spacing w:line="276" w:lineRule="auto"/>
              <w:jc w:val="both"/>
            </w:pPr>
            <w:r w:rsidRPr="00C3767F">
              <w:t xml:space="preserve">The project respects freedom of association and collective bargaining and does not restrict in any way any freedoms and rights. Of the eight core ILO conventions only convention 87 on freedom of association has not been ratified by Kenya. However, Kenya guarantees the freedom of association in the Constitution. Article 36 of the Constitution provides that “Every person has the right to freedom of association, which includes the right to form, join or participate in the activities of an association of any kind” further, Kenya has enshrined the right to assemble, demonstrate, picketing, and petition in the Constitution. </w:t>
            </w:r>
            <w:r w:rsidRPr="00C3767F">
              <w:lastRenderedPageBreak/>
              <w:t>Article 37 provides; “Every person has the right, peaceably and unarmed, to assemble, to demonstrate, to picket, and to present petitions to public authorities” In the implementation of the project the project encourages women to form women groups therefore demonstrating that it does not limit freedom of association and collective bargaining, rather fostering it. Employee association is a common practice in Kenya through workers unions spread across the country.</w:t>
            </w:r>
          </w:p>
          <w:p w14:paraId="460E38DA" w14:textId="77777777" w:rsidR="001238AC" w:rsidRDefault="001238AC" w:rsidP="001238AC">
            <w:pPr>
              <w:spacing w:line="276" w:lineRule="auto"/>
              <w:jc w:val="both"/>
            </w:pPr>
            <w:r>
              <w:t>A3.</w:t>
            </w:r>
          </w:p>
          <w:p w14:paraId="2AA7D7B7" w14:textId="77777777" w:rsidR="001238AC" w:rsidRDefault="001238AC" w:rsidP="001238AC">
            <w:pPr>
              <w:spacing w:line="276" w:lineRule="auto"/>
              <w:jc w:val="both"/>
            </w:pPr>
            <w:r w:rsidRPr="006F7CD0">
              <w:t xml:space="preserve">All staff have a contract comprising : Working hours (40h per week - see section 3 of the contract), AND Duties and tasks (depending of the profile - see section 2 of the contract), AND (c)  Remuneration (see section 6 of the contract ), </w:t>
            </w:r>
            <w:r w:rsidRPr="006F7CD0">
              <w:lastRenderedPageBreak/>
              <w:t>AND (d)  Modalities on health insurance (see section 8 - 10 of the contract), AND (e)  Modalities on termination of the contract with provision for voluntary resignation by employee (see section 12 of the contract), AND (f) Provision for annual leave (21 days per year) (see section 9 of the contract)</w:t>
            </w:r>
          </w:p>
          <w:p w14:paraId="040B5D21" w14:textId="77777777" w:rsidR="001238AC" w:rsidRDefault="001238AC" w:rsidP="001238AC">
            <w:pPr>
              <w:spacing w:line="276" w:lineRule="auto"/>
              <w:jc w:val="both"/>
            </w:pPr>
            <w:r>
              <w:t xml:space="preserve">A4. There will be no child </w:t>
            </w:r>
            <w:proofErr w:type="spellStart"/>
            <w:r>
              <w:t>labour</w:t>
            </w:r>
            <w:proofErr w:type="spellEnd"/>
            <w:r>
              <w:t xml:space="preserve"> on the project.</w:t>
            </w:r>
          </w:p>
          <w:p w14:paraId="453523F3" w14:textId="43005FB4" w:rsidR="001238AC" w:rsidRPr="008144AA" w:rsidRDefault="001238AC" w:rsidP="001238AC">
            <w:pPr>
              <w:spacing w:line="276" w:lineRule="auto"/>
              <w:rPr>
                <w:lang w:val="en-GB"/>
              </w:rPr>
            </w:pPr>
            <w:r>
              <w:t xml:space="preserve">A5. </w:t>
            </w:r>
            <w:proofErr w:type="spellStart"/>
            <w:r>
              <w:t>AAHi</w:t>
            </w:r>
            <w:proofErr w:type="spellEnd"/>
            <w:r>
              <w:t xml:space="preserve"> and EcoAct SAS will ensure the use of appropriate equipment, </w:t>
            </w:r>
            <w:r w:rsidRPr="00B24155">
              <w:t>training of workers, documentation and reporting of accidents and incidents, and emergency preparedness and response measures</w:t>
            </w:r>
          </w:p>
        </w:tc>
        <w:tc>
          <w:tcPr>
            <w:tcW w:w="1251" w:type="pct"/>
          </w:tcPr>
          <w:p w14:paraId="22B1095B" w14:textId="00645662" w:rsidR="001238AC" w:rsidRPr="008144AA" w:rsidRDefault="001238AC" w:rsidP="001238AC">
            <w:pPr>
              <w:spacing w:line="276" w:lineRule="auto"/>
              <w:rPr>
                <w:lang w:val="en-GB"/>
              </w:rPr>
            </w:pPr>
            <w:r>
              <w:lastRenderedPageBreak/>
              <w:t>None</w:t>
            </w:r>
          </w:p>
        </w:tc>
        <w:tc>
          <w:tcPr>
            <w:tcW w:w="1249" w:type="pct"/>
          </w:tcPr>
          <w:p w14:paraId="7CC0A6FF" w14:textId="2452A6D9" w:rsidR="001238AC" w:rsidRPr="008144AA" w:rsidRDefault="001238AC" w:rsidP="001238AC">
            <w:pPr>
              <w:spacing w:line="276" w:lineRule="auto"/>
              <w:rPr>
                <w:lang w:val="en-GB"/>
              </w:rPr>
            </w:pPr>
            <w:r>
              <w:t>None</w:t>
            </w:r>
          </w:p>
        </w:tc>
      </w:tr>
      <w:tr w:rsidR="00661C60" w:rsidRPr="008144AA" w14:paraId="55FD1C2B" w14:textId="77777777" w:rsidTr="002923CF">
        <w:tc>
          <w:tcPr>
            <w:tcW w:w="5000" w:type="pct"/>
            <w:gridSpan w:val="4"/>
            <w:shd w:val="clear" w:color="auto" w:fill="E2F8FA"/>
          </w:tcPr>
          <w:p w14:paraId="1C2F19CA" w14:textId="77777777" w:rsidR="00661C60" w:rsidRPr="008144AA" w:rsidRDefault="00661C60" w:rsidP="002923CF">
            <w:pPr>
              <w:spacing w:line="276" w:lineRule="auto"/>
              <w:rPr>
                <w:lang w:val="en-GB"/>
              </w:rPr>
            </w:pPr>
            <w:proofErr w:type="gramStart"/>
            <w:r w:rsidRPr="008144AA">
              <w:rPr>
                <w:b/>
                <w:bCs/>
                <w:lang w:val="en-GB"/>
              </w:rPr>
              <w:lastRenderedPageBreak/>
              <w:t>Principle  6.2</w:t>
            </w:r>
            <w:proofErr w:type="gramEnd"/>
            <w:r w:rsidRPr="008144AA">
              <w:rPr>
                <w:b/>
                <w:bCs/>
                <w:lang w:val="en-GB"/>
              </w:rPr>
              <w:t xml:space="preserve"> Negative Economic Consequences</w:t>
            </w:r>
          </w:p>
        </w:tc>
      </w:tr>
      <w:tr w:rsidR="00FD57A4" w:rsidRPr="008144AA" w14:paraId="1AA344CF" w14:textId="77777777" w:rsidTr="002923CF">
        <w:trPr>
          <w:trHeight w:val="405"/>
        </w:trPr>
        <w:tc>
          <w:tcPr>
            <w:tcW w:w="1276" w:type="pct"/>
          </w:tcPr>
          <w:p w14:paraId="6A2E89E4" w14:textId="77777777" w:rsidR="00FD57A4" w:rsidRPr="008144AA" w:rsidRDefault="00FD57A4" w:rsidP="00331C35">
            <w:pPr>
              <w:numPr>
                <w:ilvl w:val="1"/>
                <w:numId w:val="23"/>
              </w:numPr>
              <w:spacing w:line="276" w:lineRule="auto"/>
              <w:rPr>
                <w:lang w:val="en-GB"/>
              </w:rPr>
            </w:pPr>
            <w:r w:rsidRPr="008144AA">
              <w:rPr>
                <w:lang w:val="en-GB"/>
              </w:rPr>
              <w:t>Does the project cause negative economic consequences during and after project implementation?</w:t>
            </w:r>
          </w:p>
        </w:tc>
        <w:tc>
          <w:tcPr>
            <w:tcW w:w="1224" w:type="pct"/>
            <w:vMerge w:val="restart"/>
          </w:tcPr>
          <w:p w14:paraId="093D218F" w14:textId="77777777" w:rsidR="00FD57A4" w:rsidRDefault="00FD57A4" w:rsidP="00FD57A4">
            <w:pPr>
              <w:spacing w:line="276" w:lineRule="auto"/>
              <w:jc w:val="both"/>
            </w:pPr>
            <w:r>
              <w:t>No</w:t>
            </w:r>
          </w:p>
          <w:p w14:paraId="166CDBBA" w14:textId="093D2253" w:rsidR="00FD57A4" w:rsidRPr="008144AA" w:rsidRDefault="00FD57A4" w:rsidP="00FD57A4">
            <w:pPr>
              <w:spacing w:line="276" w:lineRule="auto"/>
              <w:rPr>
                <w:b/>
                <w:bCs/>
                <w:lang w:val="en-GB"/>
              </w:rPr>
            </w:pPr>
            <w:r w:rsidRPr="00AE1FF0">
              <w:t xml:space="preserve">Financial stability is expected in the project due to the carbon credit generation. Moreover, the project will </w:t>
            </w:r>
            <w:r w:rsidRPr="00AE1FF0">
              <w:lastRenderedPageBreak/>
              <w:t xml:space="preserve">save beneficiaries time in wood collection, and for a part of them who used to buy wood, even money. With this time saving some communities </w:t>
            </w:r>
            <w:r>
              <w:t xml:space="preserve">can </w:t>
            </w:r>
            <w:r w:rsidRPr="00AE1FF0">
              <w:t xml:space="preserve">launch some commercial activity and start to generate some extra income. </w:t>
            </w:r>
            <w:r w:rsidRPr="00F12D7B">
              <w:t>The project enhances the local economy, by hiring local staff, local manufacturer and a network of artisans and ambassadors that will last for ten years at least. In addition, the distribution of cookstoves have been targeted to rural areas, with low-income communities, letting them to get an affordable cookstoves.</w:t>
            </w:r>
          </w:p>
        </w:tc>
        <w:tc>
          <w:tcPr>
            <w:tcW w:w="1251" w:type="pct"/>
            <w:vMerge w:val="restart"/>
            <w:shd w:val="clear" w:color="auto" w:fill="FFFFFF"/>
          </w:tcPr>
          <w:p w14:paraId="693637A0" w14:textId="095A868C" w:rsidR="00FD57A4" w:rsidRPr="008144AA" w:rsidRDefault="00FD57A4" w:rsidP="00FD57A4">
            <w:pPr>
              <w:spacing w:line="276" w:lineRule="auto"/>
              <w:rPr>
                <w:lang w:val="en-GB"/>
              </w:rPr>
            </w:pPr>
            <w:r>
              <w:lastRenderedPageBreak/>
              <w:t>None</w:t>
            </w:r>
          </w:p>
        </w:tc>
        <w:tc>
          <w:tcPr>
            <w:tcW w:w="1249" w:type="pct"/>
            <w:vMerge w:val="restart"/>
            <w:shd w:val="clear" w:color="auto" w:fill="FFFFFF"/>
          </w:tcPr>
          <w:p w14:paraId="6000D2C9" w14:textId="70E86BC5" w:rsidR="00FD57A4" w:rsidRPr="008144AA" w:rsidRDefault="00FD57A4" w:rsidP="00FD57A4">
            <w:pPr>
              <w:spacing w:line="276" w:lineRule="auto"/>
              <w:rPr>
                <w:lang w:val="en-GB"/>
              </w:rPr>
            </w:pPr>
            <w:r>
              <w:t>None</w:t>
            </w:r>
          </w:p>
        </w:tc>
      </w:tr>
      <w:tr w:rsidR="00661C60" w:rsidRPr="008144AA" w14:paraId="1385363F" w14:textId="77777777" w:rsidTr="002923CF">
        <w:tc>
          <w:tcPr>
            <w:tcW w:w="1276" w:type="pct"/>
          </w:tcPr>
          <w:p w14:paraId="0493803C" w14:textId="77777777" w:rsidR="00661C60" w:rsidRPr="008144AA" w:rsidRDefault="00661C60" w:rsidP="002923CF">
            <w:pPr>
              <w:spacing w:line="276" w:lineRule="auto"/>
              <w:rPr>
                <w:lang w:val="en-GB"/>
              </w:rPr>
            </w:pPr>
            <w:r w:rsidRPr="008144AA">
              <w:rPr>
                <w:lang w:val="en-GB"/>
              </w:rPr>
              <w:lastRenderedPageBreak/>
              <w:t>&gt;&gt;</w:t>
            </w:r>
          </w:p>
        </w:tc>
        <w:tc>
          <w:tcPr>
            <w:tcW w:w="1224" w:type="pct"/>
            <w:vMerge/>
          </w:tcPr>
          <w:p w14:paraId="29AB38C4" w14:textId="77777777" w:rsidR="00661C60" w:rsidRPr="008144AA" w:rsidRDefault="00661C60" w:rsidP="002923CF">
            <w:pPr>
              <w:spacing w:line="276" w:lineRule="auto"/>
              <w:rPr>
                <w:lang w:val="en-GB"/>
              </w:rPr>
            </w:pPr>
          </w:p>
        </w:tc>
        <w:tc>
          <w:tcPr>
            <w:tcW w:w="1251" w:type="pct"/>
            <w:vMerge/>
            <w:shd w:val="clear" w:color="auto" w:fill="FFFFFF"/>
          </w:tcPr>
          <w:p w14:paraId="28AD8F2C" w14:textId="77777777" w:rsidR="00661C60" w:rsidRPr="008144AA" w:rsidRDefault="00661C60" w:rsidP="00331C35">
            <w:pPr>
              <w:numPr>
                <w:ilvl w:val="0"/>
                <w:numId w:val="20"/>
              </w:numPr>
              <w:spacing w:line="276" w:lineRule="auto"/>
              <w:rPr>
                <w:lang w:val="en-GB"/>
              </w:rPr>
            </w:pPr>
          </w:p>
        </w:tc>
        <w:tc>
          <w:tcPr>
            <w:tcW w:w="1249" w:type="pct"/>
            <w:vMerge/>
            <w:shd w:val="clear" w:color="auto" w:fill="FFFFFF"/>
          </w:tcPr>
          <w:p w14:paraId="255A47E7" w14:textId="77777777" w:rsidR="00661C60" w:rsidRPr="008144AA" w:rsidRDefault="00661C60" w:rsidP="00331C35">
            <w:pPr>
              <w:numPr>
                <w:ilvl w:val="0"/>
                <w:numId w:val="22"/>
              </w:numPr>
              <w:spacing w:line="276" w:lineRule="auto"/>
              <w:rPr>
                <w:lang w:val="en-GB"/>
              </w:rPr>
            </w:pPr>
          </w:p>
        </w:tc>
      </w:tr>
      <w:tr w:rsidR="00661C60" w:rsidRPr="008144AA" w14:paraId="348E1D74" w14:textId="77777777" w:rsidTr="002923CF">
        <w:tc>
          <w:tcPr>
            <w:tcW w:w="5000" w:type="pct"/>
            <w:gridSpan w:val="4"/>
            <w:shd w:val="clear" w:color="auto" w:fill="E2F8FA"/>
          </w:tcPr>
          <w:p w14:paraId="787ED3BE" w14:textId="77777777" w:rsidR="00661C60" w:rsidRPr="008144AA" w:rsidRDefault="00661C60" w:rsidP="002923CF">
            <w:pPr>
              <w:spacing w:line="276" w:lineRule="auto"/>
              <w:rPr>
                <w:lang w:val="en-GB"/>
              </w:rPr>
            </w:pPr>
            <w:proofErr w:type="gramStart"/>
            <w:r w:rsidRPr="008144AA">
              <w:rPr>
                <w:b/>
                <w:bCs/>
                <w:lang w:val="en-GB"/>
              </w:rPr>
              <w:t>Principle  7.1</w:t>
            </w:r>
            <w:proofErr w:type="gramEnd"/>
            <w:r w:rsidRPr="008144AA">
              <w:rPr>
                <w:b/>
                <w:bCs/>
                <w:lang w:val="en-GB"/>
              </w:rPr>
              <w:t xml:space="preserve">   Emissions</w:t>
            </w:r>
          </w:p>
        </w:tc>
      </w:tr>
      <w:tr w:rsidR="006C6DCE" w:rsidRPr="008144AA" w14:paraId="1C8065E7" w14:textId="77777777" w:rsidTr="002923CF">
        <w:tc>
          <w:tcPr>
            <w:tcW w:w="1276" w:type="pct"/>
          </w:tcPr>
          <w:p w14:paraId="4B0CC7AD" w14:textId="77777777" w:rsidR="006C6DCE" w:rsidRPr="008144AA" w:rsidRDefault="006C6DCE" w:rsidP="006C6DCE">
            <w:pPr>
              <w:spacing w:line="276" w:lineRule="auto"/>
              <w:rPr>
                <w:lang w:val="en-GB"/>
              </w:rPr>
            </w:pPr>
            <w:r w:rsidRPr="008144AA">
              <w:rPr>
                <w:lang w:val="en-GB"/>
              </w:rPr>
              <w:t>Will the Project increase greenhouse gas emissions over the Baseline Scenario?</w:t>
            </w:r>
          </w:p>
        </w:tc>
        <w:tc>
          <w:tcPr>
            <w:tcW w:w="1224" w:type="pct"/>
            <w:vMerge w:val="restart"/>
          </w:tcPr>
          <w:p w14:paraId="01557AA6" w14:textId="77777777" w:rsidR="006C6DCE" w:rsidRDefault="006C6DCE" w:rsidP="006C6DCE">
            <w:pPr>
              <w:spacing w:line="276" w:lineRule="auto"/>
              <w:jc w:val="both"/>
            </w:pPr>
            <w:r>
              <w:t>No</w:t>
            </w:r>
          </w:p>
          <w:p w14:paraId="44551E33" w14:textId="474EE315" w:rsidR="006C6DCE" w:rsidRPr="008144AA" w:rsidRDefault="006C6DCE" w:rsidP="006C6DCE">
            <w:pPr>
              <w:spacing w:line="276" w:lineRule="auto"/>
              <w:rPr>
                <w:lang w:val="en-GB"/>
              </w:rPr>
            </w:pPr>
            <w:r w:rsidRPr="00F12D7B">
              <w:t xml:space="preserve">The project will decrease GHG emissions </w:t>
            </w:r>
            <w:r>
              <w:t>from</w:t>
            </w:r>
            <w:r w:rsidRPr="00F12D7B">
              <w:t xml:space="preserve"> the baseline scenario over a period of </w:t>
            </w:r>
            <w:r>
              <w:t>up to 15</w:t>
            </w:r>
            <w:r w:rsidRPr="00F12D7B">
              <w:t xml:space="preserve"> years. This quantity will be adapted </w:t>
            </w:r>
            <w:r w:rsidRPr="00F12D7B">
              <w:lastRenderedPageBreak/>
              <w:t>regarding the different issuances through years.</w:t>
            </w:r>
          </w:p>
        </w:tc>
        <w:tc>
          <w:tcPr>
            <w:tcW w:w="1251" w:type="pct"/>
            <w:vMerge w:val="restart"/>
            <w:shd w:val="clear" w:color="auto" w:fill="FFFFFF"/>
          </w:tcPr>
          <w:p w14:paraId="10746904" w14:textId="386A7FFC" w:rsidR="006C6DCE" w:rsidRPr="008144AA" w:rsidDel="00BF65FF" w:rsidRDefault="006C6DCE" w:rsidP="006C6DCE">
            <w:pPr>
              <w:spacing w:line="276" w:lineRule="auto"/>
              <w:rPr>
                <w:lang w:val="en-GB"/>
              </w:rPr>
            </w:pPr>
            <w:r>
              <w:lastRenderedPageBreak/>
              <w:t>None</w:t>
            </w:r>
          </w:p>
        </w:tc>
        <w:tc>
          <w:tcPr>
            <w:tcW w:w="1249" w:type="pct"/>
            <w:vMerge w:val="restart"/>
            <w:shd w:val="clear" w:color="auto" w:fill="FFFFFF"/>
          </w:tcPr>
          <w:p w14:paraId="5CED73CD" w14:textId="68BCC64E" w:rsidR="006C6DCE" w:rsidRPr="008144AA" w:rsidRDefault="006C6DCE" w:rsidP="006C6DCE">
            <w:pPr>
              <w:spacing w:line="276" w:lineRule="auto"/>
              <w:rPr>
                <w:lang w:val="en-GB"/>
              </w:rPr>
            </w:pPr>
            <w:r>
              <w:t>None</w:t>
            </w:r>
          </w:p>
        </w:tc>
      </w:tr>
      <w:tr w:rsidR="00661C60" w:rsidRPr="008144AA" w14:paraId="09414C5A" w14:textId="77777777" w:rsidTr="002923CF">
        <w:tc>
          <w:tcPr>
            <w:tcW w:w="1276" w:type="pct"/>
          </w:tcPr>
          <w:p w14:paraId="04D20E03" w14:textId="77777777" w:rsidR="00661C60" w:rsidRPr="008144AA" w:rsidRDefault="00661C60" w:rsidP="002923CF">
            <w:pPr>
              <w:spacing w:line="276" w:lineRule="auto"/>
              <w:rPr>
                <w:lang w:val="en-GB"/>
              </w:rPr>
            </w:pPr>
            <w:r w:rsidRPr="008144AA">
              <w:rPr>
                <w:lang w:val="en-GB"/>
              </w:rPr>
              <w:t>&gt;&gt;</w:t>
            </w:r>
          </w:p>
        </w:tc>
        <w:tc>
          <w:tcPr>
            <w:tcW w:w="1224" w:type="pct"/>
            <w:vMerge/>
          </w:tcPr>
          <w:p w14:paraId="09703A52" w14:textId="77777777" w:rsidR="00661C60" w:rsidRPr="008144AA" w:rsidRDefault="00661C60" w:rsidP="002923CF">
            <w:pPr>
              <w:spacing w:line="276" w:lineRule="auto"/>
              <w:rPr>
                <w:lang w:val="en-GB"/>
              </w:rPr>
            </w:pPr>
          </w:p>
        </w:tc>
        <w:tc>
          <w:tcPr>
            <w:tcW w:w="1251" w:type="pct"/>
            <w:vMerge/>
            <w:shd w:val="clear" w:color="auto" w:fill="FFFFFF"/>
          </w:tcPr>
          <w:p w14:paraId="317A1C3B" w14:textId="77777777" w:rsidR="00661C60" w:rsidRPr="008144AA" w:rsidDel="00BF65FF" w:rsidRDefault="00661C60" w:rsidP="00331C35">
            <w:pPr>
              <w:numPr>
                <w:ilvl w:val="0"/>
                <w:numId w:val="26"/>
              </w:numPr>
              <w:spacing w:line="276" w:lineRule="auto"/>
              <w:rPr>
                <w:lang w:val="en-GB"/>
              </w:rPr>
            </w:pPr>
          </w:p>
        </w:tc>
        <w:tc>
          <w:tcPr>
            <w:tcW w:w="1249" w:type="pct"/>
            <w:vMerge/>
            <w:shd w:val="clear" w:color="auto" w:fill="FFFFFF"/>
          </w:tcPr>
          <w:p w14:paraId="3499BF01" w14:textId="77777777" w:rsidR="00661C60" w:rsidRPr="008144AA" w:rsidRDefault="00661C60" w:rsidP="00331C35">
            <w:pPr>
              <w:numPr>
                <w:ilvl w:val="0"/>
                <w:numId w:val="22"/>
              </w:numPr>
              <w:spacing w:line="276" w:lineRule="auto"/>
              <w:rPr>
                <w:lang w:val="en-GB"/>
              </w:rPr>
            </w:pPr>
          </w:p>
        </w:tc>
      </w:tr>
      <w:tr w:rsidR="00661C60" w:rsidRPr="008144AA" w14:paraId="0650AC0E" w14:textId="77777777" w:rsidTr="002923CF">
        <w:tc>
          <w:tcPr>
            <w:tcW w:w="5000" w:type="pct"/>
            <w:gridSpan w:val="4"/>
            <w:shd w:val="clear" w:color="auto" w:fill="E2F8FA"/>
          </w:tcPr>
          <w:p w14:paraId="291ADB02" w14:textId="77777777" w:rsidR="00661C60" w:rsidRPr="008144AA" w:rsidRDefault="00661C60" w:rsidP="002923CF">
            <w:pPr>
              <w:spacing w:line="276" w:lineRule="auto"/>
              <w:rPr>
                <w:lang w:val="en-GB"/>
              </w:rPr>
            </w:pPr>
            <w:r w:rsidRPr="008144AA">
              <w:rPr>
                <w:b/>
                <w:bCs/>
                <w:lang w:val="en-GB"/>
              </w:rPr>
              <w:t xml:space="preserve">Principle </w:t>
            </w:r>
            <w:proofErr w:type="gramStart"/>
            <w:r w:rsidRPr="008144AA">
              <w:rPr>
                <w:b/>
                <w:bCs/>
                <w:lang w:val="en-GB"/>
              </w:rPr>
              <w:t>7.2  Energy</w:t>
            </w:r>
            <w:proofErr w:type="gramEnd"/>
            <w:r w:rsidRPr="008144AA">
              <w:rPr>
                <w:b/>
                <w:bCs/>
                <w:lang w:val="en-GB"/>
              </w:rPr>
              <w:t xml:space="preserve"> Supply</w:t>
            </w:r>
          </w:p>
        </w:tc>
      </w:tr>
      <w:tr w:rsidR="00C373FB" w:rsidRPr="008144AA" w14:paraId="4A4036FF" w14:textId="77777777" w:rsidTr="002923CF">
        <w:trPr>
          <w:trHeight w:val="188"/>
        </w:trPr>
        <w:tc>
          <w:tcPr>
            <w:tcW w:w="1276" w:type="pct"/>
          </w:tcPr>
          <w:p w14:paraId="5FE53DC5" w14:textId="77777777" w:rsidR="00C373FB" w:rsidRPr="008144AA" w:rsidRDefault="00C373FB" w:rsidP="00C373FB">
            <w:pPr>
              <w:spacing w:line="276" w:lineRule="auto"/>
              <w:rPr>
                <w:lang w:val="en-GB"/>
              </w:rPr>
            </w:pPr>
            <w:r w:rsidRPr="008144AA">
              <w:rPr>
                <w:lang w:val="en-GB"/>
              </w:rPr>
              <w:t>Will the Project use energy from a local grid or power supply (i.e., not connected to a national or regional grid) or fuel resource (such as wood, biomass) that provides for other local users?</w:t>
            </w:r>
          </w:p>
        </w:tc>
        <w:tc>
          <w:tcPr>
            <w:tcW w:w="1224" w:type="pct"/>
            <w:vMerge w:val="restart"/>
          </w:tcPr>
          <w:p w14:paraId="1423AF3B" w14:textId="77777777" w:rsidR="00C373FB" w:rsidRDefault="00C373FB" w:rsidP="00C373FB">
            <w:pPr>
              <w:spacing w:line="276" w:lineRule="auto"/>
              <w:jc w:val="both"/>
            </w:pPr>
            <w:r>
              <w:t>No</w:t>
            </w:r>
          </w:p>
          <w:p w14:paraId="787FA09B" w14:textId="38061990" w:rsidR="00C373FB" w:rsidRPr="008144AA" w:rsidRDefault="00C373FB" w:rsidP="00C373FB">
            <w:pPr>
              <w:spacing w:line="276" w:lineRule="auto"/>
              <w:rPr>
                <w:lang w:val="en-GB"/>
              </w:rPr>
            </w:pPr>
            <w:r w:rsidRPr="00453D31">
              <w:t>The project use</w:t>
            </w:r>
            <w:r>
              <w:t xml:space="preserve">s </w:t>
            </w:r>
            <w:r w:rsidRPr="00453D31">
              <w:t xml:space="preserve">fuel resource (wood). The objective of this project is to make efficient cookstoves affordable and available to </w:t>
            </w:r>
            <w:proofErr w:type="gramStart"/>
            <w:r w:rsidRPr="00453D31">
              <w:t>low income</w:t>
            </w:r>
            <w:proofErr w:type="gramEnd"/>
            <w:r w:rsidRPr="00453D31">
              <w:t xml:space="preserve"> rural households across </w:t>
            </w:r>
            <w:r>
              <w:t>Narok</w:t>
            </w:r>
            <w:r w:rsidRPr="00453D31">
              <w:t xml:space="preserve"> County, Republic of Kenya. Thus, this project aims at manufacturing and distributing improved cookstoves, called stoves that save up to 60% of fuel wood in comparison to traditional stoves to cook the same amount of food. So intrinsically, the quantity of wood taken from natural resource is reduce </w:t>
            </w:r>
            <w:proofErr w:type="gramStart"/>
            <w:r w:rsidRPr="00453D31">
              <w:t>compare</w:t>
            </w:r>
            <w:proofErr w:type="gramEnd"/>
            <w:r w:rsidRPr="00453D31">
              <w:t xml:space="preserve"> to the baseline </w:t>
            </w:r>
          </w:p>
        </w:tc>
        <w:tc>
          <w:tcPr>
            <w:tcW w:w="1251" w:type="pct"/>
            <w:vMerge w:val="restart"/>
            <w:shd w:val="clear" w:color="auto" w:fill="FFFFFF"/>
          </w:tcPr>
          <w:p w14:paraId="534145AE" w14:textId="5D0F8CD1" w:rsidR="00C373FB" w:rsidRPr="008144AA" w:rsidDel="00BF65FF" w:rsidRDefault="00C373FB" w:rsidP="00C373FB">
            <w:pPr>
              <w:spacing w:line="276" w:lineRule="auto"/>
              <w:rPr>
                <w:lang w:val="en-GB"/>
              </w:rPr>
            </w:pPr>
            <w:r>
              <w:t>None</w:t>
            </w:r>
          </w:p>
        </w:tc>
        <w:tc>
          <w:tcPr>
            <w:tcW w:w="1249" w:type="pct"/>
            <w:vMerge w:val="restart"/>
            <w:shd w:val="clear" w:color="auto" w:fill="FFFFFF"/>
          </w:tcPr>
          <w:p w14:paraId="0A1B094B" w14:textId="389A1028" w:rsidR="00C373FB" w:rsidRPr="008144AA" w:rsidRDefault="00C373FB" w:rsidP="00C373FB">
            <w:pPr>
              <w:spacing w:line="276" w:lineRule="auto"/>
              <w:rPr>
                <w:lang w:val="en-GB"/>
              </w:rPr>
            </w:pPr>
            <w:r>
              <w:t>None</w:t>
            </w:r>
          </w:p>
        </w:tc>
      </w:tr>
      <w:tr w:rsidR="00661C60" w:rsidRPr="008144AA" w14:paraId="0DC9FEB0" w14:textId="77777777" w:rsidTr="002923CF">
        <w:trPr>
          <w:trHeight w:val="187"/>
        </w:trPr>
        <w:tc>
          <w:tcPr>
            <w:tcW w:w="1276" w:type="pct"/>
          </w:tcPr>
          <w:p w14:paraId="1C8AA9AF" w14:textId="77777777" w:rsidR="00661C60" w:rsidRPr="008144AA" w:rsidRDefault="00661C60" w:rsidP="002923CF">
            <w:pPr>
              <w:spacing w:line="276" w:lineRule="auto"/>
              <w:rPr>
                <w:lang w:val="en-GB"/>
              </w:rPr>
            </w:pPr>
            <w:r w:rsidRPr="008144AA">
              <w:rPr>
                <w:lang w:val="en-GB"/>
              </w:rPr>
              <w:t>&gt;&gt;</w:t>
            </w:r>
          </w:p>
        </w:tc>
        <w:tc>
          <w:tcPr>
            <w:tcW w:w="1224" w:type="pct"/>
            <w:vMerge/>
          </w:tcPr>
          <w:p w14:paraId="0E9C5846" w14:textId="77777777" w:rsidR="00661C60" w:rsidRPr="008144AA" w:rsidRDefault="00661C60" w:rsidP="002923CF">
            <w:pPr>
              <w:spacing w:line="276" w:lineRule="auto"/>
              <w:rPr>
                <w:lang w:val="en-GB"/>
              </w:rPr>
            </w:pPr>
          </w:p>
        </w:tc>
        <w:tc>
          <w:tcPr>
            <w:tcW w:w="1251" w:type="pct"/>
            <w:vMerge/>
            <w:shd w:val="clear" w:color="auto" w:fill="FFFFFF"/>
          </w:tcPr>
          <w:p w14:paraId="1EF323AA" w14:textId="77777777" w:rsidR="00661C60" w:rsidRPr="008144AA" w:rsidDel="00BF65FF" w:rsidRDefault="00661C60" w:rsidP="00331C35">
            <w:pPr>
              <w:numPr>
                <w:ilvl w:val="0"/>
                <w:numId w:val="26"/>
              </w:numPr>
              <w:spacing w:line="276" w:lineRule="auto"/>
              <w:rPr>
                <w:lang w:val="en-GB"/>
              </w:rPr>
            </w:pPr>
          </w:p>
        </w:tc>
        <w:tc>
          <w:tcPr>
            <w:tcW w:w="1249" w:type="pct"/>
            <w:vMerge/>
            <w:shd w:val="clear" w:color="auto" w:fill="FFFFFF"/>
          </w:tcPr>
          <w:p w14:paraId="70ABE701" w14:textId="77777777" w:rsidR="00661C60" w:rsidRPr="008144AA" w:rsidRDefault="00661C60" w:rsidP="00331C35">
            <w:pPr>
              <w:numPr>
                <w:ilvl w:val="0"/>
                <w:numId w:val="22"/>
              </w:numPr>
              <w:spacing w:line="276" w:lineRule="auto"/>
              <w:rPr>
                <w:lang w:val="en-GB"/>
              </w:rPr>
            </w:pPr>
          </w:p>
        </w:tc>
      </w:tr>
      <w:tr w:rsidR="00661C60" w:rsidRPr="008144AA" w14:paraId="3B560825" w14:textId="77777777" w:rsidTr="002923CF">
        <w:tc>
          <w:tcPr>
            <w:tcW w:w="5000" w:type="pct"/>
            <w:gridSpan w:val="4"/>
            <w:shd w:val="clear" w:color="auto" w:fill="E2F8FA"/>
          </w:tcPr>
          <w:p w14:paraId="193C5A04" w14:textId="77777777" w:rsidR="00661C60" w:rsidRPr="008144AA" w:rsidRDefault="00661C60" w:rsidP="002923CF">
            <w:pPr>
              <w:spacing w:line="276" w:lineRule="auto"/>
              <w:rPr>
                <w:lang w:val="en-GB"/>
              </w:rPr>
            </w:pPr>
            <w:proofErr w:type="gramStart"/>
            <w:r w:rsidRPr="008144AA">
              <w:rPr>
                <w:b/>
                <w:bCs/>
                <w:lang w:val="en-GB"/>
              </w:rPr>
              <w:t>Principle  8.1</w:t>
            </w:r>
            <w:proofErr w:type="gramEnd"/>
            <w:r w:rsidRPr="008144AA">
              <w:rPr>
                <w:b/>
                <w:bCs/>
                <w:lang w:val="en-GB"/>
              </w:rPr>
              <w:t> Impact on Natural Water Patterns/Flows</w:t>
            </w:r>
          </w:p>
        </w:tc>
      </w:tr>
      <w:tr w:rsidR="00BB1C3E" w:rsidRPr="008144AA" w14:paraId="7015E4D5" w14:textId="77777777" w:rsidTr="002923CF">
        <w:trPr>
          <w:trHeight w:val="149"/>
        </w:trPr>
        <w:tc>
          <w:tcPr>
            <w:tcW w:w="1276" w:type="pct"/>
          </w:tcPr>
          <w:p w14:paraId="6E835239" w14:textId="77777777" w:rsidR="00BB1C3E" w:rsidRPr="008144AA" w:rsidRDefault="00BB1C3E" w:rsidP="00BB1C3E">
            <w:pPr>
              <w:spacing w:line="276" w:lineRule="auto"/>
              <w:rPr>
                <w:lang w:val="en-GB"/>
              </w:rPr>
            </w:pPr>
            <w:r w:rsidRPr="008144AA">
              <w:rPr>
                <w:lang w:val="en-GB"/>
              </w:rPr>
              <w:t xml:space="preserve">Will the Project affect the natural or pre-existing pattern </w:t>
            </w:r>
            <w:r w:rsidRPr="008144AA">
              <w:rPr>
                <w:lang w:val="en-GB"/>
              </w:rPr>
              <w:lastRenderedPageBreak/>
              <w:t xml:space="preserve">of watercourses, </w:t>
            </w:r>
            <w:proofErr w:type="gramStart"/>
            <w:r w:rsidRPr="008144AA">
              <w:rPr>
                <w:lang w:val="en-GB"/>
              </w:rPr>
              <w:t>ground-water</w:t>
            </w:r>
            <w:proofErr w:type="gramEnd"/>
            <w:r w:rsidRPr="008144AA">
              <w:rPr>
                <w:lang w:val="en-GB"/>
              </w:rPr>
              <w:t xml:space="preserve"> and/or the watershed(s) such as high seasonal flow variability, flooding potential, lack of aquatic connectivity or water scarcity?</w:t>
            </w:r>
          </w:p>
        </w:tc>
        <w:tc>
          <w:tcPr>
            <w:tcW w:w="1224" w:type="pct"/>
            <w:vMerge w:val="restart"/>
          </w:tcPr>
          <w:p w14:paraId="58420465" w14:textId="77777777" w:rsidR="00BB1C3E" w:rsidRDefault="00BB1C3E" w:rsidP="00BB1C3E">
            <w:pPr>
              <w:spacing w:line="276" w:lineRule="auto"/>
              <w:jc w:val="both"/>
            </w:pPr>
            <w:r>
              <w:lastRenderedPageBreak/>
              <w:t>No</w:t>
            </w:r>
          </w:p>
          <w:p w14:paraId="3EF64C4B" w14:textId="77AF76D2" w:rsidR="00BB1C3E" w:rsidRPr="008144AA" w:rsidRDefault="00BB1C3E" w:rsidP="00BB1C3E">
            <w:pPr>
              <w:spacing w:line="276" w:lineRule="auto"/>
              <w:rPr>
                <w:lang w:val="en-GB"/>
              </w:rPr>
            </w:pPr>
            <w:r w:rsidRPr="00640912">
              <w:lastRenderedPageBreak/>
              <w:t>The project will not have any</w:t>
            </w:r>
            <w:r>
              <w:t xml:space="preserve"> negative</w:t>
            </w:r>
            <w:r w:rsidRPr="00640912">
              <w:t xml:space="preserve"> impact on the water resources in the region. </w:t>
            </w:r>
            <w:r>
              <w:t>There will be no significant change in the volume of water consumed by the households.</w:t>
            </w:r>
          </w:p>
        </w:tc>
        <w:tc>
          <w:tcPr>
            <w:tcW w:w="1251" w:type="pct"/>
            <w:vMerge w:val="restart"/>
            <w:shd w:val="clear" w:color="auto" w:fill="FFFFFF"/>
          </w:tcPr>
          <w:p w14:paraId="09D9AF31" w14:textId="216E5838" w:rsidR="00BB1C3E" w:rsidRPr="008144AA" w:rsidDel="00BF65FF" w:rsidRDefault="00BB1C3E" w:rsidP="00BB1C3E">
            <w:pPr>
              <w:spacing w:line="276" w:lineRule="auto"/>
              <w:rPr>
                <w:lang w:val="en-GB"/>
              </w:rPr>
            </w:pPr>
            <w:r>
              <w:lastRenderedPageBreak/>
              <w:t>None</w:t>
            </w:r>
          </w:p>
        </w:tc>
        <w:tc>
          <w:tcPr>
            <w:tcW w:w="1249" w:type="pct"/>
            <w:vMerge w:val="restart"/>
            <w:shd w:val="clear" w:color="auto" w:fill="FFFFFF"/>
          </w:tcPr>
          <w:p w14:paraId="7F22AB63" w14:textId="213B0E9F" w:rsidR="00BB1C3E" w:rsidRPr="008144AA" w:rsidRDefault="00BB1C3E" w:rsidP="00BB1C3E">
            <w:pPr>
              <w:spacing w:line="276" w:lineRule="auto"/>
              <w:rPr>
                <w:lang w:val="en-GB"/>
              </w:rPr>
            </w:pPr>
            <w:r>
              <w:t>None</w:t>
            </w:r>
          </w:p>
        </w:tc>
      </w:tr>
      <w:tr w:rsidR="00661C60" w:rsidRPr="008144AA" w14:paraId="32CDAFC8" w14:textId="77777777" w:rsidTr="002923CF">
        <w:trPr>
          <w:trHeight w:val="149"/>
        </w:trPr>
        <w:tc>
          <w:tcPr>
            <w:tcW w:w="1276" w:type="pct"/>
          </w:tcPr>
          <w:p w14:paraId="12F8A090" w14:textId="77777777" w:rsidR="00661C60" w:rsidRPr="008144AA" w:rsidRDefault="00661C60" w:rsidP="002923CF">
            <w:pPr>
              <w:spacing w:line="276" w:lineRule="auto"/>
              <w:rPr>
                <w:lang w:val="en-GB"/>
              </w:rPr>
            </w:pPr>
            <w:r w:rsidRPr="008144AA">
              <w:rPr>
                <w:lang w:val="en-GB"/>
              </w:rPr>
              <w:t>&gt;&gt;</w:t>
            </w:r>
          </w:p>
        </w:tc>
        <w:tc>
          <w:tcPr>
            <w:tcW w:w="1224" w:type="pct"/>
            <w:vMerge/>
          </w:tcPr>
          <w:p w14:paraId="67347E6A" w14:textId="77777777" w:rsidR="00661C60" w:rsidRPr="008144AA" w:rsidRDefault="00661C60" w:rsidP="002923CF">
            <w:pPr>
              <w:spacing w:line="276" w:lineRule="auto"/>
              <w:rPr>
                <w:lang w:val="en-GB"/>
              </w:rPr>
            </w:pPr>
          </w:p>
        </w:tc>
        <w:tc>
          <w:tcPr>
            <w:tcW w:w="1251" w:type="pct"/>
            <w:vMerge/>
            <w:shd w:val="clear" w:color="auto" w:fill="FFFFFF"/>
          </w:tcPr>
          <w:p w14:paraId="63E29AFF" w14:textId="77777777" w:rsidR="00661C60" w:rsidRPr="008144AA" w:rsidDel="00BF65FF" w:rsidRDefault="00661C60" w:rsidP="00331C35">
            <w:pPr>
              <w:numPr>
                <w:ilvl w:val="0"/>
                <w:numId w:val="26"/>
              </w:numPr>
              <w:spacing w:line="276" w:lineRule="auto"/>
              <w:rPr>
                <w:lang w:val="en-GB"/>
              </w:rPr>
            </w:pPr>
          </w:p>
        </w:tc>
        <w:tc>
          <w:tcPr>
            <w:tcW w:w="1249" w:type="pct"/>
            <w:vMerge/>
            <w:shd w:val="clear" w:color="auto" w:fill="FFFFFF"/>
          </w:tcPr>
          <w:p w14:paraId="07611776" w14:textId="77777777" w:rsidR="00661C60" w:rsidRPr="008144AA" w:rsidRDefault="00661C60" w:rsidP="00331C35">
            <w:pPr>
              <w:numPr>
                <w:ilvl w:val="0"/>
                <w:numId w:val="22"/>
              </w:numPr>
              <w:spacing w:line="276" w:lineRule="auto"/>
              <w:rPr>
                <w:lang w:val="en-GB"/>
              </w:rPr>
            </w:pPr>
          </w:p>
        </w:tc>
      </w:tr>
      <w:tr w:rsidR="00661C60" w:rsidRPr="008144AA" w14:paraId="230750C2" w14:textId="77777777" w:rsidTr="002923CF">
        <w:tc>
          <w:tcPr>
            <w:tcW w:w="5000" w:type="pct"/>
            <w:gridSpan w:val="4"/>
            <w:shd w:val="clear" w:color="auto" w:fill="E2F8FA"/>
          </w:tcPr>
          <w:p w14:paraId="17DD620D" w14:textId="77777777" w:rsidR="00661C60" w:rsidRPr="008144AA" w:rsidRDefault="00661C60" w:rsidP="002923CF">
            <w:pPr>
              <w:spacing w:line="276" w:lineRule="auto"/>
              <w:rPr>
                <w:lang w:val="en-GB"/>
              </w:rPr>
            </w:pPr>
            <w:proofErr w:type="gramStart"/>
            <w:r w:rsidRPr="008144AA">
              <w:rPr>
                <w:b/>
                <w:bCs/>
                <w:lang w:val="en-GB"/>
              </w:rPr>
              <w:t>Principle  8.2</w:t>
            </w:r>
            <w:proofErr w:type="gramEnd"/>
            <w:r w:rsidRPr="008144AA">
              <w:rPr>
                <w:b/>
                <w:bCs/>
                <w:lang w:val="en-GB"/>
              </w:rPr>
              <w:t> Erosion and/or Water Body Instability</w:t>
            </w:r>
          </w:p>
        </w:tc>
      </w:tr>
      <w:tr w:rsidR="002956D4" w:rsidRPr="008144AA" w14:paraId="3B1A9F5D" w14:textId="77777777" w:rsidTr="002923CF">
        <w:trPr>
          <w:trHeight w:val="149"/>
        </w:trPr>
        <w:tc>
          <w:tcPr>
            <w:tcW w:w="1276" w:type="pct"/>
          </w:tcPr>
          <w:p w14:paraId="6AB1F99E" w14:textId="77777777" w:rsidR="002956D4" w:rsidRPr="00DD1F6B" w:rsidRDefault="002956D4" w:rsidP="00331C35">
            <w:pPr>
              <w:pStyle w:val="Paragraphedeliste"/>
              <w:numPr>
                <w:ilvl w:val="4"/>
                <w:numId w:val="22"/>
              </w:numPr>
              <w:tabs>
                <w:tab w:val="clear" w:pos="1644"/>
                <w:tab w:val="num" w:pos="2042"/>
              </w:tabs>
              <w:spacing w:line="276" w:lineRule="auto"/>
              <w:ind w:left="313"/>
              <w:rPr>
                <w:rFonts w:cs="Arial"/>
                <w:szCs w:val="22"/>
                <w:lang w:eastAsia="de-DE"/>
              </w:rPr>
            </w:pPr>
            <w:r w:rsidRPr="00DD1F6B">
              <w:rPr>
                <w:rFonts w:cs="Arial"/>
                <w:szCs w:val="22"/>
                <w:lang w:eastAsia="de-DE"/>
              </w:rPr>
              <w:t xml:space="preserve">Could the Project directly or indirectly cause additional erosion and/or water body instability or disrupt the natural pattern of erosion? </w:t>
            </w:r>
          </w:p>
          <w:p w14:paraId="48C205C1" w14:textId="77777777" w:rsidR="002956D4" w:rsidRPr="0044468F" w:rsidRDefault="002956D4" w:rsidP="00331C35">
            <w:pPr>
              <w:pStyle w:val="Paragraphedeliste"/>
              <w:numPr>
                <w:ilvl w:val="4"/>
                <w:numId w:val="22"/>
              </w:numPr>
              <w:tabs>
                <w:tab w:val="clear" w:pos="1644"/>
                <w:tab w:val="num" w:pos="2042"/>
              </w:tabs>
              <w:spacing w:line="276" w:lineRule="auto"/>
              <w:ind w:left="313"/>
              <w:rPr>
                <w:lang w:val="en-GB"/>
              </w:rPr>
            </w:pPr>
            <w:r w:rsidRPr="00DD1F6B">
              <w:rPr>
                <w:rFonts w:cs="Arial"/>
                <w:szCs w:val="22"/>
                <w:lang w:eastAsia="de-DE"/>
              </w:rPr>
              <w:t>Is the Project’s area of influence susceptible to excessive erosion and/or water body instability?</w:t>
            </w:r>
          </w:p>
        </w:tc>
        <w:tc>
          <w:tcPr>
            <w:tcW w:w="1224" w:type="pct"/>
            <w:vMerge w:val="restart"/>
          </w:tcPr>
          <w:p w14:paraId="7B851C5F" w14:textId="77777777" w:rsidR="002956D4" w:rsidRDefault="002956D4" w:rsidP="002956D4">
            <w:pPr>
              <w:spacing w:line="276" w:lineRule="auto"/>
              <w:jc w:val="both"/>
            </w:pPr>
            <w:r>
              <w:t>No</w:t>
            </w:r>
          </w:p>
          <w:p w14:paraId="3C9E6A37" w14:textId="77777777" w:rsidR="002956D4" w:rsidRDefault="002956D4" w:rsidP="002956D4">
            <w:pPr>
              <w:spacing w:line="276" w:lineRule="auto"/>
              <w:jc w:val="both"/>
            </w:pPr>
            <w:r w:rsidRPr="00060402">
              <w:t xml:space="preserve">The project reduces the fuelwood consumption and thus protects the natural forest cover. Therefore, erosion will indirectly be </w:t>
            </w:r>
            <w:proofErr w:type="gramStart"/>
            <w:r w:rsidRPr="00060402">
              <w:t>reduced</w:t>
            </w:r>
            <w:proofErr w:type="gramEnd"/>
            <w:r w:rsidRPr="00060402">
              <w:t xml:space="preserve"> and water body stability increased. Thus, no negative impacts are anticipated in terms of erosion or water instability</w:t>
            </w:r>
          </w:p>
          <w:p w14:paraId="56639168" w14:textId="77777777" w:rsidR="002956D4" w:rsidRPr="008144AA" w:rsidRDefault="002956D4" w:rsidP="002956D4">
            <w:pPr>
              <w:spacing w:line="276" w:lineRule="auto"/>
              <w:rPr>
                <w:lang w:val="en-GB"/>
              </w:rPr>
            </w:pPr>
          </w:p>
        </w:tc>
        <w:tc>
          <w:tcPr>
            <w:tcW w:w="1251" w:type="pct"/>
            <w:vMerge w:val="restart"/>
            <w:shd w:val="clear" w:color="auto" w:fill="FFFFFF"/>
          </w:tcPr>
          <w:p w14:paraId="44CE29E2" w14:textId="245D83A5" w:rsidR="002956D4" w:rsidRPr="008144AA" w:rsidDel="00BF65FF" w:rsidRDefault="002956D4" w:rsidP="002956D4">
            <w:pPr>
              <w:spacing w:line="276" w:lineRule="auto"/>
              <w:rPr>
                <w:lang w:val="en-GB"/>
              </w:rPr>
            </w:pPr>
            <w:r>
              <w:t>None</w:t>
            </w:r>
          </w:p>
        </w:tc>
        <w:tc>
          <w:tcPr>
            <w:tcW w:w="1249" w:type="pct"/>
            <w:vMerge w:val="restart"/>
            <w:shd w:val="clear" w:color="auto" w:fill="FFFFFF"/>
          </w:tcPr>
          <w:p w14:paraId="34299A8B" w14:textId="3290053E" w:rsidR="002956D4" w:rsidRPr="008144AA" w:rsidRDefault="002956D4" w:rsidP="002956D4">
            <w:pPr>
              <w:spacing w:line="276" w:lineRule="auto"/>
              <w:rPr>
                <w:lang w:val="en-GB"/>
              </w:rPr>
            </w:pPr>
            <w:r>
              <w:t>None</w:t>
            </w:r>
          </w:p>
        </w:tc>
      </w:tr>
      <w:tr w:rsidR="00661C60" w:rsidRPr="008144AA" w14:paraId="460426D7" w14:textId="77777777" w:rsidTr="002923CF">
        <w:trPr>
          <w:trHeight w:val="149"/>
        </w:trPr>
        <w:tc>
          <w:tcPr>
            <w:tcW w:w="1276" w:type="pct"/>
          </w:tcPr>
          <w:p w14:paraId="07607699" w14:textId="77777777" w:rsidR="00661C60" w:rsidRPr="008144AA" w:rsidRDefault="00661C60" w:rsidP="002923CF">
            <w:pPr>
              <w:spacing w:line="276" w:lineRule="auto"/>
              <w:rPr>
                <w:lang w:val="en-GB"/>
              </w:rPr>
            </w:pPr>
            <w:r w:rsidRPr="008144AA">
              <w:rPr>
                <w:lang w:val="en-GB"/>
              </w:rPr>
              <w:t>&gt;&gt;</w:t>
            </w:r>
          </w:p>
        </w:tc>
        <w:tc>
          <w:tcPr>
            <w:tcW w:w="1224" w:type="pct"/>
            <w:vMerge/>
          </w:tcPr>
          <w:p w14:paraId="1AB28DD2" w14:textId="77777777" w:rsidR="00661C60" w:rsidRPr="008144AA" w:rsidRDefault="00661C60" w:rsidP="002923CF">
            <w:pPr>
              <w:spacing w:line="276" w:lineRule="auto"/>
              <w:rPr>
                <w:lang w:val="en-GB"/>
              </w:rPr>
            </w:pPr>
          </w:p>
        </w:tc>
        <w:tc>
          <w:tcPr>
            <w:tcW w:w="1251" w:type="pct"/>
            <w:vMerge/>
            <w:shd w:val="clear" w:color="auto" w:fill="FFFFFF"/>
          </w:tcPr>
          <w:p w14:paraId="4EF77AA5" w14:textId="77777777" w:rsidR="00661C60" w:rsidRPr="008144AA" w:rsidDel="00BF65FF" w:rsidRDefault="00661C60" w:rsidP="00331C35">
            <w:pPr>
              <w:numPr>
                <w:ilvl w:val="0"/>
                <w:numId w:val="26"/>
              </w:numPr>
              <w:spacing w:line="276" w:lineRule="auto"/>
              <w:rPr>
                <w:lang w:val="en-GB"/>
              </w:rPr>
            </w:pPr>
          </w:p>
        </w:tc>
        <w:tc>
          <w:tcPr>
            <w:tcW w:w="1249" w:type="pct"/>
            <w:vMerge/>
            <w:shd w:val="clear" w:color="auto" w:fill="FFFFFF"/>
          </w:tcPr>
          <w:p w14:paraId="0728DF1E" w14:textId="77777777" w:rsidR="00661C60" w:rsidRPr="008144AA" w:rsidRDefault="00661C60" w:rsidP="00331C35">
            <w:pPr>
              <w:numPr>
                <w:ilvl w:val="0"/>
                <w:numId w:val="22"/>
              </w:numPr>
              <w:spacing w:line="276" w:lineRule="auto"/>
              <w:rPr>
                <w:lang w:val="en-GB"/>
              </w:rPr>
            </w:pPr>
          </w:p>
        </w:tc>
      </w:tr>
      <w:tr w:rsidR="00661C60" w:rsidRPr="008144AA" w14:paraId="0BCE1677" w14:textId="77777777" w:rsidTr="002923CF">
        <w:tc>
          <w:tcPr>
            <w:tcW w:w="5000" w:type="pct"/>
            <w:gridSpan w:val="4"/>
            <w:shd w:val="clear" w:color="auto" w:fill="E2F8FA"/>
          </w:tcPr>
          <w:p w14:paraId="2852CEA3" w14:textId="77777777" w:rsidR="00661C60" w:rsidRPr="008144AA" w:rsidRDefault="00661C60" w:rsidP="002923CF">
            <w:pPr>
              <w:spacing w:line="276" w:lineRule="auto"/>
              <w:rPr>
                <w:b/>
                <w:bCs/>
                <w:lang w:val="en-GB"/>
              </w:rPr>
            </w:pPr>
            <w:proofErr w:type="gramStart"/>
            <w:r w:rsidRPr="008144AA">
              <w:rPr>
                <w:b/>
                <w:bCs/>
                <w:lang w:val="en-GB"/>
              </w:rPr>
              <w:t>Principle  9.1</w:t>
            </w:r>
            <w:proofErr w:type="gramEnd"/>
            <w:r w:rsidRPr="008144AA">
              <w:rPr>
                <w:b/>
                <w:bCs/>
                <w:lang w:val="en-GB"/>
              </w:rPr>
              <w:t xml:space="preserve">  Landscape Modification and Soil</w:t>
            </w:r>
          </w:p>
        </w:tc>
      </w:tr>
      <w:tr w:rsidR="00E32B04" w:rsidRPr="008144AA" w14:paraId="01268D18" w14:textId="77777777" w:rsidTr="002923CF">
        <w:trPr>
          <w:trHeight w:val="149"/>
        </w:trPr>
        <w:tc>
          <w:tcPr>
            <w:tcW w:w="1276" w:type="pct"/>
          </w:tcPr>
          <w:p w14:paraId="7C407F23" w14:textId="77777777" w:rsidR="00E32B04" w:rsidRPr="008144AA" w:rsidRDefault="00E32B04" w:rsidP="00E32B04">
            <w:pPr>
              <w:spacing w:line="276" w:lineRule="auto"/>
              <w:rPr>
                <w:lang w:val="en-GB"/>
              </w:rPr>
            </w:pPr>
            <w:r w:rsidRPr="008144AA">
              <w:rPr>
                <w:lang w:val="en-GB"/>
              </w:rPr>
              <w:t>Does the Project involve the use of land and soil for production of crops or other products?</w:t>
            </w:r>
          </w:p>
        </w:tc>
        <w:tc>
          <w:tcPr>
            <w:tcW w:w="1224" w:type="pct"/>
            <w:vMerge w:val="restart"/>
          </w:tcPr>
          <w:p w14:paraId="0BC73316" w14:textId="77777777" w:rsidR="00E32B04" w:rsidRDefault="00E32B04" w:rsidP="00E32B04">
            <w:pPr>
              <w:spacing w:line="276" w:lineRule="auto"/>
              <w:jc w:val="both"/>
            </w:pPr>
            <w:r>
              <w:t>No</w:t>
            </w:r>
          </w:p>
          <w:p w14:paraId="515A4C7D" w14:textId="73FF9048" w:rsidR="00E32B04" w:rsidRPr="008144AA" w:rsidRDefault="00E32B04" w:rsidP="00E32B04">
            <w:pPr>
              <w:spacing w:line="276" w:lineRule="auto"/>
              <w:rPr>
                <w:lang w:val="en-GB"/>
              </w:rPr>
            </w:pPr>
            <w:r>
              <w:t>No crops or other products will be produced in the project.</w:t>
            </w:r>
          </w:p>
        </w:tc>
        <w:tc>
          <w:tcPr>
            <w:tcW w:w="1251" w:type="pct"/>
            <w:vMerge w:val="restart"/>
            <w:shd w:val="clear" w:color="auto" w:fill="FFFFFF"/>
          </w:tcPr>
          <w:p w14:paraId="10352B1C" w14:textId="2E4F0A53" w:rsidR="00E32B04" w:rsidRPr="008144AA" w:rsidDel="00BF65FF" w:rsidRDefault="00E32B04" w:rsidP="00E32B04">
            <w:pPr>
              <w:spacing w:line="276" w:lineRule="auto"/>
              <w:rPr>
                <w:lang w:val="en-GB"/>
              </w:rPr>
            </w:pPr>
            <w:r>
              <w:t>None</w:t>
            </w:r>
          </w:p>
        </w:tc>
        <w:tc>
          <w:tcPr>
            <w:tcW w:w="1249" w:type="pct"/>
            <w:vMerge w:val="restart"/>
            <w:shd w:val="clear" w:color="auto" w:fill="FFFFFF"/>
          </w:tcPr>
          <w:p w14:paraId="62C38086" w14:textId="294BE8D9" w:rsidR="00E32B04" w:rsidRPr="008144AA" w:rsidRDefault="00E32B04" w:rsidP="00E32B04">
            <w:pPr>
              <w:spacing w:line="276" w:lineRule="auto"/>
              <w:rPr>
                <w:lang w:val="en-GB"/>
              </w:rPr>
            </w:pPr>
            <w:r>
              <w:t>None</w:t>
            </w:r>
          </w:p>
        </w:tc>
      </w:tr>
      <w:tr w:rsidR="00661C60" w:rsidRPr="008144AA" w14:paraId="5592BD2D" w14:textId="77777777" w:rsidTr="002923CF">
        <w:trPr>
          <w:trHeight w:val="149"/>
        </w:trPr>
        <w:tc>
          <w:tcPr>
            <w:tcW w:w="1276" w:type="pct"/>
          </w:tcPr>
          <w:p w14:paraId="3EFF8139" w14:textId="77777777" w:rsidR="00661C60" w:rsidRPr="008144AA" w:rsidRDefault="00661C60" w:rsidP="002923CF">
            <w:pPr>
              <w:spacing w:line="276" w:lineRule="auto"/>
              <w:rPr>
                <w:lang w:val="en-GB"/>
              </w:rPr>
            </w:pPr>
            <w:r w:rsidRPr="008144AA">
              <w:rPr>
                <w:lang w:val="en-GB"/>
              </w:rPr>
              <w:t>&gt;&gt;</w:t>
            </w:r>
          </w:p>
        </w:tc>
        <w:tc>
          <w:tcPr>
            <w:tcW w:w="1224" w:type="pct"/>
            <w:vMerge/>
          </w:tcPr>
          <w:p w14:paraId="6B0D47B0" w14:textId="77777777" w:rsidR="00661C60" w:rsidRPr="008144AA" w:rsidRDefault="00661C60" w:rsidP="002923CF">
            <w:pPr>
              <w:spacing w:line="276" w:lineRule="auto"/>
              <w:rPr>
                <w:lang w:val="en-GB"/>
              </w:rPr>
            </w:pPr>
          </w:p>
        </w:tc>
        <w:tc>
          <w:tcPr>
            <w:tcW w:w="1251" w:type="pct"/>
            <w:vMerge/>
            <w:shd w:val="clear" w:color="auto" w:fill="FFFFFF"/>
          </w:tcPr>
          <w:p w14:paraId="77842A63" w14:textId="77777777" w:rsidR="00661C60" w:rsidRPr="008144AA" w:rsidDel="00BF65FF" w:rsidRDefault="00661C60" w:rsidP="00331C35">
            <w:pPr>
              <w:numPr>
                <w:ilvl w:val="0"/>
                <w:numId w:val="26"/>
              </w:numPr>
              <w:spacing w:line="276" w:lineRule="auto"/>
              <w:rPr>
                <w:lang w:val="en-GB"/>
              </w:rPr>
            </w:pPr>
          </w:p>
        </w:tc>
        <w:tc>
          <w:tcPr>
            <w:tcW w:w="1249" w:type="pct"/>
            <w:vMerge/>
            <w:shd w:val="clear" w:color="auto" w:fill="FFFFFF"/>
          </w:tcPr>
          <w:p w14:paraId="245B171F" w14:textId="77777777" w:rsidR="00661C60" w:rsidRPr="008144AA" w:rsidRDefault="00661C60" w:rsidP="00331C35">
            <w:pPr>
              <w:numPr>
                <w:ilvl w:val="0"/>
                <w:numId w:val="22"/>
              </w:numPr>
              <w:spacing w:line="276" w:lineRule="auto"/>
              <w:rPr>
                <w:lang w:val="en-GB"/>
              </w:rPr>
            </w:pPr>
          </w:p>
        </w:tc>
      </w:tr>
      <w:tr w:rsidR="00661C60" w:rsidRPr="008144AA" w14:paraId="6661537D" w14:textId="77777777" w:rsidTr="002923CF">
        <w:tc>
          <w:tcPr>
            <w:tcW w:w="5000" w:type="pct"/>
            <w:gridSpan w:val="4"/>
            <w:shd w:val="clear" w:color="auto" w:fill="E2F8FA"/>
          </w:tcPr>
          <w:p w14:paraId="79705B09" w14:textId="77777777" w:rsidR="00661C60" w:rsidRPr="008144AA" w:rsidRDefault="00661C60" w:rsidP="002923CF">
            <w:pPr>
              <w:spacing w:line="276" w:lineRule="auto"/>
              <w:rPr>
                <w:lang w:val="en-GB"/>
              </w:rPr>
            </w:pPr>
            <w:r w:rsidRPr="008144AA">
              <w:rPr>
                <w:b/>
                <w:bCs/>
                <w:lang w:val="en-GB"/>
              </w:rPr>
              <w:lastRenderedPageBreak/>
              <w:t>Principle 9.2 Vulnerability to Natural Disaster</w:t>
            </w:r>
          </w:p>
        </w:tc>
      </w:tr>
      <w:tr w:rsidR="00C13518" w:rsidRPr="008144AA" w14:paraId="40483297" w14:textId="77777777" w:rsidTr="002923CF">
        <w:trPr>
          <w:trHeight w:val="149"/>
        </w:trPr>
        <w:tc>
          <w:tcPr>
            <w:tcW w:w="1276" w:type="pct"/>
          </w:tcPr>
          <w:p w14:paraId="3ECCDFEA" w14:textId="77777777" w:rsidR="00C13518" w:rsidRPr="008144AA" w:rsidRDefault="00C13518" w:rsidP="00C13518">
            <w:pPr>
              <w:spacing w:line="276" w:lineRule="auto"/>
              <w:rPr>
                <w:lang w:val="en-GB"/>
              </w:rPr>
            </w:pPr>
            <w:r w:rsidRPr="008144AA">
              <w:rPr>
                <w:lang w:val="en-GB"/>
              </w:rPr>
              <w:t>Will the Project be susceptible to or lead to increased vulnerability to wind, earthquakes, subsidence, landslides, erosion, flooding, drought or other extreme climatic conditions?</w:t>
            </w:r>
          </w:p>
        </w:tc>
        <w:tc>
          <w:tcPr>
            <w:tcW w:w="1224" w:type="pct"/>
            <w:vMerge w:val="restart"/>
          </w:tcPr>
          <w:p w14:paraId="475F8138" w14:textId="77777777" w:rsidR="00C13518" w:rsidRDefault="00C13518" w:rsidP="00C13518">
            <w:pPr>
              <w:spacing w:line="276" w:lineRule="auto"/>
              <w:jc w:val="both"/>
            </w:pPr>
            <w:r>
              <w:t>No</w:t>
            </w:r>
          </w:p>
          <w:p w14:paraId="54B6F75D" w14:textId="35ED1497" w:rsidR="00C13518" w:rsidRPr="008144AA" w:rsidRDefault="00C13518" w:rsidP="00C13518">
            <w:pPr>
              <w:spacing w:line="276" w:lineRule="auto"/>
              <w:rPr>
                <w:lang w:val="en-GB"/>
              </w:rPr>
            </w:pPr>
            <w:r>
              <w:t xml:space="preserve">There will be no impact by the project to natural disasters. </w:t>
            </w:r>
            <w:r w:rsidRPr="00F73253">
              <w:t xml:space="preserve">The project will not lead to any land use changes and has no impact on the land within the project area. No exacerbation of natural or manmade hazards can therefore be expected. </w:t>
            </w:r>
          </w:p>
        </w:tc>
        <w:tc>
          <w:tcPr>
            <w:tcW w:w="1251" w:type="pct"/>
            <w:vMerge w:val="restart"/>
            <w:shd w:val="clear" w:color="auto" w:fill="FFFFFF"/>
          </w:tcPr>
          <w:p w14:paraId="0A3C7F15" w14:textId="633BB720" w:rsidR="00C13518" w:rsidRPr="008144AA" w:rsidDel="00BF65FF" w:rsidRDefault="00C13518" w:rsidP="00C13518">
            <w:pPr>
              <w:spacing w:line="276" w:lineRule="auto"/>
              <w:rPr>
                <w:lang w:val="en-GB"/>
              </w:rPr>
            </w:pPr>
            <w:r>
              <w:t>None</w:t>
            </w:r>
          </w:p>
        </w:tc>
        <w:tc>
          <w:tcPr>
            <w:tcW w:w="1249" w:type="pct"/>
            <w:vMerge w:val="restart"/>
            <w:shd w:val="clear" w:color="auto" w:fill="FFFFFF"/>
          </w:tcPr>
          <w:p w14:paraId="4DE4095E" w14:textId="04ED3167" w:rsidR="00C13518" w:rsidRPr="008144AA" w:rsidRDefault="00C13518" w:rsidP="00C13518">
            <w:pPr>
              <w:spacing w:line="276" w:lineRule="auto"/>
              <w:rPr>
                <w:lang w:val="en-GB"/>
              </w:rPr>
            </w:pPr>
            <w:r>
              <w:t>None</w:t>
            </w:r>
          </w:p>
        </w:tc>
      </w:tr>
      <w:tr w:rsidR="00661C60" w:rsidRPr="008144AA" w14:paraId="1B4C7239" w14:textId="77777777" w:rsidTr="002923CF">
        <w:trPr>
          <w:trHeight w:val="149"/>
        </w:trPr>
        <w:tc>
          <w:tcPr>
            <w:tcW w:w="1276" w:type="pct"/>
          </w:tcPr>
          <w:p w14:paraId="2CC9A3B9" w14:textId="77777777" w:rsidR="00661C60" w:rsidRPr="008144AA" w:rsidRDefault="00661C60" w:rsidP="002923CF">
            <w:pPr>
              <w:spacing w:line="276" w:lineRule="auto"/>
              <w:rPr>
                <w:lang w:val="en-GB"/>
              </w:rPr>
            </w:pPr>
            <w:r w:rsidRPr="008144AA">
              <w:rPr>
                <w:lang w:val="en-GB"/>
              </w:rPr>
              <w:t>&gt;&gt;</w:t>
            </w:r>
          </w:p>
        </w:tc>
        <w:tc>
          <w:tcPr>
            <w:tcW w:w="1224" w:type="pct"/>
            <w:vMerge/>
          </w:tcPr>
          <w:p w14:paraId="4E9AB404" w14:textId="77777777" w:rsidR="00661C60" w:rsidRPr="008144AA" w:rsidRDefault="00661C60" w:rsidP="002923CF">
            <w:pPr>
              <w:spacing w:line="276" w:lineRule="auto"/>
              <w:rPr>
                <w:lang w:val="en-GB"/>
              </w:rPr>
            </w:pPr>
          </w:p>
        </w:tc>
        <w:tc>
          <w:tcPr>
            <w:tcW w:w="1251" w:type="pct"/>
            <w:vMerge/>
            <w:shd w:val="clear" w:color="auto" w:fill="FFFFFF"/>
          </w:tcPr>
          <w:p w14:paraId="1FF8E60E" w14:textId="77777777" w:rsidR="00661C60" w:rsidRPr="008144AA" w:rsidDel="00BF65FF" w:rsidRDefault="00661C60" w:rsidP="00331C35">
            <w:pPr>
              <w:numPr>
                <w:ilvl w:val="0"/>
                <w:numId w:val="26"/>
              </w:numPr>
              <w:spacing w:line="276" w:lineRule="auto"/>
              <w:rPr>
                <w:lang w:val="en-GB"/>
              </w:rPr>
            </w:pPr>
          </w:p>
        </w:tc>
        <w:tc>
          <w:tcPr>
            <w:tcW w:w="1249" w:type="pct"/>
            <w:vMerge/>
            <w:shd w:val="clear" w:color="auto" w:fill="FFFFFF"/>
          </w:tcPr>
          <w:p w14:paraId="2A9E7071" w14:textId="77777777" w:rsidR="00661C60" w:rsidRPr="008144AA" w:rsidRDefault="00661C60" w:rsidP="00331C35">
            <w:pPr>
              <w:numPr>
                <w:ilvl w:val="0"/>
                <w:numId w:val="22"/>
              </w:numPr>
              <w:spacing w:line="276" w:lineRule="auto"/>
              <w:rPr>
                <w:lang w:val="en-GB"/>
              </w:rPr>
            </w:pPr>
          </w:p>
        </w:tc>
      </w:tr>
      <w:tr w:rsidR="00661C60" w:rsidRPr="008144AA" w14:paraId="09C0FBA0" w14:textId="77777777" w:rsidTr="002923CF">
        <w:tc>
          <w:tcPr>
            <w:tcW w:w="5000" w:type="pct"/>
            <w:gridSpan w:val="4"/>
            <w:shd w:val="clear" w:color="auto" w:fill="E2F8FA"/>
          </w:tcPr>
          <w:p w14:paraId="5EC6C002" w14:textId="77777777" w:rsidR="00661C60" w:rsidRPr="008144AA" w:rsidRDefault="00661C60" w:rsidP="002923CF">
            <w:pPr>
              <w:spacing w:line="276" w:lineRule="auto"/>
              <w:rPr>
                <w:lang w:val="en-GB"/>
              </w:rPr>
            </w:pPr>
            <w:r w:rsidRPr="008144AA">
              <w:rPr>
                <w:b/>
                <w:bCs/>
                <w:lang w:val="en-GB"/>
              </w:rPr>
              <w:t xml:space="preserve">Principle 9.3 Genetic Resources </w:t>
            </w:r>
          </w:p>
        </w:tc>
      </w:tr>
      <w:tr w:rsidR="00DE1359" w:rsidRPr="008144AA" w14:paraId="0E1155F5" w14:textId="77777777" w:rsidTr="002923CF">
        <w:trPr>
          <w:trHeight w:val="149"/>
        </w:trPr>
        <w:tc>
          <w:tcPr>
            <w:tcW w:w="1276" w:type="pct"/>
          </w:tcPr>
          <w:p w14:paraId="4B81D602" w14:textId="77777777" w:rsidR="00DE1359" w:rsidRPr="008144AA" w:rsidRDefault="00DE1359" w:rsidP="00DE1359">
            <w:pPr>
              <w:spacing w:line="276" w:lineRule="auto"/>
              <w:rPr>
                <w:lang w:val="en-GB"/>
              </w:rPr>
            </w:pPr>
            <w:r w:rsidRPr="008144AA">
              <w:rPr>
                <w:lang w:val="en-GB"/>
              </w:rPr>
              <w:t>Could the Project be negatively impacted by or involve genetically modified organisms or GMOs (e.g., contamination, collection and/or harvesting, commercial development, or take place in facilities or farms that include GMOs in their processes and production)?</w:t>
            </w:r>
          </w:p>
        </w:tc>
        <w:tc>
          <w:tcPr>
            <w:tcW w:w="1224" w:type="pct"/>
            <w:vMerge w:val="restart"/>
          </w:tcPr>
          <w:p w14:paraId="62CE09A1" w14:textId="77777777" w:rsidR="00DE1359" w:rsidRDefault="00DE1359" w:rsidP="00DE1359">
            <w:pPr>
              <w:spacing w:line="276" w:lineRule="auto"/>
              <w:jc w:val="both"/>
            </w:pPr>
            <w:r>
              <w:t>No</w:t>
            </w:r>
          </w:p>
          <w:p w14:paraId="4EFBDCFF" w14:textId="15545F66" w:rsidR="00DE1359" w:rsidRPr="008144AA" w:rsidRDefault="00DE1359" w:rsidP="00DE1359">
            <w:pPr>
              <w:spacing w:line="276" w:lineRule="auto"/>
              <w:rPr>
                <w:lang w:val="en-GB"/>
              </w:rPr>
            </w:pPr>
            <w:r>
              <w:t>No GMOs will be used in the project.</w:t>
            </w:r>
          </w:p>
        </w:tc>
        <w:tc>
          <w:tcPr>
            <w:tcW w:w="1251" w:type="pct"/>
            <w:vMerge w:val="restart"/>
            <w:shd w:val="clear" w:color="auto" w:fill="FFFFFF"/>
          </w:tcPr>
          <w:p w14:paraId="2F5A0D69" w14:textId="60DC93D6" w:rsidR="00DE1359" w:rsidRPr="008144AA" w:rsidDel="00BF65FF" w:rsidRDefault="00DE1359" w:rsidP="00DE1359">
            <w:pPr>
              <w:spacing w:line="276" w:lineRule="auto"/>
              <w:rPr>
                <w:lang w:val="en-GB"/>
              </w:rPr>
            </w:pPr>
            <w:r>
              <w:t>None</w:t>
            </w:r>
          </w:p>
        </w:tc>
        <w:tc>
          <w:tcPr>
            <w:tcW w:w="1249" w:type="pct"/>
            <w:vMerge w:val="restart"/>
            <w:shd w:val="clear" w:color="auto" w:fill="FFFFFF"/>
          </w:tcPr>
          <w:p w14:paraId="2CC148C4" w14:textId="09205309" w:rsidR="00DE1359" w:rsidRPr="008144AA" w:rsidRDefault="00DE1359" w:rsidP="00DE1359">
            <w:pPr>
              <w:spacing w:line="276" w:lineRule="auto"/>
              <w:rPr>
                <w:lang w:val="en-GB"/>
              </w:rPr>
            </w:pPr>
            <w:r>
              <w:t>None</w:t>
            </w:r>
          </w:p>
        </w:tc>
      </w:tr>
      <w:tr w:rsidR="00661C60" w:rsidRPr="008144AA" w14:paraId="0C12320A" w14:textId="77777777" w:rsidTr="002923CF">
        <w:trPr>
          <w:trHeight w:val="149"/>
        </w:trPr>
        <w:tc>
          <w:tcPr>
            <w:tcW w:w="1276" w:type="pct"/>
          </w:tcPr>
          <w:p w14:paraId="4A1B47CF" w14:textId="77777777" w:rsidR="00661C60" w:rsidRPr="008144AA" w:rsidRDefault="00661C60" w:rsidP="002923CF">
            <w:pPr>
              <w:spacing w:line="276" w:lineRule="auto"/>
              <w:rPr>
                <w:lang w:val="en-GB"/>
              </w:rPr>
            </w:pPr>
            <w:r w:rsidRPr="008144AA">
              <w:rPr>
                <w:lang w:val="en-GB"/>
              </w:rPr>
              <w:t>&gt;&gt;</w:t>
            </w:r>
          </w:p>
        </w:tc>
        <w:tc>
          <w:tcPr>
            <w:tcW w:w="1224" w:type="pct"/>
            <w:vMerge/>
          </w:tcPr>
          <w:p w14:paraId="139EA5B2" w14:textId="77777777" w:rsidR="00661C60" w:rsidRPr="008144AA" w:rsidRDefault="00661C60" w:rsidP="002923CF">
            <w:pPr>
              <w:spacing w:line="276" w:lineRule="auto"/>
              <w:rPr>
                <w:lang w:val="en-GB"/>
              </w:rPr>
            </w:pPr>
          </w:p>
        </w:tc>
        <w:tc>
          <w:tcPr>
            <w:tcW w:w="1251" w:type="pct"/>
            <w:vMerge/>
            <w:shd w:val="clear" w:color="auto" w:fill="FFFFFF"/>
          </w:tcPr>
          <w:p w14:paraId="48475ACE" w14:textId="77777777" w:rsidR="00661C60" w:rsidRPr="008144AA" w:rsidDel="00BF65FF" w:rsidRDefault="00661C60" w:rsidP="00331C35">
            <w:pPr>
              <w:numPr>
                <w:ilvl w:val="0"/>
                <w:numId w:val="26"/>
              </w:numPr>
              <w:spacing w:line="276" w:lineRule="auto"/>
              <w:rPr>
                <w:lang w:val="en-GB"/>
              </w:rPr>
            </w:pPr>
          </w:p>
        </w:tc>
        <w:tc>
          <w:tcPr>
            <w:tcW w:w="1249" w:type="pct"/>
            <w:vMerge/>
            <w:shd w:val="clear" w:color="auto" w:fill="FFFFFF"/>
          </w:tcPr>
          <w:p w14:paraId="74737310" w14:textId="77777777" w:rsidR="00661C60" w:rsidRPr="008144AA" w:rsidRDefault="00661C60" w:rsidP="00331C35">
            <w:pPr>
              <w:numPr>
                <w:ilvl w:val="0"/>
                <w:numId w:val="22"/>
              </w:numPr>
              <w:spacing w:line="276" w:lineRule="auto"/>
              <w:rPr>
                <w:lang w:val="en-GB"/>
              </w:rPr>
            </w:pPr>
          </w:p>
        </w:tc>
      </w:tr>
      <w:tr w:rsidR="00661C60" w:rsidRPr="008144AA" w14:paraId="41C54F6E" w14:textId="77777777" w:rsidTr="002923CF">
        <w:tc>
          <w:tcPr>
            <w:tcW w:w="5000" w:type="pct"/>
            <w:gridSpan w:val="4"/>
            <w:shd w:val="clear" w:color="auto" w:fill="E2F8FA"/>
          </w:tcPr>
          <w:p w14:paraId="31165B9C" w14:textId="77777777" w:rsidR="00661C60" w:rsidRPr="008144AA" w:rsidRDefault="00661C60" w:rsidP="002923CF">
            <w:pPr>
              <w:spacing w:line="276" w:lineRule="auto"/>
              <w:rPr>
                <w:lang w:val="en-GB"/>
              </w:rPr>
            </w:pPr>
            <w:r w:rsidRPr="008144AA">
              <w:rPr>
                <w:b/>
                <w:bCs/>
                <w:lang w:val="en-GB"/>
              </w:rPr>
              <w:t xml:space="preserve">Principle 9.4 Release of pollutants </w:t>
            </w:r>
          </w:p>
        </w:tc>
      </w:tr>
      <w:tr w:rsidR="007D7AC2" w:rsidRPr="008144AA" w14:paraId="3495DD0B" w14:textId="77777777" w:rsidTr="002923CF">
        <w:trPr>
          <w:trHeight w:val="149"/>
        </w:trPr>
        <w:tc>
          <w:tcPr>
            <w:tcW w:w="1276" w:type="pct"/>
          </w:tcPr>
          <w:p w14:paraId="49850E0B" w14:textId="77777777" w:rsidR="007D7AC2" w:rsidRPr="008144AA" w:rsidRDefault="007D7AC2" w:rsidP="007D7AC2">
            <w:pPr>
              <w:spacing w:line="276" w:lineRule="auto"/>
              <w:rPr>
                <w:lang w:val="en-GB"/>
              </w:rPr>
            </w:pPr>
            <w:r w:rsidRPr="008144AA">
              <w:rPr>
                <w:lang w:val="en-GB"/>
              </w:rPr>
              <w:t>Could the Project potentially result in the release of pollutants to the environment?</w:t>
            </w:r>
          </w:p>
        </w:tc>
        <w:tc>
          <w:tcPr>
            <w:tcW w:w="1224" w:type="pct"/>
            <w:vMerge w:val="restart"/>
          </w:tcPr>
          <w:p w14:paraId="0E2C5302" w14:textId="77777777" w:rsidR="007D7AC2" w:rsidRDefault="007D7AC2" w:rsidP="007D7AC2">
            <w:pPr>
              <w:spacing w:line="276" w:lineRule="auto"/>
              <w:jc w:val="both"/>
            </w:pPr>
            <w:r>
              <w:t>No</w:t>
            </w:r>
          </w:p>
          <w:p w14:paraId="55793849" w14:textId="77777777" w:rsidR="007D7AC2" w:rsidRDefault="007D7AC2" w:rsidP="007D7AC2">
            <w:pPr>
              <w:spacing w:line="276" w:lineRule="auto"/>
              <w:jc w:val="both"/>
            </w:pPr>
            <w:r>
              <w:t xml:space="preserve">As less firewood is being consumed by the improved </w:t>
            </w:r>
            <w:r>
              <w:lastRenderedPageBreak/>
              <w:t>stoves, there is no risk or releasing pollutants to the environment.</w:t>
            </w:r>
          </w:p>
          <w:p w14:paraId="1078A918" w14:textId="77777777" w:rsidR="007D7AC2" w:rsidRPr="008144AA" w:rsidRDefault="007D7AC2" w:rsidP="007D7AC2">
            <w:pPr>
              <w:spacing w:line="276" w:lineRule="auto"/>
              <w:rPr>
                <w:lang w:val="en-GB"/>
              </w:rPr>
            </w:pPr>
          </w:p>
        </w:tc>
        <w:tc>
          <w:tcPr>
            <w:tcW w:w="1251" w:type="pct"/>
            <w:vMerge w:val="restart"/>
            <w:shd w:val="clear" w:color="auto" w:fill="FFFFFF"/>
          </w:tcPr>
          <w:p w14:paraId="7FFBC32C" w14:textId="26712A14" w:rsidR="007D7AC2" w:rsidRPr="008144AA" w:rsidDel="00BF65FF" w:rsidRDefault="007D7AC2" w:rsidP="007D7AC2">
            <w:pPr>
              <w:spacing w:line="276" w:lineRule="auto"/>
              <w:rPr>
                <w:lang w:val="en-GB"/>
              </w:rPr>
            </w:pPr>
            <w:r>
              <w:lastRenderedPageBreak/>
              <w:t>None</w:t>
            </w:r>
          </w:p>
        </w:tc>
        <w:tc>
          <w:tcPr>
            <w:tcW w:w="1249" w:type="pct"/>
            <w:vMerge w:val="restart"/>
            <w:shd w:val="clear" w:color="auto" w:fill="FFFFFF"/>
          </w:tcPr>
          <w:p w14:paraId="787B7DCB" w14:textId="5E6807C6" w:rsidR="007D7AC2" w:rsidRPr="008144AA" w:rsidRDefault="007D7AC2" w:rsidP="007D7AC2">
            <w:pPr>
              <w:spacing w:line="276" w:lineRule="auto"/>
              <w:rPr>
                <w:lang w:val="en-GB"/>
              </w:rPr>
            </w:pPr>
            <w:r>
              <w:t>None</w:t>
            </w:r>
          </w:p>
        </w:tc>
      </w:tr>
      <w:tr w:rsidR="00661C60" w:rsidRPr="008144AA" w14:paraId="72F07303" w14:textId="77777777" w:rsidTr="002923CF">
        <w:trPr>
          <w:trHeight w:val="149"/>
        </w:trPr>
        <w:tc>
          <w:tcPr>
            <w:tcW w:w="1276" w:type="pct"/>
          </w:tcPr>
          <w:p w14:paraId="744DB20E" w14:textId="77777777" w:rsidR="00661C60" w:rsidRPr="008144AA" w:rsidRDefault="00661C60" w:rsidP="002923CF">
            <w:pPr>
              <w:spacing w:line="276" w:lineRule="auto"/>
              <w:rPr>
                <w:lang w:val="en-GB"/>
              </w:rPr>
            </w:pPr>
            <w:r w:rsidRPr="008144AA">
              <w:rPr>
                <w:lang w:val="en-GB"/>
              </w:rPr>
              <w:lastRenderedPageBreak/>
              <w:t>&gt;&gt;</w:t>
            </w:r>
          </w:p>
        </w:tc>
        <w:tc>
          <w:tcPr>
            <w:tcW w:w="1224" w:type="pct"/>
            <w:vMerge/>
          </w:tcPr>
          <w:p w14:paraId="63B4B2BA" w14:textId="77777777" w:rsidR="00661C60" w:rsidRPr="008144AA" w:rsidRDefault="00661C60" w:rsidP="002923CF">
            <w:pPr>
              <w:spacing w:line="276" w:lineRule="auto"/>
              <w:rPr>
                <w:lang w:val="en-GB"/>
              </w:rPr>
            </w:pPr>
          </w:p>
        </w:tc>
        <w:tc>
          <w:tcPr>
            <w:tcW w:w="1251" w:type="pct"/>
            <w:vMerge/>
            <w:shd w:val="clear" w:color="auto" w:fill="FFFFFF"/>
          </w:tcPr>
          <w:p w14:paraId="26397C4A" w14:textId="77777777" w:rsidR="00661C60" w:rsidRPr="008144AA" w:rsidDel="00BF65FF" w:rsidRDefault="00661C60" w:rsidP="00331C35">
            <w:pPr>
              <w:numPr>
                <w:ilvl w:val="0"/>
                <w:numId w:val="26"/>
              </w:numPr>
              <w:spacing w:line="276" w:lineRule="auto"/>
              <w:rPr>
                <w:lang w:val="en-GB"/>
              </w:rPr>
            </w:pPr>
          </w:p>
        </w:tc>
        <w:tc>
          <w:tcPr>
            <w:tcW w:w="1249" w:type="pct"/>
            <w:vMerge/>
            <w:shd w:val="clear" w:color="auto" w:fill="FFFFFF"/>
          </w:tcPr>
          <w:p w14:paraId="0661D9E2" w14:textId="77777777" w:rsidR="00661C60" w:rsidRPr="008144AA" w:rsidRDefault="00661C60" w:rsidP="00331C35">
            <w:pPr>
              <w:numPr>
                <w:ilvl w:val="0"/>
                <w:numId w:val="22"/>
              </w:numPr>
              <w:spacing w:line="276" w:lineRule="auto"/>
              <w:rPr>
                <w:lang w:val="en-GB"/>
              </w:rPr>
            </w:pPr>
          </w:p>
        </w:tc>
      </w:tr>
      <w:tr w:rsidR="00661C60" w:rsidRPr="008144AA" w14:paraId="7E6504EC" w14:textId="77777777" w:rsidTr="002923CF">
        <w:tc>
          <w:tcPr>
            <w:tcW w:w="5000" w:type="pct"/>
            <w:gridSpan w:val="4"/>
            <w:shd w:val="clear" w:color="auto" w:fill="E2F8FA"/>
          </w:tcPr>
          <w:p w14:paraId="0D7937F9" w14:textId="77777777" w:rsidR="00661C60" w:rsidRPr="008144AA" w:rsidRDefault="00661C60" w:rsidP="002923CF">
            <w:pPr>
              <w:spacing w:line="276" w:lineRule="auto"/>
              <w:rPr>
                <w:lang w:val="en-GB"/>
              </w:rPr>
            </w:pPr>
            <w:r w:rsidRPr="008144AA">
              <w:rPr>
                <w:b/>
                <w:bCs/>
                <w:lang w:val="en-GB"/>
              </w:rPr>
              <w:t xml:space="preserve">Principle </w:t>
            </w:r>
            <w:proofErr w:type="gramStart"/>
            <w:r w:rsidRPr="008144AA">
              <w:rPr>
                <w:b/>
                <w:bCs/>
                <w:lang w:val="en-GB"/>
              </w:rPr>
              <w:t>9.5  Hazardous</w:t>
            </w:r>
            <w:proofErr w:type="gramEnd"/>
            <w:r w:rsidRPr="008144AA">
              <w:rPr>
                <w:b/>
                <w:bCs/>
                <w:lang w:val="en-GB"/>
              </w:rPr>
              <w:t xml:space="preserve"> and Non-hazardous Waste  </w:t>
            </w:r>
          </w:p>
        </w:tc>
      </w:tr>
      <w:tr w:rsidR="00B22CAF" w:rsidRPr="008144AA" w14:paraId="2818C4EE" w14:textId="77777777" w:rsidTr="00872789">
        <w:trPr>
          <w:trHeight w:val="149"/>
        </w:trPr>
        <w:tc>
          <w:tcPr>
            <w:tcW w:w="1276" w:type="pct"/>
          </w:tcPr>
          <w:p w14:paraId="047ADE27" w14:textId="77777777" w:rsidR="00B22CAF" w:rsidRPr="008144AA" w:rsidRDefault="00B22CAF" w:rsidP="00B22CAF">
            <w:pPr>
              <w:spacing w:line="276" w:lineRule="auto"/>
              <w:rPr>
                <w:lang w:val="en-GB"/>
              </w:rPr>
            </w:pPr>
            <w:r w:rsidRPr="008144AA">
              <w:rPr>
                <w:lang w:val="en-GB"/>
              </w:rPr>
              <w:t>Will the Project involve the manufacture, trade, release, and/ or use of hazardous and non-hazardous chemicals and/or materials?</w:t>
            </w:r>
          </w:p>
        </w:tc>
        <w:tc>
          <w:tcPr>
            <w:tcW w:w="1224" w:type="pct"/>
            <w:vMerge w:val="restart"/>
            <w:shd w:val="clear" w:color="auto" w:fill="auto"/>
          </w:tcPr>
          <w:p w14:paraId="6372A813" w14:textId="77777777" w:rsidR="00B22CAF" w:rsidRDefault="00B22CAF" w:rsidP="00B22CAF">
            <w:pPr>
              <w:spacing w:line="276" w:lineRule="auto"/>
              <w:jc w:val="both"/>
            </w:pPr>
            <w:r>
              <w:t>Potentially</w:t>
            </w:r>
          </w:p>
          <w:p w14:paraId="78A940ED" w14:textId="40A6DEA2" w:rsidR="00B22CAF" w:rsidRPr="008144AA" w:rsidRDefault="00B22CAF" w:rsidP="00B22CAF">
            <w:pPr>
              <w:spacing w:line="276" w:lineRule="auto"/>
              <w:rPr>
                <w:lang w:val="en-GB"/>
              </w:rPr>
            </w:pPr>
            <w:r w:rsidRPr="008250C1">
              <w:t>In the production phase of the stove, the project outsources the services of stove manufacturing from companies that adhere to strict safety requirements as required by law.</w:t>
            </w:r>
            <w:r>
              <w:t xml:space="preserve"> </w:t>
            </w:r>
            <w:r w:rsidRPr="008250C1">
              <w:t xml:space="preserve">Broken stoves are transported to the </w:t>
            </w:r>
            <w:proofErr w:type="spellStart"/>
            <w:r>
              <w:t>AAHi</w:t>
            </w:r>
            <w:proofErr w:type="spellEnd"/>
            <w:r w:rsidRPr="008250C1">
              <w:t xml:space="preserve"> office, for disposal in order to ensure the good end of life of the stoves.</w:t>
            </w:r>
            <w:r>
              <w:t xml:space="preserve"> For example, the metal will be recycled.</w:t>
            </w:r>
          </w:p>
        </w:tc>
        <w:tc>
          <w:tcPr>
            <w:tcW w:w="1251" w:type="pct"/>
            <w:vMerge w:val="restart"/>
            <w:shd w:val="clear" w:color="auto" w:fill="auto"/>
          </w:tcPr>
          <w:p w14:paraId="5CB7BEBF" w14:textId="77777777" w:rsidR="00B22CAF" w:rsidRDefault="00B22CAF" w:rsidP="00B22CAF">
            <w:pPr>
              <w:spacing w:line="276" w:lineRule="auto"/>
              <w:jc w:val="both"/>
            </w:pPr>
            <w:proofErr w:type="spellStart"/>
            <w:r>
              <w:t>AAHi</w:t>
            </w:r>
            <w:proofErr w:type="spellEnd"/>
            <w:r>
              <w:t xml:space="preserve"> will </w:t>
            </w:r>
            <w:r w:rsidRPr="00087F6E">
              <w:t>under</w:t>
            </w:r>
            <w:r>
              <w:t>ta</w:t>
            </w:r>
            <w:r w:rsidRPr="00087F6E">
              <w:t>k</w:t>
            </w:r>
            <w:r>
              <w:t>e</w:t>
            </w:r>
            <w:r w:rsidRPr="00087F6E">
              <w:t xml:space="preserve"> an Environmental, Social, Occupational and Health audit to independently understand the impacts of pollution issues. A quality control system has been put in place for cookstove as well as manufacturing processes. A continuous improvement plan has been integrated in the quality control program to reduce any risks of pollutant exposure.</w:t>
            </w:r>
          </w:p>
          <w:p w14:paraId="102CBE3C" w14:textId="101D93AF" w:rsidR="00B22CAF" w:rsidRPr="008144AA" w:rsidDel="00BF65FF" w:rsidRDefault="00B22CAF" w:rsidP="00B22CAF">
            <w:pPr>
              <w:spacing w:line="276" w:lineRule="auto"/>
              <w:rPr>
                <w:lang w:val="en-GB"/>
              </w:rPr>
            </w:pPr>
            <w:proofErr w:type="spellStart"/>
            <w:r>
              <w:t>AAHi</w:t>
            </w:r>
            <w:proofErr w:type="spellEnd"/>
            <w:r>
              <w:t xml:space="preserve"> will assess the options to engage with </w:t>
            </w:r>
            <w:r w:rsidRPr="00B5604A">
              <w:t>a local scrap recycler to safely dispose of the waste material of broken stoves</w:t>
            </w:r>
            <w:r>
              <w:t xml:space="preserve"> (particularly metal)</w:t>
            </w:r>
            <w:r w:rsidRPr="00B5604A">
              <w:t>.</w:t>
            </w:r>
          </w:p>
        </w:tc>
        <w:tc>
          <w:tcPr>
            <w:tcW w:w="1249" w:type="pct"/>
            <w:vMerge w:val="restart"/>
            <w:shd w:val="clear" w:color="auto" w:fill="auto"/>
          </w:tcPr>
          <w:p w14:paraId="59B7626F" w14:textId="77777777" w:rsidR="00B22CAF" w:rsidRDefault="00B22CAF" w:rsidP="00B22CAF">
            <w:pPr>
              <w:spacing w:line="276" w:lineRule="auto"/>
              <w:jc w:val="both"/>
            </w:pPr>
            <w:r>
              <w:t xml:space="preserve">- Independent </w:t>
            </w:r>
            <w:r w:rsidRPr="00087F6E">
              <w:t>Environmental, Social, Occupational and Health audit</w:t>
            </w:r>
            <w:r>
              <w:t>.</w:t>
            </w:r>
          </w:p>
          <w:p w14:paraId="6B482F90" w14:textId="77777777" w:rsidR="00B22CAF" w:rsidRDefault="00B22CAF" w:rsidP="00B22CAF">
            <w:pPr>
              <w:spacing w:line="276" w:lineRule="auto"/>
              <w:jc w:val="both"/>
            </w:pPr>
            <w:r>
              <w:t>- Quality control system for manufacturing processes.</w:t>
            </w:r>
          </w:p>
          <w:p w14:paraId="1F8ABA46" w14:textId="3867DBF5" w:rsidR="00B22CAF" w:rsidRPr="008144AA" w:rsidRDefault="00B22CAF" w:rsidP="00B22CAF">
            <w:pPr>
              <w:spacing w:line="276" w:lineRule="auto"/>
              <w:rPr>
                <w:lang w:val="en-GB"/>
              </w:rPr>
            </w:pPr>
            <w:r>
              <w:t>- Assess and engage with local recyclers</w:t>
            </w:r>
            <w:r w:rsidR="00464AEC">
              <w:t xml:space="preserve"> to recycle the waste generated from project time to time</w:t>
            </w:r>
            <w:r>
              <w:t>.</w:t>
            </w:r>
          </w:p>
        </w:tc>
      </w:tr>
      <w:tr w:rsidR="00661C60" w:rsidRPr="008144AA" w14:paraId="2FE3D443" w14:textId="77777777" w:rsidTr="002923CF">
        <w:trPr>
          <w:trHeight w:val="149"/>
        </w:trPr>
        <w:tc>
          <w:tcPr>
            <w:tcW w:w="1276" w:type="pct"/>
          </w:tcPr>
          <w:p w14:paraId="5947AC76" w14:textId="77777777" w:rsidR="00661C60" w:rsidRPr="008144AA" w:rsidRDefault="00661C60" w:rsidP="002923CF">
            <w:pPr>
              <w:spacing w:line="276" w:lineRule="auto"/>
              <w:rPr>
                <w:lang w:val="en-GB"/>
              </w:rPr>
            </w:pPr>
            <w:r>
              <w:rPr>
                <w:lang w:val="en-GB"/>
              </w:rPr>
              <w:t>&gt;</w:t>
            </w:r>
            <w:r w:rsidRPr="008144AA">
              <w:rPr>
                <w:lang w:val="en-GB"/>
              </w:rPr>
              <w:t>&gt;</w:t>
            </w:r>
          </w:p>
        </w:tc>
        <w:tc>
          <w:tcPr>
            <w:tcW w:w="1224" w:type="pct"/>
            <w:vMerge/>
          </w:tcPr>
          <w:p w14:paraId="2DB00814" w14:textId="77777777" w:rsidR="00661C60" w:rsidRPr="008144AA" w:rsidRDefault="00661C60" w:rsidP="002923CF">
            <w:pPr>
              <w:spacing w:line="276" w:lineRule="auto"/>
              <w:rPr>
                <w:lang w:val="en-GB"/>
              </w:rPr>
            </w:pPr>
          </w:p>
        </w:tc>
        <w:tc>
          <w:tcPr>
            <w:tcW w:w="1251" w:type="pct"/>
            <w:vMerge/>
            <w:shd w:val="clear" w:color="auto" w:fill="FFFFFF"/>
          </w:tcPr>
          <w:p w14:paraId="5532BF9B" w14:textId="77777777" w:rsidR="00661C60" w:rsidRPr="008144AA" w:rsidDel="00BF65FF" w:rsidRDefault="00661C60" w:rsidP="00331C35">
            <w:pPr>
              <w:numPr>
                <w:ilvl w:val="0"/>
                <w:numId w:val="26"/>
              </w:numPr>
              <w:spacing w:line="276" w:lineRule="auto"/>
              <w:rPr>
                <w:lang w:val="en-GB"/>
              </w:rPr>
            </w:pPr>
          </w:p>
        </w:tc>
        <w:tc>
          <w:tcPr>
            <w:tcW w:w="1249" w:type="pct"/>
            <w:vMerge/>
            <w:shd w:val="clear" w:color="auto" w:fill="FFFFFF"/>
          </w:tcPr>
          <w:p w14:paraId="16ED7D12" w14:textId="77777777" w:rsidR="00661C60" w:rsidRPr="008144AA" w:rsidRDefault="00661C60" w:rsidP="00331C35">
            <w:pPr>
              <w:numPr>
                <w:ilvl w:val="0"/>
                <w:numId w:val="22"/>
              </w:numPr>
              <w:spacing w:line="276" w:lineRule="auto"/>
              <w:rPr>
                <w:lang w:val="en-GB"/>
              </w:rPr>
            </w:pPr>
          </w:p>
        </w:tc>
      </w:tr>
      <w:tr w:rsidR="00661C60" w:rsidRPr="008144AA" w14:paraId="4EC4FF5C" w14:textId="77777777" w:rsidTr="002923CF">
        <w:tc>
          <w:tcPr>
            <w:tcW w:w="5000" w:type="pct"/>
            <w:gridSpan w:val="4"/>
            <w:shd w:val="clear" w:color="auto" w:fill="E2F8FA"/>
          </w:tcPr>
          <w:p w14:paraId="5252D512" w14:textId="77777777" w:rsidR="00661C60" w:rsidRPr="008144AA" w:rsidRDefault="00661C60" w:rsidP="002923CF">
            <w:pPr>
              <w:spacing w:line="276" w:lineRule="auto"/>
              <w:rPr>
                <w:lang w:val="en-GB"/>
              </w:rPr>
            </w:pPr>
            <w:r w:rsidRPr="008144AA">
              <w:rPr>
                <w:b/>
                <w:bCs/>
                <w:lang w:val="en-GB"/>
              </w:rPr>
              <w:t xml:space="preserve">Principle 9.6 Pesticides &amp; Fertilisers </w:t>
            </w:r>
          </w:p>
        </w:tc>
      </w:tr>
      <w:tr w:rsidR="004A5836" w:rsidRPr="008144AA" w14:paraId="2F14F71D" w14:textId="77777777" w:rsidTr="002923CF">
        <w:trPr>
          <w:trHeight w:val="149"/>
        </w:trPr>
        <w:tc>
          <w:tcPr>
            <w:tcW w:w="1276" w:type="pct"/>
          </w:tcPr>
          <w:p w14:paraId="768554DE" w14:textId="77777777" w:rsidR="004A5836" w:rsidRPr="008144AA" w:rsidRDefault="004A5836" w:rsidP="004A5836">
            <w:pPr>
              <w:spacing w:line="276" w:lineRule="auto"/>
              <w:rPr>
                <w:lang w:val="en-GB"/>
              </w:rPr>
            </w:pPr>
            <w:r w:rsidRPr="008144AA">
              <w:rPr>
                <w:lang w:val="en-GB"/>
              </w:rPr>
              <w:t>Will the Project involve the application of pesticides and/or fertilisers?</w:t>
            </w:r>
          </w:p>
        </w:tc>
        <w:tc>
          <w:tcPr>
            <w:tcW w:w="1224" w:type="pct"/>
            <w:vMerge w:val="restart"/>
          </w:tcPr>
          <w:p w14:paraId="5908CC2A" w14:textId="77777777" w:rsidR="004A5836" w:rsidRDefault="004A5836" w:rsidP="004A5836">
            <w:pPr>
              <w:spacing w:line="276" w:lineRule="auto"/>
              <w:jc w:val="both"/>
            </w:pPr>
            <w:r>
              <w:t>No</w:t>
            </w:r>
          </w:p>
          <w:p w14:paraId="7415D0CA" w14:textId="34B357FC" w:rsidR="004A5836" w:rsidRPr="008144AA" w:rsidRDefault="004A5836" w:rsidP="004A5836">
            <w:pPr>
              <w:spacing w:line="276" w:lineRule="auto"/>
              <w:rPr>
                <w:lang w:val="en-GB"/>
              </w:rPr>
            </w:pPr>
            <w:r w:rsidRPr="0042541D">
              <w:lastRenderedPageBreak/>
              <w:t xml:space="preserve">The project does not involve the application of pesticides and fertilizer. </w:t>
            </w:r>
          </w:p>
        </w:tc>
        <w:tc>
          <w:tcPr>
            <w:tcW w:w="1251" w:type="pct"/>
            <w:vMerge w:val="restart"/>
            <w:shd w:val="clear" w:color="auto" w:fill="FFFFFF"/>
          </w:tcPr>
          <w:p w14:paraId="03F7D73D" w14:textId="62AB31E4" w:rsidR="004A5836" w:rsidRPr="008144AA" w:rsidDel="00BF65FF" w:rsidRDefault="004A5836" w:rsidP="004A5836">
            <w:pPr>
              <w:spacing w:line="276" w:lineRule="auto"/>
              <w:rPr>
                <w:lang w:val="en-GB"/>
              </w:rPr>
            </w:pPr>
            <w:r>
              <w:lastRenderedPageBreak/>
              <w:t>None</w:t>
            </w:r>
          </w:p>
        </w:tc>
        <w:tc>
          <w:tcPr>
            <w:tcW w:w="1249" w:type="pct"/>
            <w:vMerge w:val="restart"/>
            <w:shd w:val="clear" w:color="auto" w:fill="FFFFFF"/>
          </w:tcPr>
          <w:p w14:paraId="5608EA65" w14:textId="5CA5E200" w:rsidR="004A5836" w:rsidRPr="008144AA" w:rsidRDefault="004A5836" w:rsidP="004A5836">
            <w:pPr>
              <w:spacing w:line="276" w:lineRule="auto"/>
              <w:rPr>
                <w:lang w:val="en-GB"/>
              </w:rPr>
            </w:pPr>
            <w:r>
              <w:t>None</w:t>
            </w:r>
          </w:p>
        </w:tc>
      </w:tr>
      <w:tr w:rsidR="00661C60" w:rsidRPr="008144AA" w14:paraId="679B992C" w14:textId="77777777" w:rsidTr="002923CF">
        <w:trPr>
          <w:trHeight w:val="149"/>
        </w:trPr>
        <w:tc>
          <w:tcPr>
            <w:tcW w:w="1276" w:type="pct"/>
          </w:tcPr>
          <w:p w14:paraId="5258E5E1" w14:textId="77777777" w:rsidR="00661C60" w:rsidRPr="008144AA" w:rsidRDefault="00661C60" w:rsidP="002923CF">
            <w:pPr>
              <w:spacing w:line="276" w:lineRule="auto"/>
              <w:rPr>
                <w:lang w:val="en-GB"/>
              </w:rPr>
            </w:pPr>
            <w:r w:rsidRPr="008144AA">
              <w:rPr>
                <w:lang w:val="en-GB"/>
              </w:rPr>
              <w:lastRenderedPageBreak/>
              <w:t>&gt;&gt;</w:t>
            </w:r>
          </w:p>
        </w:tc>
        <w:tc>
          <w:tcPr>
            <w:tcW w:w="1224" w:type="pct"/>
            <w:vMerge/>
          </w:tcPr>
          <w:p w14:paraId="3777DA7B" w14:textId="77777777" w:rsidR="00661C60" w:rsidRPr="008144AA" w:rsidRDefault="00661C60" w:rsidP="002923CF">
            <w:pPr>
              <w:spacing w:line="276" w:lineRule="auto"/>
              <w:rPr>
                <w:lang w:val="en-GB"/>
              </w:rPr>
            </w:pPr>
          </w:p>
        </w:tc>
        <w:tc>
          <w:tcPr>
            <w:tcW w:w="1251" w:type="pct"/>
            <w:vMerge/>
            <w:shd w:val="clear" w:color="auto" w:fill="FFFFFF"/>
          </w:tcPr>
          <w:p w14:paraId="0C057030" w14:textId="77777777" w:rsidR="00661C60" w:rsidRPr="008144AA" w:rsidDel="00BF65FF" w:rsidRDefault="00661C60" w:rsidP="00331C35">
            <w:pPr>
              <w:numPr>
                <w:ilvl w:val="0"/>
                <w:numId w:val="26"/>
              </w:numPr>
              <w:spacing w:line="276" w:lineRule="auto"/>
              <w:rPr>
                <w:lang w:val="en-GB"/>
              </w:rPr>
            </w:pPr>
          </w:p>
        </w:tc>
        <w:tc>
          <w:tcPr>
            <w:tcW w:w="1249" w:type="pct"/>
            <w:vMerge/>
            <w:shd w:val="clear" w:color="auto" w:fill="FFFFFF"/>
          </w:tcPr>
          <w:p w14:paraId="47AD8A33" w14:textId="77777777" w:rsidR="00661C60" w:rsidRPr="008144AA" w:rsidRDefault="00661C60" w:rsidP="00331C35">
            <w:pPr>
              <w:numPr>
                <w:ilvl w:val="0"/>
                <w:numId w:val="22"/>
              </w:numPr>
              <w:spacing w:line="276" w:lineRule="auto"/>
              <w:rPr>
                <w:lang w:val="en-GB"/>
              </w:rPr>
            </w:pPr>
          </w:p>
        </w:tc>
      </w:tr>
      <w:tr w:rsidR="00661C60" w:rsidRPr="008144AA" w14:paraId="3625272D" w14:textId="77777777" w:rsidTr="002923CF">
        <w:tc>
          <w:tcPr>
            <w:tcW w:w="5000" w:type="pct"/>
            <w:gridSpan w:val="4"/>
            <w:shd w:val="clear" w:color="auto" w:fill="E2F8FA"/>
          </w:tcPr>
          <w:p w14:paraId="5750143C" w14:textId="77777777" w:rsidR="00661C60" w:rsidRPr="008144AA" w:rsidRDefault="00661C60" w:rsidP="002923CF">
            <w:pPr>
              <w:spacing w:line="276" w:lineRule="auto"/>
              <w:rPr>
                <w:lang w:val="en-GB"/>
              </w:rPr>
            </w:pPr>
            <w:r w:rsidRPr="008144AA">
              <w:rPr>
                <w:b/>
                <w:bCs/>
                <w:lang w:val="en-GB"/>
              </w:rPr>
              <w:t xml:space="preserve">Principle </w:t>
            </w:r>
            <w:proofErr w:type="gramStart"/>
            <w:r w:rsidRPr="008144AA">
              <w:rPr>
                <w:b/>
                <w:bCs/>
                <w:lang w:val="en-GB"/>
              </w:rPr>
              <w:t>9.7  Harvesting</w:t>
            </w:r>
            <w:proofErr w:type="gramEnd"/>
            <w:r w:rsidRPr="008144AA">
              <w:rPr>
                <w:b/>
                <w:bCs/>
                <w:lang w:val="en-GB"/>
              </w:rPr>
              <w:t xml:space="preserve"> of Forests</w:t>
            </w:r>
          </w:p>
        </w:tc>
      </w:tr>
      <w:tr w:rsidR="008920F6" w:rsidRPr="008144AA" w14:paraId="77507E7F" w14:textId="77777777" w:rsidTr="002923CF">
        <w:trPr>
          <w:trHeight w:val="149"/>
        </w:trPr>
        <w:tc>
          <w:tcPr>
            <w:tcW w:w="1276" w:type="pct"/>
          </w:tcPr>
          <w:p w14:paraId="4A5CB9F8" w14:textId="77777777" w:rsidR="008920F6" w:rsidRPr="008144AA" w:rsidRDefault="008920F6" w:rsidP="008920F6">
            <w:pPr>
              <w:spacing w:line="276" w:lineRule="auto"/>
              <w:rPr>
                <w:lang w:val="en-GB"/>
              </w:rPr>
            </w:pPr>
            <w:r w:rsidRPr="008144AA">
              <w:rPr>
                <w:lang w:val="en-GB"/>
              </w:rPr>
              <w:t>Will the Project involve the harvesting of forests?</w:t>
            </w:r>
          </w:p>
        </w:tc>
        <w:tc>
          <w:tcPr>
            <w:tcW w:w="1224" w:type="pct"/>
            <w:vMerge w:val="restart"/>
          </w:tcPr>
          <w:p w14:paraId="6CC32209" w14:textId="77777777" w:rsidR="008920F6" w:rsidRDefault="008920F6" w:rsidP="008920F6">
            <w:pPr>
              <w:spacing w:line="276" w:lineRule="auto"/>
              <w:jc w:val="both"/>
            </w:pPr>
            <w:r>
              <w:t>No</w:t>
            </w:r>
          </w:p>
          <w:p w14:paraId="62574A04" w14:textId="14FDB533" w:rsidR="008920F6" w:rsidRPr="008144AA" w:rsidRDefault="008920F6" w:rsidP="008920F6">
            <w:pPr>
              <w:spacing w:line="276" w:lineRule="auto"/>
              <w:rPr>
                <w:lang w:val="en-GB"/>
              </w:rPr>
            </w:pPr>
            <w:r w:rsidRPr="000654B0">
              <w:t>The project will reduce fuel wood demand and thus also the harvest rate of forests. Therefore, the project has a positive impact on the forest cover.</w:t>
            </w:r>
          </w:p>
        </w:tc>
        <w:tc>
          <w:tcPr>
            <w:tcW w:w="1251" w:type="pct"/>
            <w:vMerge w:val="restart"/>
            <w:shd w:val="clear" w:color="auto" w:fill="FFFFFF"/>
          </w:tcPr>
          <w:p w14:paraId="49BF5D02" w14:textId="641D17CD" w:rsidR="008920F6" w:rsidRPr="008144AA" w:rsidDel="00BF65FF" w:rsidRDefault="008920F6" w:rsidP="008920F6">
            <w:pPr>
              <w:spacing w:line="276" w:lineRule="auto"/>
              <w:rPr>
                <w:lang w:val="en-GB"/>
              </w:rPr>
            </w:pPr>
            <w:r w:rsidRPr="00440B37">
              <w:t>None</w:t>
            </w:r>
          </w:p>
        </w:tc>
        <w:tc>
          <w:tcPr>
            <w:tcW w:w="1249" w:type="pct"/>
            <w:vMerge w:val="restart"/>
            <w:shd w:val="clear" w:color="auto" w:fill="FFFFFF"/>
          </w:tcPr>
          <w:p w14:paraId="4D600299" w14:textId="4B270F1B" w:rsidR="008920F6" w:rsidRPr="008144AA" w:rsidRDefault="008920F6" w:rsidP="008920F6">
            <w:pPr>
              <w:spacing w:line="276" w:lineRule="auto"/>
              <w:rPr>
                <w:lang w:val="en-GB"/>
              </w:rPr>
            </w:pPr>
            <w:r w:rsidRPr="00440B37">
              <w:t>None</w:t>
            </w:r>
          </w:p>
        </w:tc>
      </w:tr>
      <w:tr w:rsidR="00661C60" w:rsidRPr="008144AA" w14:paraId="510F34D7" w14:textId="77777777" w:rsidTr="002923CF">
        <w:trPr>
          <w:trHeight w:val="149"/>
        </w:trPr>
        <w:tc>
          <w:tcPr>
            <w:tcW w:w="1276" w:type="pct"/>
          </w:tcPr>
          <w:p w14:paraId="6611C2F3" w14:textId="77777777" w:rsidR="00661C60" w:rsidRPr="008144AA" w:rsidRDefault="00661C60" w:rsidP="002923CF">
            <w:pPr>
              <w:spacing w:line="276" w:lineRule="auto"/>
              <w:rPr>
                <w:lang w:val="en-GB"/>
              </w:rPr>
            </w:pPr>
            <w:r w:rsidRPr="008144AA">
              <w:rPr>
                <w:lang w:val="en-GB"/>
              </w:rPr>
              <w:t>&gt;&gt;</w:t>
            </w:r>
          </w:p>
        </w:tc>
        <w:tc>
          <w:tcPr>
            <w:tcW w:w="1224" w:type="pct"/>
            <w:vMerge/>
          </w:tcPr>
          <w:p w14:paraId="5270C502" w14:textId="77777777" w:rsidR="00661C60" w:rsidRPr="008144AA" w:rsidRDefault="00661C60" w:rsidP="002923CF">
            <w:pPr>
              <w:spacing w:line="276" w:lineRule="auto"/>
              <w:rPr>
                <w:lang w:val="en-GB"/>
              </w:rPr>
            </w:pPr>
          </w:p>
        </w:tc>
        <w:tc>
          <w:tcPr>
            <w:tcW w:w="1251" w:type="pct"/>
            <w:vMerge/>
            <w:shd w:val="clear" w:color="auto" w:fill="FFFFFF"/>
          </w:tcPr>
          <w:p w14:paraId="4B42CAAC" w14:textId="77777777" w:rsidR="00661C60" w:rsidRPr="008144AA" w:rsidDel="00BF65FF" w:rsidRDefault="00661C60" w:rsidP="00331C35">
            <w:pPr>
              <w:numPr>
                <w:ilvl w:val="0"/>
                <w:numId w:val="26"/>
              </w:numPr>
              <w:spacing w:line="276" w:lineRule="auto"/>
              <w:rPr>
                <w:lang w:val="en-GB"/>
              </w:rPr>
            </w:pPr>
          </w:p>
        </w:tc>
        <w:tc>
          <w:tcPr>
            <w:tcW w:w="1249" w:type="pct"/>
            <w:vMerge/>
            <w:shd w:val="clear" w:color="auto" w:fill="FFFFFF"/>
          </w:tcPr>
          <w:p w14:paraId="5C66065E" w14:textId="77777777" w:rsidR="00661C60" w:rsidRPr="008144AA" w:rsidRDefault="00661C60" w:rsidP="00331C35">
            <w:pPr>
              <w:numPr>
                <w:ilvl w:val="0"/>
                <w:numId w:val="22"/>
              </w:numPr>
              <w:spacing w:line="276" w:lineRule="auto"/>
              <w:rPr>
                <w:lang w:val="en-GB"/>
              </w:rPr>
            </w:pPr>
          </w:p>
        </w:tc>
      </w:tr>
      <w:tr w:rsidR="00661C60" w:rsidRPr="008144AA" w14:paraId="567E0A2B" w14:textId="77777777" w:rsidTr="002923CF">
        <w:tc>
          <w:tcPr>
            <w:tcW w:w="5000" w:type="pct"/>
            <w:gridSpan w:val="4"/>
            <w:shd w:val="clear" w:color="auto" w:fill="E2F8FA"/>
          </w:tcPr>
          <w:p w14:paraId="4F6AFD23" w14:textId="77777777" w:rsidR="00661C60" w:rsidRPr="008144AA" w:rsidRDefault="00661C60" w:rsidP="002923CF">
            <w:pPr>
              <w:spacing w:line="276" w:lineRule="auto"/>
              <w:rPr>
                <w:b/>
                <w:bCs/>
                <w:lang w:val="en-GB"/>
              </w:rPr>
            </w:pPr>
            <w:r w:rsidRPr="008144AA">
              <w:rPr>
                <w:b/>
                <w:bCs/>
                <w:lang w:val="en-GB"/>
              </w:rPr>
              <w:t>Principle 9.8 Food</w:t>
            </w:r>
          </w:p>
        </w:tc>
      </w:tr>
      <w:tr w:rsidR="00172680" w:rsidRPr="008144AA" w14:paraId="1B9BBBB5" w14:textId="77777777" w:rsidTr="002923CF">
        <w:trPr>
          <w:trHeight w:val="149"/>
        </w:trPr>
        <w:tc>
          <w:tcPr>
            <w:tcW w:w="1276" w:type="pct"/>
          </w:tcPr>
          <w:p w14:paraId="3C590763" w14:textId="77777777" w:rsidR="00172680" w:rsidRPr="008144AA" w:rsidRDefault="00172680" w:rsidP="00172680">
            <w:pPr>
              <w:spacing w:line="276" w:lineRule="auto"/>
              <w:rPr>
                <w:lang w:val="en-GB"/>
              </w:rPr>
            </w:pPr>
            <w:r w:rsidRPr="008144AA">
              <w:rPr>
                <w:lang w:val="en-GB"/>
              </w:rPr>
              <w:t>Does the Project modify the quantity or nutritional quality of food available such as through crop regime alteration or export or economic incentives?</w:t>
            </w:r>
          </w:p>
        </w:tc>
        <w:tc>
          <w:tcPr>
            <w:tcW w:w="1224" w:type="pct"/>
            <w:vMerge w:val="restart"/>
          </w:tcPr>
          <w:p w14:paraId="0D65E219" w14:textId="77777777" w:rsidR="00172680" w:rsidRDefault="00172680" w:rsidP="00172680">
            <w:pPr>
              <w:spacing w:line="276" w:lineRule="auto"/>
              <w:jc w:val="both"/>
            </w:pPr>
            <w:r>
              <w:t>No</w:t>
            </w:r>
          </w:p>
          <w:p w14:paraId="3E7D2CCB" w14:textId="189F88E4" w:rsidR="00172680" w:rsidRPr="008144AA" w:rsidRDefault="00172680" w:rsidP="00172680">
            <w:pPr>
              <w:spacing w:line="276" w:lineRule="auto"/>
              <w:rPr>
                <w:lang w:val="en-GB"/>
              </w:rPr>
            </w:pPr>
            <w:r w:rsidRPr="000654B0">
              <w:t>The project does not impact the growing of food nor the quality of the food. Thus, the project does not negatively influence access to and availability of food.</w:t>
            </w:r>
          </w:p>
        </w:tc>
        <w:tc>
          <w:tcPr>
            <w:tcW w:w="1251" w:type="pct"/>
            <w:vMerge w:val="restart"/>
            <w:shd w:val="clear" w:color="auto" w:fill="FFFFFF"/>
          </w:tcPr>
          <w:p w14:paraId="632C3AB1" w14:textId="3B5341F5" w:rsidR="00172680" w:rsidRPr="008144AA" w:rsidDel="00BF65FF" w:rsidRDefault="00172680" w:rsidP="00172680">
            <w:pPr>
              <w:spacing w:line="276" w:lineRule="auto"/>
              <w:rPr>
                <w:lang w:val="en-GB"/>
              </w:rPr>
            </w:pPr>
            <w:r w:rsidRPr="0011774E">
              <w:t>None</w:t>
            </w:r>
          </w:p>
        </w:tc>
        <w:tc>
          <w:tcPr>
            <w:tcW w:w="1249" w:type="pct"/>
            <w:vMerge w:val="restart"/>
            <w:shd w:val="clear" w:color="auto" w:fill="FFFFFF"/>
          </w:tcPr>
          <w:p w14:paraId="32D47510" w14:textId="04163783" w:rsidR="00172680" w:rsidRPr="008144AA" w:rsidRDefault="00172680" w:rsidP="00172680">
            <w:pPr>
              <w:spacing w:line="276" w:lineRule="auto"/>
              <w:rPr>
                <w:lang w:val="en-GB"/>
              </w:rPr>
            </w:pPr>
            <w:r w:rsidRPr="0011774E">
              <w:t>None</w:t>
            </w:r>
          </w:p>
        </w:tc>
      </w:tr>
      <w:tr w:rsidR="00661C60" w:rsidRPr="008144AA" w14:paraId="7C2CB3C8" w14:textId="77777777" w:rsidTr="002923CF">
        <w:trPr>
          <w:trHeight w:val="149"/>
        </w:trPr>
        <w:tc>
          <w:tcPr>
            <w:tcW w:w="1276" w:type="pct"/>
          </w:tcPr>
          <w:p w14:paraId="407CE0E0" w14:textId="77777777" w:rsidR="00661C60" w:rsidRPr="008144AA" w:rsidRDefault="00661C60" w:rsidP="002923CF">
            <w:pPr>
              <w:spacing w:line="276" w:lineRule="auto"/>
              <w:rPr>
                <w:lang w:val="en-GB"/>
              </w:rPr>
            </w:pPr>
            <w:r w:rsidRPr="008144AA">
              <w:rPr>
                <w:lang w:val="en-GB"/>
              </w:rPr>
              <w:t>&gt;&gt;</w:t>
            </w:r>
          </w:p>
        </w:tc>
        <w:tc>
          <w:tcPr>
            <w:tcW w:w="1224" w:type="pct"/>
            <w:vMerge/>
          </w:tcPr>
          <w:p w14:paraId="11CBCE37" w14:textId="77777777" w:rsidR="00661C60" w:rsidRPr="008144AA" w:rsidRDefault="00661C60" w:rsidP="002923CF">
            <w:pPr>
              <w:spacing w:line="276" w:lineRule="auto"/>
              <w:rPr>
                <w:lang w:val="en-GB"/>
              </w:rPr>
            </w:pPr>
          </w:p>
        </w:tc>
        <w:tc>
          <w:tcPr>
            <w:tcW w:w="1251" w:type="pct"/>
            <w:vMerge/>
            <w:shd w:val="clear" w:color="auto" w:fill="FFFFFF"/>
          </w:tcPr>
          <w:p w14:paraId="52B2C97A" w14:textId="77777777" w:rsidR="00661C60" w:rsidRPr="008144AA" w:rsidDel="00BF65FF" w:rsidRDefault="00661C60" w:rsidP="00331C35">
            <w:pPr>
              <w:numPr>
                <w:ilvl w:val="0"/>
                <w:numId w:val="26"/>
              </w:numPr>
              <w:spacing w:line="276" w:lineRule="auto"/>
              <w:rPr>
                <w:lang w:val="en-GB"/>
              </w:rPr>
            </w:pPr>
          </w:p>
        </w:tc>
        <w:tc>
          <w:tcPr>
            <w:tcW w:w="1249" w:type="pct"/>
            <w:vMerge/>
            <w:shd w:val="clear" w:color="auto" w:fill="FFFFFF"/>
          </w:tcPr>
          <w:p w14:paraId="2FE841AF" w14:textId="77777777" w:rsidR="00661C60" w:rsidRPr="008144AA" w:rsidRDefault="00661C60" w:rsidP="00331C35">
            <w:pPr>
              <w:numPr>
                <w:ilvl w:val="0"/>
                <w:numId w:val="22"/>
              </w:numPr>
              <w:spacing w:line="276" w:lineRule="auto"/>
              <w:rPr>
                <w:lang w:val="en-GB"/>
              </w:rPr>
            </w:pPr>
          </w:p>
        </w:tc>
      </w:tr>
      <w:tr w:rsidR="00661C60" w:rsidRPr="008144AA" w14:paraId="669FEF41" w14:textId="77777777" w:rsidTr="002923CF">
        <w:tc>
          <w:tcPr>
            <w:tcW w:w="5000" w:type="pct"/>
            <w:gridSpan w:val="4"/>
            <w:shd w:val="clear" w:color="auto" w:fill="E2F8FA"/>
          </w:tcPr>
          <w:p w14:paraId="59F9FE5C" w14:textId="77777777" w:rsidR="00661C60" w:rsidRPr="008144AA" w:rsidRDefault="00661C60" w:rsidP="002923CF">
            <w:pPr>
              <w:spacing w:line="276" w:lineRule="auto"/>
              <w:rPr>
                <w:lang w:val="en-GB"/>
              </w:rPr>
            </w:pPr>
            <w:r w:rsidRPr="008144AA">
              <w:rPr>
                <w:b/>
                <w:bCs/>
                <w:lang w:val="en-GB"/>
              </w:rPr>
              <w:t xml:space="preserve">Principle </w:t>
            </w:r>
            <w:proofErr w:type="gramStart"/>
            <w:r w:rsidRPr="008144AA">
              <w:rPr>
                <w:b/>
                <w:bCs/>
                <w:lang w:val="en-GB"/>
              </w:rPr>
              <w:t>9.9  Animal</w:t>
            </w:r>
            <w:proofErr w:type="gramEnd"/>
            <w:r w:rsidRPr="008144AA">
              <w:rPr>
                <w:b/>
                <w:bCs/>
                <w:lang w:val="en-GB"/>
              </w:rPr>
              <w:t xml:space="preserve"> husbandry </w:t>
            </w:r>
          </w:p>
        </w:tc>
      </w:tr>
      <w:tr w:rsidR="002B5CD4" w:rsidRPr="008144AA" w14:paraId="7D33048B" w14:textId="77777777" w:rsidTr="002923CF">
        <w:trPr>
          <w:trHeight w:val="149"/>
        </w:trPr>
        <w:tc>
          <w:tcPr>
            <w:tcW w:w="1276" w:type="pct"/>
          </w:tcPr>
          <w:p w14:paraId="20AA76AB" w14:textId="77777777" w:rsidR="002B5CD4" w:rsidRPr="008144AA" w:rsidRDefault="002B5CD4" w:rsidP="002B5CD4">
            <w:pPr>
              <w:spacing w:line="276" w:lineRule="auto"/>
              <w:rPr>
                <w:lang w:val="en-GB"/>
              </w:rPr>
            </w:pPr>
            <w:r w:rsidRPr="008144AA">
              <w:rPr>
                <w:lang w:val="en-GB"/>
              </w:rPr>
              <w:t>Will the Project involve animal husbandry?</w:t>
            </w:r>
          </w:p>
        </w:tc>
        <w:tc>
          <w:tcPr>
            <w:tcW w:w="1224" w:type="pct"/>
            <w:vMerge w:val="restart"/>
          </w:tcPr>
          <w:p w14:paraId="44B0E496" w14:textId="77777777" w:rsidR="002B5CD4" w:rsidRDefault="002B5CD4" w:rsidP="002B5CD4">
            <w:pPr>
              <w:spacing w:line="276" w:lineRule="auto"/>
              <w:jc w:val="both"/>
            </w:pPr>
            <w:r>
              <w:t>No</w:t>
            </w:r>
          </w:p>
          <w:p w14:paraId="469740BB" w14:textId="513E2722" w:rsidR="002B5CD4" w:rsidRPr="008144AA" w:rsidRDefault="002B5CD4" w:rsidP="002B5CD4">
            <w:pPr>
              <w:spacing w:line="276" w:lineRule="auto"/>
              <w:rPr>
                <w:lang w:val="en-GB"/>
              </w:rPr>
            </w:pPr>
            <w:r w:rsidRPr="000654B0">
              <w:t>This project does not involve animal husbandry</w:t>
            </w:r>
          </w:p>
        </w:tc>
        <w:tc>
          <w:tcPr>
            <w:tcW w:w="1251" w:type="pct"/>
            <w:vMerge w:val="restart"/>
            <w:shd w:val="clear" w:color="auto" w:fill="FFFFFF"/>
          </w:tcPr>
          <w:p w14:paraId="339B3222" w14:textId="5870189E" w:rsidR="002B5CD4" w:rsidRPr="008144AA" w:rsidDel="00BF65FF" w:rsidRDefault="002B5CD4" w:rsidP="002B5CD4">
            <w:pPr>
              <w:spacing w:line="276" w:lineRule="auto"/>
              <w:rPr>
                <w:lang w:val="en-GB"/>
              </w:rPr>
            </w:pPr>
            <w:r>
              <w:t>None</w:t>
            </w:r>
          </w:p>
        </w:tc>
        <w:tc>
          <w:tcPr>
            <w:tcW w:w="1249" w:type="pct"/>
            <w:vMerge w:val="restart"/>
            <w:shd w:val="clear" w:color="auto" w:fill="FFFFFF"/>
          </w:tcPr>
          <w:p w14:paraId="63DF00EA" w14:textId="5F6D5A5C" w:rsidR="002B5CD4" w:rsidRPr="008144AA" w:rsidRDefault="002B5CD4" w:rsidP="002B5CD4">
            <w:pPr>
              <w:spacing w:line="276" w:lineRule="auto"/>
              <w:rPr>
                <w:lang w:val="en-GB"/>
              </w:rPr>
            </w:pPr>
            <w:r>
              <w:t>None</w:t>
            </w:r>
          </w:p>
        </w:tc>
      </w:tr>
      <w:tr w:rsidR="00661C60" w:rsidRPr="008144AA" w14:paraId="66C4B102" w14:textId="77777777" w:rsidTr="002923CF">
        <w:trPr>
          <w:trHeight w:val="149"/>
        </w:trPr>
        <w:tc>
          <w:tcPr>
            <w:tcW w:w="1276" w:type="pct"/>
          </w:tcPr>
          <w:p w14:paraId="29424C26" w14:textId="77777777" w:rsidR="00661C60" w:rsidRPr="008144AA" w:rsidRDefault="00661C60" w:rsidP="002923CF">
            <w:pPr>
              <w:spacing w:line="276" w:lineRule="auto"/>
              <w:rPr>
                <w:lang w:val="en-GB"/>
              </w:rPr>
            </w:pPr>
            <w:r w:rsidRPr="008144AA">
              <w:rPr>
                <w:lang w:val="en-GB"/>
              </w:rPr>
              <w:t>&gt;&gt;</w:t>
            </w:r>
          </w:p>
        </w:tc>
        <w:tc>
          <w:tcPr>
            <w:tcW w:w="1224" w:type="pct"/>
            <w:vMerge/>
          </w:tcPr>
          <w:p w14:paraId="6F7006D3" w14:textId="77777777" w:rsidR="00661C60" w:rsidRPr="008144AA" w:rsidRDefault="00661C60" w:rsidP="002923CF">
            <w:pPr>
              <w:spacing w:line="276" w:lineRule="auto"/>
              <w:rPr>
                <w:lang w:val="en-GB"/>
              </w:rPr>
            </w:pPr>
          </w:p>
        </w:tc>
        <w:tc>
          <w:tcPr>
            <w:tcW w:w="1251" w:type="pct"/>
            <w:vMerge/>
            <w:shd w:val="clear" w:color="auto" w:fill="FFFFFF"/>
          </w:tcPr>
          <w:p w14:paraId="37C2AF42" w14:textId="77777777" w:rsidR="00661C60" w:rsidRPr="008144AA" w:rsidDel="00BF65FF" w:rsidRDefault="00661C60" w:rsidP="00331C35">
            <w:pPr>
              <w:numPr>
                <w:ilvl w:val="0"/>
                <w:numId w:val="26"/>
              </w:numPr>
              <w:spacing w:line="276" w:lineRule="auto"/>
              <w:rPr>
                <w:lang w:val="en-GB"/>
              </w:rPr>
            </w:pPr>
          </w:p>
        </w:tc>
        <w:tc>
          <w:tcPr>
            <w:tcW w:w="1249" w:type="pct"/>
            <w:vMerge/>
            <w:shd w:val="clear" w:color="auto" w:fill="FFFFFF"/>
          </w:tcPr>
          <w:p w14:paraId="42CA5250" w14:textId="77777777" w:rsidR="00661C60" w:rsidRPr="008144AA" w:rsidRDefault="00661C60" w:rsidP="00331C35">
            <w:pPr>
              <w:numPr>
                <w:ilvl w:val="0"/>
                <w:numId w:val="22"/>
              </w:numPr>
              <w:spacing w:line="276" w:lineRule="auto"/>
              <w:rPr>
                <w:lang w:val="en-GB"/>
              </w:rPr>
            </w:pPr>
          </w:p>
        </w:tc>
      </w:tr>
      <w:tr w:rsidR="00661C60" w:rsidRPr="008144AA" w14:paraId="5D7D5BBC" w14:textId="77777777" w:rsidTr="002923CF">
        <w:tc>
          <w:tcPr>
            <w:tcW w:w="5000" w:type="pct"/>
            <w:gridSpan w:val="4"/>
            <w:shd w:val="clear" w:color="auto" w:fill="E2F8FA"/>
          </w:tcPr>
          <w:p w14:paraId="22C793C9" w14:textId="77777777" w:rsidR="00661C60" w:rsidRPr="008144AA" w:rsidRDefault="00661C60" w:rsidP="002923CF">
            <w:pPr>
              <w:spacing w:line="276" w:lineRule="auto"/>
              <w:rPr>
                <w:lang w:val="en-GB"/>
              </w:rPr>
            </w:pPr>
            <w:r w:rsidRPr="008144AA">
              <w:rPr>
                <w:b/>
                <w:bCs/>
                <w:lang w:val="en-GB"/>
              </w:rPr>
              <w:t xml:space="preserve">Principle </w:t>
            </w:r>
            <w:proofErr w:type="gramStart"/>
            <w:r w:rsidRPr="008144AA">
              <w:rPr>
                <w:b/>
                <w:bCs/>
                <w:lang w:val="en-GB"/>
              </w:rPr>
              <w:t>9.10  High</w:t>
            </w:r>
            <w:proofErr w:type="gramEnd"/>
            <w:r w:rsidRPr="008144AA">
              <w:rPr>
                <w:b/>
                <w:bCs/>
                <w:lang w:val="en-GB"/>
              </w:rPr>
              <w:t xml:space="preserve"> Conservation Value Areas and Critical Habitats </w:t>
            </w:r>
          </w:p>
        </w:tc>
      </w:tr>
      <w:tr w:rsidR="000A469C" w:rsidRPr="008144AA" w14:paraId="7265C3B1" w14:textId="77777777" w:rsidTr="002923CF">
        <w:trPr>
          <w:trHeight w:val="188"/>
        </w:trPr>
        <w:tc>
          <w:tcPr>
            <w:tcW w:w="1276" w:type="pct"/>
          </w:tcPr>
          <w:p w14:paraId="2D3533B5" w14:textId="77777777" w:rsidR="000A469C" w:rsidRPr="008144AA" w:rsidRDefault="000A469C" w:rsidP="000A469C">
            <w:pPr>
              <w:spacing w:line="276" w:lineRule="auto"/>
              <w:rPr>
                <w:lang w:val="en-GB"/>
              </w:rPr>
            </w:pPr>
            <w:r w:rsidRPr="008144AA">
              <w:rPr>
                <w:lang w:val="en-GB"/>
              </w:rPr>
              <w:lastRenderedPageBreak/>
              <w:t>Does the Project physically affect or alter largely intact or High Conservation Value (HCV) ecosystems, critical habitats, landscapes, key biodiversity areas or sites identified?</w:t>
            </w:r>
          </w:p>
        </w:tc>
        <w:tc>
          <w:tcPr>
            <w:tcW w:w="1224" w:type="pct"/>
            <w:vMerge w:val="restart"/>
          </w:tcPr>
          <w:p w14:paraId="0B20241E" w14:textId="77777777" w:rsidR="000A469C" w:rsidRDefault="000A469C" w:rsidP="000A469C">
            <w:pPr>
              <w:spacing w:line="276" w:lineRule="auto"/>
              <w:jc w:val="both"/>
            </w:pPr>
            <w:r>
              <w:t>No</w:t>
            </w:r>
          </w:p>
          <w:p w14:paraId="6B1648EB" w14:textId="77777777" w:rsidR="000A469C" w:rsidRDefault="000A469C" w:rsidP="000A469C">
            <w:pPr>
              <w:spacing w:line="276" w:lineRule="auto"/>
              <w:jc w:val="both"/>
            </w:pPr>
            <w:r>
              <w:t xml:space="preserve">The project is very close to the Maasai Mara game reserve. </w:t>
            </w:r>
            <w:r w:rsidRPr="00167AF8">
              <w:t>The impact of the project is positive on these sites because it reduces stress on forested areas</w:t>
            </w:r>
            <w:r>
              <w:t xml:space="preserve">. </w:t>
            </w:r>
          </w:p>
          <w:p w14:paraId="6D0D7C9F" w14:textId="50F85E26" w:rsidR="000A469C" w:rsidRPr="008144AA" w:rsidRDefault="000A469C" w:rsidP="000A469C">
            <w:pPr>
              <w:spacing w:line="276" w:lineRule="auto"/>
              <w:rPr>
                <w:lang w:val="en-GB"/>
              </w:rPr>
            </w:pPr>
            <w:r w:rsidRPr="00167AF8">
              <w:t xml:space="preserve">The project through local stakeholder consultations </w:t>
            </w:r>
            <w:r>
              <w:t>will seek</w:t>
            </w:r>
            <w:r w:rsidRPr="00167AF8">
              <w:t xml:space="preserve"> the opinion of all relevant authorities concerned with the management of this area. Kenya has ratified all major conventions and protocols relating to the protection of biological diversity. The Kenyan constitution obliges the state to protect genetic resources and biological diversity (Article 68(e)).</w:t>
            </w:r>
          </w:p>
        </w:tc>
        <w:tc>
          <w:tcPr>
            <w:tcW w:w="1251" w:type="pct"/>
            <w:vMerge w:val="restart"/>
            <w:shd w:val="clear" w:color="auto" w:fill="FFFFFF"/>
          </w:tcPr>
          <w:p w14:paraId="3972BFBF" w14:textId="6340BE88" w:rsidR="000A469C" w:rsidRPr="008144AA" w:rsidDel="00BF65FF" w:rsidRDefault="000A469C" w:rsidP="000A469C">
            <w:pPr>
              <w:spacing w:line="276" w:lineRule="auto"/>
              <w:rPr>
                <w:lang w:val="en-GB"/>
              </w:rPr>
            </w:pPr>
            <w:r>
              <w:t>None</w:t>
            </w:r>
          </w:p>
        </w:tc>
        <w:tc>
          <w:tcPr>
            <w:tcW w:w="1249" w:type="pct"/>
            <w:vMerge w:val="restart"/>
            <w:shd w:val="clear" w:color="auto" w:fill="FFFFFF"/>
          </w:tcPr>
          <w:p w14:paraId="0232D017" w14:textId="45DA425F" w:rsidR="000A469C" w:rsidRPr="008144AA" w:rsidRDefault="000A469C" w:rsidP="000A469C">
            <w:pPr>
              <w:spacing w:line="276" w:lineRule="auto"/>
              <w:rPr>
                <w:lang w:val="en-GB"/>
              </w:rPr>
            </w:pPr>
            <w:r>
              <w:t>None</w:t>
            </w:r>
          </w:p>
        </w:tc>
      </w:tr>
      <w:tr w:rsidR="00661C60" w:rsidRPr="008144AA" w14:paraId="693E3F22" w14:textId="77777777" w:rsidTr="002923CF">
        <w:trPr>
          <w:trHeight w:val="187"/>
        </w:trPr>
        <w:tc>
          <w:tcPr>
            <w:tcW w:w="1276" w:type="pct"/>
          </w:tcPr>
          <w:p w14:paraId="45114621" w14:textId="77777777" w:rsidR="00661C60" w:rsidRPr="008144AA" w:rsidRDefault="00661C60" w:rsidP="002923CF">
            <w:pPr>
              <w:spacing w:line="276" w:lineRule="auto"/>
              <w:rPr>
                <w:lang w:val="en-GB"/>
              </w:rPr>
            </w:pPr>
            <w:r w:rsidRPr="008144AA">
              <w:rPr>
                <w:lang w:val="en-GB"/>
              </w:rPr>
              <w:t>&gt;&gt;</w:t>
            </w:r>
          </w:p>
        </w:tc>
        <w:tc>
          <w:tcPr>
            <w:tcW w:w="1224" w:type="pct"/>
            <w:vMerge/>
          </w:tcPr>
          <w:p w14:paraId="42BC2EE3" w14:textId="77777777" w:rsidR="00661C60" w:rsidRPr="008144AA" w:rsidRDefault="00661C60" w:rsidP="002923CF">
            <w:pPr>
              <w:spacing w:line="276" w:lineRule="auto"/>
              <w:rPr>
                <w:lang w:val="en-GB"/>
              </w:rPr>
            </w:pPr>
          </w:p>
        </w:tc>
        <w:tc>
          <w:tcPr>
            <w:tcW w:w="1251" w:type="pct"/>
            <w:vMerge/>
            <w:shd w:val="clear" w:color="auto" w:fill="FFFFFF"/>
          </w:tcPr>
          <w:p w14:paraId="485F9E92" w14:textId="77777777" w:rsidR="00661C60" w:rsidRPr="008144AA" w:rsidDel="00BF65FF" w:rsidRDefault="00661C60" w:rsidP="00331C35">
            <w:pPr>
              <w:numPr>
                <w:ilvl w:val="0"/>
                <w:numId w:val="26"/>
              </w:numPr>
              <w:spacing w:line="276" w:lineRule="auto"/>
              <w:rPr>
                <w:lang w:val="en-GB"/>
              </w:rPr>
            </w:pPr>
          </w:p>
        </w:tc>
        <w:tc>
          <w:tcPr>
            <w:tcW w:w="1249" w:type="pct"/>
            <w:vMerge/>
            <w:shd w:val="clear" w:color="auto" w:fill="FFFFFF"/>
          </w:tcPr>
          <w:p w14:paraId="1753144B" w14:textId="77777777" w:rsidR="00661C60" w:rsidRPr="008144AA" w:rsidRDefault="00661C60" w:rsidP="00331C35">
            <w:pPr>
              <w:numPr>
                <w:ilvl w:val="0"/>
                <w:numId w:val="22"/>
              </w:numPr>
              <w:spacing w:line="276" w:lineRule="auto"/>
              <w:rPr>
                <w:lang w:val="en-GB"/>
              </w:rPr>
            </w:pPr>
          </w:p>
        </w:tc>
      </w:tr>
      <w:tr w:rsidR="00661C60" w:rsidRPr="008144AA" w14:paraId="37DB05EE" w14:textId="77777777" w:rsidTr="002923CF">
        <w:tc>
          <w:tcPr>
            <w:tcW w:w="5000" w:type="pct"/>
            <w:gridSpan w:val="4"/>
            <w:shd w:val="clear" w:color="auto" w:fill="E2F8FA"/>
          </w:tcPr>
          <w:p w14:paraId="1408FCE8" w14:textId="77777777" w:rsidR="00661C60" w:rsidRPr="008144AA" w:rsidRDefault="00661C60" w:rsidP="002923CF">
            <w:pPr>
              <w:spacing w:line="276" w:lineRule="auto"/>
              <w:rPr>
                <w:lang w:val="en-GB"/>
              </w:rPr>
            </w:pPr>
            <w:r w:rsidRPr="008144AA">
              <w:rPr>
                <w:b/>
                <w:bCs/>
                <w:lang w:val="en-GB"/>
              </w:rPr>
              <w:t xml:space="preserve">Principle </w:t>
            </w:r>
            <w:proofErr w:type="gramStart"/>
            <w:r w:rsidRPr="008144AA">
              <w:rPr>
                <w:b/>
                <w:bCs/>
                <w:lang w:val="en-GB"/>
              </w:rPr>
              <w:t>9.11  Endangered</w:t>
            </w:r>
            <w:proofErr w:type="gramEnd"/>
            <w:r w:rsidRPr="008144AA">
              <w:rPr>
                <w:b/>
                <w:bCs/>
                <w:lang w:val="en-GB"/>
              </w:rPr>
              <w:t xml:space="preserve"> Species </w:t>
            </w:r>
          </w:p>
        </w:tc>
      </w:tr>
      <w:tr w:rsidR="00392912" w:rsidRPr="008144AA" w14:paraId="7EAE348F" w14:textId="77777777" w:rsidTr="002923CF">
        <w:trPr>
          <w:trHeight w:val="188"/>
        </w:trPr>
        <w:tc>
          <w:tcPr>
            <w:tcW w:w="1276" w:type="pct"/>
          </w:tcPr>
          <w:p w14:paraId="687F5765" w14:textId="77777777" w:rsidR="00392912" w:rsidRPr="00DD1F6B" w:rsidRDefault="00392912" w:rsidP="00392912">
            <w:pPr>
              <w:spacing w:line="276" w:lineRule="auto"/>
              <w:rPr>
                <w:rFonts w:cs="Arial"/>
                <w:szCs w:val="22"/>
                <w:lang w:eastAsia="de-DE"/>
              </w:rPr>
            </w:pPr>
            <w:r>
              <w:rPr>
                <w:rFonts w:cs="Arial"/>
                <w:szCs w:val="22"/>
                <w:lang w:eastAsia="de-DE"/>
              </w:rPr>
              <w:t xml:space="preserve">a. </w:t>
            </w:r>
            <w:r w:rsidRPr="00DD1F6B">
              <w:rPr>
                <w:rFonts w:cs="Arial"/>
                <w:szCs w:val="22"/>
                <w:lang w:eastAsia="de-DE"/>
              </w:rPr>
              <w:t xml:space="preserve">Are there any endangered species identified as potentially being present within the Project boundary (including </w:t>
            </w:r>
            <w:r w:rsidRPr="00DD1F6B">
              <w:rPr>
                <w:rFonts w:cs="Arial"/>
                <w:szCs w:val="22"/>
                <w:lang w:eastAsia="de-DE"/>
              </w:rPr>
              <w:lastRenderedPageBreak/>
              <w:t>those that may route through the area)?</w:t>
            </w:r>
          </w:p>
          <w:p w14:paraId="7848B905" w14:textId="15BF1455" w:rsidR="00392912" w:rsidRPr="0068294E" w:rsidRDefault="00392912" w:rsidP="00331C35">
            <w:pPr>
              <w:pStyle w:val="Paragraphedeliste"/>
              <w:numPr>
                <w:ilvl w:val="4"/>
                <w:numId w:val="29"/>
              </w:numPr>
              <w:spacing w:line="276" w:lineRule="auto"/>
              <w:ind w:left="313" w:hanging="313"/>
              <w:rPr>
                <w:rFonts w:cs="Arial"/>
                <w:szCs w:val="22"/>
                <w:lang w:eastAsia="de-DE"/>
              </w:rPr>
            </w:pPr>
            <w:r w:rsidRPr="00135E8D">
              <w:rPr>
                <w:rFonts w:cs="Arial"/>
                <w:szCs w:val="22"/>
                <w:lang w:eastAsia="de-DE"/>
              </w:rPr>
              <w:t xml:space="preserve">Does the Project potentially impact other areas where endangered species may be present through transboundary affects? </w:t>
            </w:r>
          </w:p>
        </w:tc>
        <w:tc>
          <w:tcPr>
            <w:tcW w:w="1224" w:type="pct"/>
            <w:vMerge w:val="restart"/>
          </w:tcPr>
          <w:p w14:paraId="3C0FE4F4" w14:textId="77777777" w:rsidR="00392912" w:rsidRDefault="00392912" w:rsidP="00392912">
            <w:pPr>
              <w:spacing w:line="276" w:lineRule="auto"/>
              <w:jc w:val="both"/>
            </w:pPr>
            <w:r>
              <w:lastRenderedPageBreak/>
              <w:t>No</w:t>
            </w:r>
          </w:p>
          <w:p w14:paraId="18EEF446" w14:textId="48CF387C" w:rsidR="00392912" w:rsidRPr="008144AA" w:rsidRDefault="00392912" w:rsidP="00392912">
            <w:pPr>
              <w:spacing w:line="276" w:lineRule="auto"/>
              <w:rPr>
                <w:lang w:val="en-GB"/>
              </w:rPr>
            </w:pPr>
            <w:r w:rsidRPr="001711C7">
              <w:t>There are several endangered species in Kenya</w:t>
            </w:r>
            <w:r>
              <w:t xml:space="preserve"> and the Narok County</w:t>
            </w:r>
            <w:r w:rsidRPr="001711C7">
              <w:t xml:space="preserve">. The </w:t>
            </w:r>
            <w:r w:rsidRPr="001711C7">
              <w:lastRenderedPageBreak/>
              <w:t>project is not envisaged to have any impact on their habitat as it only affects</w:t>
            </w:r>
            <w:r>
              <w:t xml:space="preserve"> existing households. Indirectly, t</w:t>
            </w:r>
            <w:r w:rsidRPr="002527FE">
              <w:t xml:space="preserve">he project will have a positive impact on forested areas as there is less need for wood, therefore reducing any pressure on forested areas. Kenya has ratified all the major conventions and protocols relating to environmental protection. The project is mainly reliant on the United Nations Framework Convention on Climate Change and the Kyoto Protocol which Kenya has ratified. Kenyan Constitution under Article 42 guarantees a right to a clean and healthy environment. Other laws are enacted to protect the environment such as the National Environmental Management and </w:t>
            </w:r>
            <w:r w:rsidRPr="002527FE">
              <w:lastRenderedPageBreak/>
              <w:t xml:space="preserve">Coordination Act, Wildlife Act, Forest Act </w:t>
            </w:r>
            <w:proofErr w:type="spellStart"/>
            <w:r w:rsidRPr="002527FE">
              <w:t>etc</w:t>
            </w:r>
            <w:proofErr w:type="spellEnd"/>
          </w:p>
        </w:tc>
        <w:tc>
          <w:tcPr>
            <w:tcW w:w="1251" w:type="pct"/>
            <w:vMerge w:val="restart"/>
            <w:shd w:val="clear" w:color="auto" w:fill="FFFFFF"/>
          </w:tcPr>
          <w:p w14:paraId="221DD3DC" w14:textId="50B6D0B3" w:rsidR="00392912" w:rsidRPr="008144AA" w:rsidDel="00BF65FF" w:rsidRDefault="00392912" w:rsidP="00392912">
            <w:pPr>
              <w:spacing w:line="276" w:lineRule="auto"/>
              <w:rPr>
                <w:lang w:val="en-GB"/>
              </w:rPr>
            </w:pPr>
            <w:r w:rsidRPr="0007089B">
              <w:lastRenderedPageBreak/>
              <w:t>None</w:t>
            </w:r>
          </w:p>
        </w:tc>
        <w:tc>
          <w:tcPr>
            <w:tcW w:w="1249" w:type="pct"/>
            <w:vMerge w:val="restart"/>
            <w:shd w:val="clear" w:color="auto" w:fill="FFFFFF"/>
          </w:tcPr>
          <w:p w14:paraId="6D555BC3" w14:textId="10715333" w:rsidR="00392912" w:rsidRPr="008144AA" w:rsidRDefault="00392912" w:rsidP="00392912">
            <w:pPr>
              <w:spacing w:line="276" w:lineRule="auto"/>
              <w:rPr>
                <w:lang w:val="en-GB"/>
              </w:rPr>
            </w:pPr>
            <w:r w:rsidRPr="0007089B">
              <w:t>None</w:t>
            </w:r>
          </w:p>
        </w:tc>
      </w:tr>
      <w:tr w:rsidR="00661C60" w:rsidRPr="008144AA" w14:paraId="547138EC" w14:textId="77777777" w:rsidTr="002923CF">
        <w:trPr>
          <w:trHeight w:val="187"/>
        </w:trPr>
        <w:tc>
          <w:tcPr>
            <w:tcW w:w="1276" w:type="pct"/>
          </w:tcPr>
          <w:p w14:paraId="7C23415D" w14:textId="77777777" w:rsidR="00661C60" w:rsidRPr="008144AA" w:rsidRDefault="00661C60" w:rsidP="002923CF">
            <w:pPr>
              <w:spacing w:line="276" w:lineRule="auto"/>
              <w:rPr>
                <w:lang w:val="en-GB"/>
              </w:rPr>
            </w:pPr>
            <w:r w:rsidRPr="008144AA">
              <w:rPr>
                <w:lang w:val="en-GB"/>
              </w:rPr>
              <w:t>&gt;&gt;</w:t>
            </w:r>
          </w:p>
        </w:tc>
        <w:tc>
          <w:tcPr>
            <w:tcW w:w="1224" w:type="pct"/>
            <w:vMerge/>
          </w:tcPr>
          <w:p w14:paraId="6F8F90E2" w14:textId="77777777" w:rsidR="00661C60" w:rsidRPr="008144AA" w:rsidRDefault="00661C60" w:rsidP="002923CF">
            <w:pPr>
              <w:spacing w:line="276" w:lineRule="auto"/>
              <w:rPr>
                <w:lang w:val="en-GB"/>
              </w:rPr>
            </w:pPr>
          </w:p>
        </w:tc>
        <w:tc>
          <w:tcPr>
            <w:tcW w:w="1251" w:type="pct"/>
            <w:vMerge/>
            <w:shd w:val="clear" w:color="auto" w:fill="FFFFFF"/>
          </w:tcPr>
          <w:p w14:paraId="71B610EE" w14:textId="77777777" w:rsidR="00661C60" w:rsidRPr="008144AA" w:rsidDel="00BF65FF" w:rsidRDefault="00661C60" w:rsidP="00331C35">
            <w:pPr>
              <w:numPr>
                <w:ilvl w:val="0"/>
                <w:numId w:val="26"/>
              </w:numPr>
              <w:spacing w:line="276" w:lineRule="auto"/>
              <w:rPr>
                <w:lang w:val="en-GB"/>
              </w:rPr>
            </w:pPr>
          </w:p>
        </w:tc>
        <w:tc>
          <w:tcPr>
            <w:tcW w:w="1249" w:type="pct"/>
            <w:vMerge/>
            <w:shd w:val="clear" w:color="auto" w:fill="FFFFFF"/>
          </w:tcPr>
          <w:p w14:paraId="70B46AC7" w14:textId="77777777" w:rsidR="00661C60" w:rsidRPr="008144AA" w:rsidRDefault="00661C60" w:rsidP="00331C35">
            <w:pPr>
              <w:numPr>
                <w:ilvl w:val="0"/>
                <w:numId w:val="22"/>
              </w:numPr>
              <w:spacing w:line="276" w:lineRule="auto"/>
              <w:rPr>
                <w:lang w:val="en-GB"/>
              </w:rPr>
            </w:pPr>
          </w:p>
        </w:tc>
      </w:tr>
    </w:tbl>
    <w:p w14:paraId="0010D4DA" w14:textId="20C2715C" w:rsidR="00AB4B86" w:rsidRDefault="00AB4B86" w:rsidP="006D53FE"/>
    <w:p w14:paraId="5E8398CF" w14:textId="798A2220" w:rsidR="00AB4B86" w:rsidRDefault="00AB4B86">
      <w:pPr>
        <w:spacing w:line="276" w:lineRule="auto"/>
        <w:contextualSpacing w:val="0"/>
      </w:pPr>
      <w:r>
        <w:br w:type="page"/>
      </w:r>
    </w:p>
    <w:p w14:paraId="75419C8B" w14:textId="77777777" w:rsidR="00AB4B86" w:rsidRDefault="00AB4B86" w:rsidP="006D53FE">
      <w:pPr>
        <w:sectPr w:rsidR="00AB4B86" w:rsidSect="00B75BCA">
          <w:pgSz w:w="16840" w:h="11900" w:orient="landscape"/>
          <w:pgMar w:top="1134" w:right="1021" w:bottom="1134" w:left="1381" w:header="283" w:footer="0" w:gutter="0"/>
          <w:cols w:space="720"/>
          <w:docGrid w:linePitch="360"/>
        </w:sectPr>
      </w:pPr>
    </w:p>
    <w:p w14:paraId="7285EF6B" w14:textId="6063B0B6" w:rsidR="00AB4B86" w:rsidRPr="00B71A2B" w:rsidRDefault="00B71A2B" w:rsidP="00B71A2B">
      <w:pPr>
        <w:pStyle w:val="Titre3"/>
      </w:pPr>
      <w:bookmarkStart w:id="459" w:name="_Ref49516032"/>
      <w:r>
        <w:lastRenderedPageBreak/>
        <w:t xml:space="preserve">Appendix 2- </w:t>
      </w:r>
      <w:r w:rsidR="00AB4B86" w:rsidRPr="00B71A2B">
        <w:t>Contact information of VPA Implementer</w:t>
      </w:r>
      <w:bookmarkEnd w:id="459"/>
    </w:p>
    <w:p w14:paraId="434C192A" w14:textId="1BFB93A0" w:rsidR="00AB4B86" w:rsidRPr="00AA2706" w:rsidRDefault="00AB4B86" w:rsidP="00AA2706"/>
    <w:tbl>
      <w:tblPr>
        <w:tblStyle w:val="TableauGrille5Fonc-Accentuation1"/>
        <w:tblW w:w="5000" w:type="pct"/>
        <w:tblCellMar>
          <w:top w:w="57" w:type="dxa"/>
        </w:tblCellMar>
        <w:tblLook w:val="0680" w:firstRow="0" w:lastRow="0" w:firstColumn="1" w:lastColumn="0" w:noHBand="1" w:noVBand="1"/>
      </w:tblPr>
      <w:tblGrid>
        <w:gridCol w:w="2492"/>
        <w:gridCol w:w="7130"/>
      </w:tblGrid>
      <w:tr w:rsidR="00B71A2B" w:rsidRPr="00B71A2B" w14:paraId="4DDD9E91"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2366A57C" w14:textId="77777777" w:rsidR="00B71A2B" w:rsidRPr="00B71A2B" w:rsidRDefault="00B71A2B" w:rsidP="00B71A2B">
            <w:pPr>
              <w:spacing w:after="200"/>
              <w:rPr>
                <w:color w:val="FFFFFF" w:themeColor="background1"/>
                <w:lang w:val="en-GB"/>
              </w:rPr>
            </w:pPr>
            <w:r w:rsidRPr="00B71A2B">
              <w:rPr>
                <w:color w:val="FFFFFF" w:themeColor="background1"/>
                <w:lang w:val="en-GB"/>
              </w:rPr>
              <w:t>Organization name</w:t>
            </w:r>
          </w:p>
        </w:tc>
        <w:tc>
          <w:tcPr>
            <w:tcW w:w="3705" w:type="pct"/>
          </w:tcPr>
          <w:p w14:paraId="33E75CBD" w14:textId="66A10312" w:rsidR="00B71A2B" w:rsidRPr="00B71A2B" w:rsidRDefault="00D65B73" w:rsidP="00B71A2B">
            <w:pPr>
              <w:spacing w:after="200"/>
              <w:cnfStyle w:val="000000000000" w:firstRow="0" w:lastRow="0" w:firstColumn="0" w:lastColumn="0" w:oddVBand="0" w:evenVBand="0" w:oddHBand="0" w:evenHBand="0" w:firstRowFirstColumn="0" w:firstRowLastColumn="0" w:lastRowFirstColumn="0" w:lastRowLastColumn="0"/>
              <w:rPr>
                <w:lang w:val="en-GB"/>
              </w:rPr>
            </w:pPr>
            <w:r w:rsidRPr="001B41EF">
              <w:rPr>
                <w:rFonts w:asciiTheme="minorHAnsi" w:hAnsiTheme="minorHAnsi"/>
                <w:color w:val="515151" w:themeColor="text1"/>
              </w:rPr>
              <w:t>Action Africa Help International (AAH-I)</w:t>
            </w:r>
          </w:p>
        </w:tc>
      </w:tr>
      <w:tr w:rsidR="00B71A2B" w:rsidRPr="00B71A2B" w14:paraId="374A9686"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4A190DB2" w14:textId="77777777" w:rsidR="00B71A2B" w:rsidRPr="00B71A2B" w:rsidRDefault="00B71A2B" w:rsidP="00B71A2B">
            <w:pPr>
              <w:spacing w:after="200"/>
              <w:rPr>
                <w:color w:val="FFFFFF" w:themeColor="background1"/>
                <w:lang w:val="en-GB"/>
              </w:rPr>
            </w:pPr>
            <w:r w:rsidRPr="00B71A2B">
              <w:rPr>
                <w:color w:val="FFFFFF" w:themeColor="background1"/>
                <w:lang w:val="en-GB"/>
              </w:rPr>
              <w:t>Registration number with relevant authority</w:t>
            </w:r>
          </w:p>
        </w:tc>
        <w:tc>
          <w:tcPr>
            <w:tcW w:w="3705" w:type="pct"/>
          </w:tcPr>
          <w:p w14:paraId="3E2F4A85" w14:textId="0EE1382A" w:rsidR="00B71A2B" w:rsidRPr="00B71A2B" w:rsidRDefault="00C40B42" w:rsidP="00B71A2B">
            <w:pPr>
              <w:spacing w:after="200"/>
              <w:cnfStyle w:val="000000000000" w:firstRow="0" w:lastRow="0" w:firstColumn="0" w:lastColumn="0" w:oddVBand="0" w:evenVBand="0" w:oddHBand="0" w:evenHBand="0" w:firstRowFirstColumn="0" w:firstRowLastColumn="0" w:lastRowFirstColumn="0" w:lastRowLastColumn="0"/>
              <w:rPr>
                <w:lang w:val="en-GB"/>
              </w:rPr>
            </w:pPr>
            <w:r>
              <w:rPr>
                <w:rFonts w:ascii="Arial" w:eastAsia="Times New Roman" w:hAnsi="Arial" w:cs="Arial"/>
                <w:sz w:val="24"/>
                <w:lang w:val="en-GB"/>
              </w:rPr>
              <w:t>OP.218/051/2003/0309/2919</w:t>
            </w:r>
          </w:p>
        </w:tc>
      </w:tr>
      <w:tr w:rsidR="00B71A2B" w:rsidRPr="00B71A2B" w14:paraId="7E6FB941"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437D7416" w14:textId="77777777" w:rsidR="00B71A2B" w:rsidRPr="00B71A2B" w:rsidRDefault="00B71A2B" w:rsidP="00B71A2B">
            <w:pPr>
              <w:spacing w:after="200"/>
              <w:rPr>
                <w:color w:val="FFFFFF" w:themeColor="background1"/>
                <w:lang w:val="en-GB"/>
              </w:rPr>
            </w:pPr>
            <w:r w:rsidRPr="00B71A2B">
              <w:rPr>
                <w:color w:val="FFFFFF" w:themeColor="background1"/>
                <w:lang w:val="en-GB"/>
              </w:rPr>
              <w:t>Street/P.O. Box</w:t>
            </w:r>
          </w:p>
        </w:tc>
        <w:tc>
          <w:tcPr>
            <w:tcW w:w="3705" w:type="pct"/>
          </w:tcPr>
          <w:p w14:paraId="3EDB4EED" w14:textId="0F05955D" w:rsidR="00B71A2B" w:rsidRPr="00B71A2B" w:rsidRDefault="003B72E4" w:rsidP="00B71A2B">
            <w:pPr>
              <w:spacing w:after="200"/>
              <w:cnfStyle w:val="000000000000" w:firstRow="0" w:lastRow="0" w:firstColumn="0" w:lastColumn="0" w:oddVBand="0" w:evenVBand="0" w:oddHBand="0" w:evenHBand="0" w:firstRowFirstColumn="0" w:firstRowLastColumn="0" w:lastRowFirstColumn="0" w:lastRowLastColumn="0"/>
              <w:rPr>
                <w:lang w:val="en-GB"/>
              </w:rPr>
            </w:pPr>
            <w:r w:rsidRPr="00E33198">
              <w:rPr>
                <w:rFonts w:asciiTheme="minorHAnsi" w:hAnsiTheme="minorHAnsi"/>
                <w:color w:val="515151" w:themeColor="text1"/>
              </w:rPr>
              <w:t>P.O Box 76598-00508</w:t>
            </w:r>
          </w:p>
        </w:tc>
      </w:tr>
      <w:tr w:rsidR="00B71A2B" w:rsidRPr="00B71A2B" w14:paraId="0BEC5D8F"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1F22E6AE" w14:textId="77777777" w:rsidR="00B71A2B" w:rsidRPr="00B71A2B" w:rsidRDefault="00B71A2B" w:rsidP="00B71A2B">
            <w:pPr>
              <w:spacing w:after="200"/>
              <w:rPr>
                <w:color w:val="FFFFFF" w:themeColor="background1"/>
                <w:lang w:val="en-GB"/>
              </w:rPr>
            </w:pPr>
            <w:r w:rsidRPr="00B71A2B">
              <w:rPr>
                <w:color w:val="FFFFFF" w:themeColor="background1"/>
                <w:lang w:val="en-GB"/>
              </w:rPr>
              <w:t>Building</w:t>
            </w:r>
          </w:p>
        </w:tc>
        <w:tc>
          <w:tcPr>
            <w:tcW w:w="3705" w:type="pct"/>
          </w:tcPr>
          <w:p w14:paraId="18F862A0" w14:textId="345D7579" w:rsidR="00B71A2B" w:rsidRPr="00B71A2B" w:rsidRDefault="00581889" w:rsidP="00B71A2B">
            <w:pPr>
              <w:spacing w:after="200"/>
              <w:cnfStyle w:val="000000000000" w:firstRow="0" w:lastRow="0" w:firstColumn="0" w:lastColumn="0" w:oddVBand="0" w:evenVBand="0" w:oddHBand="0" w:evenHBand="0" w:firstRowFirstColumn="0" w:firstRowLastColumn="0" w:lastRowFirstColumn="0" w:lastRowLastColumn="0"/>
              <w:rPr>
                <w:lang w:val="en-GB"/>
              </w:rPr>
            </w:pPr>
            <w:r w:rsidRPr="00F41543">
              <w:rPr>
                <w:rFonts w:asciiTheme="minorHAnsi" w:hAnsiTheme="minorHAnsi"/>
                <w:color w:val="515151" w:themeColor="text1"/>
              </w:rPr>
              <w:t>Nachu Plaza, 7th Floor</w:t>
            </w:r>
            <w:r>
              <w:rPr>
                <w:rFonts w:asciiTheme="minorHAnsi" w:hAnsiTheme="minorHAnsi"/>
                <w:color w:val="515151" w:themeColor="text1"/>
              </w:rPr>
              <w:t xml:space="preserve">, </w:t>
            </w:r>
            <w:proofErr w:type="spellStart"/>
            <w:r w:rsidRPr="00F41543">
              <w:rPr>
                <w:rFonts w:asciiTheme="minorHAnsi" w:hAnsiTheme="minorHAnsi"/>
                <w:color w:val="515151" w:themeColor="text1"/>
              </w:rPr>
              <w:t>Kiambere</w:t>
            </w:r>
            <w:proofErr w:type="spellEnd"/>
            <w:r w:rsidRPr="00F41543">
              <w:rPr>
                <w:rFonts w:asciiTheme="minorHAnsi" w:hAnsiTheme="minorHAnsi"/>
                <w:color w:val="515151" w:themeColor="text1"/>
              </w:rPr>
              <w:t xml:space="preserve"> Road, Upper Hill</w:t>
            </w:r>
          </w:p>
        </w:tc>
      </w:tr>
      <w:tr w:rsidR="00D7497F" w:rsidRPr="00B71A2B" w14:paraId="2C00BD05"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05CDEABB" w14:textId="77777777" w:rsidR="00D7497F" w:rsidRPr="00B71A2B" w:rsidRDefault="00D7497F" w:rsidP="00D7497F">
            <w:pPr>
              <w:spacing w:after="200"/>
              <w:rPr>
                <w:color w:val="FFFFFF" w:themeColor="background1"/>
                <w:lang w:val="en-GB"/>
              </w:rPr>
            </w:pPr>
            <w:r w:rsidRPr="00B71A2B">
              <w:rPr>
                <w:color w:val="FFFFFF" w:themeColor="background1"/>
                <w:lang w:val="en-GB"/>
              </w:rPr>
              <w:t>City</w:t>
            </w:r>
          </w:p>
        </w:tc>
        <w:tc>
          <w:tcPr>
            <w:tcW w:w="3705" w:type="pct"/>
          </w:tcPr>
          <w:p w14:paraId="47B2A8C1" w14:textId="4F466E6E" w:rsidR="00D7497F" w:rsidRPr="00B71A2B" w:rsidRDefault="00D7497F" w:rsidP="00D7497F">
            <w:pPr>
              <w:spacing w:after="200"/>
              <w:cnfStyle w:val="000000000000" w:firstRow="0" w:lastRow="0" w:firstColumn="0" w:lastColumn="0" w:oddVBand="0" w:evenVBand="0" w:oddHBand="0" w:evenHBand="0" w:firstRowFirstColumn="0" w:firstRowLastColumn="0" w:lastRowFirstColumn="0" w:lastRowLastColumn="0"/>
              <w:rPr>
                <w:lang w:val="en-GB"/>
              </w:rPr>
            </w:pPr>
            <w:r>
              <w:t>Nairobi</w:t>
            </w:r>
          </w:p>
        </w:tc>
      </w:tr>
      <w:tr w:rsidR="00D7497F" w:rsidRPr="00B71A2B" w14:paraId="19D5138B"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3360388B" w14:textId="77777777" w:rsidR="00D7497F" w:rsidRPr="00B71A2B" w:rsidRDefault="00D7497F" w:rsidP="00D7497F">
            <w:pPr>
              <w:spacing w:after="200"/>
              <w:rPr>
                <w:color w:val="FFFFFF" w:themeColor="background1"/>
                <w:lang w:val="en-GB"/>
              </w:rPr>
            </w:pPr>
            <w:r w:rsidRPr="00B71A2B">
              <w:rPr>
                <w:color w:val="FFFFFF" w:themeColor="background1"/>
                <w:lang w:val="en-GB"/>
              </w:rPr>
              <w:t>State/Region</w:t>
            </w:r>
          </w:p>
        </w:tc>
        <w:tc>
          <w:tcPr>
            <w:tcW w:w="3705" w:type="pct"/>
          </w:tcPr>
          <w:p w14:paraId="0D65EA2A" w14:textId="5C0752EB" w:rsidR="00D7497F" w:rsidRPr="00B71A2B" w:rsidRDefault="00D7497F" w:rsidP="00D7497F">
            <w:pPr>
              <w:spacing w:after="200"/>
              <w:cnfStyle w:val="000000000000" w:firstRow="0" w:lastRow="0" w:firstColumn="0" w:lastColumn="0" w:oddVBand="0" w:evenVBand="0" w:oddHBand="0" w:evenHBand="0" w:firstRowFirstColumn="0" w:firstRowLastColumn="0" w:lastRowFirstColumn="0" w:lastRowLastColumn="0"/>
              <w:rPr>
                <w:lang w:val="en-GB"/>
              </w:rPr>
            </w:pPr>
            <w:r w:rsidRPr="00F41543">
              <w:rPr>
                <w:rFonts w:asciiTheme="minorHAnsi" w:hAnsiTheme="minorHAnsi"/>
                <w:color w:val="515151" w:themeColor="text1"/>
              </w:rPr>
              <w:t xml:space="preserve">Nairobi </w:t>
            </w:r>
          </w:p>
        </w:tc>
      </w:tr>
      <w:tr w:rsidR="00B71A2B" w:rsidRPr="00B71A2B" w14:paraId="66AFC22A"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1E5B7D83" w14:textId="77777777" w:rsidR="00B71A2B" w:rsidRPr="00B71A2B" w:rsidRDefault="00B71A2B" w:rsidP="00B71A2B">
            <w:pPr>
              <w:spacing w:after="200"/>
              <w:rPr>
                <w:color w:val="FFFFFF" w:themeColor="background1"/>
                <w:lang w:val="en-GB"/>
              </w:rPr>
            </w:pPr>
            <w:r w:rsidRPr="00B71A2B">
              <w:rPr>
                <w:color w:val="FFFFFF" w:themeColor="background1"/>
                <w:lang w:val="en-GB"/>
              </w:rPr>
              <w:t>Postcode</w:t>
            </w:r>
          </w:p>
        </w:tc>
        <w:tc>
          <w:tcPr>
            <w:tcW w:w="3705" w:type="pct"/>
          </w:tcPr>
          <w:p w14:paraId="36EABF0A" w14:textId="75ACF43C" w:rsidR="00B71A2B" w:rsidRPr="00B71A2B" w:rsidRDefault="00BA45FB" w:rsidP="00B71A2B">
            <w:pPr>
              <w:spacing w:after="200"/>
              <w:cnfStyle w:val="000000000000" w:firstRow="0" w:lastRow="0" w:firstColumn="0" w:lastColumn="0" w:oddVBand="0" w:evenVBand="0" w:oddHBand="0" w:evenHBand="0" w:firstRowFirstColumn="0" w:firstRowLastColumn="0" w:lastRowFirstColumn="0" w:lastRowLastColumn="0"/>
              <w:rPr>
                <w:lang w:val="en-GB"/>
              </w:rPr>
            </w:pPr>
            <w:r>
              <w:rPr>
                <w:lang w:val="en-GB"/>
              </w:rPr>
              <w:t>00508</w:t>
            </w:r>
          </w:p>
        </w:tc>
      </w:tr>
      <w:tr w:rsidR="00B71A2B" w:rsidRPr="00B71A2B" w14:paraId="213D4173"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7FB8B5CC" w14:textId="77777777" w:rsidR="00B71A2B" w:rsidRPr="00B71A2B" w:rsidRDefault="00B71A2B" w:rsidP="00B71A2B">
            <w:pPr>
              <w:spacing w:after="200"/>
              <w:rPr>
                <w:color w:val="FFFFFF" w:themeColor="background1"/>
                <w:lang w:val="en-GB"/>
              </w:rPr>
            </w:pPr>
            <w:r w:rsidRPr="00B71A2B">
              <w:rPr>
                <w:color w:val="FFFFFF" w:themeColor="background1"/>
                <w:lang w:val="en-GB"/>
              </w:rPr>
              <w:t>Country</w:t>
            </w:r>
          </w:p>
        </w:tc>
        <w:tc>
          <w:tcPr>
            <w:tcW w:w="3705" w:type="pct"/>
          </w:tcPr>
          <w:p w14:paraId="6C234C91" w14:textId="4F543CDE" w:rsidR="00B71A2B" w:rsidRPr="00B71A2B" w:rsidRDefault="005A3C29" w:rsidP="00B71A2B">
            <w:pPr>
              <w:spacing w:after="200"/>
              <w:cnfStyle w:val="000000000000" w:firstRow="0" w:lastRow="0" w:firstColumn="0" w:lastColumn="0" w:oddVBand="0" w:evenVBand="0" w:oddHBand="0" w:evenHBand="0" w:firstRowFirstColumn="0" w:firstRowLastColumn="0" w:lastRowFirstColumn="0" w:lastRowLastColumn="0"/>
              <w:rPr>
                <w:lang w:val="en-GB"/>
              </w:rPr>
            </w:pPr>
            <w:r w:rsidRPr="00F41543">
              <w:rPr>
                <w:rFonts w:asciiTheme="minorHAnsi" w:hAnsiTheme="minorHAnsi"/>
                <w:color w:val="515151" w:themeColor="text1"/>
              </w:rPr>
              <w:t>Kenya</w:t>
            </w:r>
          </w:p>
        </w:tc>
      </w:tr>
      <w:tr w:rsidR="00B71A2B" w:rsidRPr="00B71A2B" w14:paraId="4EB785E5"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4604AC79" w14:textId="77777777" w:rsidR="00B71A2B" w:rsidRPr="00B71A2B" w:rsidRDefault="00B71A2B" w:rsidP="00B71A2B">
            <w:pPr>
              <w:spacing w:after="200"/>
              <w:rPr>
                <w:color w:val="FFFFFF" w:themeColor="background1"/>
                <w:lang w:val="en-GB"/>
              </w:rPr>
            </w:pPr>
            <w:r w:rsidRPr="00B71A2B">
              <w:rPr>
                <w:color w:val="FFFFFF" w:themeColor="background1"/>
                <w:lang w:val="en-GB"/>
              </w:rPr>
              <w:t>Telephone</w:t>
            </w:r>
          </w:p>
        </w:tc>
        <w:tc>
          <w:tcPr>
            <w:tcW w:w="3705" w:type="pct"/>
          </w:tcPr>
          <w:p w14:paraId="3C5973AD" w14:textId="0B33855F" w:rsidR="00B71A2B" w:rsidRPr="00B71A2B" w:rsidRDefault="00E45C59" w:rsidP="00B71A2B">
            <w:pPr>
              <w:spacing w:after="200"/>
              <w:cnfStyle w:val="000000000000" w:firstRow="0" w:lastRow="0" w:firstColumn="0" w:lastColumn="0" w:oddVBand="0" w:evenVBand="0" w:oddHBand="0" w:evenHBand="0" w:firstRowFirstColumn="0" w:firstRowLastColumn="0" w:lastRowFirstColumn="0" w:lastRowLastColumn="0"/>
              <w:rPr>
                <w:lang w:val="en-GB"/>
              </w:rPr>
            </w:pPr>
            <w:r w:rsidRPr="00E33198">
              <w:rPr>
                <w:rFonts w:asciiTheme="minorHAnsi" w:hAnsiTheme="minorHAnsi"/>
                <w:color w:val="515151" w:themeColor="text1"/>
              </w:rPr>
              <w:t>T: +254 (0) 722 207726, +254 (0) 737 207726</w:t>
            </w:r>
          </w:p>
        </w:tc>
      </w:tr>
      <w:tr w:rsidR="00B71A2B" w:rsidRPr="00B71A2B" w14:paraId="7783EB06"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7198780E" w14:textId="77777777" w:rsidR="00B71A2B" w:rsidRPr="00B71A2B" w:rsidRDefault="00B71A2B" w:rsidP="00B71A2B">
            <w:pPr>
              <w:spacing w:after="200"/>
              <w:rPr>
                <w:color w:val="FFFFFF" w:themeColor="background1"/>
                <w:lang w:val="en-GB"/>
              </w:rPr>
            </w:pPr>
            <w:r w:rsidRPr="00B71A2B">
              <w:rPr>
                <w:color w:val="FFFFFF" w:themeColor="background1"/>
                <w:lang w:val="en-GB"/>
              </w:rPr>
              <w:t>E-mail</w:t>
            </w:r>
          </w:p>
        </w:tc>
        <w:tc>
          <w:tcPr>
            <w:tcW w:w="3705" w:type="pct"/>
          </w:tcPr>
          <w:p w14:paraId="0142B770" w14:textId="72B675CD" w:rsidR="00B71A2B" w:rsidRPr="00B71A2B" w:rsidRDefault="0091510B" w:rsidP="00B71A2B">
            <w:pPr>
              <w:spacing w:after="200"/>
              <w:cnfStyle w:val="000000000000" w:firstRow="0" w:lastRow="0" w:firstColumn="0" w:lastColumn="0" w:oddVBand="0" w:evenVBand="0" w:oddHBand="0" w:evenHBand="0" w:firstRowFirstColumn="0" w:firstRowLastColumn="0" w:lastRowFirstColumn="0" w:lastRowLastColumn="0"/>
              <w:rPr>
                <w:lang w:val="en-GB"/>
              </w:rPr>
            </w:pPr>
            <w:hyperlink r:id="rId44" w:history="1">
              <w:r w:rsidR="004A7467" w:rsidRPr="002E4A52">
                <w:rPr>
                  <w:rStyle w:val="Lienhypertexte"/>
                  <w:rFonts w:ascii="Verdana" w:hAnsi="Verdana"/>
                </w:rPr>
                <w:t>headoffice@actionafricahelp.org</w:t>
              </w:r>
            </w:hyperlink>
            <w:r w:rsidR="004A7467">
              <w:rPr>
                <w:rFonts w:ascii="Fira Sans" w:hAnsi="Fira Sans"/>
                <w:color w:val="777777"/>
                <w:shd w:val="clear" w:color="auto" w:fill="FFFFFF"/>
              </w:rPr>
              <w:t xml:space="preserve"> </w:t>
            </w:r>
          </w:p>
        </w:tc>
      </w:tr>
      <w:tr w:rsidR="00B71A2B" w:rsidRPr="00B71A2B" w14:paraId="5FE7CAA8"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1ADC2CE2" w14:textId="77777777" w:rsidR="00B71A2B" w:rsidRPr="00B71A2B" w:rsidRDefault="00B71A2B" w:rsidP="00B71A2B">
            <w:pPr>
              <w:spacing w:after="200"/>
              <w:rPr>
                <w:color w:val="FFFFFF" w:themeColor="background1"/>
                <w:lang w:val="en-GB"/>
              </w:rPr>
            </w:pPr>
            <w:r w:rsidRPr="00B71A2B">
              <w:rPr>
                <w:color w:val="FFFFFF" w:themeColor="background1"/>
                <w:lang w:val="en-GB"/>
              </w:rPr>
              <w:t>Website</w:t>
            </w:r>
          </w:p>
        </w:tc>
        <w:tc>
          <w:tcPr>
            <w:tcW w:w="3705" w:type="pct"/>
          </w:tcPr>
          <w:p w14:paraId="0BB2A81B" w14:textId="32322768" w:rsidR="00B71A2B" w:rsidRPr="00B71A2B" w:rsidRDefault="0091510B" w:rsidP="00B71A2B">
            <w:pPr>
              <w:spacing w:after="200"/>
              <w:cnfStyle w:val="000000000000" w:firstRow="0" w:lastRow="0" w:firstColumn="0" w:lastColumn="0" w:oddVBand="0" w:evenVBand="0" w:oddHBand="0" w:evenHBand="0" w:firstRowFirstColumn="0" w:firstRowLastColumn="0" w:lastRowFirstColumn="0" w:lastRowLastColumn="0"/>
              <w:rPr>
                <w:lang w:val="en-GB"/>
              </w:rPr>
            </w:pPr>
            <w:hyperlink r:id="rId45" w:history="1">
              <w:r w:rsidR="004A7467" w:rsidRPr="005253C0">
                <w:rPr>
                  <w:rStyle w:val="Lienhypertexte"/>
                  <w:rFonts w:ascii="Verdana" w:hAnsi="Verdana"/>
                </w:rPr>
                <w:t>https://www.actionafricahelp.org/</w:t>
              </w:r>
            </w:hyperlink>
            <w:r w:rsidR="004A7467">
              <w:t xml:space="preserve"> </w:t>
            </w:r>
          </w:p>
        </w:tc>
      </w:tr>
      <w:tr w:rsidR="00B71A2B" w:rsidRPr="00B71A2B" w14:paraId="0AFA4127"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5A56675F" w14:textId="77777777" w:rsidR="00B71A2B" w:rsidRPr="00B71A2B" w:rsidRDefault="00B71A2B" w:rsidP="00B71A2B">
            <w:pPr>
              <w:spacing w:after="200"/>
              <w:rPr>
                <w:color w:val="FFFFFF" w:themeColor="background1"/>
                <w:lang w:val="en-GB"/>
              </w:rPr>
            </w:pPr>
            <w:r w:rsidRPr="00B71A2B">
              <w:rPr>
                <w:color w:val="FFFFFF" w:themeColor="background1"/>
                <w:lang w:val="en-GB"/>
              </w:rPr>
              <w:t>Contact person</w:t>
            </w:r>
          </w:p>
        </w:tc>
        <w:tc>
          <w:tcPr>
            <w:tcW w:w="3705" w:type="pct"/>
          </w:tcPr>
          <w:p w14:paraId="3FC88745" w14:textId="350DBB5F" w:rsidR="00B71A2B" w:rsidRPr="00B71A2B" w:rsidRDefault="00414301" w:rsidP="00B71A2B">
            <w:pPr>
              <w:spacing w:after="200"/>
              <w:cnfStyle w:val="000000000000" w:firstRow="0" w:lastRow="0" w:firstColumn="0" w:lastColumn="0" w:oddVBand="0" w:evenVBand="0" w:oddHBand="0" w:evenHBand="0" w:firstRowFirstColumn="0" w:firstRowLastColumn="0" w:lastRowFirstColumn="0" w:lastRowLastColumn="0"/>
              <w:rPr>
                <w:lang w:val="en-GB"/>
              </w:rPr>
            </w:pPr>
            <w:r w:rsidRPr="00F41543">
              <w:rPr>
                <w:rFonts w:asciiTheme="minorHAnsi" w:hAnsiTheme="minorHAnsi"/>
                <w:color w:val="515151" w:themeColor="text1"/>
              </w:rPr>
              <w:t>Dr. Githaiga</w:t>
            </w:r>
            <w:r>
              <w:rPr>
                <w:rFonts w:asciiTheme="minorHAnsi" w:hAnsiTheme="minorHAnsi"/>
                <w:color w:val="515151" w:themeColor="text1"/>
              </w:rPr>
              <w:t xml:space="preserve"> </w:t>
            </w:r>
            <w:r w:rsidRPr="00F41543">
              <w:rPr>
                <w:rFonts w:asciiTheme="minorHAnsi" w:hAnsiTheme="minorHAnsi"/>
                <w:color w:val="515151" w:themeColor="text1"/>
              </w:rPr>
              <w:t>Kamau</w:t>
            </w:r>
          </w:p>
        </w:tc>
      </w:tr>
      <w:tr w:rsidR="00B71A2B" w:rsidRPr="00B71A2B" w14:paraId="32F39553"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3DA23BE7" w14:textId="77777777" w:rsidR="00B71A2B" w:rsidRPr="00B71A2B" w:rsidRDefault="00B71A2B" w:rsidP="00B71A2B">
            <w:pPr>
              <w:spacing w:after="200"/>
              <w:rPr>
                <w:color w:val="FFFFFF" w:themeColor="background1"/>
                <w:lang w:val="en-GB"/>
              </w:rPr>
            </w:pPr>
            <w:r w:rsidRPr="00B71A2B">
              <w:rPr>
                <w:color w:val="FFFFFF" w:themeColor="background1"/>
                <w:lang w:val="en-GB"/>
              </w:rPr>
              <w:t>Title</w:t>
            </w:r>
          </w:p>
        </w:tc>
        <w:tc>
          <w:tcPr>
            <w:tcW w:w="3705" w:type="pct"/>
          </w:tcPr>
          <w:p w14:paraId="13E0D261" w14:textId="039B3FDE" w:rsidR="00B71A2B" w:rsidRPr="00B71A2B" w:rsidRDefault="001D30DE" w:rsidP="00B71A2B">
            <w:pPr>
              <w:spacing w:after="200"/>
              <w:cnfStyle w:val="000000000000" w:firstRow="0" w:lastRow="0" w:firstColumn="0" w:lastColumn="0" w:oddVBand="0" w:evenVBand="0" w:oddHBand="0" w:evenHBand="0" w:firstRowFirstColumn="0" w:firstRowLastColumn="0" w:lastRowFirstColumn="0" w:lastRowLastColumn="0"/>
              <w:rPr>
                <w:lang w:val="en-GB"/>
              </w:rPr>
            </w:pPr>
            <w:r w:rsidRPr="00E33198">
              <w:rPr>
                <w:rFonts w:asciiTheme="minorHAnsi" w:hAnsiTheme="minorHAnsi"/>
                <w:color w:val="515151" w:themeColor="text1"/>
              </w:rPr>
              <w:t>Ag. Executive Director</w:t>
            </w:r>
          </w:p>
        </w:tc>
      </w:tr>
      <w:tr w:rsidR="00B71A2B" w:rsidRPr="00B71A2B" w14:paraId="3623ECB7"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45B472EF" w14:textId="77777777" w:rsidR="00B71A2B" w:rsidRPr="00B71A2B" w:rsidRDefault="00B71A2B" w:rsidP="00B71A2B">
            <w:pPr>
              <w:spacing w:after="200"/>
              <w:rPr>
                <w:color w:val="FFFFFF" w:themeColor="background1"/>
                <w:lang w:val="en-GB"/>
              </w:rPr>
            </w:pPr>
            <w:r w:rsidRPr="00B71A2B">
              <w:rPr>
                <w:color w:val="FFFFFF" w:themeColor="background1"/>
                <w:lang w:val="en-GB"/>
              </w:rPr>
              <w:t>Salutation</w:t>
            </w:r>
          </w:p>
        </w:tc>
        <w:tc>
          <w:tcPr>
            <w:tcW w:w="3705" w:type="pct"/>
          </w:tcPr>
          <w:p w14:paraId="36AA163D" w14:textId="36BD9BF8" w:rsidR="00B71A2B" w:rsidRPr="00B71A2B" w:rsidRDefault="00952A6F" w:rsidP="00B71A2B">
            <w:pPr>
              <w:spacing w:after="200"/>
              <w:cnfStyle w:val="000000000000" w:firstRow="0" w:lastRow="0" w:firstColumn="0" w:lastColumn="0" w:oddVBand="0" w:evenVBand="0" w:oddHBand="0" w:evenHBand="0" w:firstRowFirstColumn="0" w:firstRowLastColumn="0" w:lastRowFirstColumn="0" w:lastRowLastColumn="0"/>
              <w:rPr>
                <w:lang w:val="en-GB"/>
              </w:rPr>
            </w:pPr>
            <w:r>
              <w:t>Dr.</w:t>
            </w:r>
          </w:p>
        </w:tc>
      </w:tr>
      <w:tr w:rsidR="00B71A2B" w:rsidRPr="00B71A2B" w14:paraId="14F13E3D"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1B3CF80F" w14:textId="77777777" w:rsidR="00B71A2B" w:rsidRPr="00B71A2B" w:rsidRDefault="00B71A2B" w:rsidP="00B71A2B">
            <w:pPr>
              <w:spacing w:after="200"/>
              <w:rPr>
                <w:color w:val="FFFFFF" w:themeColor="background1"/>
                <w:lang w:val="en-GB"/>
              </w:rPr>
            </w:pPr>
            <w:r w:rsidRPr="00B71A2B">
              <w:rPr>
                <w:color w:val="FFFFFF" w:themeColor="background1"/>
                <w:lang w:val="en-GB"/>
              </w:rPr>
              <w:t>Last name</w:t>
            </w:r>
          </w:p>
        </w:tc>
        <w:tc>
          <w:tcPr>
            <w:tcW w:w="3705" w:type="pct"/>
          </w:tcPr>
          <w:p w14:paraId="0D05072F" w14:textId="7C417B15" w:rsidR="00B71A2B" w:rsidRPr="00B71A2B" w:rsidRDefault="00BB583A" w:rsidP="00B71A2B">
            <w:pPr>
              <w:spacing w:after="200"/>
              <w:cnfStyle w:val="000000000000" w:firstRow="0" w:lastRow="0" w:firstColumn="0" w:lastColumn="0" w:oddVBand="0" w:evenVBand="0" w:oddHBand="0" w:evenHBand="0" w:firstRowFirstColumn="0" w:firstRowLastColumn="0" w:lastRowFirstColumn="0" w:lastRowLastColumn="0"/>
              <w:rPr>
                <w:lang w:val="en-GB"/>
              </w:rPr>
            </w:pPr>
            <w:r w:rsidRPr="00F41543">
              <w:rPr>
                <w:rFonts w:asciiTheme="minorHAnsi" w:hAnsiTheme="minorHAnsi"/>
                <w:color w:val="515151" w:themeColor="text1"/>
              </w:rPr>
              <w:t>Kamau</w:t>
            </w:r>
          </w:p>
        </w:tc>
      </w:tr>
      <w:tr w:rsidR="00B71A2B" w:rsidRPr="00B71A2B" w14:paraId="098D84BD"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05ED6B6D" w14:textId="77777777" w:rsidR="00B71A2B" w:rsidRPr="00B71A2B" w:rsidRDefault="00B71A2B" w:rsidP="00B71A2B">
            <w:pPr>
              <w:spacing w:after="200"/>
              <w:rPr>
                <w:color w:val="FFFFFF" w:themeColor="background1"/>
                <w:lang w:val="en-GB"/>
              </w:rPr>
            </w:pPr>
            <w:r w:rsidRPr="00B71A2B">
              <w:rPr>
                <w:color w:val="FFFFFF" w:themeColor="background1"/>
                <w:lang w:val="en-GB"/>
              </w:rPr>
              <w:t>Middle name</w:t>
            </w:r>
          </w:p>
        </w:tc>
        <w:tc>
          <w:tcPr>
            <w:tcW w:w="3705" w:type="pct"/>
          </w:tcPr>
          <w:p w14:paraId="003EF018" w14:textId="3CD5EBB6" w:rsidR="00B71A2B" w:rsidRPr="00B71A2B" w:rsidRDefault="00164D1E" w:rsidP="00B71A2B">
            <w:pPr>
              <w:spacing w:after="200"/>
              <w:cnfStyle w:val="000000000000" w:firstRow="0" w:lastRow="0" w:firstColumn="0" w:lastColumn="0" w:oddVBand="0" w:evenVBand="0" w:oddHBand="0" w:evenHBand="0" w:firstRowFirstColumn="0" w:firstRowLastColumn="0" w:lastRowFirstColumn="0" w:lastRowLastColumn="0"/>
              <w:rPr>
                <w:lang w:val="en-GB"/>
              </w:rPr>
            </w:pPr>
            <w:r>
              <w:rPr>
                <w:lang w:val="en-GB"/>
              </w:rPr>
              <w:t>-</w:t>
            </w:r>
          </w:p>
        </w:tc>
      </w:tr>
      <w:tr w:rsidR="00B71A2B" w:rsidRPr="00B71A2B" w14:paraId="3E50FAE3"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152A0D19" w14:textId="77777777" w:rsidR="00B71A2B" w:rsidRPr="00B71A2B" w:rsidRDefault="00B71A2B" w:rsidP="00B71A2B">
            <w:pPr>
              <w:spacing w:after="200"/>
              <w:rPr>
                <w:color w:val="FFFFFF" w:themeColor="background1"/>
                <w:lang w:val="en-GB"/>
              </w:rPr>
            </w:pPr>
            <w:r w:rsidRPr="00B71A2B">
              <w:rPr>
                <w:color w:val="FFFFFF" w:themeColor="background1"/>
                <w:lang w:val="en-GB"/>
              </w:rPr>
              <w:t>First name</w:t>
            </w:r>
          </w:p>
        </w:tc>
        <w:tc>
          <w:tcPr>
            <w:tcW w:w="3705" w:type="pct"/>
          </w:tcPr>
          <w:p w14:paraId="0945300C" w14:textId="3F7CBCBF" w:rsidR="00B71A2B" w:rsidRPr="00B71A2B" w:rsidRDefault="000E13A8" w:rsidP="00B71A2B">
            <w:pPr>
              <w:spacing w:after="200"/>
              <w:cnfStyle w:val="000000000000" w:firstRow="0" w:lastRow="0" w:firstColumn="0" w:lastColumn="0" w:oddVBand="0" w:evenVBand="0" w:oddHBand="0" w:evenHBand="0" w:firstRowFirstColumn="0" w:firstRowLastColumn="0" w:lastRowFirstColumn="0" w:lastRowLastColumn="0"/>
              <w:rPr>
                <w:lang w:val="en-GB"/>
              </w:rPr>
            </w:pPr>
            <w:r w:rsidRPr="00F41543">
              <w:rPr>
                <w:rFonts w:asciiTheme="minorHAnsi" w:hAnsiTheme="minorHAnsi"/>
                <w:color w:val="515151" w:themeColor="text1"/>
              </w:rPr>
              <w:t>Githaiga</w:t>
            </w:r>
          </w:p>
        </w:tc>
      </w:tr>
      <w:tr w:rsidR="00B71A2B" w:rsidRPr="00B71A2B" w14:paraId="24F9E0C1"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43B5B357" w14:textId="77777777" w:rsidR="00B71A2B" w:rsidRPr="00B71A2B" w:rsidRDefault="00B71A2B" w:rsidP="00B71A2B">
            <w:pPr>
              <w:spacing w:after="200"/>
              <w:rPr>
                <w:color w:val="FFFFFF" w:themeColor="background1"/>
                <w:lang w:val="en-GB"/>
              </w:rPr>
            </w:pPr>
            <w:r w:rsidRPr="00B71A2B">
              <w:rPr>
                <w:color w:val="FFFFFF" w:themeColor="background1"/>
                <w:lang w:val="en-GB"/>
              </w:rPr>
              <w:t>Department</w:t>
            </w:r>
          </w:p>
        </w:tc>
        <w:tc>
          <w:tcPr>
            <w:tcW w:w="3705" w:type="pct"/>
          </w:tcPr>
          <w:p w14:paraId="2CADDCBC" w14:textId="2B5DEB88" w:rsidR="00B71A2B" w:rsidRPr="00B71A2B" w:rsidRDefault="00324A6B" w:rsidP="00B71A2B">
            <w:pPr>
              <w:spacing w:after="200"/>
              <w:cnfStyle w:val="000000000000" w:firstRow="0" w:lastRow="0" w:firstColumn="0" w:lastColumn="0" w:oddVBand="0" w:evenVBand="0" w:oddHBand="0" w:evenHBand="0" w:firstRowFirstColumn="0" w:firstRowLastColumn="0" w:lastRowFirstColumn="0" w:lastRowLastColumn="0"/>
              <w:rPr>
                <w:lang w:val="en-GB"/>
              </w:rPr>
            </w:pPr>
            <w:r>
              <w:rPr>
                <w:rFonts w:ascii="Arial" w:eastAsia="Times New Roman" w:hAnsi="Arial" w:cs="Arial"/>
                <w:sz w:val="24"/>
                <w:lang w:val="en-GB"/>
              </w:rPr>
              <w:t>Programmes</w:t>
            </w:r>
          </w:p>
        </w:tc>
      </w:tr>
      <w:tr w:rsidR="00B71A2B" w:rsidRPr="00B71A2B" w14:paraId="0DEA9F3F"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21301864" w14:textId="77777777" w:rsidR="00B71A2B" w:rsidRPr="00B71A2B" w:rsidRDefault="00B71A2B" w:rsidP="00B71A2B">
            <w:pPr>
              <w:spacing w:after="200"/>
              <w:rPr>
                <w:color w:val="FFFFFF" w:themeColor="background1"/>
                <w:lang w:val="en-GB"/>
              </w:rPr>
            </w:pPr>
            <w:r w:rsidRPr="00B71A2B">
              <w:rPr>
                <w:color w:val="FFFFFF" w:themeColor="background1"/>
                <w:lang w:val="en-GB"/>
              </w:rPr>
              <w:t>Mobile</w:t>
            </w:r>
          </w:p>
        </w:tc>
        <w:tc>
          <w:tcPr>
            <w:tcW w:w="3705" w:type="pct"/>
          </w:tcPr>
          <w:p w14:paraId="4D248AB8" w14:textId="39995DD5" w:rsidR="00B71A2B" w:rsidRPr="00B71A2B" w:rsidRDefault="0083104B" w:rsidP="00B71A2B">
            <w:pPr>
              <w:spacing w:after="200"/>
              <w:cnfStyle w:val="000000000000" w:firstRow="0" w:lastRow="0" w:firstColumn="0" w:lastColumn="0" w:oddVBand="0" w:evenVBand="0" w:oddHBand="0" w:evenHBand="0" w:firstRowFirstColumn="0" w:firstRowLastColumn="0" w:lastRowFirstColumn="0" w:lastRowLastColumn="0"/>
              <w:rPr>
                <w:lang w:val="en-GB"/>
              </w:rPr>
            </w:pPr>
            <w:r>
              <w:rPr>
                <w:rFonts w:ascii="Arial" w:eastAsia="Times New Roman" w:hAnsi="Arial" w:cs="Arial"/>
                <w:sz w:val="24"/>
                <w:lang w:val="en-GB"/>
              </w:rPr>
              <w:t>+254723246440</w:t>
            </w:r>
          </w:p>
        </w:tc>
      </w:tr>
      <w:tr w:rsidR="00B71A2B" w:rsidRPr="00B71A2B" w14:paraId="0258F9FC"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7CEBE4A9" w14:textId="77777777" w:rsidR="00B71A2B" w:rsidRPr="00B71A2B" w:rsidRDefault="00B71A2B" w:rsidP="00B71A2B">
            <w:pPr>
              <w:spacing w:after="200"/>
              <w:rPr>
                <w:color w:val="FFFFFF" w:themeColor="background1"/>
                <w:lang w:val="en-GB"/>
              </w:rPr>
            </w:pPr>
            <w:r w:rsidRPr="00B71A2B">
              <w:rPr>
                <w:color w:val="FFFFFF" w:themeColor="background1"/>
                <w:lang w:val="en-GB"/>
              </w:rPr>
              <w:t>Direct tel.</w:t>
            </w:r>
          </w:p>
        </w:tc>
        <w:tc>
          <w:tcPr>
            <w:tcW w:w="3705" w:type="pct"/>
          </w:tcPr>
          <w:p w14:paraId="00B0311E" w14:textId="781B7BB2" w:rsidR="00B71A2B" w:rsidRPr="00B71A2B" w:rsidRDefault="00BB3C6D" w:rsidP="00B71A2B">
            <w:pPr>
              <w:spacing w:after="200"/>
              <w:cnfStyle w:val="000000000000" w:firstRow="0" w:lastRow="0" w:firstColumn="0" w:lastColumn="0" w:oddVBand="0" w:evenVBand="0" w:oddHBand="0" w:evenHBand="0" w:firstRowFirstColumn="0" w:firstRowLastColumn="0" w:lastRowFirstColumn="0" w:lastRowLastColumn="0"/>
              <w:rPr>
                <w:lang w:val="en-GB"/>
              </w:rPr>
            </w:pPr>
            <w:r w:rsidRPr="00F41543">
              <w:rPr>
                <w:rFonts w:asciiTheme="minorHAnsi" w:hAnsiTheme="minorHAnsi"/>
                <w:color w:val="515151" w:themeColor="text1"/>
              </w:rPr>
              <w:t>+254 72220</w:t>
            </w:r>
            <w:r>
              <w:rPr>
                <w:rFonts w:asciiTheme="minorHAnsi" w:hAnsiTheme="minorHAnsi"/>
                <w:color w:val="515151" w:themeColor="text1"/>
              </w:rPr>
              <w:t>7726</w:t>
            </w:r>
          </w:p>
        </w:tc>
      </w:tr>
      <w:tr w:rsidR="00B71A2B" w:rsidRPr="00B71A2B" w14:paraId="79CFCF05"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2A7AE0DC" w14:textId="77777777" w:rsidR="00B71A2B" w:rsidRPr="00B71A2B" w:rsidRDefault="00B71A2B" w:rsidP="00B71A2B">
            <w:pPr>
              <w:spacing w:after="200"/>
              <w:rPr>
                <w:color w:val="FFFFFF" w:themeColor="background1"/>
                <w:lang w:val="en-GB"/>
              </w:rPr>
            </w:pPr>
            <w:r w:rsidRPr="00B71A2B">
              <w:rPr>
                <w:color w:val="FFFFFF" w:themeColor="background1"/>
                <w:lang w:val="en-GB"/>
              </w:rPr>
              <w:t>Personal e-mail</w:t>
            </w:r>
          </w:p>
        </w:tc>
        <w:tc>
          <w:tcPr>
            <w:tcW w:w="3705" w:type="pct"/>
          </w:tcPr>
          <w:p w14:paraId="4711329F" w14:textId="2C8F8BFB" w:rsidR="00B71A2B" w:rsidRPr="00B71A2B" w:rsidRDefault="0091510B" w:rsidP="00B71A2B">
            <w:pPr>
              <w:spacing w:after="200"/>
              <w:cnfStyle w:val="000000000000" w:firstRow="0" w:lastRow="0" w:firstColumn="0" w:lastColumn="0" w:oddVBand="0" w:evenVBand="0" w:oddHBand="0" w:evenHBand="0" w:firstRowFirstColumn="0" w:firstRowLastColumn="0" w:lastRowFirstColumn="0" w:lastRowLastColumn="0"/>
              <w:rPr>
                <w:lang w:val="en-GB"/>
              </w:rPr>
            </w:pPr>
            <w:hyperlink r:id="rId46" w:history="1">
              <w:r w:rsidR="0083104B" w:rsidRPr="000F1D4E">
                <w:rPr>
                  <w:rStyle w:val="Lienhypertexte"/>
                </w:rPr>
                <w:t>kgithaiga@actionafricahelp.org</w:t>
              </w:r>
            </w:hyperlink>
            <w:r w:rsidR="0083104B">
              <w:rPr>
                <w:rFonts w:asciiTheme="minorHAnsi" w:hAnsiTheme="minorHAnsi"/>
                <w:color w:val="515151" w:themeColor="text1"/>
              </w:rPr>
              <w:t xml:space="preserve"> </w:t>
            </w:r>
          </w:p>
        </w:tc>
      </w:tr>
    </w:tbl>
    <w:p w14:paraId="1D5B1940" w14:textId="74FE814C" w:rsidR="00B71A2B" w:rsidRDefault="00B71A2B" w:rsidP="00B71A2B"/>
    <w:p w14:paraId="62B32636" w14:textId="0DCDCB26" w:rsidR="00B71A2B" w:rsidRDefault="00B71A2B" w:rsidP="00B71A2B"/>
    <w:p w14:paraId="2AF72901" w14:textId="66ECC7AE" w:rsidR="00B71A2B" w:rsidRDefault="00B71A2B" w:rsidP="00B71A2B"/>
    <w:p w14:paraId="24B54085" w14:textId="5878EDC8" w:rsidR="00B71A2B" w:rsidRDefault="00B71A2B" w:rsidP="00B71A2B"/>
    <w:p w14:paraId="4F190A91" w14:textId="77777777" w:rsidR="00BD119F" w:rsidRDefault="00BD119F" w:rsidP="00BD119F">
      <w:pPr>
        <w:pStyle w:val="Titre3"/>
        <w:rPr>
          <w:bCs/>
          <w:lang w:val="en-GB"/>
        </w:rPr>
      </w:pPr>
      <w:bookmarkStart w:id="460" w:name="_Ref49516052"/>
      <w:r>
        <w:lastRenderedPageBreak/>
        <w:t>Appendix 3-</w:t>
      </w:r>
      <w:bookmarkStart w:id="461" w:name="_Ref38872069"/>
      <w:bookmarkStart w:id="462" w:name="_Toc39582327"/>
      <w:bookmarkStart w:id="463" w:name="_Ref42257033"/>
      <w:r w:rsidRPr="00DA2BC8">
        <w:rPr>
          <w:rFonts w:ascii="Avenir Book" w:eastAsia="MS Mincho" w:hAnsi="Avenir Book" w:cs="Times New Roman"/>
          <w:b w:val="0"/>
          <w:bCs/>
          <w:color w:val="auto"/>
          <w:sz w:val="24"/>
          <w:lang w:val="en-GB"/>
          <w14:cntxtAlts w14:val="0"/>
        </w:rPr>
        <w:t xml:space="preserve"> </w:t>
      </w:r>
      <w:r w:rsidRPr="00DA2BC8">
        <w:rPr>
          <w:bCs/>
          <w:lang w:val="en-GB"/>
        </w:rPr>
        <w:t xml:space="preserve">LUF </w:t>
      </w:r>
      <w:bookmarkEnd w:id="461"/>
      <w:bookmarkEnd w:id="462"/>
      <w:r w:rsidRPr="00DA2BC8">
        <w:rPr>
          <w:bCs/>
          <w:lang w:val="en-GB"/>
        </w:rPr>
        <w:t>Additional Information</w:t>
      </w:r>
      <w:bookmarkEnd w:id="463"/>
    </w:p>
    <w:p w14:paraId="0B11B433" w14:textId="199DC0AC" w:rsidR="005F1224" w:rsidRPr="005F1224" w:rsidRDefault="005F1224" w:rsidP="005F1224">
      <w:pPr>
        <w:rPr>
          <w:lang w:val="en-GB"/>
        </w:rPr>
      </w:pPr>
      <w:r>
        <w:rPr>
          <w:lang w:val="en-GB"/>
        </w:rPr>
        <w:t xml:space="preserve">N/A </w:t>
      </w:r>
    </w:p>
    <w:tbl>
      <w:tblPr>
        <w:tblStyle w:val="TableauGrille5Fonc-Accentuation1"/>
        <w:tblW w:w="0" w:type="auto"/>
        <w:tblLayout w:type="fixed"/>
        <w:tblCellMar>
          <w:top w:w="85" w:type="dxa"/>
          <w:bottom w:w="85" w:type="dxa"/>
        </w:tblCellMar>
        <w:tblLook w:val="0680" w:firstRow="0" w:lastRow="0" w:firstColumn="1" w:lastColumn="0" w:noHBand="1" w:noVBand="1"/>
      </w:tblPr>
      <w:tblGrid>
        <w:gridCol w:w="4199"/>
        <w:gridCol w:w="4642"/>
      </w:tblGrid>
      <w:tr w:rsidR="00BD119F" w:rsidRPr="006D4056" w14:paraId="33C698EE" w14:textId="77777777" w:rsidTr="004E5123">
        <w:trPr>
          <w:trHeight w:val="242"/>
        </w:trPr>
        <w:tc>
          <w:tcPr>
            <w:cnfStyle w:val="001000000000" w:firstRow="0" w:lastRow="0" w:firstColumn="1" w:lastColumn="0" w:oddVBand="0" w:evenVBand="0" w:oddHBand="0" w:evenHBand="0" w:firstRowFirstColumn="0" w:firstRowLastColumn="0" w:lastRowFirstColumn="0" w:lastRowLastColumn="0"/>
            <w:tcW w:w="4199" w:type="dxa"/>
          </w:tcPr>
          <w:p w14:paraId="0EB7480D" w14:textId="77777777" w:rsidR="00BD119F" w:rsidRPr="00444CAE" w:rsidRDefault="00BD119F" w:rsidP="004E5123">
            <w:pPr>
              <w:pStyle w:val="Normal-white"/>
            </w:pPr>
            <w:r w:rsidRPr="00444CAE">
              <w:t>Risk of change to the Project Area during Project Certification Period:</w:t>
            </w:r>
          </w:p>
        </w:tc>
        <w:tc>
          <w:tcPr>
            <w:tcW w:w="4642" w:type="dxa"/>
          </w:tcPr>
          <w:p w14:paraId="2853D95D" w14:textId="4492C61C" w:rsidR="00BD119F" w:rsidRPr="00DA2BC8" w:rsidRDefault="00BD119F" w:rsidP="004E5123">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515151" w:themeColor="text1"/>
                <w:sz w:val="20"/>
              </w:rPr>
            </w:pPr>
          </w:p>
        </w:tc>
      </w:tr>
      <w:tr w:rsidR="00BD119F" w:rsidRPr="006D4056" w14:paraId="48338551" w14:textId="77777777" w:rsidTr="004E5123">
        <w:trPr>
          <w:trHeight w:val="242"/>
        </w:trPr>
        <w:tc>
          <w:tcPr>
            <w:cnfStyle w:val="001000000000" w:firstRow="0" w:lastRow="0" w:firstColumn="1" w:lastColumn="0" w:oddVBand="0" w:evenVBand="0" w:oddHBand="0" w:evenHBand="0" w:firstRowFirstColumn="0" w:firstRowLastColumn="0" w:lastRowFirstColumn="0" w:lastRowLastColumn="0"/>
            <w:tcW w:w="4199" w:type="dxa"/>
          </w:tcPr>
          <w:p w14:paraId="64E5BBA0" w14:textId="77777777" w:rsidR="00BD119F" w:rsidRPr="00444CAE" w:rsidRDefault="00BD119F" w:rsidP="004E5123">
            <w:pPr>
              <w:pStyle w:val="Normal-white"/>
            </w:pPr>
            <w:r w:rsidRPr="00444CAE">
              <w:t>Risk of change to the Project activities during Project Certification Period:</w:t>
            </w:r>
          </w:p>
        </w:tc>
        <w:tc>
          <w:tcPr>
            <w:tcW w:w="4642" w:type="dxa"/>
          </w:tcPr>
          <w:p w14:paraId="5C5BC8CF" w14:textId="77777777" w:rsidR="00BD119F" w:rsidRPr="00DA2BC8" w:rsidRDefault="00BD119F" w:rsidP="004E5123">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515151" w:themeColor="text1"/>
                <w:sz w:val="20"/>
              </w:rPr>
            </w:pPr>
          </w:p>
        </w:tc>
      </w:tr>
      <w:tr w:rsidR="00BD119F" w:rsidRPr="006D4056" w14:paraId="7A117A47" w14:textId="77777777" w:rsidTr="004E5123">
        <w:trPr>
          <w:trHeight w:val="242"/>
        </w:trPr>
        <w:tc>
          <w:tcPr>
            <w:cnfStyle w:val="001000000000" w:firstRow="0" w:lastRow="0" w:firstColumn="1" w:lastColumn="0" w:oddVBand="0" w:evenVBand="0" w:oddHBand="0" w:evenHBand="0" w:firstRowFirstColumn="0" w:firstRowLastColumn="0" w:lastRowFirstColumn="0" w:lastRowLastColumn="0"/>
            <w:tcW w:w="4199" w:type="dxa"/>
          </w:tcPr>
          <w:p w14:paraId="7B8E3F47" w14:textId="77777777" w:rsidR="00BD119F" w:rsidRPr="00444CAE" w:rsidRDefault="00BD119F" w:rsidP="004E5123">
            <w:pPr>
              <w:pStyle w:val="Normal-white"/>
            </w:pPr>
            <w:r w:rsidRPr="00444CAE">
              <w:t>Land-use history and current status of Project Area:</w:t>
            </w:r>
          </w:p>
        </w:tc>
        <w:tc>
          <w:tcPr>
            <w:tcW w:w="4642" w:type="dxa"/>
          </w:tcPr>
          <w:p w14:paraId="1B1E723E" w14:textId="77777777" w:rsidR="00BD119F" w:rsidRPr="00DA2BC8" w:rsidRDefault="00BD119F" w:rsidP="004E5123">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515151" w:themeColor="text1"/>
                <w:sz w:val="20"/>
              </w:rPr>
            </w:pPr>
          </w:p>
        </w:tc>
      </w:tr>
      <w:tr w:rsidR="00BD119F" w:rsidRPr="006D4056" w14:paraId="2E8674D1" w14:textId="77777777" w:rsidTr="004E5123">
        <w:trPr>
          <w:trHeight w:val="305"/>
        </w:trPr>
        <w:tc>
          <w:tcPr>
            <w:cnfStyle w:val="001000000000" w:firstRow="0" w:lastRow="0" w:firstColumn="1" w:lastColumn="0" w:oddVBand="0" w:evenVBand="0" w:oddHBand="0" w:evenHBand="0" w:firstRowFirstColumn="0" w:firstRowLastColumn="0" w:lastRowFirstColumn="0" w:lastRowLastColumn="0"/>
            <w:tcW w:w="4199" w:type="dxa"/>
          </w:tcPr>
          <w:p w14:paraId="0B8CFA1F" w14:textId="77777777" w:rsidR="00BD119F" w:rsidRPr="00444CAE" w:rsidRDefault="00BD119F" w:rsidP="004E5123">
            <w:pPr>
              <w:pStyle w:val="Normal-white"/>
            </w:pPr>
            <w:r w:rsidRPr="00444CAE">
              <w:t>Socio-Economic history:</w:t>
            </w:r>
          </w:p>
        </w:tc>
        <w:tc>
          <w:tcPr>
            <w:tcW w:w="4642" w:type="dxa"/>
          </w:tcPr>
          <w:p w14:paraId="3A642259" w14:textId="77777777" w:rsidR="00BD119F" w:rsidRPr="00DA2BC8" w:rsidRDefault="00BD119F" w:rsidP="004E5123">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515151" w:themeColor="text1"/>
                <w:sz w:val="20"/>
              </w:rPr>
            </w:pPr>
          </w:p>
        </w:tc>
      </w:tr>
      <w:tr w:rsidR="00BD119F" w:rsidRPr="006D4056" w14:paraId="210F04AC" w14:textId="77777777" w:rsidTr="004E5123">
        <w:trPr>
          <w:trHeight w:val="305"/>
        </w:trPr>
        <w:tc>
          <w:tcPr>
            <w:cnfStyle w:val="001000000000" w:firstRow="0" w:lastRow="0" w:firstColumn="1" w:lastColumn="0" w:oddVBand="0" w:evenVBand="0" w:oddHBand="0" w:evenHBand="0" w:firstRowFirstColumn="0" w:firstRowLastColumn="0" w:lastRowFirstColumn="0" w:lastRowLastColumn="0"/>
            <w:tcW w:w="4199" w:type="dxa"/>
          </w:tcPr>
          <w:p w14:paraId="773C5083" w14:textId="77777777" w:rsidR="00BD119F" w:rsidRPr="00444CAE" w:rsidRDefault="00BD119F" w:rsidP="004E5123">
            <w:pPr>
              <w:pStyle w:val="Normal-white"/>
            </w:pPr>
            <w:r w:rsidRPr="00444CAE">
              <w:t>Forest management applied (past and future)</w:t>
            </w:r>
          </w:p>
        </w:tc>
        <w:tc>
          <w:tcPr>
            <w:tcW w:w="4642" w:type="dxa"/>
          </w:tcPr>
          <w:p w14:paraId="5FE9A295" w14:textId="77777777" w:rsidR="00BD119F" w:rsidRPr="00DA2BC8" w:rsidRDefault="00BD119F" w:rsidP="004E5123">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515151" w:themeColor="text1"/>
                <w:sz w:val="20"/>
              </w:rPr>
            </w:pPr>
          </w:p>
        </w:tc>
      </w:tr>
      <w:tr w:rsidR="00BD119F" w:rsidRPr="006D4056" w14:paraId="59FC5A85" w14:textId="77777777" w:rsidTr="004E5123">
        <w:trPr>
          <w:trHeight w:val="242"/>
        </w:trPr>
        <w:tc>
          <w:tcPr>
            <w:cnfStyle w:val="001000000000" w:firstRow="0" w:lastRow="0" w:firstColumn="1" w:lastColumn="0" w:oddVBand="0" w:evenVBand="0" w:oddHBand="0" w:evenHBand="0" w:firstRowFirstColumn="0" w:firstRowLastColumn="0" w:lastRowFirstColumn="0" w:lastRowLastColumn="0"/>
            <w:tcW w:w="4199" w:type="dxa"/>
          </w:tcPr>
          <w:p w14:paraId="58330C74" w14:textId="77777777" w:rsidR="00BD119F" w:rsidRPr="00444CAE" w:rsidRDefault="00BD119F" w:rsidP="004E5123">
            <w:pPr>
              <w:pStyle w:val="Normal-white"/>
            </w:pPr>
            <w:r w:rsidRPr="00444CAE">
              <w:t>Forest characteristics (including main tree species planted)</w:t>
            </w:r>
          </w:p>
        </w:tc>
        <w:tc>
          <w:tcPr>
            <w:tcW w:w="4642" w:type="dxa"/>
          </w:tcPr>
          <w:p w14:paraId="3971B367" w14:textId="77777777" w:rsidR="00BD119F" w:rsidRPr="00DA2BC8" w:rsidRDefault="00BD119F" w:rsidP="004E5123">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515151" w:themeColor="text1"/>
                <w:sz w:val="20"/>
              </w:rPr>
            </w:pPr>
          </w:p>
        </w:tc>
      </w:tr>
      <w:tr w:rsidR="00BD119F" w:rsidRPr="006D4056" w14:paraId="390B48AB" w14:textId="77777777" w:rsidTr="004E5123">
        <w:trPr>
          <w:trHeight w:val="242"/>
        </w:trPr>
        <w:tc>
          <w:tcPr>
            <w:cnfStyle w:val="001000000000" w:firstRow="0" w:lastRow="0" w:firstColumn="1" w:lastColumn="0" w:oddVBand="0" w:evenVBand="0" w:oddHBand="0" w:evenHBand="0" w:firstRowFirstColumn="0" w:firstRowLastColumn="0" w:lastRowFirstColumn="0" w:lastRowLastColumn="0"/>
            <w:tcW w:w="4199" w:type="dxa"/>
          </w:tcPr>
          <w:p w14:paraId="412993EE" w14:textId="77777777" w:rsidR="00BD119F" w:rsidRPr="00444CAE" w:rsidRDefault="00BD119F" w:rsidP="004E5123">
            <w:pPr>
              <w:pStyle w:val="Normal-white"/>
            </w:pPr>
            <w:r w:rsidRPr="00444CAE">
              <w:t>Main social impacts (risks and benefits)</w:t>
            </w:r>
          </w:p>
        </w:tc>
        <w:tc>
          <w:tcPr>
            <w:tcW w:w="4642" w:type="dxa"/>
          </w:tcPr>
          <w:p w14:paraId="731CF5B6" w14:textId="77777777" w:rsidR="00BD119F" w:rsidRPr="00DA2BC8" w:rsidRDefault="00BD119F" w:rsidP="004E5123">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515151" w:themeColor="text1"/>
                <w:sz w:val="20"/>
              </w:rPr>
            </w:pPr>
          </w:p>
        </w:tc>
      </w:tr>
      <w:tr w:rsidR="00BD119F" w:rsidRPr="006D4056" w14:paraId="0D57BDBF" w14:textId="77777777" w:rsidTr="004E5123">
        <w:trPr>
          <w:trHeight w:val="242"/>
        </w:trPr>
        <w:tc>
          <w:tcPr>
            <w:cnfStyle w:val="001000000000" w:firstRow="0" w:lastRow="0" w:firstColumn="1" w:lastColumn="0" w:oddVBand="0" w:evenVBand="0" w:oddHBand="0" w:evenHBand="0" w:firstRowFirstColumn="0" w:firstRowLastColumn="0" w:lastRowFirstColumn="0" w:lastRowLastColumn="0"/>
            <w:tcW w:w="4199" w:type="dxa"/>
          </w:tcPr>
          <w:p w14:paraId="00EFA436" w14:textId="77777777" w:rsidR="00BD119F" w:rsidRPr="00444CAE" w:rsidRDefault="00BD119F" w:rsidP="004E5123">
            <w:pPr>
              <w:pStyle w:val="Normal-white"/>
            </w:pPr>
            <w:r w:rsidRPr="00444CAE">
              <w:t>Main environmental impacts (risks and benefits)</w:t>
            </w:r>
          </w:p>
        </w:tc>
        <w:tc>
          <w:tcPr>
            <w:tcW w:w="4642" w:type="dxa"/>
          </w:tcPr>
          <w:p w14:paraId="047B682A" w14:textId="77777777" w:rsidR="00BD119F" w:rsidRPr="00DA2BC8" w:rsidRDefault="00BD119F" w:rsidP="004E5123">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515151" w:themeColor="text1"/>
                <w:sz w:val="20"/>
              </w:rPr>
            </w:pPr>
          </w:p>
        </w:tc>
      </w:tr>
      <w:tr w:rsidR="00BD119F" w:rsidRPr="006D4056" w14:paraId="55A9AA8C" w14:textId="77777777" w:rsidTr="004E5123">
        <w:trPr>
          <w:trHeight w:val="242"/>
        </w:trPr>
        <w:tc>
          <w:tcPr>
            <w:cnfStyle w:val="001000000000" w:firstRow="0" w:lastRow="0" w:firstColumn="1" w:lastColumn="0" w:oddVBand="0" w:evenVBand="0" w:oddHBand="0" w:evenHBand="0" w:firstRowFirstColumn="0" w:firstRowLastColumn="0" w:lastRowFirstColumn="0" w:lastRowLastColumn="0"/>
            <w:tcW w:w="4199" w:type="dxa"/>
          </w:tcPr>
          <w:p w14:paraId="7A1706FB" w14:textId="77777777" w:rsidR="00BD119F" w:rsidRPr="00444CAE" w:rsidRDefault="00BD119F" w:rsidP="004E5123">
            <w:pPr>
              <w:pStyle w:val="Normal-white"/>
            </w:pPr>
            <w:r w:rsidRPr="00444CAE">
              <w:t>Financial structure</w:t>
            </w:r>
          </w:p>
        </w:tc>
        <w:tc>
          <w:tcPr>
            <w:tcW w:w="4642" w:type="dxa"/>
          </w:tcPr>
          <w:p w14:paraId="6073CDC3" w14:textId="77777777" w:rsidR="00BD119F" w:rsidRPr="00DA2BC8" w:rsidRDefault="00BD119F" w:rsidP="004E5123">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515151" w:themeColor="text1"/>
                <w:sz w:val="20"/>
              </w:rPr>
            </w:pPr>
          </w:p>
        </w:tc>
      </w:tr>
      <w:tr w:rsidR="00BD119F" w:rsidRPr="006D4056" w14:paraId="0ED7F98B" w14:textId="77777777" w:rsidTr="004E5123">
        <w:trPr>
          <w:trHeight w:val="242"/>
        </w:trPr>
        <w:tc>
          <w:tcPr>
            <w:cnfStyle w:val="001000000000" w:firstRow="0" w:lastRow="0" w:firstColumn="1" w:lastColumn="0" w:oddVBand="0" w:evenVBand="0" w:oddHBand="0" w:evenHBand="0" w:firstRowFirstColumn="0" w:firstRowLastColumn="0" w:lastRowFirstColumn="0" w:lastRowLastColumn="0"/>
            <w:tcW w:w="4199" w:type="dxa"/>
          </w:tcPr>
          <w:p w14:paraId="6900AE99" w14:textId="77777777" w:rsidR="00BD119F" w:rsidRPr="00444CAE" w:rsidRDefault="00BD119F" w:rsidP="004E5123">
            <w:pPr>
              <w:pStyle w:val="Normal-white"/>
            </w:pPr>
            <w:r w:rsidRPr="00444CAE">
              <w:t xml:space="preserve">Infrastructure (roads/houses </w:t>
            </w:r>
            <w:proofErr w:type="spellStart"/>
            <w:r w:rsidRPr="00444CAE">
              <w:t>etc</w:t>
            </w:r>
            <w:proofErr w:type="spellEnd"/>
            <w:r w:rsidRPr="00444CAE">
              <w:t>):</w:t>
            </w:r>
          </w:p>
        </w:tc>
        <w:tc>
          <w:tcPr>
            <w:tcW w:w="4642" w:type="dxa"/>
          </w:tcPr>
          <w:p w14:paraId="5A371971" w14:textId="77777777" w:rsidR="00BD119F" w:rsidRPr="00DA2BC8" w:rsidRDefault="00BD119F" w:rsidP="004E5123">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515151" w:themeColor="text1"/>
                <w:sz w:val="20"/>
              </w:rPr>
            </w:pPr>
          </w:p>
        </w:tc>
      </w:tr>
      <w:tr w:rsidR="00BD119F" w:rsidRPr="006D4056" w14:paraId="19AA4BE0" w14:textId="77777777" w:rsidTr="004E5123">
        <w:trPr>
          <w:trHeight w:val="242"/>
        </w:trPr>
        <w:tc>
          <w:tcPr>
            <w:cnfStyle w:val="001000000000" w:firstRow="0" w:lastRow="0" w:firstColumn="1" w:lastColumn="0" w:oddVBand="0" w:evenVBand="0" w:oddHBand="0" w:evenHBand="0" w:firstRowFirstColumn="0" w:firstRowLastColumn="0" w:lastRowFirstColumn="0" w:lastRowLastColumn="0"/>
            <w:tcW w:w="4199" w:type="dxa"/>
          </w:tcPr>
          <w:p w14:paraId="0E8CF5C8" w14:textId="77777777" w:rsidR="00BD119F" w:rsidRPr="00444CAE" w:rsidRDefault="00BD119F" w:rsidP="004E5123">
            <w:pPr>
              <w:pStyle w:val="Normal-white"/>
            </w:pPr>
            <w:r w:rsidRPr="00444CAE">
              <w:t>Water bodies:</w:t>
            </w:r>
          </w:p>
        </w:tc>
        <w:tc>
          <w:tcPr>
            <w:tcW w:w="4642" w:type="dxa"/>
          </w:tcPr>
          <w:p w14:paraId="50BDBA8B" w14:textId="77777777" w:rsidR="00BD119F" w:rsidRPr="00DA2BC8" w:rsidRDefault="00BD119F" w:rsidP="004E5123">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515151" w:themeColor="text1"/>
                <w:sz w:val="20"/>
              </w:rPr>
            </w:pPr>
          </w:p>
        </w:tc>
      </w:tr>
      <w:tr w:rsidR="00BD119F" w:rsidRPr="006D4056" w14:paraId="638DEC81" w14:textId="77777777" w:rsidTr="004E5123">
        <w:trPr>
          <w:trHeight w:val="242"/>
        </w:trPr>
        <w:tc>
          <w:tcPr>
            <w:cnfStyle w:val="001000000000" w:firstRow="0" w:lastRow="0" w:firstColumn="1" w:lastColumn="0" w:oddVBand="0" w:evenVBand="0" w:oddHBand="0" w:evenHBand="0" w:firstRowFirstColumn="0" w:firstRowLastColumn="0" w:lastRowFirstColumn="0" w:lastRowLastColumn="0"/>
            <w:tcW w:w="4199" w:type="dxa"/>
          </w:tcPr>
          <w:p w14:paraId="352DA100" w14:textId="77777777" w:rsidR="00BD119F" w:rsidRPr="00DA2BC8" w:rsidRDefault="00BD119F" w:rsidP="004E5123">
            <w:pPr>
              <w:tabs>
                <w:tab w:val="left" w:pos="3536"/>
              </w:tabs>
              <w:spacing w:line="276" w:lineRule="auto"/>
              <w:rPr>
                <w:rFonts w:asciiTheme="minorHAnsi" w:hAnsiTheme="minorHAnsi" w:cs="Arial"/>
                <w:color w:val="FFFFFF" w:themeColor="background1"/>
                <w:sz w:val="20"/>
              </w:rPr>
            </w:pPr>
            <w:r w:rsidRPr="00DA2BC8">
              <w:rPr>
                <w:rFonts w:asciiTheme="minorHAnsi" w:hAnsiTheme="minorHAnsi" w:cs="Arial"/>
                <w:color w:val="FFFFFF" w:themeColor="background1"/>
                <w:sz w:val="20"/>
              </w:rPr>
              <w:t xml:space="preserve">Sites with </w:t>
            </w:r>
            <w:proofErr w:type="gramStart"/>
            <w:r w:rsidRPr="00DA2BC8">
              <w:rPr>
                <w:rFonts w:asciiTheme="minorHAnsi" w:hAnsiTheme="minorHAnsi" w:cs="Arial"/>
                <w:color w:val="FFFFFF" w:themeColor="background1"/>
                <w:sz w:val="20"/>
              </w:rPr>
              <w:t>special  significance</w:t>
            </w:r>
            <w:proofErr w:type="gramEnd"/>
            <w:r w:rsidRPr="00DA2BC8">
              <w:rPr>
                <w:rFonts w:asciiTheme="minorHAnsi" w:hAnsiTheme="minorHAnsi" w:cs="Arial"/>
                <w:color w:val="FFFFFF" w:themeColor="background1"/>
                <w:sz w:val="20"/>
              </w:rPr>
              <w:t xml:space="preserve">  for  indigenous  people and  local  communities </w:t>
            </w:r>
            <w:r w:rsidRPr="00DA2BC8">
              <w:rPr>
                <w:rFonts w:asciiTheme="minorHAnsi" w:hAnsiTheme="minorHAnsi" w:cs="Arial"/>
                <w:color w:val="FFFFFF" w:themeColor="background1"/>
                <w:sz w:val="20"/>
              </w:rPr>
              <w:softHyphen/>
            </w:r>
            <w:r w:rsidRPr="00DA2BC8">
              <w:rPr>
                <w:rFonts w:ascii="Cambria Math" w:hAnsi="Cambria Math" w:cs="Cambria Math"/>
                <w:color w:val="FFFFFF" w:themeColor="background1"/>
                <w:sz w:val="20"/>
              </w:rPr>
              <w:t>‐</w:t>
            </w:r>
            <w:r w:rsidRPr="00DA2BC8">
              <w:rPr>
                <w:rFonts w:asciiTheme="minorHAnsi" w:hAnsiTheme="minorHAnsi" w:cs="Arial"/>
                <w:color w:val="FFFFFF" w:themeColor="background1"/>
                <w:sz w:val="20"/>
              </w:rPr>
              <w:t xml:space="preserve"> resulting  from the Stakeholder  Consultation:</w:t>
            </w:r>
          </w:p>
        </w:tc>
        <w:tc>
          <w:tcPr>
            <w:tcW w:w="4642" w:type="dxa"/>
          </w:tcPr>
          <w:p w14:paraId="3286418F" w14:textId="77777777" w:rsidR="00BD119F" w:rsidRPr="00DA2BC8" w:rsidRDefault="00BD119F" w:rsidP="004E5123">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515151" w:themeColor="text1"/>
                <w:sz w:val="20"/>
              </w:rPr>
            </w:pPr>
          </w:p>
        </w:tc>
      </w:tr>
      <w:tr w:rsidR="00BD119F" w:rsidRPr="006D4056" w14:paraId="00E2C86F" w14:textId="77777777" w:rsidTr="004E5123">
        <w:trPr>
          <w:trHeight w:val="242"/>
        </w:trPr>
        <w:tc>
          <w:tcPr>
            <w:cnfStyle w:val="001000000000" w:firstRow="0" w:lastRow="0" w:firstColumn="1" w:lastColumn="0" w:oddVBand="0" w:evenVBand="0" w:oddHBand="0" w:evenHBand="0" w:firstRowFirstColumn="0" w:firstRowLastColumn="0" w:lastRowFirstColumn="0" w:lastRowLastColumn="0"/>
            <w:tcW w:w="4199" w:type="dxa"/>
          </w:tcPr>
          <w:p w14:paraId="56B6FDBC" w14:textId="77777777" w:rsidR="00BD119F" w:rsidRPr="00444CAE" w:rsidRDefault="00BD119F" w:rsidP="004E5123">
            <w:pPr>
              <w:pStyle w:val="Normal-white"/>
            </w:pPr>
            <w:r w:rsidRPr="00444CAE">
              <w:t>Where indigenous people and local communities are situated:</w:t>
            </w:r>
          </w:p>
        </w:tc>
        <w:tc>
          <w:tcPr>
            <w:tcW w:w="4642" w:type="dxa"/>
          </w:tcPr>
          <w:p w14:paraId="4530EC37" w14:textId="77777777" w:rsidR="00BD119F" w:rsidRPr="00DA2BC8" w:rsidRDefault="00BD119F" w:rsidP="004E5123">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515151" w:themeColor="text1"/>
                <w:sz w:val="20"/>
              </w:rPr>
            </w:pPr>
          </w:p>
        </w:tc>
      </w:tr>
      <w:tr w:rsidR="00BD119F" w:rsidRPr="006D4056" w14:paraId="08DDDB63" w14:textId="77777777" w:rsidTr="004E5123">
        <w:trPr>
          <w:trHeight w:val="242"/>
        </w:trPr>
        <w:tc>
          <w:tcPr>
            <w:cnfStyle w:val="001000000000" w:firstRow="0" w:lastRow="0" w:firstColumn="1" w:lastColumn="0" w:oddVBand="0" w:evenVBand="0" w:oddHBand="0" w:evenHBand="0" w:firstRowFirstColumn="0" w:firstRowLastColumn="0" w:lastRowFirstColumn="0" w:lastRowLastColumn="0"/>
            <w:tcW w:w="4199" w:type="dxa"/>
          </w:tcPr>
          <w:p w14:paraId="1730049F" w14:textId="77777777" w:rsidR="00BD119F" w:rsidRPr="00444CAE" w:rsidRDefault="00BD119F" w:rsidP="004E5123">
            <w:pPr>
              <w:pStyle w:val="Normal-white"/>
            </w:pPr>
            <w:r w:rsidRPr="00444CAE">
              <w:t xml:space="preserve">Where indigenous people and local communities have legal rights, customary rights or sites with special </w:t>
            </w:r>
            <w:r w:rsidRPr="00444CAE">
              <w:lastRenderedPageBreak/>
              <w:t>cultural, ecological, economic, religious or spiritual significance:</w:t>
            </w:r>
          </w:p>
        </w:tc>
        <w:tc>
          <w:tcPr>
            <w:tcW w:w="4642" w:type="dxa"/>
          </w:tcPr>
          <w:p w14:paraId="282E0761" w14:textId="77777777" w:rsidR="00BD119F" w:rsidRPr="00DA2BC8" w:rsidRDefault="00BD119F" w:rsidP="004E5123">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515151" w:themeColor="text1"/>
                <w:sz w:val="20"/>
              </w:rPr>
            </w:pPr>
          </w:p>
        </w:tc>
      </w:tr>
    </w:tbl>
    <w:p w14:paraId="42361734" w14:textId="77777777" w:rsidR="00BD119F" w:rsidRDefault="00BD119F" w:rsidP="00BD119F"/>
    <w:p w14:paraId="64E7E2C4" w14:textId="1A255191" w:rsidR="00B71A2B" w:rsidRDefault="00B71A2B" w:rsidP="00B71A2B">
      <w:pPr>
        <w:pStyle w:val="Titre3"/>
      </w:pPr>
      <w:r>
        <w:t xml:space="preserve">Appendix </w:t>
      </w:r>
      <w:r w:rsidR="00BD119F">
        <w:t>4</w:t>
      </w:r>
      <w:r>
        <w:t>-</w:t>
      </w:r>
      <w:r w:rsidRPr="007C1D64">
        <w:t xml:space="preserve">Summary of </w:t>
      </w:r>
      <w:r>
        <w:t>Approved</w:t>
      </w:r>
      <w:r w:rsidRPr="007C1D64">
        <w:t xml:space="preserve"> </w:t>
      </w:r>
      <w:r>
        <w:t>D</w:t>
      </w:r>
      <w:r w:rsidRPr="007C1D64">
        <w:t xml:space="preserve">esign </w:t>
      </w:r>
      <w:r>
        <w:t>C</w:t>
      </w:r>
      <w:r w:rsidRPr="007C1D64">
        <w:t>hanges</w:t>
      </w:r>
      <w:bookmarkEnd w:id="460"/>
    </w:p>
    <w:p w14:paraId="2EE1CB9F" w14:textId="7FEAC5CE" w:rsidR="00A61184" w:rsidRDefault="00A61184" w:rsidP="00A61184">
      <w:pPr>
        <w:rPr>
          <w:lang w:eastAsia="en-GB"/>
        </w:rPr>
      </w:pPr>
      <w:r w:rsidRPr="00582337">
        <w:rPr>
          <w:lang w:eastAsia="en-GB"/>
        </w:rPr>
        <w:t>Please refer to</w:t>
      </w:r>
      <w:r w:rsidR="003C46B4">
        <w:rPr>
          <w:lang w:eastAsia="en-GB"/>
        </w:rPr>
        <w:t xml:space="preserve"> </w:t>
      </w:r>
      <w:hyperlink r:id="rId47" w:history="1">
        <w:r w:rsidR="003C46B4" w:rsidRPr="003C46B4">
          <w:rPr>
            <w:rStyle w:val="Lienhypertexte"/>
            <w:rFonts w:ascii="Verdana" w:hAnsi="Verdana"/>
            <w:lang w:eastAsia="en-GB"/>
          </w:rPr>
          <w:t>Design Changes Requirements</w:t>
        </w:r>
      </w:hyperlink>
      <w:r w:rsidRPr="00582337">
        <w:rPr>
          <w:lang w:eastAsia="en-GB"/>
        </w:rPr>
        <w:t xml:space="preserve"> for more information on </w:t>
      </w:r>
      <w:r>
        <w:rPr>
          <w:lang w:eastAsia="en-GB"/>
        </w:rPr>
        <w:t>procedures governing</w:t>
      </w:r>
      <w:r w:rsidRPr="00582337">
        <w:rPr>
          <w:lang w:eastAsia="en-GB"/>
        </w:rPr>
        <w:t xml:space="preserve"> Design Change</w:t>
      </w:r>
      <w:r>
        <w:rPr>
          <w:lang w:eastAsia="en-GB"/>
        </w:rPr>
        <w:t>s</w:t>
      </w:r>
    </w:p>
    <w:p w14:paraId="13B21B5D" w14:textId="77777777" w:rsidR="00262A8D" w:rsidRPr="00582337" w:rsidRDefault="00262A8D" w:rsidP="00A61184">
      <w:pPr>
        <w:rPr>
          <w:lang w:eastAsia="en-GB"/>
        </w:rPr>
      </w:pPr>
    </w:p>
    <w:p w14:paraId="3246E5BA" w14:textId="7B2B6863" w:rsidR="00B71A2B" w:rsidRDefault="00B71A2B" w:rsidP="00A61CC2"/>
    <w:p w14:paraId="4B50884A" w14:textId="6B894F21" w:rsidR="00206434" w:rsidRDefault="00206434" w:rsidP="00A61CC2"/>
    <w:p w14:paraId="0DAD9370" w14:textId="56FDD946" w:rsidR="00206434" w:rsidRDefault="00206434" w:rsidP="00A61CC2"/>
    <w:p w14:paraId="4ACD279E" w14:textId="77777777" w:rsidR="00D20DAE" w:rsidRDefault="00D20DAE">
      <w:pPr>
        <w:spacing w:line="276" w:lineRule="auto"/>
        <w:contextualSpacing w:val="0"/>
        <w:rPr>
          <w:rFonts w:eastAsiaTheme="majorEastAsia" w:cs="Times New Roman (Headings CS)"/>
          <w:b/>
          <w:color w:val="323232" w:themeColor="text2"/>
          <w14:ligatures w14:val="standardContextual"/>
          <w14:numForm w14:val="oldStyle"/>
        </w:rPr>
      </w:pPr>
      <w:r>
        <w:br w:type="page"/>
      </w:r>
    </w:p>
    <w:p w14:paraId="63852500" w14:textId="6A293B19" w:rsidR="00206434" w:rsidRDefault="00206434" w:rsidP="00206434">
      <w:pPr>
        <w:pStyle w:val="Titre5"/>
      </w:pPr>
      <w:r>
        <w:lastRenderedPageBreak/>
        <w:t>Revision History</w:t>
      </w:r>
    </w:p>
    <w:p w14:paraId="2439CF46" w14:textId="77777777" w:rsidR="00206434" w:rsidRPr="00206434" w:rsidRDefault="00206434" w:rsidP="00206434"/>
    <w:tbl>
      <w:tblPr>
        <w:tblStyle w:val="GSTableSimple"/>
        <w:tblW w:w="0" w:type="auto"/>
        <w:tblLook w:val="04A0" w:firstRow="1" w:lastRow="0" w:firstColumn="1" w:lastColumn="0" w:noHBand="0" w:noVBand="1"/>
      </w:tblPr>
      <w:tblGrid>
        <w:gridCol w:w="1277"/>
        <w:gridCol w:w="1845"/>
        <w:gridCol w:w="6507"/>
      </w:tblGrid>
      <w:tr w:rsidR="00206434" w:rsidRPr="00B72193" w14:paraId="70C89C00" w14:textId="77777777" w:rsidTr="00206434">
        <w:trPr>
          <w:cnfStyle w:val="100000000000" w:firstRow="1" w:lastRow="0" w:firstColumn="0" w:lastColumn="0" w:oddVBand="0" w:evenVBand="0" w:oddHBand="0" w:evenHBand="0" w:firstRowFirstColumn="0" w:firstRowLastColumn="0" w:lastRowFirstColumn="0" w:lastRowLastColumn="0"/>
        </w:trPr>
        <w:tc>
          <w:tcPr>
            <w:tcW w:w="1277" w:type="dxa"/>
            <w:vAlign w:val="top"/>
          </w:tcPr>
          <w:p w14:paraId="4B519D47" w14:textId="77777777" w:rsidR="00206434" w:rsidRPr="00206434" w:rsidRDefault="00206434" w:rsidP="00206434">
            <w:pPr>
              <w:rPr>
                <w:rFonts w:asciiTheme="minorHAnsi" w:hAnsiTheme="minorHAnsi"/>
                <w:b/>
                <w:bCs/>
                <w:sz w:val="20"/>
              </w:rPr>
            </w:pPr>
            <w:r w:rsidRPr="00206434">
              <w:rPr>
                <w:rFonts w:asciiTheme="minorHAnsi" w:hAnsiTheme="minorHAnsi"/>
                <w:b/>
                <w:bCs/>
                <w:sz w:val="20"/>
              </w:rPr>
              <w:t>Version</w:t>
            </w:r>
          </w:p>
        </w:tc>
        <w:tc>
          <w:tcPr>
            <w:tcW w:w="1845" w:type="dxa"/>
            <w:vAlign w:val="top"/>
          </w:tcPr>
          <w:p w14:paraId="150B9B3D" w14:textId="77777777" w:rsidR="00206434" w:rsidRPr="00206434" w:rsidRDefault="00206434" w:rsidP="00206434">
            <w:pPr>
              <w:rPr>
                <w:rFonts w:asciiTheme="minorHAnsi" w:hAnsiTheme="minorHAnsi"/>
                <w:b/>
                <w:bCs/>
                <w:sz w:val="20"/>
              </w:rPr>
            </w:pPr>
            <w:r w:rsidRPr="00206434">
              <w:rPr>
                <w:rFonts w:asciiTheme="minorHAnsi" w:hAnsiTheme="minorHAnsi"/>
                <w:b/>
                <w:bCs/>
                <w:sz w:val="20"/>
              </w:rPr>
              <w:t>Date</w:t>
            </w:r>
          </w:p>
        </w:tc>
        <w:tc>
          <w:tcPr>
            <w:tcW w:w="6507" w:type="dxa"/>
            <w:vAlign w:val="top"/>
          </w:tcPr>
          <w:p w14:paraId="794F42F5" w14:textId="77777777" w:rsidR="00206434" w:rsidRPr="00206434" w:rsidRDefault="00206434" w:rsidP="00206434">
            <w:pPr>
              <w:rPr>
                <w:rFonts w:asciiTheme="minorHAnsi" w:hAnsiTheme="minorHAnsi"/>
                <w:b/>
                <w:bCs/>
                <w:sz w:val="20"/>
              </w:rPr>
            </w:pPr>
            <w:r w:rsidRPr="00206434">
              <w:rPr>
                <w:rFonts w:asciiTheme="minorHAnsi" w:hAnsiTheme="minorHAnsi"/>
                <w:b/>
                <w:bCs/>
                <w:sz w:val="20"/>
              </w:rPr>
              <w:t>Remarks</w:t>
            </w:r>
          </w:p>
        </w:tc>
      </w:tr>
      <w:tr w:rsidR="00030102" w:rsidRPr="00B72193" w14:paraId="713652AB" w14:textId="77777777" w:rsidTr="00206434">
        <w:trPr>
          <w:cnfStyle w:val="000000100000" w:firstRow="0" w:lastRow="0" w:firstColumn="0" w:lastColumn="0" w:oddVBand="0" w:evenVBand="0" w:oddHBand="1" w:evenHBand="0" w:firstRowFirstColumn="0" w:firstRowLastColumn="0" w:lastRowFirstColumn="0" w:lastRowLastColumn="0"/>
        </w:trPr>
        <w:tc>
          <w:tcPr>
            <w:tcW w:w="1277" w:type="dxa"/>
            <w:vAlign w:val="top"/>
          </w:tcPr>
          <w:p w14:paraId="615A30C5" w14:textId="510B16B1" w:rsidR="00030102" w:rsidRPr="00206434" w:rsidRDefault="00B824FE" w:rsidP="00206434">
            <w:pPr>
              <w:rPr>
                <w:rFonts w:asciiTheme="minorHAnsi" w:hAnsiTheme="minorHAnsi"/>
                <w:sz w:val="20"/>
              </w:rPr>
            </w:pPr>
            <w:r>
              <w:rPr>
                <w:rFonts w:asciiTheme="minorHAnsi" w:hAnsiTheme="minorHAnsi"/>
                <w:sz w:val="20"/>
              </w:rPr>
              <w:t>2.0</w:t>
            </w:r>
          </w:p>
        </w:tc>
        <w:tc>
          <w:tcPr>
            <w:tcW w:w="1845" w:type="dxa"/>
            <w:vAlign w:val="top"/>
          </w:tcPr>
          <w:p w14:paraId="5C0DECC7" w14:textId="3403BA25" w:rsidR="00030102" w:rsidRDefault="00B824FE" w:rsidP="00206434">
            <w:pPr>
              <w:rPr>
                <w:rFonts w:asciiTheme="minorHAnsi" w:hAnsiTheme="minorHAnsi"/>
                <w:sz w:val="20"/>
              </w:rPr>
            </w:pPr>
            <w:r>
              <w:rPr>
                <w:rFonts w:asciiTheme="minorHAnsi" w:hAnsiTheme="minorHAnsi"/>
                <w:sz w:val="20"/>
              </w:rPr>
              <w:t>4 May 2022</w:t>
            </w:r>
          </w:p>
        </w:tc>
        <w:tc>
          <w:tcPr>
            <w:tcW w:w="6507" w:type="dxa"/>
            <w:vAlign w:val="top"/>
          </w:tcPr>
          <w:p w14:paraId="1D4167C3" w14:textId="77777777" w:rsidR="00030102" w:rsidRPr="00206434" w:rsidRDefault="00030102" w:rsidP="00206434">
            <w:pPr>
              <w:spacing w:line="276" w:lineRule="auto"/>
              <w:rPr>
                <w:rFonts w:asciiTheme="minorHAnsi" w:hAnsiTheme="minorHAnsi"/>
                <w:sz w:val="20"/>
              </w:rPr>
            </w:pPr>
          </w:p>
        </w:tc>
      </w:tr>
      <w:tr w:rsidR="00206434" w:rsidRPr="00B72193" w14:paraId="590179F0" w14:textId="77777777" w:rsidTr="00206434">
        <w:tc>
          <w:tcPr>
            <w:tcW w:w="1277" w:type="dxa"/>
            <w:vAlign w:val="top"/>
          </w:tcPr>
          <w:p w14:paraId="5B159486" w14:textId="77777777" w:rsidR="00206434" w:rsidRPr="00206434" w:rsidRDefault="00206434" w:rsidP="00206434">
            <w:pPr>
              <w:rPr>
                <w:rFonts w:asciiTheme="minorHAnsi" w:hAnsiTheme="minorHAnsi"/>
                <w:sz w:val="20"/>
              </w:rPr>
            </w:pPr>
            <w:r w:rsidRPr="00206434">
              <w:rPr>
                <w:rFonts w:asciiTheme="minorHAnsi" w:hAnsiTheme="minorHAnsi"/>
                <w:sz w:val="20"/>
              </w:rPr>
              <w:t>1.1</w:t>
            </w:r>
          </w:p>
        </w:tc>
        <w:tc>
          <w:tcPr>
            <w:tcW w:w="1845" w:type="dxa"/>
            <w:vAlign w:val="top"/>
          </w:tcPr>
          <w:p w14:paraId="65EFC181" w14:textId="77997C04" w:rsidR="00206434" w:rsidRPr="00206434" w:rsidRDefault="009102B0" w:rsidP="00206434">
            <w:pPr>
              <w:rPr>
                <w:rFonts w:asciiTheme="minorHAnsi" w:hAnsiTheme="minorHAnsi"/>
                <w:sz w:val="20"/>
              </w:rPr>
            </w:pPr>
            <w:r>
              <w:rPr>
                <w:rFonts w:asciiTheme="minorHAnsi" w:hAnsiTheme="minorHAnsi"/>
                <w:sz w:val="20"/>
              </w:rPr>
              <w:t xml:space="preserve">7 </w:t>
            </w:r>
            <w:r w:rsidR="00206434" w:rsidRPr="00206434">
              <w:rPr>
                <w:rFonts w:asciiTheme="minorHAnsi" w:hAnsiTheme="minorHAnsi"/>
                <w:sz w:val="20"/>
              </w:rPr>
              <w:t>October 2020</w:t>
            </w:r>
          </w:p>
        </w:tc>
        <w:tc>
          <w:tcPr>
            <w:tcW w:w="6507" w:type="dxa"/>
            <w:vAlign w:val="top"/>
          </w:tcPr>
          <w:p w14:paraId="39DF5020" w14:textId="77777777" w:rsidR="00206434" w:rsidRPr="00206434" w:rsidRDefault="00206434" w:rsidP="00206434">
            <w:pPr>
              <w:spacing w:line="276" w:lineRule="auto"/>
              <w:rPr>
                <w:rFonts w:asciiTheme="minorHAnsi" w:hAnsiTheme="minorHAnsi"/>
                <w:sz w:val="20"/>
              </w:rPr>
            </w:pPr>
            <w:r w:rsidRPr="00206434">
              <w:rPr>
                <w:rFonts w:asciiTheme="minorHAnsi" w:hAnsiTheme="minorHAnsi"/>
                <w:sz w:val="20"/>
              </w:rPr>
              <w:t>Hyperlinked section summary to enable quick access to key sections</w:t>
            </w:r>
          </w:p>
          <w:p w14:paraId="4711A26F" w14:textId="77777777" w:rsidR="00206434" w:rsidRPr="00206434" w:rsidRDefault="00206434" w:rsidP="00206434">
            <w:pPr>
              <w:spacing w:line="276" w:lineRule="auto"/>
              <w:rPr>
                <w:rFonts w:asciiTheme="minorHAnsi" w:hAnsiTheme="minorHAnsi"/>
                <w:sz w:val="20"/>
              </w:rPr>
            </w:pPr>
            <w:r w:rsidRPr="00206434">
              <w:rPr>
                <w:rFonts w:asciiTheme="minorHAnsi" w:hAnsiTheme="minorHAnsi"/>
                <w:sz w:val="20"/>
              </w:rPr>
              <w:t>Improved clarity on Key Project Information</w:t>
            </w:r>
          </w:p>
          <w:p w14:paraId="0A9148C1" w14:textId="77777777" w:rsidR="00206434" w:rsidRPr="00206434" w:rsidRDefault="00206434" w:rsidP="00206434">
            <w:pPr>
              <w:spacing w:line="276" w:lineRule="auto"/>
              <w:rPr>
                <w:rFonts w:asciiTheme="minorHAnsi" w:hAnsiTheme="minorHAnsi"/>
                <w:sz w:val="20"/>
              </w:rPr>
            </w:pPr>
            <w:r w:rsidRPr="00206434">
              <w:rPr>
                <w:rFonts w:asciiTheme="minorHAnsi" w:hAnsiTheme="minorHAnsi"/>
                <w:sz w:val="20"/>
              </w:rPr>
              <w:t>Inclusion criteria table added</w:t>
            </w:r>
          </w:p>
          <w:p w14:paraId="02A0D215" w14:textId="77777777" w:rsidR="00206434" w:rsidRPr="00206434" w:rsidRDefault="00206434" w:rsidP="00206434">
            <w:pPr>
              <w:spacing w:line="276" w:lineRule="auto"/>
              <w:rPr>
                <w:rFonts w:asciiTheme="minorHAnsi" w:hAnsiTheme="minorHAnsi"/>
                <w:sz w:val="20"/>
              </w:rPr>
            </w:pPr>
            <w:r w:rsidRPr="00206434">
              <w:rPr>
                <w:rFonts w:asciiTheme="minorHAnsi" w:hAnsiTheme="minorHAnsi"/>
                <w:sz w:val="20"/>
              </w:rPr>
              <w:t xml:space="preserve">Gender sensitive requirements added </w:t>
            </w:r>
          </w:p>
          <w:p w14:paraId="6EA82B6B" w14:textId="77777777" w:rsidR="00206434" w:rsidRPr="00206434" w:rsidRDefault="00206434" w:rsidP="00206434">
            <w:pPr>
              <w:spacing w:line="276" w:lineRule="auto"/>
              <w:rPr>
                <w:rFonts w:asciiTheme="minorHAnsi" w:hAnsiTheme="minorHAnsi"/>
                <w:sz w:val="20"/>
              </w:rPr>
            </w:pPr>
            <w:r w:rsidRPr="00206434">
              <w:rPr>
                <w:rFonts w:asciiTheme="minorHAnsi" w:hAnsiTheme="minorHAnsi"/>
                <w:sz w:val="20"/>
              </w:rPr>
              <w:t xml:space="preserve">Prior consideration (1 </w:t>
            </w:r>
            <w:proofErr w:type="spellStart"/>
            <w:r w:rsidRPr="00206434">
              <w:rPr>
                <w:rFonts w:asciiTheme="minorHAnsi" w:hAnsiTheme="minorHAnsi"/>
                <w:sz w:val="20"/>
              </w:rPr>
              <w:t>yr</w:t>
            </w:r>
            <w:proofErr w:type="spellEnd"/>
            <w:r w:rsidRPr="00206434">
              <w:rPr>
                <w:rFonts w:asciiTheme="minorHAnsi" w:hAnsiTheme="minorHAnsi"/>
                <w:sz w:val="20"/>
              </w:rPr>
              <w:t xml:space="preserve"> rule) and Ongoing Financial Need added</w:t>
            </w:r>
          </w:p>
          <w:p w14:paraId="4496A621" w14:textId="77777777" w:rsidR="00206434" w:rsidRPr="00206434" w:rsidRDefault="00206434" w:rsidP="00206434">
            <w:pPr>
              <w:spacing w:line="276" w:lineRule="auto"/>
              <w:rPr>
                <w:rFonts w:asciiTheme="minorHAnsi" w:hAnsiTheme="minorHAnsi"/>
                <w:sz w:val="20"/>
              </w:rPr>
            </w:pPr>
            <w:r w:rsidRPr="00206434">
              <w:rPr>
                <w:rFonts w:asciiTheme="minorHAnsi" w:hAnsiTheme="minorHAnsi"/>
                <w:sz w:val="20"/>
              </w:rPr>
              <w:t>Safeguard Principles Assessment as annex and a new section to include applicable safeguards for clarity</w:t>
            </w:r>
          </w:p>
          <w:p w14:paraId="62700CF0" w14:textId="77777777" w:rsidR="00206434" w:rsidRPr="00206434" w:rsidRDefault="00206434" w:rsidP="00206434">
            <w:pPr>
              <w:spacing w:line="276" w:lineRule="auto"/>
              <w:rPr>
                <w:rFonts w:asciiTheme="minorHAnsi" w:hAnsiTheme="minorHAnsi"/>
                <w:sz w:val="20"/>
              </w:rPr>
            </w:pPr>
            <w:r w:rsidRPr="00206434">
              <w:rPr>
                <w:rFonts w:asciiTheme="minorHAnsi" w:hAnsiTheme="minorHAnsi"/>
                <w:sz w:val="20"/>
              </w:rPr>
              <w:t>Improved Clarity on SDG contribution/SDG Impact term used throughout</w:t>
            </w:r>
          </w:p>
          <w:p w14:paraId="7FAD41EE" w14:textId="77777777" w:rsidR="00206434" w:rsidRPr="00206434" w:rsidRDefault="00206434" w:rsidP="00206434">
            <w:pPr>
              <w:spacing w:line="276" w:lineRule="auto"/>
              <w:rPr>
                <w:rFonts w:asciiTheme="minorHAnsi" w:hAnsiTheme="minorHAnsi"/>
                <w:sz w:val="20"/>
              </w:rPr>
            </w:pPr>
            <w:r w:rsidRPr="00206434">
              <w:rPr>
                <w:rFonts w:asciiTheme="minorHAnsi" w:hAnsiTheme="minorHAnsi"/>
                <w:sz w:val="20"/>
              </w:rPr>
              <w:t>Clarity on Stakeholder Consultation information required</w:t>
            </w:r>
          </w:p>
          <w:p w14:paraId="34C73322" w14:textId="3C7A785C" w:rsidR="00206434" w:rsidRPr="00206434" w:rsidRDefault="00542571" w:rsidP="00206434">
            <w:pPr>
              <w:spacing w:line="276" w:lineRule="auto"/>
              <w:rPr>
                <w:rFonts w:asciiTheme="minorHAnsi" w:hAnsiTheme="minorHAnsi"/>
                <w:sz w:val="20"/>
              </w:rPr>
            </w:pPr>
            <w:r w:rsidRPr="00530CAF">
              <w:t xml:space="preserve">Provision of an </w:t>
            </w:r>
            <w:hyperlink r:id="rId48" w:history="1">
              <w:r w:rsidRPr="00F0212D">
                <w:rPr>
                  <w:rStyle w:val="Lienhypertexte"/>
                  <w:rFonts w:ascii="Verdana" w:hAnsi="Verdana"/>
                  <w:sz w:val="20"/>
                </w:rPr>
                <w:t>accompanying Guide</w:t>
              </w:r>
            </w:hyperlink>
            <w:r w:rsidRPr="00530CAF">
              <w:t xml:space="preserve"> to help the user understand detailed rules and requirements</w:t>
            </w:r>
          </w:p>
        </w:tc>
      </w:tr>
      <w:tr w:rsidR="00206434" w:rsidRPr="00B72193" w14:paraId="7B33608A" w14:textId="77777777" w:rsidTr="00206434">
        <w:trPr>
          <w:cnfStyle w:val="000000100000" w:firstRow="0" w:lastRow="0" w:firstColumn="0" w:lastColumn="0" w:oddVBand="0" w:evenVBand="0" w:oddHBand="1" w:evenHBand="0" w:firstRowFirstColumn="0" w:firstRowLastColumn="0" w:lastRowFirstColumn="0" w:lastRowLastColumn="0"/>
        </w:trPr>
        <w:tc>
          <w:tcPr>
            <w:tcW w:w="1277" w:type="dxa"/>
            <w:vAlign w:val="top"/>
          </w:tcPr>
          <w:p w14:paraId="28AFDD2E" w14:textId="389BEB6D" w:rsidR="00206434" w:rsidRPr="00206434" w:rsidRDefault="00206434" w:rsidP="00206434">
            <w:pPr>
              <w:rPr>
                <w:rFonts w:asciiTheme="minorHAnsi" w:hAnsiTheme="minorHAnsi"/>
                <w:sz w:val="20"/>
              </w:rPr>
            </w:pPr>
            <w:r w:rsidRPr="00206434">
              <w:rPr>
                <w:rFonts w:asciiTheme="minorHAnsi" w:hAnsiTheme="minorHAnsi"/>
                <w:sz w:val="20"/>
              </w:rPr>
              <w:t>1</w:t>
            </w:r>
            <w:r w:rsidR="00270B0D">
              <w:rPr>
                <w:rFonts w:asciiTheme="minorHAnsi" w:hAnsiTheme="minorHAnsi"/>
                <w:sz w:val="20"/>
              </w:rPr>
              <w:t>.0</w:t>
            </w:r>
          </w:p>
        </w:tc>
        <w:tc>
          <w:tcPr>
            <w:tcW w:w="1845" w:type="dxa"/>
            <w:vAlign w:val="top"/>
          </w:tcPr>
          <w:p w14:paraId="7DC50440" w14:textId="109EB861" w:rsidR="00206434" w:rsidRPr="00206434" w:rsidRDefault="00206434" w:rsidP="00206434">
            <w:pPr>
              <w:rPr>
                <w:rFonts w:asciiTheme="minorHAnsi" w:hAnsiTheme="minorHAnsi"/>
                <w:sz w:val="20"/>
              </w:rPr>
            </w:pPr>
            <w:r w:rsidRPr="00206434">
              <w:rPr>
                <w:rFonts w:asciiTheme="minorHAnsi" w:hAnsiTheme="minorHAnsi"/>
                <w:sz w:val="20"/>
              </w:rPr>
              <w:t>1</w:t>
            </w:r>
            <w:r w:rsidR="00270B0D">
              <w:rPr>
                <w:rFonts w:asciiTheme="minorHAnsi" w:hAnsiTheme="minorHAnsi"/>
                <w:sz w:val="20"/>
              </w:rPr>
              <w:t>0</w:t>
            </w:r>
            <w:r w:rsidRPr="00206434">
              <w:rPr>
                <w:rFonts w:asciiTheme="minorHAnsi" w:hAnsiTheme="minorHAnsi"/>
                <w:sz w:val="20"/>
              </w:rPr>
              <w:t xml:space="preserve"> July 2017</w:t>
            </w:r>
          </w:p>
        </w:tc>
        <w:tc>
          <w:tcPr>
            <w:tcW w:w="6507" w:type="dxa"/>
            <w:vAlign w:val="top"/>
          </w:tcPr>
          <w:p w14:paraId="0A410397" w14:textId="77777777" w:rsidR="00206434" w:rsidRPr="00206434" w:rsidRDefault="00206434" w:rsidP="00206434">
            <w:pPr>
              <w:rPr>
                <w:rFonts w:asciiTheme="minorHAnsi" w:hAnsiTheme="minorHAnsi"/>
                <w:sz w:val="20"/>
              </w:rPr>
            </w:pPr>
            <w:r w:rsidRPr="00206434">
              <w:rPr>
                <w:rFonts w:asciiTheme="minorHAnsi" w:hAnsiTheme="minorHAnsi"/>
                <w:sz w:val="20"/>
              </w:rPr>
              <w:t>Initial adoption</w:t>
            </w:r>
          </w:p>
        </w:tc>
      </w:tr>
    </w:tbl>
    <w:p w14:paraId="62E020A7" w14:textId="128A82DC" w:rsidR="00206434" w:rsidRPr="00B71A2B" w:rsidRDefault="00206434" w:rsidP="00A61CC2"/>
    <w:sectPr w:rsidR="00206434" w:rsidRPr="00B71A2B" w:rsidSect="00B75BCA">
      <w:pgSz w:w="11900" w:h="16840"/>
      <w:pgMar w:top="1381" w:right="1134" w:bottom="1021" w:left="1134" w:header="283"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C34830" w14:textId="77777777" w:rsidR="00574F1B" w:rsidRDefault="00574F1B" w:rsidP="008C7A19">
      <w:r>
        <w:separator/>
      </w:r>
    </w:p>
    <w:p w14:paraId="73B525A3" w14:textId="77777777" w:rsidR="00574F1B" w:rsidRDefault="00574F1B"/>
    <w:p w14:paraId="0771D402" w14:textId="77777777" w:rsidR="00574F1B" w:rsidRDefault="00574F1B"/>
  </w:endnote>
  <w:endnote w:type="continuationSeparator" w:id="0">
    <w:p w14:paraId="680AAF15" w14:textId="77777777" w:rsidR="00574F1B" w:rsidRDefault="00574F1B" w:rsidP="008C7A19">
      <w:r>
        <w:continuationSeparator/>
      </w:r>
    </w:p>
    <w:p w14:paraId="7CEB9F81" w14:textId="77777777" w:rsidR="00574F1B" w:rsidRDefault="00574F1B"/>
    <w:p w14:paraId="765300C3" w14:textId="77777777" w:rsidR="00574F1B" w:rsidRDefault="00574F1B"/>
  </w:endnote>
  <w:endnote w:type="continuationNotice" w:id="1">
    <w:p w14:paraId="67FB5B4C" w14:textId="77777777" w:rsidR="00574F1B" w:rsidRDefault="00574F1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Times New Roman (Body CS)">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Times New Roman (Headings C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PT Mono">
    <w:charset w:val="00"/>
    <w:family w:val="modern"/>
    <w:pitch w:val="fixed"/>
    <w:sig w:usb0="A00002EF" w:usb1="500078EB" w:usb2="00000000" w:usb3="00000000" w:csb0="00000097"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venir Book">
    <w:altName w:val="Corbel"/>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Meiryo">
    <w:charset w:val="80"/>
    <w:family w:val="swiss"/>
    <w:pitch w:val="variable"/>
    <w:sig w:usb0="E00002FF" w:usb1="6AC7FFFF" w:usb2="08000012" w:usb3="00000000" w:csb0="0002009F" w:csb1="00000000"/>
  </w:font>
  <w:font w:name="Verdana-Bold">
    <w:altName w:val="Verdan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IDFont+F1">
    <w:altName w:val="Cambria"/>
    <w:panose1 w:val="00000000000000000000"/>
    <w:charset w:val="00"/>
    <w:family w:val="roman"/>
    <w:notTrueType/>
    <w:pitch w:val="default"/>
  </w:font>
  <w:font w:name="Times">
    <w:panose1 w:val="02020603050405020304"/>
    <w:charset w:val="00"/>
    <w:family w:val="auto"/>
    <w:pitch w:val="variable"/>
    <w:sig w:usb0="E00002FF" w:usb1="5000205A" w:usb2="00000000" w:usb3="00000000" w:csb0="0000019F" w:csb1="00000000"/>
  </w:font>
  <w:font w:name="CambriaMath">
    <w:altName w:val="Yu Gothic"/>
    <w:panose1 w:val="00000000000000000000"/>
    <w:charset w:val="80"/>
    <w:family w:val="auto"/>
    <w:notTrueType/>
    <w:pitch w:val="default"/>
    <w:sig w:usb0="00000001" w:usb1="08070000" w:usb2="00000010" w:usb3="00000000" w:csb0="00020000" w:csb1="00000000"/>
  </w:font>
  <w:font w:name="Verdana-Italic">
    <w:altName w:val="Verdana"/>
    <w:panose1 w:val="00000000000000000000"/>
    <w:charset w:val="00"/>
    <w:family w:val="roman"/>
    <w:notTrueType/>
    <w:pitch w:val="default"/>
  </w:font>
  <w:font w:name="Fira Sans">
    <w:charset w:val="00"/>
    <w:family w:val="swiss"/>
    <w:pitch w:val="variable"/>
    <w:sig w:usb0="600002FF" w:usb1="00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561F8D" w14:textId="780E8336" w:rsidR="002923CF" w:rsidRDefault="001759A3" w:rsidP="00926E1B">
    <w:pPr>
      <w:framePr w:wrap="none" w:vAnchor="text" w:hAnchor="margin" w:xAlign="right" w:y="1"/>
    </w:pPr>
    <w:r>
      <w:rPr>
        <w:noProof/>
        <w14:cntxtAlts w14:val="0"/>
      </w:rPr>
      <mc:AlternateContent>
        <mc:Choice Requires="wps">
          <w:drawing>
            <wp:anchor distT="0" distB="0" distL="0" distR="0" simplePos="0" relativeHeight="251660295" behindDoc="0" locked="0" layoutInCell="1" allowOverlap="1" wp14:anchorId="5FCCB064" wp14:editId="1A074282">
              <wp:simplePos x="635" y="635"/>
              <wp:positionH relativeFrom="page">
                <wp:align>center</wp:align>
              </wp:positionH>
              <wp:positionV relativeFrom="page">
                <wp:align>bottom</wp:align>
              </wp:positionV>
              <wp:extent cx="443865" cy="443865"/>
              <wp:effectExtent l="0" t="0" r="2540" b="0"/>
              <wp:wrapNone/>
              <wp:docPr id="28" name="Text Box 28" descr="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21949F6" w14:textId="2F3730E5" w:rsidR="001759A3" w:rsidRPr="001759A3" w:rsidRDefault="001759A3" w:rsidP="001759A3">
                          <w:pPr>
                            <w:spacing w:after="0"/>
                            <w:rPr>
                              <w:rFonts w:ascii="Calibri" w:eastAsia="Calibri" w:hAnsi="Calibri" w:cs="Calibri"/>
                              <w:noProof/>
                              <w:color w:val="626469"/>
                              <w:sz w:val="12"/>
                              <w:szCs w:val="12"/>
                            </w:rPr>
                          </w:pPr>
                          <w:r w:rsidRPr="001759A3">
                            <w:rPr>
                              <w:rFonts w:ascii="Calibri" w:eastAsia="Calibri" w:hAnsi="Calibri" w:cs="Calibri"/>
                              <w:noProof/>
                              <w:color w:val="626469"/>
                              <w:sz w:val="12"/>
                              <w:szCs w:val="12"/>
                            </w:rPr>
                            <w:t>General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FCCB064" id="_x0000_t202" coordsize="21600,21600" o:spt="202" path="m,l,21600r21600,l21600,xe">
              <v:stroke joinstyle="miter"/>
              <v:path gradientshapeok="t" o:connecttype="rect"/>
            </v:shapetype>
            <v:shape id="Text Box 28" o:spid="_x0000_s1026" type="#_x0000_t202" alt="General" style="position:absolute;margin-left:0;margin-top:0;width:34.95pt;height:34.95pt;z-index:251660295;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" filled="f" stroked="f">
              <v:textbox style="mso-fit-shape-to-text:t" inset="0,0,0,15pt">
                <w:txbxContent>
                  <w:p w14:paraId="521949F6" w14:textId="2F3730E5" w:rsidR="001759A3" w:rsidRPr="001759A3" w:rsidRDefault="001759A3" w:rsidP="001759A3">
                    <w:pPr>
                      <w:spacing w:after="0"/>
                      <w:rPr>
                        <w:rFonts w:ascii="Calibri" w:eastAsia="Calibri" w:hAnsi="Calibri" w:cs="Calibri"/>
                        <w:noProof/>
                        <w:color w:val="626469"/>
                        <w:sz w:val="12"/>
                        <w:szCs w:val="12"/>
                      </w:rPr>
                    </w:pPr>
                    <w:r w:rsidRPr="001759A3">
                      <w:rPr>
                        <w:rFonts w:ascii="Calibri" w:eastAsia="Calibri" w:hAnsi="Calibri" w:cs="Calibri"/>
                        <w:noProof/>
                        <w:color w:val="626469"/>
                        <w:sz w:val="12"/>
                        <w:szCs w:val="12"/>
                      </w:rPr>
                      <w:t>General</w:t>
                    </w:r>
                  </w:p>
                </w:txbxContent>
              </v:textbox>
              <w10:wrap anchorx="page" anchory="page"/>
            </v:shape>
          </w:pict>
        </mc:Fallback>
      </mc:AlternateContent>
    </w:r>
    <w:r w:rsidR="002923CF">
      <w:fldChar w:fldCharType="begin"/>
    </w:r>
    <w:r w:rsidR="002923CF">
      <w:instrText xml:space="preserve">PAGE  </w:instrText>
    </w:r>
    <w:r w:rsidR="002923CF">
      <w:fldChar w:fldCharType="end"/>
    </w:r>
  </w:p>
  <w:p w14:paraId="06054D33" w14:textId="77777777" w:rsidR="002923CF" w:rsidRDefault="002923CF" w:rsidP="006E4980">
    <w:pPr>
      <w:ind w:right="360"/>
    </w:pPr>
  </w:p>
  <w:p w14:paraId="146F635D" w14:textId="77777777" w:rsidR="002923CF" w:rsidRDefault="002923CF"/>
  <w:p w14:paraId="0B4C13D8" w14:textId="77777777" w:rsidR="002923CF" w:rsidRDefault="002923C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2B3AE0" w14:textId="46025419" w:rsidR="002923CF" w:rsidRPr="00872BFA" w:rsidRDefault="001759A3" w:rsidP="006E3FE5">
    <w:pPr>
      <w:ind w:right="360"/>
      <w:rPr>
        <w:szCs w:val="20"/>
      </w:rPr>
    </w:pPr>
    <w:r>
      <w:rPr>
        <w:noProof/>
        <w:szCs w:val="20"/>
        <w14:cntxtAlts w14:val="0"/>
      </w:rPr>
      <mc:AlternateContent>
        <mc:Choice Requires="wps">
          <w:drawing>
            <wp:anchor distT="0" distB="0" distL="0" distR="0" simplePos="0" relativeHeight="251661319" behindDoc="0" locked="0" layoutInCell="1" allowOverlap="1" wp14:anchorId="62611713" wp14:editId="53670D27">
              <wp:simplePos x="723014" y="9803219"/>
              <wp:positionH relativeFrom="page">
                <wp:align>center</wp:align>
              </wp:positionH>
              <wp:positionV relativeFrom="page">
                <wp:align>bottom</wp:align>
              </wp:positionV>
              <wp:extent cx="443865" cy="443865"/>
              <wp:effectExtent l="0" t="0" r="2540" b="0"/>
              <wp:wrapNone/>
              <wp:docPr id="29" name="Text Box 29" descr="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5EEBC66" w14:textId="32BE4097" w:rsidR="001759A3" w:rsidRPr="001759A3" w:rsidRDefault="001759A3" w:rsidP="001759A3">
                          <w:pPr>
                            <w:spacing w:after="0"/>
                            <w:rPr>
                              <w:rFonts w:ascii="Calibri" w:eastAsia="Calibri" w:hAnsi="Calibri" w:cs="Calibri"/>
                              <w:noProof/>
                              <w:color w:val="626469"/>
                              <w:sz w:val="12"/>
                              <w:szCs w:val="12"/>
                            </w:rPr>
                          </w:pPr>
                          <w:r w:rsidRPr="001759A3">
                            <w:rPr>
                              <w:rFonts w:ascii="Calibri" w:eastAsia="Calibri" w:hAnsi="Calibri" w:cs="Calibri"/>
                              <w:noProof/>
                              <w:color w:val="626469"/>
                              <w:sz w:val="12"/>
                              <w:szCs w:val="12"/>
                            </w:rPr>
                            <w:t>General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2611713" id="_x0000_t202" coordsize="21600,21600" o:spt="202" path="m,l,21600r21600,l21600,xe">
              <v:stroke joinstyle="miter"/>
              <v:path gradientshapeok="t" o:connecttype="rect"/>
            </v:shapetype>
            <v:shape id="Text Box 29" o:spid="_x0000_s1027" type="#_x0000_t202" alt="General" style="position:absolute;margin-left:0;margin-top:0;width:34.95pt;height:34.95pt;z-index:251661319;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" filled="f" stroked="f">
              <v:textbox style="mso-fit-shape-to-text:t" inset="0,0,0,15pt">
                <w:txbxContent>
                  <w:p w14:paraId="05EEBC66" w14:textId="32BE4097" w:rsidR="001759A3" w:rsidRPr="001759A3" w:rsidRDefault="001759A3" w:rsidP="001759A3">
                    <w:pPr>
                      <w:spacing w:after="0"/>
                      <w:rPr>
                        <w:rFonts w:ascii="Calibri" w:eastAsia="Calibri" w:hAnsi="Calibri" w:cs="Calibri"/>
                        <w:noProof/>
                        <w:color w:val="626469"/>
                        <w:sz w:val="12"/>
                        <w:szCs w:val="12"/>
                      </w:rPr>
                    </w:pPr>
                    <w:r w:rsidRPr="001759A3">
                      <w:rPr>
                        <w:rFonts w:ascii="Calibri" w:eastAsia="Calibri" w:hAnsi="Calibri" w:cs="Calibri"/>
                        <w:noProof/>
                        <w:color w:val="626469"/>
                        <w:sz w:val="12"/>
                        <w:szCs w:val="12"/>
                      </w:rPr>
                      <w:t>General</w:t>
                    </w:r>
                  </w:p>
                </w:txbxContent>
              </v:textbox>
              <w10:wrap anchorx="page" anchory="page"/>
            </v:shape>
          </w:pict>
        </mc:Fallback>
      </mc:AlternateContent>
    </w:r>
    <w:r w:rsidR="002923CF">
      <w:rPr>
        <w:noProof/>
        <w:szCs w:val="20"/>
      </w:rPr>
      <mc:AlternateContent>
        <mc:Choice Requires="wps">
          <w:drawing>
            <wp:anchor distT="0" distB="0" distL="114300" distR="114300" simplePos="0" relativeHeight="251658240" behindDoc="0" locked="0" layoutInCell="1" allowOverlap="1" wp14:anchorId="5A429E3A" wp14:editId="48BCEAFD">
              <wp:simplePos x="0" y="0"/>
              <wp:positionH relativeFrom="column">
                <wp:posOffset>1577884</wp:posOffset>
              </wp:positionH>
              <wp:positionV relativeFrom="paragraph">
                <wp:posOffset>189865</wp:posOffset>
              </wp:positionV>
              <wp:extent cx="3810000" cy="344170"/>
              <wp:effectExtent l="0" t="0" r="0" b="0"/>
              <wp:wrapNone/>
              <wp:docPr id="6" name="Text Box 6"/>
              <wp:cNvGraphicFramePr/>
              <a:graphic xmlns:a="http://schemas.openxmlformats.org/drawingml/2006/main">
                <a:graphicData uri="http://schemas.microsoft.com/office/word/2010/wordprocessingShape">
                  <wps:wsp>
                    <wps:cNvSpPr txBox="1"/>
                    <wps:spPr>
                      <a:xfrm>
                        <a:off x="0" y="0"/>
                        <a:ext cx="3810000" cy="344170"/>
                      </a:xfrm>
                      <a:prstGeom prst="rect">
                        <a:avLst/>
                      </a:prstGeom>
                      <a:solidFill>
                        <a:schemeClr val="lt1"/>
                      </a:solidFill>
                      <a:ln w="6350">
                        <a:noFill/>
                      </a:ln>
                    </wps:spPr>
                    <wps:txbx>
                      <w:txbxContent>
                        <w:p w14:paraId="2CD9E2E3" w14:textId="77777777" w:rsidR="002923CF" w:rsidRPr="001F6981" w:rsidRDefault="002923CF" w:rsidP="00D061EC">
                          <w:pPr>
                            <w:ind w:right="360"/>
                            <w:rPr>
                              <w:i/>
                              <w:iCs/>
                              <w:szCs w:val="20"/>
                            </w:rPr>
                          </w:pPr>
                          <w:r w:rsidRPr="001F6981">
                            <w:rPr>
                              <w:i/>
                              <w:iCs/>
                              <w:szCs w:val="20"/>
                            </w:rPr>
                            <w:t>Climate Security and Sustainable Development</w:t>
                          </w:r>
                        </w:p>
                        <w:p w14:paraId="3DE1EA25" w14:textId="77777777" w:rsidR="002923CF" w:rsidRDefault="002923CF" w:rsidP="00D061E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429E3A" id="Text Box 6" o:spid="_x0000_s1028" type="#_x0000_t202" style="position:absolute;margin-left:124.25pt;margin-top:14.95pt;width:300pt;height:27.1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" fillcolor="white [3201]" stroked="f" strokeweight=".5pt">
              <v:textbox>
                <w:txbxContent>
                  <w:p w14:paraId="2CD9E2E3" w14:textId="77777777" w:rsidR="002923CF" w:rsidRPr="001F6981" w:rsidRDefault="002923CF" w:rsidP="00D061EC">
                    <w:pPr>
                      <w:ind w:right="360"/>
                      <w:rPr>
                        <w:i/>
                        <w:iCs/>
                        <w:szCs w:val="20"/>
                      </w:rPr>
                    </w:pPr>
                    <w:r w:rsidRPr="001F6981">
                      <w:rPr>
                        <w:i/>
                        <w:iCs/>
                        <w:szCs w:val="20"/>
                      </w:rPr>
                      <w:t>Climate Security and Sustainable Development</w:t>
                    </w:r>
                  </w:p>
                  <w:p w14:paraId="3DE1EA25" w14:textId="77777777" w:rsidR="002923CF" w:rsidRDefault="002923CF" w:rsidP="00D061EC"/>
                </w:txbxContent>
              </v:textbox>
            </v:shape>
          </w:pict>
        </mc:Fallback>
      </mc:AlternateContent>
    </w:r>
    <w:r w:rsidR="002923CF">
      <w:rPr>
        <w:noProof/>
      </w:rPr>
      <w:drawing>
        <wp:anchor distT="0" distB="0" distL="114300" distR="114300" simplePos="0" relativeHeight="251658241" behindDoc="0" locked="1" layoutInCell="1" allowOverlap="0" wp14:anchorId="128FD689" wp14:editId="33260B74">
          <wp:simplePos x="0" y="0"/>
          <wp:positionH relativeFrom="margin">
            <wp:posOffset>0</wp:posOffset>
          </wp:positionH>
          <wp:positionV relativeFrom="bottomMargin">
            <wp:posOffset>252095</wp:posOffset>
          </wp:positionV>
          <wp:extent cx="1231200" cy="144000"/>
          <wp:effectExtent l="0" t="0" r="127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S_Logo_Primary.eps"/>
                  <pic:cNvPicPr/>
                </pic:nvPicPr>
                <pic:blipFill>
                  <a:blip r:embed="rId1">
                    <a:extLst>
                      <a:ext uri="{28A0092B-C50C-407E-A947-70E740481C1C}">
                        <a14:useLocalDpi xmlns:a14="http://schemas.microsoft.com/office/drawing/2010/main" val="0"/>
                      </a:ext>
                    </a:extLst>
                  </a:blip>
                  <a:stretch>
                    <a:fillRect/>
                  </a:stretch>
                </pic:blipFill>
                <pic:spPr>
                  <a:xfrm>
                    <a:off x="0" y="0"/>
                    <a:ext cx="1231200" cy="144000"/>
                  </a:xfrm>
                  <a:prstGeom prst="rect">
                    <a:avLst/>
                  </a:prstGeom>
                </pic:spPr>
              </pic:pic>
            </a:graphicData>
          </a:graphic>
          <wp14:sizeRelH relativeFrom="margin">
            <wp14:pctWidth>0</wp14:pctWidth>
          </wp14:sizeRelH>
          <wp14:sizeRelV relativeFrom="margin">
            <wp14:pctHeight>0</wp14:pctHeight>
          </wp14:sizeRelV>
        </wp:anchor>
      </w:drawing>
    </w:r>
  </w:p>
  <w:p w14:paraId="2B7E5A4D" w14:textId="77777777" w:rsidR="002923CF" w:rsidRPr="00B01B0E" w:rsidRDefault="002923CF" w:rsidP="00EC5900">
    <w:pPr>
      <w:framePr w:w="515" w:h="335" w:hRule="exact" w:wrap="none" w:vAnchor="text" w:hAnchor="page" w:x="11109" w:y="46"/>
      <w:rPr>
        <w:rFonts w:asciiTheme="minorHAnsi" w:hAnsiTheme="minorHAnsi"/>
        <w:sz w:val="18"/>
        <w:szCs w:val="18"/>
      </w:rPr>
    </w:pPr>
    <w:r w:rsidRPr="00B01B0E">
      <w:rPr>
        <w:rFonts w:asciiTheme="minorHAnsi" w:hAnsiTheme="minorHAnsi"/>
        <w:sz w:val="18"/>
        <w:szCs w:val="18"/>
      </w:rPr>
      <w:fldChar w:fldCharType="begin"/>
    </w:r>
    <w:r w:rsidRPr="00B01B0E">
      <w:rPr>
        <w:rFonts w:asciiTheme="minorHAnsi" w:hAnsiTheme="minorHAnsi"/>
        <w:sz w:val="18"/>
        <w:szCs w:val="18"/>
      </w:rPr>
      <w:instrText xml:space="preserve">PAGE  </w:instrText>
    </w:r>
    <w:r w:rsidRPr="00B01B0E">
      <w:rPr>
        <w:rFonts w:asciiTheme="minorHAnsi" w:hAnsiTheme="minorHAnsi"/>
        <w:sz w:val="18"/>
        <w:szCs w:val="18"/>
      </w:rPr>
      <w:fldChar w:fldCharType="separate"/>
    </w:r>
    <w:r w:rsidRPr="00B01B0E">
      <w:rPr>
        <w:rFonts w:asciiTheme="minorHAnsi" w:hAnsiTheme="minorHAnsi"/>
        <w:noProof/>
        <w:sz w:val="18"/>
        <w:szCs w:val="18"/>
      </w:rPr>
      <w:t>2</w:t>
    </w:r>
    <w:r w:rsidRPr="00B01B0E">
      <w:rPr>
        <w:rFonts w:asciiTheme="minorHAnsi" w:hAnsiTheme="minorHAnsi"/>
        <w:sz w:val="18"/>
        <w:szCs w:val="18"/>
      </w:rPr>
      <w:fldChar w:fldCharType="end"/>
    </w:r>
  </w:p>
  <w:p w14:paraId="295AF4EB" w14:textId="77777777" w:rsidR="002923CF" w:rsidRDefault="002923CF"/>
  <w:p w14:paraId="61A4650C" w14:textId="77777777" w:rsidR="002923CF" w:rsidRDefault="002923CF"/>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A67A85" w14:textId="36F52743" w:rsidR="002923CF" w:rsidRDefault="001759A3">
    <w:r>
      <w:rPr>
        <w:noProof/>
        <w14:cntxtAlts w14:val="0"/>
      </w:rPr>
      <mc:AlternateContent>
        <mc:Choice Requires="wps">
          <w:drawing>
            <wp:anchor distT="0" distB="0" distL="0" distR="0" simplePos="0" relativeHeight="251659271" behindDoc="0" locked="0" layoutInCell="1" allowOverlap="1" wp14:anchorId="75EFF819" wp14:editId="06C4E469">
              <wp:simplePos x="723014" y="10313581"/>
              <wp:positionH relativeFrom="page">
                <wp:align>center</wp:align>
              </wp:positionH>
              <wp:positionV relativeFrom="page">
                <wp:align>bottom</wp:align>
              </wp:positionV>
              <wp:extent cx="443865" cy="443865"/>
              <wp:effectExtent l="0" t="0" r="2540" b="0"/>
              <wp:wrapNone/>
              <wp:docPr id="26" name="Text Box 26" descr="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2D8B8C9" w14:textId="2F35EB62" w:rsidR="001759A3" w:rsidRPr="001759A3" w:rsidRDefault="001759A3" w:rsidP="001759A3">
                          <w:pPr>
                            <w:spacing w:after="0"/>
                            <w:rPr>
                              <w:rFonts w:ascii="Calibri" w:eastAsia="Calibri" w:hAnsi="Calibri" w:cs="Calibri"/>
                              <w:noProof/>
                              <w:color w:val="626469"/>
                              <w:sz w:val="12"/>
                              <w:szCs w:val="12"/>
                            </w:rPr>
                          </w:pPr>
                          <w:r w:rsidRPr="001759A3">
                            <w:rPr>
                              <w:rFonts w:ascii="Calibri" w:eastAsia="Calibri" w:hAnsi="Calibri" w:cs="Calibri"/>
                              <w:noProof/>
                              <w:color w:val="626469"/>
                              <w:sz w:val="12"/>
                              <w:szCs w:val="12"/>
                            </w:rPr>
                            <w:t>General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5EFF819" id="_x0000_t202" coordsize="21600,21600" o:spt="202" path="m,l,21600r21600,l21600,xe">
              <v:stroke joinstyle="miter"/>
              <v:path gradientshapeok="t" o:connecttype="rect"/>
            </v:shapetype>
            <v:shape id="Text Box 26" o:spid="_x0000_s1030" type="#_x0000_t202" alt="General" style="position:absolute;margin-left:0;margin-top:0;width:34.95pt;height:34.95pt;z-index:251659271;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" filled="f" stroked="f">
              <v:textbox style="mso-fit-shape-to-text:t" inset="0,0,0,15pt">
                <w:txbxContent>
                  <w:p w14:paraId="62D8B8C9" w14:textId="2F35EB62" w:rsidR="001759A3" w:rsidRPr="001759A3" w:rsidRDefault="001759A3" w:rsidP="001759A3">
                    <w:pPr>
                      <w:spacing w:after="0"/>
                      <w:rPr>
                        <w:rFonts w:ascii="Calibri" w:eastAsia="Calibri" w:hAnsi="Calibri" w:cs="Calibri"/>
                        <w:noProof/>
                        <w:color w:val="626469"/>
                        <w:sz w:val="12"/>
                        <w:szCs w:val="12"/>
                      </w:rPr>
                    </w:pPr>
                    <w:r w:rsidRPr="001759A3">
                      <w:rPr>
                        <w:rFonts w:ascii="Calibri" w:eastAsia="Calibri" w:hAnsi="Calibri" w:cs="Calibri"/>
                        <w:noProof/>
                        <w:color w:val="626469"/>
                        <w:sz w:val="12"/>
                        <w:szCs w:val="12"/>
                      </w:rPr>
                      <w:t>General</w:t>
                    </w:r>
                  </w:p>
                </w:txbxContent>
              </v:textbox>
              <w10:wrap anchorx="page" anchory="page"/>
            </v:shape>
          </w:pict>
        </mc:Fallback>
      </mc:AlternateContent>
    </w:r>
    <w:r w:rsidR="002923CF" w:rsidRPr="007B2737">
      <w:rPr>
        <w:noProof/>
      </w:rPr>
      <mc:AlternateContent>
        <mc:Choice Requires="wps">
          <w:drawing>
            <wp:anchor distT="0" distB="0" distL="114300" distR="114300" simplePos="0" relativeHeight="251658245" behindDoc="0" locked="0" layoutInCell="1" allowOverlap="1" wp14:anchorId="3A5934E3" wp14:editId="0B4ECDEC">
              <wp:simplePos x="0" y="0"/>
              <wp:positionH relativeFrom="column">
                <wp:posOffset>1787525</wp:posOffset>
              </wp:positionH>
              <wp:positionV relativeFrom="paragraph">
                <wp:posOffset>-73660</wp:posOffset>
              </wp:positionV>
              <wp:extent cx="3788229" cy="344170"/>
              <wp:effectExtent l="0" t="0" r="0" b="0"/>
              <wp:wrapNone/>
              <wp:docPr id="1" name="Text Box 1"/>
              <wp:cNvGraphicFramePr/>
              <a:graphic xmlns:a="http://schemas.openxmlformats.org/drawingml/2006/main">
                <a:graphicData uri="http://schemas.microsoft.com/office/word/2010/wordprocessingShape">
                  <wps:wsp>
                    <wps:cNvSpPr txBox="1"/>
                    <wps:spPr>
                      <a:xfrm>
                        <a:off x="0" y="0"/>
                        <a:ext cx="3788229" cy="344170"/>
                      </a:xfrm>
                      <a:prstGeom prst="rect">
                        <a:avLst/>
                      </a:prstGeom>
                      <a:solidFill>
                        <a:schemeClr val="lt1"/>
                      </a:solidFill>
                      <a:ln w="6350">
                        <a:noFill/>
                      </a:ln>
                    </wps:spPr>
                    <wps:txbx>
                      <w:txbxContent>
                        <w:p w14:paraId="2CB867A4" w14:textId="77777777" w:rsidR="002923CF" w:rsidRPr="001F6981" w:rsidRDefault="002923CF" w:rsidP="007B2737">
                          <w:pPr>
                            <w:ind w:right="360"/>
                            <w:rPr>
                              <w:i/>
                              <w:iCs/>
                              <w:szCs w:val="20"/>
                            </w:rPr>
                          </w:pPr>
                          <w:r w:rsidRPr="001F6981">
                            <w:rPr>
                              <w:i/>
                              <w:iCs/>
                              <w:szCs w:val="20"/>
                            </w:rPr>
                            <w:t>Climate Security and Sustainable Development</w:t>
                          </w:r>
                        </w:p>
                        <w:p w14:paraId="396CB80D" w14:textId="77777777" w:rsidR="002923CF" w:rsidRDefault="002923CF" w:rsidP="007B273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5934E3" id="Text Box 1" o:spid="_x0000_s1031" type="#_x0000_t202" style="position:absolute;margin-left:140.75pt;margin-top:-5.8pt;width:298.3pt;height:27.1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" fillcolor="white [3201]" stroked="f" strokeweight=".5pt">
              <v:textbox>
                <w:txbxContent>
                  <w:p w14:paraId="2CB867A4" w14:textId="77777777" w:rsidR="002923CF" w:rsidRPr="001F6981" w:rsidRDefault="002923CF" w:rsidP="007B2737">
                    <w:pPr>
                      <w:ind w:right="360"/>
                      <w:rPr>
                        <w:i/>
                        <w:iCs/>
                        <w:szCs w:val="20"/>
                      </w:rPr>
                    </w:pPr>
                    <w:r w:rsidRPr="001F6981">
                      <w:rPr>
                        <w:i/>
                        <w:iCs/>
                        <w:szCs w:val="20"/>
                      </w:rPr>
                      <w:t>Climate Security and Sustainable Development</w:t>
                    </w:r>
                  </w:p>
                  <w:p w14:paraId="396CB80D" w14:textId="77777777" w:rsidR="002923CF" w:rsidRDefault="002923CF" w:rsidP="007B2737"/>
                </w:txbxContent>
              </v:textbox>
            </v:shape>
          </w:pict>
        </mc:Fallback>
      </mc:AlternateContent>
    </w:r>
    <w:r w:rsidR="002923CF">
      <w:rPr>
        <w:noProof/>
        <w14:cntxtAlts w14:val="0"/>
      </w:rPr>
      <w:drawing>
        <wp:anchor distT="0" distB="0" distL="114300" distR="114300" simplePos="0" relativeHeight="251658247" behindDoc="0" locked="0" layoutInCell="1" allowOverlap="1" wp14:anchorId="693E87F6" wp14:editId="1EF2CF2C">
          <wp:simplePos x="0" y="0"/>
          <wp:positionH relativeFrom="column">
            <wp:posOffset>0</wp:posOffset>
          </wp:positionH>
          <wp:positionV relativeFrom="bottomMargin">
            <wp:posOffset>252095</wp:posOffset>
          </wp:positionV>
          <wp:extent cx="1222244" cy="144000"/>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S_Logo_Primary.eps"/>
                  <pic:cNvPicPr/>
                </pic:nvPicPr>
                <pic:blipFill>
                  <a:blip r:embed="rId1">
                    <a:extLst>
                      <a:ext uri="{28A0092B-C50C-407E-A947-70E740481C1C}">
                        <a14:useLocalDpi xmlns:a14="http://schemas.microsoft.com/office/drawing/2010/main" val="0"/>
                      </a:ext>
                    </a:extLst>
                  </a:blip>
                  <a:stretch>
                    <a:fillRect/>
                  </a:stretch>
                </pic:blipFill>
                <pic:spPr>
                  <a:xfrm>
                    <a:off x="0" y="0"/>
                    <a:ext cx="1222244" cy="144000"/>
                  </a:xfrm>
                  <a:prstGeom prst="rect">
                    <a:avLst/>
                  </a:prstGeom>
                </pic:spPr>
              </pic:pic>
            </a:graphicData>
          </a:graphic>
          <wp14:sizeRelH relativeFrom="page">
            <wp14:pctWidth>0</wp14:pctWidth>
          </wp14:sizeRelH>
          <wp14:sizeRelV relativeFrom="page">
            <wp14:pctHeight>0</wp14:pctHeight>
          </wp14:sizeRelV>
        </wp:anchor>
      </w:drawing>
    </w:r>
    <w:r w:rsidR="002923CF">
      <w:rPr>
        <w:noProof/>
      </w:rPr>
      <w:drawing>
        <wp:anchor distT="0" distB="0" distL="114300" distR="114300" simplePos="0" relativeHeight="251658243" behindDoc="0" locked="0" layoutInCell="1" allowOverlap="1" wp14:anchorId="6402868D" wp14:editId="4FF0B892">
          <wp:simplePos x="0" y="0"/>
          <wp:positionH relativeFrom="margin">
            <wp:posOffset>4518660</wp:posOffset>
          </wp:positionH>
          <wp:positionV relativeFrom="margin">
            <wp:posOffset>10076263</wp:posOffset>
          </wp:positionV>
          <wp:extent cx="1816100" cy="211455"/>
          <wp:effectExtent l="0" t="0" r="0" b="4445"/>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S_Logo_Primary.eps"/>
                  <pic:cNvPicPr/>
                </pic:nvPicPr>
                <pic:blipFill>
                  <a:blip r:embed="rId2">
                    <a:extLst>
                      <a:ext uri="{28A0092B-C50C-407E-A947-70E740481C1C}">
                        <a14:useLocalDpi xmlns:a14="http://schemas.microsoft.com/office/drawing/2010/main" val="0"/>
                      </a:ext>
                    </a:extLst>
                  </a:blip>
                  <a:stretch>
                    <a:fillRect/>
                  </a:stretch>
                </pic:blipFill>
                <pic:spPr>
                  <a:xfrm>
                    <a:off x="0" y="0"/>
                    <a:ext cx="1816100" cy="211455"/>
                  </a:xfrm>
                  <a:prstGeom prst="rect">
                    <a:avLst/>
                  </a:prstGeom>
                </pic:spPr>
              </pic:pic>
            </a:graphicData>
          </a:graphic>
          <wp14:sizeRelV relativeFrom="margin">
            <wp14:pctHeight>0</wp14:pctHeight>
          </wp14:sizeRelV>
        </wp:anchor>
      </w:drawing>
    </w:r>
    <w:r w:rsidR="002923CF">
      <w:rPr>
        <w:noProof/>
      </w:rPr>
      <w:drawing>
        <wp:anchor distT="0" distB="0" distL="114300" distR="114300" simplePos="0" relativeHeight="251658242" behindDoc="0" locked="0" layoutInCell="1" allowOverlap="1" wp14:anchorId="60E5A1B6" wp14:editId="6479B9CD">
          <wp:simplePos x="0" y="0"/>
          <wp:positionH relativeFrom="column">
            <wp:posOffset>225590</wp:posOffset>
          </wp:positionH>
          <wp:positionV relativeFrom="paragraph">
            <wp:posOffset>5165449</wp:posOffset>
          </wp:positionV>
          <wp:extent cx="3869635" cy="769085"/>
          <wp:effectExtent l="0" t="0" r="4445" b="5715"/>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GS_Logo_Primary_MonoWhite.eps"/>
                  <pic:cNvPicPr/>
                </pic:nvPicPr>
                <pic:blipFill>
                  <a:blip r:embed="rId3">
                    <a:extLst>
                      <a:ext uri="{28A0092B-C50C-407E-A947-70E740481C1C}">
                        <a14:useLocalDpi xmlns:a14="http://schemas.microsoft.com/office/drawing/2010/main" val="0"/>
                      </a:ext>
                    </a:extLst>
                  </a:blip>
                  <a:stretch>
                    <a:fillRect/>
                  </a:stretch>
                </pic:blipFill>
                <pic:spPr>
                  <a:xfrm>
                    <a:off x="0" y="0"/>
                    <a:ext cx="3869635" cy="769085"/>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024C00" w14:textId="77777777" w:rsidR="00574F1B" w:rsidRDefault="00574F1B" w:rsidP="008C7A19">
      <w:r>
        <w:separator/>
      </w:r>
    </w:p>
    <w:p w14:paraId="442A619C" w14:textId="77777777" w:rsidR="00574F1B" w:rsidRDefault="00574F1B"/>
    <w:p w14:paraId="28EF6DB2" w14:textId="77777777" w:rsidR="00574F1B" w:rsidRDefault="00574F1B"/>
  </w:footnote>
  <w:footnote w:type="continuationSeparator" w:id="0">
    <w:p w14:paraId="10C9EA0E" w14:textId="77777777" w:rsidR="00574F1B" w:rsidRDefault="00574F1B" w:rsidP="008C7A19">
      <w:r>
        <w:continuationSeparator/>
      </w:r>
    </w:p>
    <w:p w14:paraId="2D24DE99" w14:textId="77777777" w:rsidR="00574F1B" w:rsidRDefault="00574F1B"/>
    <w:p w14:paraId="7A7C604E" w14:textId="77777777" w:rsidR="00574F1B" w:rsidRDefault="00574F1B"/>
  </w:footnote>
  <w:footnote w:type="continuationNotice" w:id="1">
    <w:p w14:paraId="3BC0CFE1" w14:textId="77777777" w:rsidR="00574F1B" w:rsidRDefault="00574F1B">
      <w:pPr>
        <w:spacing w:after="0" w:line="240" w:lineRule="auto"/>
      </w:pPr>
    </w:p>
  </w:footnote>
  <w:footnote w:id="2">
    <w:p w14:paraId="240ADDCF" w14:textId="11592678" w:rsidR="00490B63" w:rsidRPr="00964B60" w:rsidRDefault="00490B63">
      <w:pPr>
        <w:pStyle w:val="Notedebasdepage"/>
        <w:rPr>
          <w:lang w:val="en-IN"/>
        </w:rPr>
      </w:pPr>
      <w:r>
        <w:rPr>
          <w:rStyle w:val="Appelnotedebasdep"/>
        </w:rPr>
        <w:footnoteRef/>
      </w:r>
      <w:r>
        <w:t xml:space="preserve"> </w:t>
      </w:r>
      <w:r w:rsidRPr="00490B63">
        <w:t>https://www.reuters.com/article/us-kenya-energy-cooking-trfn-idUSKBN1XF2D4</w:t>
      </w:r>
    </w:p>
  </w:footnote>
  <w:footnote w:id="3">
    <w:p w14:paraId="4F97C556" w14:textId="77777777" w:rsidR="00205615" w:rsidRPr="008A6D71" w:rsidRDefault="00205615" w:rsidP="00205615">
      <w:pPr>
        <w:pStyle w:val="Notedebasdepage"/>
      </w:pPr>
      <w:r>
        <w:rPr>
          <w:rStyle w:val="Appelnotedebasdep"/>
        </w:rPr>
        <w:footnoteRef/>
      </w:r>
      <w:r>
        <w:t xml:space="preserve"> </w:t>
      </w:r>
      <w:hyperlink r:id="rId1" w:history="1">
        <w:r w:rsidRPr="00A3621E">
          <w:rPr>
            <w:rStyle w:val="Lienhypertexte"/>
            <w:rFonts w:ascii="Verdana" w:hAnsi="Verdana"/>
            <w:sz w:val="16"/>
          </w:rPr>
          <w:t>https://www.latlong.net/place/narok-nairobi-kenya-24422.html</w:t>
        </w:r>
      </w:hyperlink>
      <w:r>
        <w:t xml:space="preserve"> </w:t>
      </w:r>
    </w:p>
  </w:footnote>
  <w:footnote w:id="4">
    <w:p w14:paraId="02094B9A" w14:textId="3B41D097" w:rsidR="002E1E4F" w:rsidRPr="00964B60" w:rsidRDefault="002E1E4F">
      <w:pPr>
        <w:pStyle w:val="Notedebasdepage"/>
        <w:rPr>
          <w:lang w:val="en-IN"/>
        </w:rPr>
      </w:pPr>
      <w:r>
        <w:rPr>
          <w:rStyle w:val="Appelnotedebasdep"/>
        </w:rPr>
        <w:footnoteRef/>
      </w:r>
      <w:r>
        <w:t xml:space="preserve"> This is indicative and may vary, being dependent on markets dynamics and sales progress.</w:t>
      </w:r>
    </w:p>
  </w:footnote>
  <w:footnote w:id="5">
    <w:p w14:paraId="28B4742A" w14:textId="77777777" w:rsidR="00A16BA4" w:rsidRPr="00824BFF" w:rsidRDefault="00A16BA4" w:rsidP="00A16BA4">
      <w:pPr>
        <w:pStyle w:val="Notedebasdepage"/>
        <w:rPr>
          <w:lang w:val="en-IN"/>
        </w:rPr>
      </w:pPr>
      <w:r>
        <w:rPr>
          <w:rStyle w:val="Appelnotedebasdep"/>
        </w:rPr>
        <w:footnoteRef/>
      </w:r>
      <w:r>
        <w:t xml:space="preserve"> With continuous repair &amp; replacement of stove as per requirement</w:t>
      </w:r>
    </w:p>
  </w:footnote>
  <w:footnote w:id="6">
    <w:p w14:paraId="2DD9443A" w14:textId="77777777" w:rsidR="00A16BA4" w:rsidRDefault="00A16BA4" w:rsidP="00A16BA4">
      <w:pPr>
        <w:pStyle w:val="Notedebasdepage"/>
      </w:pPr>
      <w:r>
        <w:rPr>
          <w:rStyle w:val="Appelnotedebasdep"/>
        </w:rPr>
        <w:footnoteRef/>
      </w:r>
      <w:r>
        <w:t xml:space="preserve"> Other models may be distributed in the project provide they meet the methodological compliance. This shall not be construed as a design change.</w:t>
      </w:r>
    </w:p>
  </w:footnote>
  <w:footnote w:id="7">
    <w:p w14:paraId="2B7B2446" w14:textId="1E2FE919" w:rsidR="00854BFA" w:rsidRPr="001B56E6" w:rsidRDefault="00854BFA">
      <w:pPr>
        <w:pStyle w:val="Notedebasdepage"/>
        <w:rPr>
          <w:lang w:val="en-IN"/>
        </w:rPr>
      </w:pPr>
      <w:r>
        <w:rPr>
          <w:rStyle w:val="Appelnotedebasdep"/>
        </w:rPr>
        <w:footnoteRef/>
      </w:r>
      <w:r>
        <w:t xml:space="preserve"> </w:t>
      </w:r>
      <w:r w:rsidR="00F23971">
        <w:t>Average lifeltime of the stove is 5 years. However, all the stoves will be replaced after 5 years or before if some of them are broken. A budget is allocated to these replacements in the project.</w:t>
      </w:r>
    </w:p>
  </w:footnote>
  <w:footnote w:id="8">
    <w:p w14:paraId="75996005" w14:textId="77777777" w:rsidR="00334543" w:rsidRPr="004B5D2C" w:rsidRDefault="00334543" w:rsidP="005C5216">
      <w:pPr>
        <w:pStyle w:val="Notedebasdepage"/>
        <w:rPr>
          <w:lang w:val="en-IN"/>
        </w:rPr>
      </w:pPr>
      <w:r>
        <w:rPr>
          <w:rStyle w:val="Appelnotedebasdep"/>
        </w:rPr>
        <w:footnoteRef/>
      </w:r>
      <w:r>
        <w:t xml:space="preserve"> </w:t>
      </w:r>
      <w:r w:rsidRPr="002F7783">
        <w:t>e.g., residential institutional, industrial, or commercial facilities</w:t>
      </w:r>
      <w:r>
        <w:t>.</w:t>
      </w:r>
    </w:p>
  </w:footnote>
  <w:footnote w:id="9">
    <w:p w14:paraId="767A766E" w14:textId="77777777" w:rsidR="00BC5E6C" w:rsidRDefault="00BC5E6C" w:rsidP="00BC5E6C">
      <w:pPr>
        <w:pStyle w:val="Notedebasdepage"/>
        <w:rPr>
          <w:lang w:val="en-GB"/>
        </w:rPr>
      </w:pPr>
      <w:r>
        <w:rPr>
          <w:rStyle w:val="Appelnotedebasdep"/>
        </w:rPr>
        <w:footnoteRef/>
      </w:r>
      <w:r>
        <w:t xml:space="preserve"> </w:t>
      </w:r>
      <w:r>
        <w:rPr>
          <w:rFonts w:ascii="Century Gothic" w:eastAsia="Calibri" w:hAnsi="Century Gothic" w:cs="Arial"/>
          <w:color w:val="000000"/>
          <w:sz w:val="14"/>
          <w:szCs w:val="22"/>
          <w:lang w:val="en-GB"/>
        </w:rPr>
        <w:t xml:space="preserve">The 90/30 rule allows to calculate emission reductions </w:t>
      </w:r>
      <w:proofErr w:type="gramStart"/>
      <w:r>
        <w:rPr>
          <w:rFonts w:ascii="Century Gothic" w:eastAsia="Calibri" w:hAnsi="Century Gothic" w:cs="Arial"/>
          <w:color w:val="000000"/>
          <w:sz w:val="14"/>
          <w:szCs w:val="22"/>
          <w:lang w:val="en-GB"/>
        </w:rPr>
        <w:t>on the basis of</w:t>
      </w:r>
      <w:proofErr w:type="gramEnd"/>
      <w:r>
        <w:rPr>
          <w:rFonts w:ascii="Century Gothic" w:eastAsia="Calibri" w:hAnsi="Century Gothic" w:cs="Arial"/>
          <w:color w:val="000000"/>
          <w:sz w:val="14"/>
          <w:szCs w:val="22"/>
          <w:lang w:val="en-GB"/>
        </w:rPr>
        <w:t xml:space="preserve"> the estimated MEAN (or average) fuel saved by introduction of the improved stove in one kitchen. The test results comply with the 90/30 rule if the endpoints of the 90% confidence interval lie within +/- 30% of the estimated mean.  </w:t>
      </w:r>
    </w:p>
  </w:footnote>
  <w:footnote w:id="10">
    <w:p w14:paraId="06670ED1" w14:textId="77777777" w:rsidR="00B9195C" w:rsidRDefault="00B9195C" w:rsidP="00B9195C">
      <w:pPr>
        <w:pStyle w:val="Notedebasdepage"/>
      </w:pPr>
      <w:r>
        <w:rPr>
          <w:rStyle w:val="Appelnotedebasdep"/>
        </w:rPr>
        <w:footnoteRef/>
      </w:r>
      <w:r>
        <w:t xml:space="preserve"> Date of sale would be associated with conservative assessment as to date of stove distribution/sale and</w:t>
      </w:r>
    </w:p>
    <w:p w14:paraId="3AB015A2" w14:textId="77777777" w:rsidR="00B9195C" w:rsidRPr="00E33198" w:rsidRDefault="00B9195C" w:rsidP="00B9195C">
      <w:pPr>
        <w:pStyle w:val="Notedebasdepage"/>
        <w:rPr>
          <w:lang w:val="en-IN"/>
        </w:rPr>
      </w:pPr>
      <w:r>
        <w:t>commencement of use of the technology from the same day it sold/distributed</w:t>
      </w:r>
    </w:p>
  </w:footnote>
  <w:footnote w:id="11">
    <w:p w14:paraId="103ABA0D" w14:textId="77777777" w:rsidR="00B9195C" w:rsidRPr="00090746" w:rsidRDefault="00B9195C" w:rsidP="00B9195C">
      <w:pPr>
        <w:pStyle w:val="Notedebasdepage"/>
        <w:rPr>
          <w:lang w:val="en-IN"/>
        </w:rPr>
      </w:pPr>
      <w:r>
        <w:rPr>
          <w:rStyle w:val="Appelnotedebasdep"/>
        </w:rPr>
        <w:footnoteRef/>
      </w:r>
      <w:r>
        <w:t xml:space="preserve"> </w:t>
      </w:r>
      <w:r w:rsidRPr="005F035E">
        <w:rPr>
          <w:rFonts w:ascii="Avenir Book" w:hAnsi="Avenir Book"/>
          <w:bCs/>
          <w:sz w:val="22"/>
          <w:szCs w:val="22"/>
        </w:rPr>
        <w:t xml:space="preserve">It is possible that in the stove distribution database, </w:t>
      </w:r>
      <w:r>
        <w:rPr>
          <w:rFonts w:ascii="Avenir Book" w:hAnsi="Avenir Book"/>
          <w:bCs/>
          <w:sz w:val="22"/>
          <w:szCs w:val="22"/>
        </w:rPr>
        <w:t xml:space="preserve">some households have </w:t>
      </w:r>
      <w:r w:rsidRPr="00D820D3">
        <w:rPr>
          <w:rFonts w:ascii="Avenir Book" w:hAnsi="Avenir Book"/>
          <w:bCs/>
          <w:sz w:val="22"/>
          <w:szCs w:val="22"/>
        </w:rPr>
        <w:t xml:space="preserve">same </w:t>
      </w:r>
      <w:r>
        <w:rPr>
          <w:rFonts w:ascii="Avenir Book" w:hAnsi="Avenir Book"/>
          <w:bCs/>
          <w:sz w:val="22"/>
          <w:szCs w:val="22"/>
        </w:rPr>
        <w:t xml:space="preserve">address as all the users in the developing countries do not have very its own proper address and in this </w:t>
      </w:r>
      <w:proofErr w:type="gramStart"/>
      <w:r>
        <w:rPr>
          <w:rFonts w:ascii="Avenir Book" w:hAnsi="Avenir Book"/>
          <w:bCs/>
          <w:sz w:val="22"/>
          <w:szCs w:val="22"/>
        </w:rPr>
        <w:t>case</w:t>
      </w:r>
      <w:proofErr w:type="gramEnd"/>
      <w:r>
        <w:rPr>
          <w:rFonts w:ascii="Avenir Book" w:hAnsi="Avenir Book"/>
          <w:bCs/>
          <w:sz w:val="22"/>
          <w:szCs w:val="22"/>
        </w:rPr>
        <w:t xml:space="preserve"> households can </w:t>
      </w:r>
      <w:r>
        <w:rPr>
          <w:rFonts w:ascii="Avenir Book" w:hAnsi="Avenir Book" w:cs="Times"/>
          <w:sz w:val="22"/>
          <w:szCs w:val="22"/>
        </w:rPr>
        <w:t>often give address of their neighbors / nearby households / relatives etc.</w:t>
      </w:r>
    </w:p>
  </w:footnote>
  <w:footnote w:id="12">
    <w:p w14:paraId="3800422A" w14:textId="77777777" w:rsidR="00B9195C" w:rsidRPr="00090746" w:rsidRDefault="00B9195C" w:rsidP="00B9195C">
      <w:pPr>
        <w:pStyle w:val="Notedebasdepage"/>
        <w:rPr>
          <w:lang w:val="en-IN"/>
        </w:rPr>
      </w:pPr>
      <w:r>
        <w:rPr>
          <w:rStyle w:val="Appelnotedebasdep"/>
        </w:rPr>
        <w:footnoteRef/>
      </w:r>
      <w:r>
        <w:t xml:space="preserve"> </w:t>
      </w:r>
      <w:r w:rsidRPr="00850E68">
        <w:rPr>
          <w:rFonts w:ascii="Avenir Book" w:hAnsi="Avenir Book"/>
          <w:bCs/>
          <w:sz w:val="22"/>
          <w:szCs w:val="22"/>
        </w:rPr>
        <w:t xml:space="preserve">It is possible that in the stove distribution database, </w:t>
      </w:r>
      <w:r>
        <w:rPr>
          <w:rFonts w:ascii="Avenir Book" w:hAnsi="Avenir Book"/>
          <w:bCs/>
          <w:sz w:val="22"/>
          <w:szCs w:val="22"/>
        </w:rPr>
        <w:t xml:space="preserve">some households have </w:t>
      </w:r>
      <w:r w:rsidRPr="00D820D3">
        <w:rPr>
          <w:rFonts w:ascii="Avenir Book" w:hAnsi="Avenir Book"/>
          <w:bCs/>
          <w:sz w:val="22"/>
          <w:szCs w:val="22"/>
        </w:rPr>
        <w:t>same phone</w:t>
      </w:r>
      <w:r>
        <w:rPr>
          <w:rFonts w:ascii="Avenir Book" w:hAnsi="Avenir Book"/>
          <w:bCs/>
          <w:sz w:val="22"/>
          <w:szCs w:val="22"/>
        </w:rPr>
        <w:t xml:space="preserve"> as all the users in the developing countries do not have access to phone in this case </w:t>
      </w:r>
      <w:r>
        <w:rPr>
          <w:rFonts w:ascii="Avenir Book" w:hAnsi="Avenir Book" w:cs="Times"/>
          <w:sz w:val="22"/>
          <w:szCs w:val="22"/>
        </w:rPr>
        <w:t>often people give phone number of their neighbors / nearby households / relatives etc.</w:t>
      </w:r>
    </w:p>
  </w:footnote>
  <w:footnote w:id="13">
    <w:p w14:paraId="7CF71CFF" w14:textId="77777777" w:rsidR="00B9195C" w:rsidRPr="001A4B98" w:rsidRDefault="00B9195C" w:rsidP="00B9195C">
      <w:pPr>
        <w:pStyle w:val="Notedebasdepage"/>
        <w:jc w:val="both"/>
        <w:rPr>
          <w:lang w:val="en-IN"/>
        </w:rPr>
      </w:pPr>
      <w:r>
        <w:rPr>
          <w:rStyle w:val="Appelnotedebasdep"/>
        </w:rPr>
        <w:footnoteRef/>
      </w:r>
      <w:r>
        <w:t xml:space="preserve"> </w:t>
      </w:r>
      <w:r w:rsidRPr="003F4B76">
        <w:t xml:space="preserve">It may not be possible to collect </w:t>
      </w:r>
      <w:r>
        <w:t>beneficiary</w:t>
      </w:r>
      <w:r w:rsidRPr="003F4B76">
        <w:t xml:space="preserve"> details for all </w:t>
      </w:r>
      <w:r>
        <w:t xml:space="preserve">ICS </w:t>
      </w:r>
      <w:r w:rsidRPr="003F4B76">
        <w:t xml:space="preserve">distributed under a VPA. However, the </w:t>
      </w:r>
      <w:r>
        <w:t>beneficiary</w:t>
      </w:r>
      <w:r w:rsidRPr="003F4B76">
        <w:t xml:space="preserve"> details should be collected for as many </w:t>
      </w:r>
      <w:r>
        <w:t>beneficiaries</w:t>
      </w:r>
      <w:r w:rsidRPr="003F4B76">
        <w:t xml:space="preserve"> as commensurate with representative sampling, </w:t>
      </w:r>
      <w:proofErr w:type="gramStart"/>
      <w:r w:rsidRPr="003F4B76">
        <w:t>i.e.</w:t>
      </w:r>
      <w:proofErr w:type="gramEnd"/>
      <w:r w:rsidRPr="003F4B76">
        <w:t xml:space="preserve"> it should not be less than 10 times the survey and field test sample size</w:t>
      </w:r>
    </w:p>
  </w:footnote>
  <w:footnote w:id="14">
    <w:p w14:paraId="2F205760" w14:textId="77777777" w:rsidR="00B9195C" w:rsidRPr="00D10672" w:rsidRDefault="00B9195C" w:rsidP="00B9195C">
      <w:pPr>
        <w:pStyle w:val="Notedebasdepage"/>
        <w:jc w:val="both"/>
      </w:pPr>
      <w:r>
        <w:rPr>
          <w:rStyle w:val="Appelnotedebasdep"/>
        </w:rPr>
        <w:footnoteRef/>
      </w:r>
      <w:r>
        <w:t xml:space="preserve">  To ensure conservativeness, participants in a usage survey with technologies in the first year of use (age0-1) must have technologies that have been in use on average longer than 0.5 years. For technologies in the second year of use (age1-2), the usage survey must be conducted with technologies that have been in use on average at least 1.5 years, and so on.</w:t>
      </w:r>
    </w:p>
  </w:footnote>
  <w:footnote w:id="15">
    <w:p w14:paraId="06C4D7B8" w14:textId="77777777" w:rsidR="00B9195C" w:rsidRPr="00231FDE" w:rsidRDefault="00B9195C" w:rsidP="00B9195C">
      <w:pPr>
        <w:pStyle w:val="Notedebasdepage"/>
      </w:pPr>
      <w:r>
        <w:rPr>
          <w:rStyle w:val="Appelnotedebasdep"/>
        </w:rPr>
        <w:footnoteRef/>
      </w:r>
      <w:r>
        <w:t xml:space="preserve"> Thus, if technologies of age 1-5 are credited, the usage survey must include 30 representative samples from each age for a total of 150 samples. The resulting usage parameter should be weighted based on the proportion of technologies in the total sales record of each age</w:t>
      </w:r>
    </w:p>
  </w:footnote>
  <w:footnote w:id="16">
    <w:p w14:paraId="48945927" w14:textId="0FDC9BA1" w:rsidR="00B9195C" w:rsidRPr="008D1EB3" w:rsidRDefault="00B9195C" w:rsidP="00B9195C">
      <w:pPr>
        <w:pStyle w:val="Notedebasdepage"/>
        <w:rPr>
          <w:lang w:val="en-IN"/>
        </w:rPr>
      </w:pPr>
      <w:r>
        <w:rPr>
          <w:rStyle w:val="Appelnotedebasdep"/>
        </w:rPr>
        <w:footnoteRef/>
      </w:r>
      <w:r>
        <w:t xml:space="preserve"> </w:t>
      </w:r>
      <w:r>
        <w:rPr>
          <w:lang w:val="en-IN"/>
        </w:rPr>
        <w:t xml:space="preserve">The KPT will be conducted in line with the Annex </w:t>
      </w:r>
      <w:r w:rsidR="00142EB7">
        <w:rPr>
          <w:lang w:val="en-IN"/>
        </w:rPr>
        <w:t>2</w:t>
      </w:r>
      <w:r>
        <w:rPr>
          <w:lang w:val="en-IN"/>
        </w:rPr>
        <w:t xml:space="preserve"> of the</w:t>
      </w:r>
      <w:r w:rsidR="00142EB7">
        <w:rPr>
          <w:lang w:val="en-IN"/>
        </w:rPr>
        <w:t xml:space="preserve"> GS methodology v4.0</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E2CDF4" w14:textId="77777777" w:rsidR="002923CF" w:rsidRDefault="002923CF" w:rsidP="00926E1B">
    <w:pPr>
      <w:framePr w:wrap="none" w:vAnchor="text" w:hAnchor="margin" w:xAlign="right" w:y="1"/>
    </w:pPr>
    <w:r>
      <w:fldChar w:fldCharType="begin"/>
    </w:r>
    <w:r>
      <w:instrText xml:space="preserve">PAGE  </w:instrText>
    </w:r>
    <w:r>
      <w:fldChar w:fldCharType="end"/>
    </w:r>
  </w:p>
  <w:p w14:paraId="1703D2EC" w14:textId="77777777" w:rsidR="002923CF" w:rsidRDefault="002923CF" w:rsidP="00DB4ED0">
    <w:pPr>
      <w:ind w:right="360"/>
    </w:pPr>
  </w:p>
  <w:p w14:paraId="08BF73F1" w14:textId="77777777" w:rsidR="002923CF" w:rsidRDefault="002923CF"/>
  <w:p w14:paraId="5F471A1D" w14:textId="77777777" w:rsidR="002923CF" w:rsidRDefault="002923C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788831" w14:textId="1A42B3A0" w:rsidR="002923CF" w:rsidRPr="006C572D" w:rsidRDefault="002923CF" w:rsidP="006C572D">
    <w:pPr>
      <w:rPr>
        <w:b/>
        <w:bCs/>
        <w:sz w:val="16"/>
        <w:szCs w:val="16"/>
      </w:rPr>
    </w:pPr>
    <w:r w:rsidRPr="006C572D">
      <w:rPr>
        <w:rStyle w:val="SmallTags"/>
        <w:b/>
        <w:bCs/>
      </w:rPr>
      <w:br/>
    </w:r>
    <w:sdt>
      <w:sdtPr>
        <w:rPr>
          <w:b/>
          <w:bCs/>
          <w:color w:val="00B9BD" w:themeColor="accent1"/>
          <w:sz w:val="16"/>
          <w:szCs w:val="16"/>
        </w:rPr>
        <w:alias w:val="Title"/>
        <w:id w:val="15524250"/>
        <w:dataBinding w:prefixMappings="xmlns:ns0='http://schemas.openxmlformats.org/package/2006/metadata/core-properties' xmlns:ns1='http://purl.org/dc/elements/1.1/'" w:xpath="/ns0:coreProperties[1]/ns1:title[1]" w:storeItemID="{6C3C8BC8-F283-45AE-878A-BAB7291924A1}"/>
        <w:text/>
      </w:sdtPr>
      <w:sdtEndPr/>
      <w:sdtContent>
        <w:r>
          <w:rPr>
            <w:b/>
            <w:bCs/>
            <w:color w:val="00B9BD" w:themeColor="accent1"/>
            <w:sz w:val="16"/>
            <w:szCs w:val="16"/>
          </w:rPr>
          <w:t>TEMPLATE- VPA Design Document</w:t>
        </w:r>
      </w:sdtContent>
    </w:sdt>
  </w:p>
  <w:p w14:paraId="4B85A8B5" w14:textId="77777777" w:rsidR="002923CF" w:rsidRDefault="002923C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E3A72F" w14:textId="77777777" w:rsidR="002923CF" w:rsidRPr="008F3380" w:rsidRDefault="002923CF" w:rsidP="00B01B0E">
    <w:pPr>
      <w:ind w:left="-1134"/>
    </w:pPr>
    <w:r>
      <w:rPr>
        <w:noProof/>
        <w14:cntxtAlts w14:val="0"/>
      </w:rPr>
      <mc:AlternateContent>
        <mc:Choice Requires="wps">
          <w:drawing>
            <wp:anchor distT="0" distB="0" distL="114300" distR="114300" simplePos="0" relativeHeight="251658246" behindDoc="0" locked="0" layoutInCell="1" allowOverlap="1" wp14:anchorId="55923822" wp14:editId="658045C5">
              <wp:simplePos x="0" y="0"/>
              <wp:positionH relativeFrom="column">
                <wp:posOffset>-47915</wp:posOffset>
              </wp:positionH>
              <wp:positionV relativeFrom="paragraph">
                <wp:posOffset>1473482</wp:posOffset>
              </wp:positionV>
              <wp:extent cx="1029457" cy="248467"/>
              <wp:effectExtent l="0" t="0" r="0" b="5715"/>
              <wp:wrapNone/>
              <wp:docPr id="3" name="Text Box 3"/>
              <wp:cNvGraphicFramePr/>
              <a:graphic xmlns:a="http://schemas.openxmlformats.org/drawingml/2006/main">
                <a:graphicData uri="http://schemas.microsoft.com/office/word/2010/wordprocessingShape">
                  <wps:wsp>
                    <wps:cNvSpPr txBox="1"/>
                    <wps:spPr>
                      <a:xfrm>
                        <a:off x="0" y="0"/>
                        <a:ext cx="1029457" cy="248467"/>
                      </a:xfrm>
                      <a:prstGeom prst="rect">
                        <a:avLst/>
                      </a:prstGeom>
                      <a:solidFill>
                        <a:schemeClr val="accent1"/>
                      </a:solidFill>
                    </wps:spPr>
                    <wps:txbx>
                      <w:txbxContent>
                        <w:p w14:paraId="1EC7EAC8" w14:textId="77777777" w:rsidR="002923CF" w:rsidRPr="00EC5900" w:rsidRDefault="002923CF">
                          <w:pPr>
                            <w:rPr>
                              <w:b/>
                              <w:bCs/>
                              <w:color w:val="FFFFFF" w:themeColor="background1"/>
                              <w:lang w:val="it-IT"/>
                            </w:rPr>
                          </w:pPr>
                          <w:r>
                            <w:rPr>
                              <w:b/>
                              <w:bCs/>
                              <w:color w:val="FFFFFF" w:themeColor="background1"/>
                              <w:lang w:val="it-IT"/>
                            </w:rPr>
                            <w:t>TEMPLATE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5923822" id="_x0000_t202" coordsize="21600,21600" o:spt="202" path="m,l,21600r21600,l21600,xe">
              <v:stroke joinstyle="miter"/>
              <v:path gradientshapeok="t" o:connecttype="rect"/>
            </v:shapetype>
            <v:shape id="Text Box 3" o:spid="_x0000_s1029" type="#_x0000_t202" style="position:absolute;left:0;text-align:left;margin-left:-3.75pt;margin-top:116pt;width:81.05pt;height:19.55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" fillcolor="#00b9bd [3204]" stroked="f">
              <v:textbox>
                <w:txbxContent>
                  <w:p w14:paraId="1EC7EAC8" w14:textId="77777777" w:rsidR="002923CF" w:rsidRPr="00EC5900" w:rsidRDefault="002923CF">
                    <w:pPr>
                      <w:rPr>
                        <w:b/>
                        <w:bCs/>
                        <w:color w:val="FFFFFF" w:themeColor="background1"/>
                        <w:lang w:val="it-IT"/>
                      </w:rPr>
                    </w:pPr>
                    <w:r>
                      <w:rPr>
                        <w:b/>
                        <w:bCs/>
                        <w:color w:val="FFFFFF" w:themeColor="background1"/>
                        <w:lang w:val="it-IT"/>
                      </w:rPr>
                      <w:t>TEMPLATE</w:t>
                    </w:r>
                  </w:p>
                </w:txbxContent>
              </v:textbox>
            </v:shape>
          </w:pict>
        </mc:Fallback>
      </mc:AlternateContent>
    </w:r>
    <w:r>
      <w:rPr>
        <w:noProof/>
      </w:rPr>
      <w:drawing>
        <wp:anchor distT="0" distB="0" distL="114300" distR="114300" simplePos="0" relativeHeight="251658244" behindDoc="0" locked="0" layoutInCell="1" allowOverlap="1" wp14:anchorId="0501731B" wp14:editId="23A992CD">
          <wp:simplePos x="0" y="0"/>
          <wp:positionH relativeFrom="column">
            <wp:posOffset>-445589</wp:posOffset>
          </wp:positionH>
          <wp:positionV relativeFrom="paragraph">
            <wp:posOffset>-544</wp:posOffset>
          </wp:positionV>
          <wp:extent cx="3633348" cy="1423942"/>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S_Logo_Primary_MonoWhite_Tagline.eps"/>
                  <pic:cNvPicPr/>
                </pic:nvPicPr>
                <pic:blipFill>
                  <a:blip r:embed="rId1">
                    <a:extLst>
                      <a:ext uri="{28A0092B-C50C-407E-A947-70E740481C1C}">
                        <a14:useLocalDpi xmlns:a14="http://schemas.microsoft.com/office/drawing/2010/main" val="0"/>
                      </a:ext>
                    </a:extLst>
                  </a:blip>
                  <a:stretch>
                    <a:fillRect/>
                  </a:stretch>
                </pic:blipFill>
                <pic:spPr bwMode="auto">
                  <a:xfrm>
                    <a:off x="0" y="0"/>
                    <a:ext cx="3633348" cy="142394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inline distT="0" distB="0" distL="0" distR="0" wp14:anchorId="3B717A98" wp14:editId="0B78F4EF">
          <wp:extent cx="7593965" cy="1580606"/>
          <wp:effectExtent l="0" t="0" r="6985" b="635"/>
          <wp:docPr id="12" name="Diagram 12"/>
          <wp:cNvGraphicFramePr>
            <a:graphicFrameLocks xmlns:a="http://schemas.openxmlformats.org/drawingml/2006/main" noChangeAspect="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 r:lo="rId3" r:qs="rId4" r:cs="rId5"/>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1" type="#_x0000_t75" style="width:8.65pt;height:8.65pt" o:bullet="t">
        <v:imagedata r:id="rId1" o:title="caret-cyan-bulletpoint"/>
      </v:shape>
    </w:pict>
  </w:numPicBullet>
  <w:abstractNum w:abstractNumId="0" w15:restartNumberingAfterBreak="0">
    <w:nsid w:val="FFFFFF7C"/>
    <w:multiLevelType w:val="singleLevel"/>
    <w:tmpl w:val="7BFA8C4A"/>
    <w:lvl w:ilvl="0">
      <w:start w:val="1"/>
      <w:numFmt w:val="decimal"/>
      <w:pStyle w:val="Listenumros5"/>
      <w:lvlText w:val="%1."/>
      <w:lvlJc w:val="left"/>
      <w:pPr>
        <w:tabs>
          <w:tab w:val="num" w:pos="1492"/>
        </w:tabs>
        <w:ind w:left="1492" w:hanging="360"/>
      </w:pPr>
    </w:lvl>
  </w:abstractNum>
  <w:abstractNum w:abstractNumId="1" w15:restartNumberingAfterBreak="0">
    <w:nsid w:val="FFFFFF7D"/>
    <w:multiLevelType w:val="singleLevel"/>
    <w:tmpl w:val="178805FA"/>
    <w:lvl w:ilvl="0">
      <w:start w:val="1"/>
      <w:numFmt w:val="decimal"/>
      <w:pStyle w:val="Listenumros4"/>
      <w:lvlText w:val="%1."/>
      <w:lvlJc w:val="left"/>
      <w:pPr>
        <w:tabs>
          <w:tab w:val="num" w:pos="1209"/>
        </w:tabs>
        <w:ind w:left="1209" w:hanging="360"/>
      </w:pPr>
    </w:lvl>
  </w:abstractNum>
  <w:abstractNum w:abstractNumId="2" w15:restartNumberingAfterBreak="0">
    <w:nsid w:val="FFFFFF7E"/>
    <w:multiLevelType w:val="singleLevel"/>
    <w:tmpl w:val="2EF4C6E2"/>
    <w:lvl w:ilvl="0">
      <w:start w:val="1"/>
      <w:numFmt w:val="decimal"/>
      <w:pStyle w:val="Listenumros3"/>
      <w:lvlText w:val="%1."/>
      <w:lvlJc w:val="left"/>
      <w:pPr>
        <w:tabs>
          <w:tab w:val="num" w:pos="926"/>
        </w:tabs>
        <w:ind w:left="926" w:hanging="360"/>
      </w:pPr>
    </w:lvl>
  </w:abstractNum>
  <w:abstractNum w:abstractNumId="3" w15:restartNumberingAfterBreak="0">
    <w:nsid w:val="FFFFFF7F"/>
    <w:multiLevelType w:val="singleLevel"/>
    <w:tmpl w:val="60B805C2"/>
    <w:lvl w:ilvl="0">
      <w:start w:val="1"/>
      <w:numFmt w:val="decimal"/>
      <w:pStyle w:val="Listenumros2"/>
      <w:lvlText w:val="%1."/>
      <w:lvlJc w:val="left"/>
      <w:pPr>
        <w:tabs>
          <w:tab w:val="num" w:pos="643"/>
        </w:tabs>
        <w:ind w:left="643" w:hanging="360"/>
      </w:pPr>
      <w:rPr>
        <w:rFonts w:hint="default"/>
      </w:rPr>
    </w:lvl>
  </w:abstractNum>
  <w:abstractNum w:abstractNumId="4" w15:restartNumberingAfterBreak="0">
    <w:nsid w:val="FFFFFF80"/>
    <w:multiLevelType w:val="singleLevel"/>
    <w:tmpl w:val="4FD40E84"/>
    <w:lvl w:ilvl="0">
      <w:start w:val="1"/>
      <w:numFmt w:val="bullet"/>
      <w:pStyle w:val="Listepuce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0FED7B2"/>
    <w:lvl w:ilvl="0">
      <w:start w:val="1"/>
      <w:numFmt w:val="bullet"/>
      <w:pStyle w:val="Listepuce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28E6716"/>
    <w:lvl w:ilvl="0">
      <w:start w:val="1"/>
      <w:numFmt w:val="bullet"/>
      <w:pStyle w:val="Listepuces3"/>
      <w:lvlText w:val=""/>
      <w:lvlJc w:val="left"/>
      <w:pPr>
        <w:tabs>
          <w:tab w:val="num" w:pos="926"/>
        </w:tabs>
        <w:ind w:left="926" w:hanging="360"/>
      </w:pPr>
      <w:rPr>
        <w:rFonts w:ascii="Symbol" w:hAnsi="Symbol" w:hint="default"/>
        <w:color w:val="auto"/>
      </w:rPr>
    </w:lvl>
  </w:abstractNum>
  <w:abstractNum w:abstractNumId="7" w15:restartNumberingAfterBreak="0">
    <w:nsid w:val="FFFFFF83"/>
    <w:multiLevelType w:val="singleLevel"/>
    <w:tmpl w:val="651EBF66"/>
    <w:lvl w:ilvl="0">
      <w:start w:val="1"/>
      <w:numFmt w:val="bullet"/>
      <w:pStyle w:val="Listepuce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C183874"/>
    <w:lvl w:ilvl="0">
      <w:start w:val="1"/>
      <w:numFmt w:val="decimal"/>
      <w:pStyle w:val="Listenumros"/>
      <w:lvlText w:val="%1."/>
      <w:lvlJc w:val="left"/>
      <w:pPr>
        <w:tabs>
          <w:tab w:val="num" w:pos="360"/>
        </w:tabs>
        <w:ind w:left="360" w:hanging="360"/>
      </w:pPr>
    </w:lvl>
  </w:abstractNum>
  <w:abstractNum w:abstractNumId="9" w15:restartNumberingAfterBreak="0">
    <w:nsid w:val="FFFFFF89"/>
    <w:multiLevelType w:val="singleLevel"/>
    <w:tmpl w:val="625281DC"/>
    <w:lvl w:ilvl="0">
      <w:start w:val="1"/>
      <w:numFmt w:val="bullet"/>
      <w:pStyle w:val="Listepuces"/>
      <w:lvlText w:val=""/>
      <w:lvlJc w:val="left"/>
      <w:pPr>
        <w:tabs>
          <w:tab w:val="num" w:pos="360"/>
        </w:tabs>
        <w:ind w:left="360" w:hanging="360"/>
      </w:pPr>
      <w:rPr>
        <w:rFonts w:ascii="Symbol" w:hAnsi="Symbol" w:hint="default"/>
        <w:color w:val="auto"/>
      </w:rPr>
    </w:lvl>
  </w:abstractNum>
  <w:abstractNum w:abstractNumId="10" w15:restartNumberingAfterBreak="0">
    <w:nsid w:val="025D4FFD"/>
    <w:multiLevelType w:val="hybridMultilevel"/>
    <w:tmpl w:val="39ACE430"/>
    <w:lvl w:ilvl="0" w:tplc="DFBCDE78">
      <w:start w:val="8"/>
      <w:numFmt w:val="bullet"/>
      <w:lvlText w:val="-"/>
      <w:lvlJc w:val="left"/>
      <w:pPr>
        <w:ind w:left="720" w:hanging="360"/>
      </w:pPr>
      <w:rPr>
        <w:rFonts w:ascii="Verdana" w:eastAsiaTheme="minorHAnsi" w:hAnsi="Verdana" w:cs="Times New Roman (Body CS)" w:hint="default"/>
        <w:b w:val="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02953902"/>
    <w:multiLevelType w:val="hybridMultilevel"/>
    <w:tmpl w:val="763C389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04957051"/>
    <w:multiLevelType w:val="multilevel"/>
    <w:tmpl w:val="66820496"/>
    <w:name w:val="Sections LIST"/>
    <w:lvl w:ilvl="0">
      <w:start w:val="1"/>
      <w:numFmt w:val="upperLetter"/>
      <w:pStyle w:val="SectionTitle"/>
      <w:lvlText w:val="Section %1."/>
      <w:lvlJc w:val="left"/>
      <w:pPr>
        <w:ind w:left="0" w:firstLine="0"/>
      </w:pPr>
      <w:rPr>
        <w:rFonts w:hint="default"/>
        <w:caps/>
      </w:rPr>
    </w:lvl>
    <w:lvl w:ilvl="1">
      <w:start w:val="1"/>
      <w:numFmt w:val="decimal"/>
      <w:pStyle w:val="SectionList"/>
      <w:lvlText w:val="%1.%2."/>
      <w:lvlJc w:val="left"/>
      <w:pPr>
        <w:tabs>
          <w:tab w:val="num" w:pos="794"/>
        </w:tabs>
        <w:ind w:left="0" w:firstLine="0"/>
      </w:pPr>
      <w:rPr>
        <w:rFonts w:hint="default"/>
      </w:rPr>
    </w:lvl>
    <w:lvl w:ilvl="2">
      <w:start w:val="1"/>
      <w:numFmt w:val="decimal"/>
      <w:pStyle w:val="SectionList2nd"/>
      <w:lvlText w:val="%1.%2.%3."/>
      <w:lvlJc w:val="left"/>
      <w:pPr>
        <w:tabs>
          <w:tab w:val="num" w:pos="1191"/>
        </w:tabs>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2291" w:hanging="2291"/>
      </w:pPr>
      <w:rPr>
        <w:rFonts w:hint="default"/>
      </w:rPr>
    </w:lvl>
    <w:lvl w:ilvl="8">
      <w:start w:val="1"/>
      <w:numFmt w:val="decimal"/>
      <w:lvlText w:val="%1.%2.%3.%4.%5.%6.%7.%8.%9"/>
      <w:lvlJc w:val="left"/>
      <w:pPr>
        <w:tabs>
          <w:tab w:val="num" w:pos="0"/>
        </w:tabs>
        <w:ind w:left="0" w:firstLine="0"/>
      </w:pPr>
      <w:rPr>
        <w:rFonts w:hint="default"/>
      </w:rPr>
    </w:lvl>
  </w:abstractNum>
  <w:abstractNum w:abstractNumId="13" w15:restartNumberingAfterBreak="0">
    <w:nsid w:val="07417693"/>
    <w:multiLevelType w:val="multilevel"/>
    <w:tmpl w:val="648A687A"/>
    <w:styleLink w:val="SDMTableBoxParaNumberedList"/>
    <w:lvl w:ilvl="0">
      <w:start w:val="1"/>
      <w:numFmt w:val="none"/>
      <w:lvlText w:val="%1"/>
      <w:lvlJc w:val="left"/>
      <w:pPr>
        <w:tabs>
          <w:tab w:val="num" w:pos="0"/>
        </w:tabs>
        <w:ind w:left="0" w:firstLine="0"/>
      </w:pPr>
      <w:rPr>
        <w:rFonts w:hint="default"/>
      </w:rPr>
    </w:lvl>
    <w:lvl w:ilvl="1">
      <w:start w:val="1"/>
      <w:numFmt w:val="decimal"/>
      <w:lvlText w:val="%2."/>
      <w:lvlJc w:val="left"/>
      <w:pPr>
        <w:tabs>
          <w:tab w:val="num" w:pos="397"/>
        </w:tabs>
        <w:ind w:left="397" w:hanging="397"/>
      </w:pPr>
      <w:rPr>
        <w:rFonts w:hint="default"/>
      </w:rPr>
    </w:lvl>
    <w:lvl w:ilvl="2">
      <w:start w:val="1"/>
      <w:numFmt w:val="lowerLetter"/>
      <w:lvlText w:val="(%3)"/>
      <w:lvlJc w:val="left"/>
      <w:pPr>
        <w:tabs>
          <w:tab w:val="num" w:pos="851"/>
        </w:tabs>
        <w:ind w:left="851" w:hanging="454"/>
      </w:pPr>
      <w:rPr>
        <w:rFonts w:hint="default"/>
      </w:rPr>
    </w:lvl>
    <w:lvl w:ilvl="3">
      <w:start w:val="1"/>
      <w:numFmt w:val="lowerRoman"/>
      <w:lvlText w:val="(%4)"/>
      <w:lvlJc w:val="left"/>
      <w:pPr>
        <w:tabs>
          <w:tab w:val="num" w:pos="1304"/>
        </w:tabs>
        <w:ind w:left="1304" w:hanging="453"/>
      </w:pPr>
      <w:rPr>
        <w:rFonts w:hint="default"/>
      </w:rPr>
    </w:lvl>
    <w:lvl w:ilvl="4">
      <w:start w:val="1"/>
      <w:numFmt w:val="lowerLetter"/>
      <w:lvlText w:val="%5."/>
      <w:lvlJc w:val="left"/>
      <w:pPr>
        <w:tabs>
          <w:tab w:val="num" w:pos="1644"/>
        </w:tabs>
        <w:ind w:left="1644" w:hanging="340"/>
      </w:pPr>
      <w:rPr>
        <w:rFonts w:hint="default"/>
      </w:rPr>
    </w:lvl>
    <w:lvl w:ilvl="5">
      <w:start w:val="1"/>
      <w:numFmt w:val="lowerRoman"/>
      <w:lvlText w:val="%6."/>
      <w:lvlJc w:val="left"/>
      <w:pPr>
        <w:tabs>
          <w:tab w:val="num" w:pos="1956"/>
        </w:tabs>
        <w:ind w:left="1956" w:hanging="312"/>
      </w:pPr>
      <w:rPr>
        <w:rFonts w:hint="default"/>
      </w:rPr>
    </w:lvl>
    <w:lvl w:ilvl="6">
      <w:start w:val="1"/>
      <w:numFmt w:val="none"/>
      <w:lvlText w:val="%7"/>
      <w:lvlJc w:val="left"/>
      <w:pPr>
        <w:ind w:left="0" w:firstLine="0"/>
      </w:pPr>
      <w:rPr>
        <w:rFonts w:hint="default"/>
      </w:rPr>
    </w:lvl>
    <w:lvl w:ilvl="7">
      <w:start w:val="1"/>
      <w:numFmt w:val="none"/>
      <w:lvlText w:val="%8"/>
      <w:lvlJc w:val="left"/>
      <w:pPr>
        <w:tabs>
          <w:tab w:val="num" w:pos="0"/>
        </w:tabs>
        <w:ind w:left="0" w:firstLine="0"/>
      </w:pPr>
      <w:rPr>
        <w:rFonts w:hint="default"/>
      </w:rPr>
    </w:lvl>
    <w:lvl w:ilvl="8">
      <w:start w:val="1"/>
      <w:numFmt w:val="none"/>
      <w:lvlText w:val="%9"/>
      <w:lvlJc w:val="left"/>
      <w:pPr>
        <w:ind w:left="0" w:firstLine="0"/>
      </w:pPr>
      <w:rPr>
        <w:rFonts w:hint="default"/>
      </w:rPr>
    </w:lvl>
  </w:abstractNum>
  <w:abstractNum w:abstractNumId="14" w15:restartNumberingAfterBreak="0">
    <w:nsid w:val="07E20937"/>
    <w:multiLevelType w:val="multilevel"/>
    <w:tmpl w:val="C5282380"/>
    <w:styleLink w:val="ListGSBullets"/>
    <w:lvl w:ilvl="0">
      <w:start w:val="1"/>
      <w:numFmt w:val="bullet"/>
      <w:lvlText w:val=""/>
      <w:lvlJc w:val="left"/>
      <w:pPr>
        <w:ind w:left="284" w:hanging="284"/>
      </w:pPr>
      <w:rPr>
        <w:rFonts w:ascii="Symbol" w:hAnsi="Symbol" w:hint="default"/>
        <w:b w:val="0"/>
        <w:i w:val="0"/>
        <w:color w:val="auto"/>
        <w:sz w:val="22"/>
      </w:rPr>
    </w:lvl>
    <w:lvl w:ilvl="1">
      <w:start w:val="1"/>
      <w:numFmt w:val="bullet"/>
      <w:lvlText w:val=""/>
      <w:lvlJc w:val="left"/>
      <w:pPr>
        <w:ind w:left="1080" w:hanging="360"/>
      </w:pPr>
      <w:rPr>
        <w:rFonts w:ascii="Symbol" w:hAnsi="Symbol" w:hint="default"/>
        <w:color w:val="auto"/>
      </w:rPr>
    </w:lvl>
    <w:lvl w:ilvl="2">
      <w:start w:val="1"/>
      <w:numFmt w:val="bullet"/>
      <w:lvlText w:val=""/>
      <w:lvlJc w:val="left"/>
      <w:pPr>
        <w:ind w:left="1800" w:hanging="360"/>
      </w:pPr>
      <w:rPr>
        <w:rFonts w:ascii="Symbol" w:hAnsi="Symbol" w:hint="default"/>
        <w:color w:val="auto"/>
      </w:rPr>
    </w:lvl>
    <w:lvl w:ilvl="3">
      <w:start w:val="1"/>
      <w:numFmt w:val="bullet"/>
      <w:lvlText w:val=""/>
      <w:lvlJc w:val="left"/>
      <w:pPr>
        <w:ind w:left="2520" w:hanging="360"/>
      </w:pPr>
      <w:rPr>
        <w:rFonts w:ascii="Symbol" w:hAnsi="Symbol" w:hint="default"/>
        <w:color w:val="auto"/>
      </w:rPr>
    </w:lvl>
    <w:lvl w:ilvl="4">
      <w:start w:val="1"/>
      <w:numFmt w:val="bullet"/>
      <w:lvlText w:val=""/>
      <w:lvlJc w:val="left"/>
      <w:pPr>
        <w:ind w:left="3240" w:hanging="360"/>
      </w:pPr>
      <w:rPr>
        <w:rFonts w:ascii="Symbol" w:hAnsi="Symbol" w:hint="default"/>
        <w:color w:val="auto"/>
      </w:rPr>
    </w:lvl>
    <w:lvl w:ilvl="5">
      <w:start w:val="1"/>
      <w:numFmt w:val="bullet"/>
      <w:lvlText w:val=""/>
      <w:lvlJc w:val="left"/>
      <w:pPr>
        <w:ind w:left="3960" w:hanging="360"/>
      </w:pPr>
      <w:rPr>
        <w:rFonts w:ascii="Symbol" w:hAnsi="Symbol" w:hint="default"/>
        <w:color w:val="auto"/>
      </w:rPr>
    </w:lvl>
    <w:lvl w:ilvl="6">
      <w:start w:val="1"/>
      <w:numFmt w:val="bullet"/>
      <w:lvlText w:val=""/>
      <w:lvlJc w:val="left"/>
      <w:pPr>
        <w:ind w:left="4680" w:hanging="360"/>
      </w:pPr>
      <w:rPr>
        <w:rFonts w:ascii="Symbol" w:hAnsi="Symbol" w:hint="default"/>
        <w:color w:val="auto"/>
      </w:rPr>
    </w:lvl>
    <w:lvl w:ilvl="7">
      <w:start w:val="1"/>
      <w:numFmt w:val="bullet"/>
      <w:lvlText w:val=""/>
      <w:lvlJc w:val="left"/>
      <w:pPr>
        <w:ind w:left="5400" w:hanging="360"/>
      </w:pPr>
      <w:rPr>
        <w:rFonts w:ascii="Symbol" w:hAnsi="Symbol" w:hint="default"/>
        <w:color w:val="auto"/>
      </w:rPr>
    </w:lvl>
    <w:lvl w:ilvl="8">
      <w:start w:val="1"/>
      <w:numFmt w:val="bullet"/>
      <w:lvlText w:val=""/>
      <w:lvlJc w:val="left"/>
      <w:pPr>
        <w:ind w:left="6120" w:hanging="360"/>
      </w:pPr>
      <w:rPr>
        <w:rFonts w:ascii="Symbol" w:hAnsi="Symbol" w:hint="default"/>
        <w:color w:val="auto"/>
      </w:rPr>
    </w:lvl>
  </w:abstractNum>
  <w:abstractNum w:abstractNumId="15" w15:restartNumberingAfterBreak="0">
    <w:nsid w:val="0A9A7043"/>
    <w:multiLevelType w:val="hybridMultilevel"/>
    <w:tmpl w:val="3216F46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16" w15:restartNumberingAfterBreak="0">
    <w:nsid w:val="0D495B2E"/>
    <w:multiLevelType w:val="hybridMultilevel"/>
    <w:tmpl w:val="076E5FBC"/>
    <w:lvl w:ilvl="0" w:tplc="A8683888">
      <w:start w:val="8"/>
      <w:numFmt w:val="bullet"/>
      <w:lvlText w:val="-"/>
      <w:lvlJc w:val="left"/>
      <w:pPr>
        <w:ind w:left="720" w:hanging="360"/>
      </w:pPr>
      <w:rPr>
        <w:rFonts w:ascii="Verdana" w:eastAsiaTheme="minorHAnsi" w:hAnsi="Verdana" w:cs="Times New Roman (Body CS)" w:hint="default"/>
        <w:i/>
        <w:color w:val="4D4D4C"/>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0D4B35F7"/>
    <w:multiLevelType w:val="hybridMultilevel"/>
    <w:tmpl w:val="1CD682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E726527"/>
    <w:multiLevelType w:val="hybridMultilevel"/>
    <w:tmpl w:val="C99CEB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10F2D04"/>
    <w:multiLevelType w:val="hybridMultilevel"/>
    <w:tmpl w:val="EDD00A9A"/>
    <w:lvl w:ilvl="0" w:tplc="39909CB0">
      <w:start w:val="1"/>
      <w:numFmt w:val="decimal"/>
      <w:lvlText w:val="%1."/>
      <w:lvlJc w:val="left"/>
      <w:pPr>
        <w:ind w:left="720" w:hanging="360"/>
      </w:pPr>
      <w:rPr>
        <w:rFonts w:hint="default"/>
        <w:b w:val="0"/>
        <w:bCs w:val="0"/>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149A0551"/>
    <w:multiLevelType w:val="hybridMultilevel"/>
    <w:tmpl w:val="3216F46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21" w15:restartNumberingAfterBreak="0">
    <w:nsid w:val="152B438A"/>
    <w:multiLevelType w:val="multilevel"/>
    <w:tmpl w:val="EE664734"/>
    <w:lvl w:ilvl="0">
      <w:start w:val="1"/>
      <w:numFmt w:val="decimal"/>
      <w:lvlText w:val="%1."/>
      <w:lvlJc w:val="left"/>
      <w:pPr>
        <w:tabs>
          <w:tab w:val="num" w:pos="0"/>
        </w:tabs>
        <w:ind w:left="0" w:firstLine="0"/>
      </w:pPr>
      <w:rPr>
        <w:rFonts w:hint="default"/>
      </w:rPr>
    </w:lvl>
    <w:lvl w:ilvl="1">
      <w:start w:val="1"/>
      <w:numFmt w:val="decimal"/>
      <w:lvlText w:val="%2."/>
      <w:lvlJc w:val="left"/>
      <w:pPr>
        <w:tabs>
          <w:tab w:val="num" w:pos="397"/>
        </w:tabs>
        <w:ind w:left="397" w:hanging="397"/>
      </w:pPr>
      <w:rPr>
        <w:rFonts w:hint="default"/>
      </w:rPr>
    </w:lvl>
    <w:lvl w:ilvl="2">
      <w:start w:val="1"/>
      <w:numFmt w:val="lowerLetter"/>
      <w:lvlText w:val="(%3)"/>
      <w:lvlJc w:val="left"/>
      <w:pPr>
        <w:tabs>
          <w:tab w:val="num" w:pos="851"/>
        </w:tabs>
        <w:ind w:left="851" w:hanging="454"/>
      </w:pPr>
      <w:rPr>
        <w:rFonts w:hint="default"/>
      </w:rPr>
    </w:lvl>
    <w:lvl w:ilvl="3">
      <w:start w:val="1"/>
      <w:numFmt w:val="lowerRoman"/>
      <w:lvlText w:val="(%4)"/>
      <w:lvlJc w:val="left"/>
      <w:pPr>
        <w:tabs>
          <w:tab w:val="num" w:pos="1304"/>
        </w:tabs>
        <w:ind w:left="1304" w:hanging="453"/>
      </w:pPr>
      <w:rPr>
        <w:rFonts w:hint="default"/>
      </w:rPr>
    </w:lvl>
    <w:lvl w:ilvl="4">
      <w:start w:val="1"/>
      <w:numFmt w:val="lowerLetter"/>
      <w:lvlText w:val="%5."/>
      <w:lvlJc w:val="left"/>
      <w:pPr>
        <w:tabs>
          <w:tab w:val="num" w:pos="1644"/>
        </w:tabs>
        <w:ind w:left="1644" w:hanging="340"/>
      </w:pPr>
      <w:rPr>
        <w:rFonts w:hint="default"/>
      </w:rPr>
    </w:lvl>
    <w:lvl w:ilvl="5">
      <w:start w:val="1"/>
      <w:numFmt w:val="lowerRoman"/>
      <w:lvlText w:val="%6."/>
      <w:lvlJc w:val="left"/>
      <w:pPr>
        <w:tabs>
          <w:tab w:val="num" w:pos="1956"/>
        </w:tabs>
        <w:ind w:left="1956" w:hanging="312"/>
      </w:pPr>
      <w:rPr>
        <w:rFonts w:hint="default"/>
      </w:rPr>
    </w:lvl>
    <w:lvl w:ilvl="6">
      <w:start w:val="1"/>
      <w:numFmt w:val="none"/>
      <w:lvlText w:val="%7"/>
      <w:lvlJc w:val="left"/>
      <w:pPr>
        <w:ind w:left="0" w:firstLine="0"/>
      </w:pPr>
      <w:rPr>
        <w:rFonts w:hint="default"/>
      </w:rPr>
    </w:lvl>
    <w:lvl w:ilvl="7">
      <w:start w:val="1"/>
      <w:numFmt w:val="none"/>
      <w:lvlText w:val="%8"/>
      <w:lvlJc w:val="left"/>
      <w:pPr>
        <w:tabs>
          <w:tab w:val="num" w:pos="0"/>
        </w:tabs>
        <w:ind w:left="0" w:firstLine="0"/>
      </w:pPr>
      <w:rPr>
        <w:rFonts w:hint="default"/>
      </w:rPr>
    </w:lvl>
    <w:lvl w:ilvl="8">
      <w:start w:val="1"/>
      <w:numFmt w:val="none"/>
      <w:lvlText w:val="%9"/>
      <w:lvlJc w:val="left"/>
      <w:pPr>
        <w:ind w:left="0" w:firstLine="0"/>
      </w:pPr>
      <w:rPr>
        <w:rFonts w:hint="default"/>
      </w:rPr>
    </w:lvl>
  </w:abstractNum>
  <w:abstractNum w:abstractNumId="22" w15:restartNumberingAfterBreak="0">
    <w:nsid w:val="175E2A88"/>
    <w:multiLevelType w:val="hybridMultilevel"/>
    <w:tmpl w:val="E182EA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190E5A44"/>
    <w:multiLevelType w:val="multilevel"/>
    <w:tmpl w:val="2E5020FE"/>
    <w:styleLink w:val="GS-Parapgraphsnumbered"/>
    <w:lvl w:ilvl="0">
      <w:start w:val="1"/>
      <w:numFmt w:val="decimal"/>
      <w:pStyle w:val="H3"/>
      <w:lvlText w:val="%1|"/>
      <w:lvlJc w:val="left"/>
      <w:pPr>
        <w:ind w:left="624" w:hanging="624"/>
      </w:pPr>
      <w:rPr>
        <w:rFonts w:ascii="Verdana" w:hAnsi="Verdana" w:hint="default"/>
        <w:b/>
        <w:i w:val="0"/>
        <w:color w:val="2AB9BD"/>
        <w:sz w:val="32"/>
      </w:rPr>
    </w:lvl>
    <w:lvl w:ilvl="1">
      <w:start w:val="1"/>
      <w:numFmt w:val="decimal"/>
      <w:pStyle w:val="H5"/>
      <w:lvlText w:val="%1.%2 |"/>
      <w:lvlJc w:val="left"/>
      <w:pPr>
        <w:ind w:left="680" w:hanging="680"/>
      </w:pPr>
      <w:rPr>
        <w:rFonts w:ascii="Verdana" w:hAnsi="Verdana" w:hint="default"/>
        <w:b/>
        <w:i w:val="0"/>
        <w:sz w:val="22"/>
      </w:rPr>
    </w:lvl>
    <w:lvl w:ilvl="2">
      <w:start w:val="1"/>
      <w:numFmt w:val="decimal"/>
      <w:pStyle w:val="P"/>
      <w:lvlText w:val="%1.%2.%3 |"/>
      <w:lvlJc w:val="left"/>
      <w:pPr>
        <w:ind w:left="907" w:hanging="907"/>
      </w:pPr>
      <w:rPr>
        <w:rFonts w:ascii="Verdana" w:hAnsi="Verdana" w:hint="default"/>
        <w:b w:val="0"/>
        <w:i w:val="0"/>
        <w:sz w:val="22"/>
      </w:rPr>
    </w:lvl>
    <w:lvl w:ilvl="3">
      <w:start w:val="1"/>
      <w:numFmt w:val="decimal"/>
      <w:lvlText w:val="%1.%2.%3.%4 |"/>
      <w:lvlJc w:val="left"/>
      <w:pPr>
        <w:ind w:left="1134" w:hanging="1134"/>
      </w:pPr>
      <w:rPr>
        <w:rFonts w:ascii="Verdana" w:hAnsi="Verdana" w:hint="default"/>
      </w:rPr>
    </w:lvl>
    <w:lvl w:ilvl="4">
      <w:start w:val="1"/>
      <w:numFmt w:val="decimal"/>
      <w:lvlText w:val="%1.%2.%3.%4.%5 |"/>
      <w:lvlJc w:val="left"/>
      <w:pPr>
        <w:ind w:left="1361" w:hanging="1361"/>
      </w:pPr>
      <w:rPr>
        <w:rFonts w:ascii="Verdana" w:hAnsi="Verdana" w:hint="default"/>
      </w:rPr>
    </w:lvl>
    <w:lvl w:ilvl="5">
      <w:start w:val="1"/>
      <w:numFmt w:val="decimal"/>
      <w:lvlText w:val="%1.%2.%3.%4.%5.%6 |"/>
      <w:lvlJc w:val="left"/>
      <w:pPr>
        <w:ind w:left="1531" w:hanging="1531"/>
      </w:pPr>
      <w:rPr>
        <w:rFonts w:hint="default"/>
      </w:rPr>
    </w:lvl>
    <w:lvl w:ilvl="6">
      <w:start w:val="1"/>
      <w:numFmt w:val="decimal"/>
      <w:lvlText w:val="%1.%2.%3.%4.%5.%6.%7 |"/>
      <w:lvlJc w:val="left"/>
      <w:pPr>
        <w:ind w:left="1758" w:hanging="1758"/>
      </w:pPr>
      <w:rPr>
        <w:rFonts w:hint="default"/>
      </w:rPr>
    </w:lvl>
    <w:lvl w:ilvl="7">
      <w:start w:val="1"/>
      <w:numFmt w:val="decimal"/>
      <w:lvlText w:val="%1.%2.%3.%4.%5.%6.%7.%8 |"/>
      <w:lvlJc w:val="left"/>
      <w:pPr>
        <w:ind w:left="1928" w:hanging="1928"/>
      </w:pPr>
      <w:rPr>
        <w:rFonts w:hint="default"/>
      </w:rPr>
    </w:lvl>
    <w:lvl w:ilvl="8">
      <w:start w:val="1"/>
      <w:numFmt w:val="decimal"/>
      <w:lvlText w:val="%1.%2.%3.%4.%5.%6.%7.%8.%9 |"/>
      <w:lvlJc w:val="left"/>
      <w:pPr>
        <w:ind w:left="1928" w:hanging="1928"/>
      </w:pPr>
      <w:rPr>
        <w:rFonts w:hint="default"/>
      </w:rPr>
    </w:lvl>
  </w:abstractNum>
  <w:abstractNum w:abstractNumId="24" w15:restartNumberingAfterBreak="0">
    <w:nsid w:val="19FE5BA8"/>
    <w:multiLevelType w:val="hybridMultilevel"/>
    <w:tmpl w:val="70A621A0"/>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1A364ADB"/>
    <w:multiLevelType w:val="multilevel"/>
    <w:tmpl w:val="DF3464E4"/>
    <w:name w:val="Sections LIST"/>
    <w:lvl w:ilvl="0">
      <w:start w:val="1"/>
      <w:numFmt w:val="decimal"/>
      <w:lvlText w:val="%1."/>
      <w:lvlJc w:val="left"/>
      <w:pPr>
        <w:ind w:left="360" w:hanging="360"/>
      </w:pPr>
      <w:rPr>
        <w:rFonts w:hint="default"/>
        <w:caps/>
      </w:rPr>
    </w:lvl>
    <w:lvl w:ilvl="1">
      <w:start w:val="1"/>
      <w:numFmt w:val="decimal"/>
      <w:lvlText w:val="%1.%2."/>
      <w:lvlJc w:val="left"/>
      <w:pPr>
        <w:tabs>
          <w:tab w:val="num" w:pos="794"/>
        </w:tabs>
        <w:ind w:left="0" w:firstLine="0"/>
      </w:pPr>
      <w:rPr>
        <w:rFonts w:hint="default"/>
      </w:rPr>
    </w:lvl>
    <w:lvl w:ilvl="2">
      <w:start w:val="1"/>
      <w:numFmt w:val="decimal"/>
      <w:lvlText w:val="%1.%2.%3."/>
      <w:lvlJc w:val="left"/>
      <w:pPr>
        <w:tabs>
          <w:tab w:val="num" w:pos="1191"/>
        </w:tabs>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2291" w:hanging="2291"/>
      </w:pPr>
      <w:rPr>
        <w:rFonts w:hint="default"/>
      </w:rPr>
    </w:lvl>
    <w:lvl w:ilvl="8">
      <w:start w:val="1"/>
      <w:numFmt w:val="decimal"/>
      <w:lvlText w:val="%1.%2.%3.%4.%5.%6.%7.%8.%9"/>
      <w:lvlJc w:val="left"/>
      <w:pPr>
        <w:tabs>
          <w:tab w:val="num" w:pos="0"/>
        </w:tabs>
        <w:ind w:left="0" w:firstLine="0"/>
      </w:pPr>
      <w:rPr>
        <w:rFonts w:hint="default"/>
      </w:rPr>
    </w:lvl>
  </w:abstractNum>
  <w:abstractNum w:abstractNumId="26" w15:restartNumberingAfterBreak="0">
    <w:nsid w:val="1BB5186F"/>
    <w:multiLevelType w:val="multilevel"/>
    <w:tmpl w:val="C182385A"/>
    <w:styleLink w:val="SDMAppHeadList"/>
    <w:lvl w:ilvl="0">
      <w:start w:val="1"/>
      <w:numFmt w:val="decimal"/>
      <w:lvlText w:val="Appendix %1."/>
      <w:lvlJc w:val="left"/>
      <w:pPr>
        <w:ind w:left="2126" w:hanging="2126"/>
      </w:pPr>
      <w:rPr>
        <w:rFonts w:hint="default"/>
      </w:rPr>
    </w:lvl>
    <w:lvl w:ilvl="1">
      <w:start w:val="1"/>
      <w:numFmt w:val="decimal"/>
      <w:lvlText w:val="%2."/>
      <w:lvlJc w:val="left"/>
      <w:pPr>
        <w:tabs>
          <w:tab w:val="num" w:pos="709"/>
        </w:tabs>
        <w:ind w:left="680" w:hanging="680"/>
      </w:pPr>
      <w:rPr>
        <w:rFonts w:hint="default"/>
      </w:rPr>
    </w:lvl>
    <w:lvl w:ilvl="2">
      <w:start w:val="1"/>
      <w:numFmt w:val="decimal"/>
      <w:lvlText w:val="%2.%3."/>
      <w:lvlJc w:val="left"/>
      <w:pPr>
        <w:tabs>
          <w:tab w:val="num" w:pos="709"/>
        </w:tabs>
        <w:ind w:left="851" w:hanging="851"/>
      </w:pPr>
      <w:rPr>
        <w:rFonts w:hint="default"/>
      </w:rPr>
    </w:lvl>
    <w:lvl w:ilvl="3">
      <w:start w:val="1"/>
      <w:numFmt w:val="decimal"/>
      <w:lvlText w:val="%2.%3.%4."/>
      <w:lvlJc w:val="left"/>
      <w:pPr>
        <w:tabs>
          <w:tab w:val="num" w:pos="709"/>
        </w:tabs>
        <w:ind w:left="1191" w:hanging="1191"/>
      </w:pPr>
      <w:rPr>
        <w:rFonts w:hint="default"/>
      </w:rPr>
    </w:lvl>
    <w:lvl w:ilvl="4">
      <w:start w:val="1"/>
      <w:numFmt w:val="decimal"/>
      <w:lvlText w:val="%2.%3.%4.%5."/>
      <w:lvlJc w:val="left"/>
      <w:pPr>
        <w:tabs>
          <w:tab w:val="num" w:pos="1418"/>
        </w:tabs>
        <w:ind w:left="1588" w:hanging="1588"/>
      </w:pPr>
      <w:rPr>
        <w:rFonts w:hint="default"/>
      </w:rPr>
    </w:lvl>
    <w:lvl w:ilvl="5">
      <w:start w:val="1"/>
      <w:numFmt w:val="decimal"/>
      <w:lvlText w:val="%2.%3.%4.%5.%6."/>
      <w:lvlJc w:val="left"/>
      <w:pPr>
        <w:ind w:left="1985" w:hanging="1985"/>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27" w15:restartNumberingAfterBreak="0">
    <w:nsid w:val="1CD72AA8"/>
    <w:multiLevelType w:val="hybridMultilevel"/>
    <w:tmpl w:val="3D8EB9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1CDB2369"/>
    <w:multiLevelType w:val="multilevel"/>
    <w:tmpl w:val="9570546A"/>
    <w:lvl w:ilvl="0">
      <w:start w:val="1"/>
      <w:numFmt w:val="bullet"/>
      <w:pStyle w:val="ListGSBullet"/>
      <w:lvlText w:val=""/>
      <w:lvlJc w:val="left"/>
      <w:pPr>
        <w:ind w:left="284" w:hanging="284"/>
      </w:pPr>
      <w:rPr>
        <w:rFonts w:ascii="Symbol" w:hAnsi="Symbol" w:hint="default"/>
        <w:b w:val="0"/>
        <w:i w:val="0"/>
        <w:color w:val="auto"/>
        <w:sz w:val="22"/>
      </w:rPr>
    </w:lvl>
    <w:lvl w:ilvl="1">
      <w:start w:val="1"/>
      <w:numFmt w:val="bullet"/>
      <w:pStyle w:val="ListGsBullet2"/>
      <w:lvlText w:val=""/>
      <w:lvlJc w:val="left"/>
      <w:pPr>
        <w:ind w:left="1080" w:hanging="360"/>
      </w:pPr>
      <w:rPr>
        <w:rFonts w:ascii="Symbol" w:hAnsi="Symbol" w:hint="default"/>
        <w:color w:val="auto"/>
      </w:rPr>
    </w:lvl>
    <w:lvl w:ilvl="2">
      <w:start w:val="1"/>
      <w:numFmt w:val="bullet"/>
      <w:pStyle w:val="ListGsBullet3"/>
      <w:lvlText w:val=""/>
      <w:lvlJc w:val="left"/>
      <w:pPr>
        <w:ind w:left="1610" w:hanging="170"/>
      </w:pPr>
      <w:rPr>
        <w:rFonts w:ascii="Symbol" w:hAnsi="Symbol" w:hint="default"/>
        <w:color w:val="auto"/>
      </w:rPr>
    </w:lvl>
    <w:lvl w:ilvl="3">
      <w:start w:val="1"/>
      <w:numFmt w:val="bullet"/>
      <w:pStyle w:val="ListGsBullet4"/>
      <w:lvlText w:val=""/>
      <w:lvlJc w:val="left"/>
      <w:pPr>
        <w:ind w:left="2520" w:hanging="360"/>
      </w:pPr>
      <w:rPr>
        <w:rFonts w:ascii="Symbol" w:hAnsi="Symbol" w:hint="default"/>
        <w:color w:val="auto"/>
      </w:rPr>
    </w:lvl>
    <w:lvl w:ilvl="4">
      <w:start w:val="1"/>
      <w:numFmt w:val="bullet"/>
      <w:pStyle w:val="ListGSBullet5"/>
      <w:lvlText w:val=""/>
      <w:lvlJc w:val="left"/>
      <w:pPr>
        <w:ind w:left="3240" w:hanging="360"/>
      </w:pPr>
      <w:rPr>
        <w:rFonts w:ascii="Symbol" w:hAnsi="Symbol" w:hint="default"/>
        <w:color w:val="auto"/>
      </w:rPr>
    </w:lvl>
    <w:lvl w:ilvl="5">
      <w:start w:val="1"/>
      <w:numFmt w:val="bullet"/>
      <w:lvlText w:val=""/>
      <w:lvlJc w:val="left"/>
      <w:pPr>
        <w:ind w:left="3960" w:hanging="360"/>
      </w:pPr>
      <w:rPr>
        <w:rFonts w:ascii="Symbol" w:hAnsi="Symbol" w:hint="default"/>
        <w:color w:val="auto"/>
      </w:rPr>
    </w:lvl>
    <w:lvl w:ilvl="6">
      <w:start w:val="1"/>
      <w:numFmt w:val="bullet"/>
      <w:lvlText w:val=""/>
      <w:lvlJc w:val="left"/>
      <w:pPr>
        <w:ind w:left="4680" w:hanging="360"/>
      </w:pPr>
      <w:rPr>
        <w:rFonts w:ascii="Symbol" w:hAnsi="Symbol" w:hint="default"/>
        <w:color w:val="auto"/>
      </w:rPr>
    </w:lvl>
    <w:lvl w:ilvl="7">
      <w:start w:val="1"/>
      <w:numFmt w:val="bullet"/>
      <w:lvlText w:val=""/>
      <w:lvlJc w:val="left"/>
      <w:pPr>
        <w:ind w:left="5400" w:hanging="360"/>
      </w:pPr>
      <w:rPr>
        <w:rFonts w:ascii="Symbol" w:hAnsi="Symbol" w:hint="default"/>
        <w:color w:val="auto"/>
      </w:rPr>
    </w:lvl>
    <w:lvl w:ilvl="8">
      <w:start w:val="1"/>
      <w:numFmt w:val="bullet"/>
      <w:lvlText w:val=""/>
      <w:lvlJc w:val="left"/>
      <w:pPr>
        <w:ind w:left="6120" w:hanging="360"/>
      </w:pPr>
      <w:rPr>
        <w:rFonts w:ascii="Symbol" w:hAnsi="Symbol" w:hint="default"/>
        <w:color w:val="auto"/>
      </w:rPr>
    </w:lvl>
  </w:abstractNum>
  <w:abstractNum w:abstractNumId="29" w15:restartNumberingAfterBreak="0">
    <w:nsid w:val="1DB2604D"/>
    <w:multiLevelType w:val="hybridMultilevel"/>
    <w:tmpl w:val="57B405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1E500B5D"/>
    <w:multiLevelType w:val="hybridMultilevel"/>
    <w:tmpl w:val="4B30CFC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20603A63"/>
    <w:multiLevelType w:val="hybridMultilevel"/>
    <w:tmpl w:val="E920F300"/>
    <w:lvl w:ilvl="0" w:tplc="19ECF91A">
      <w:start w:val="1"/>
      <w:numFmt w:val="bullet"/>
      <w:lvlText w:val="-"/>
      <w:lvlJc w:val="left"/>
      <w:pPr>
        <w:ind w:left="1080" w:hanging="360"/>
      </w:pPr>
      <w:rPr>
        <w:rFonts w:ascii="Century Gothic" w:eastAsia="Calibri" w:hAnsi="Century Gothic" w:cs="Arial" w:hint="default"/>
      </w:rPr>
    </w:lvl>
    <w:lvl w:ilvl="1" w:tplc="040C0003">
      <w:start w:val="1"/>
      <w:numFmt w:val="bullet"/>
      <w:lvlText w:val="o"/>
      <w:lvlJc w:val="left"/>
      <w:pPr>
        <w:ind w:left="1800" w:hanging="360"/>
      </w:pPr>
      <w:rPr>
        <w:rFonts w:ascii="Courier New" w:hAnsi="Courier New" w:cs="Courier New" w:hint="default"/>
      </w:rPr>
    </w:lvl>
    <w:lvl w:ilvl="2" w:tplc="040C0005">
      <w:start w:val="1"/>
      <w:numFmt w:val="bullet"/>
      <w:lvlText w:val=""/>
      <w:lvlJc w:val="left"/>
      <w:pPr>
        <w:ind w:left="2520" w:hanging="360"/>
      </w:pPr>
      <w:rPr>
        <w:rFonts w:ascii="Wingdings" w:hAnsi="Wingdings" w:hint="default"/>
      </w:rPr>
    </w:lvl>
    <w:lvl w:ilvl="3" w:tplc="040C0001">
      <w:start w:val="1"/>
      <w:numFmt w:val="bullet"/>
      <w:lvlText w:val=""/>
      <w:lvlJc w:val="left"/>
      <w:pPr>
        <w:ind w:left="3240" w:hanging="360"/>
      </w:pPr>
      <w:rPr>
        <w:rFonts w:ascii="Symbol" w:hAnsi="Symbol" w:hint="default"/>
      </w:rPr>
    </w:lvl>
    <w:lvl w:ilvl="4" w:tplc="040C0003">
      <w:start w:val="1"/>
      <w:numFmt w:val="bullet"/>
      <w:lvlText w:val="o"/>
      <w:lvlJc w:val="left"/>
      <w:pPr>
        <w:ind w:left="3960" w:hanging="360"/>
      </w:pPr>
      <w:rPr>
        <w:rFonts w:ascii="Courier New" w:hAnsi="Courier New" w:cs="Courier New" w:hint="default"/>
      </w:rPr>
    </w:lvl>
    <w:lvl w:ilvl="5" w:tplc="040C0005">
      <w:start w:val="1"/>
      <w:numFmt w:val="bullet"/>
      <w:lvlText w:val=""/>
      <w:lvlJc w:val="left"/>
      <w:pPr>
        <w:ind w:left="4680" w:hanging="360"/>
      </w:pPr>
      <w:rPr>
        <w:rFonts w:ascii="Wingdings" w:hAnsi="Wingdings" w:hint="default"/>
      </w:rPr>
    </w:lvl>
    <w:lvl w:ilvl="6" w:tplc="040C0001">
      <w:start w:val="1"/>
      <w:numFmt w:val="bullet"/>
      <w:lvlText w:val=""/>
      <w:lvlJc w:val="left"/>
      <w:pPr>
        <w:ind w:left="5400" w:hanging="360"/>
      </w:pPr>
      <w:rPr>
        <w:rFonts w:ascii="Symbol" w:hAnsi="Symbol" w:hint="default"/>
      </w:rPr>
    </w:lvl>
    <w:lvl w:ilvl="7" w:tplc="040C0003">
      <w:start w:val="1"/>
      <w:numFmt w:val="bullet"/>
      <w:lvlText w:val="o"/>
      <w:lvlJc w:val="left"/>
      <w:pPr>
        <w:ind w:left="6120" w:hanging="360"/>
      </w:pPr>
      <w:rPr>
        <w:rFonts w:ascii="Courier New" w:hAnsi="Courier New" w:cs="Courier New" w:hint="default"/>
      </w:rPr>
    </w:lvl>
    <w:lvl w:ilvl="8" w:tplc="040C0005">
      <w:start w:val="1"/>
      <w:numFmt w:val="bullet"/>
      <w:lvlText w:val=""/>
      <w:lvlJc w:val="left"/>
      <w:pPr>
        <w:ind w:left="6840" w:hanging="360"/>
      </w:pPr>
      <w:rPr>
        <w:rFonts w:ascii="Wingdings" w:hAnsi="Wingdings" w:hint="default"/>
      </w:rPr>
    </w:lvl>
  </w:abstractNum>
  <w:abstractNum w:abstractNumId="32" w15:restartNumberingAfterBreak="0">
    <w:nsid w:val="2064441E"/>
    <w:multiLevelType w:val="hybridMultilevel"/>
    <w:tmpl w:val="D818A9A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25E03402"/>
    <w:multiLevelType w:val="hybridMultilevel"/>
    <w:tmpl w:val="F0E2C2B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26FB1883"/>
    <w:multiLevelType w:val="hybridMultilevel"/>
    <w:tmpl w:val="FB1860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B0C1E8E"/>
    <w:multiLevelType w:val="hybridMultilevel"/>
    <w:tmpl w:val="D4EC11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2B2037D9"/>
    <w:multiLevelType w:val="multilevel"/>
    <w:tmpl w:val="C182385A"/>
    <w:numStyleLink w:val="SDMAppHeadList"/>
  </w:abstractNum>
  <w:abstractNum w:abstractNumId="37" w15:restartNumberingAfterBreak="0">
    <w:nsid w:val="2C2C4459"/>
    <w:multiLevelType w:val="hybridMultilevel"/>
    <w:tmpl w:val="C18C9A42"/>
    <w:lvl w:ilvl="0" w:tplc="40090017">
      <w:start w:val="1"/>
      <w:numFmt w:val="lowerLetter"/>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8" w15:restartNumberingAfterBreak="0">
    <w:nsid w:val="2CC842AE"/>
    <w:multiLevelType w:val="hybridMultilevel"/>
    <w:tmpl w:val="C11018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32CD1755"/>
    <w:multiLevelType w:val="hybridMultilevel"/>
    <w:tmpl w:val="BCF699EA"/>
    <w:lvl w:ilvl="0" w:tplc="0809000F">
      <w:start w:val="1"/>
      <w:numFmt w:val="decimal"/>
      <w:lvlText w:val="%1."/>
      <w:lvlJc w:val="left"/>
      <w:pPr>
        <w:ind w:left="720" w:hanging="360"/>
      </w:pPr>
    </w:lvl>
    <w:lvl w:ilvl="1" w:tplc="0809000F">
      <w:start w:val="1"/>
      <w:numFmt w:val="decimal"/>
      <w:lvlText w:val="%2."/>
      <w:lvlJc w:val="left"/>
      <w:pPr>
        <w:ind w:left="1440" w:hanging="360"/>
      </w:pPr>
    </w:lvl>
    <w:lvl w:ilvl="2" w:tplc="08090017">
      <w:start w:val="1"/>
      <w:numFmt w:val="lowerLetter"/>
      <w:lvlText w:val="%3)"/>
      <w:lvlJc w:val="left"/>
      <w:pPr>
        <w:ind w:left="2340" w:hanging="360"/>
      </w:pPr>
      <w:rPr>
        <w:rFonts w:hint="default"/>
      </w:rPr>
    </w:lvl>
    <w:lvl w:ilvl="3" w:tplc="0809000F">
      <w:start w:val="1"/>
      <w:numFmt w:val="decimal"/>
      <w:lvlText w:val="%4."/>
      <w:lvlJc w:val="left"/>
      <w:pPr>
        <w:ind w:left="2880" w:hanging="360"/>
      </w:pPr>
    </w:lvl>
    <w:lvl w:ilvl="4" w:tplc="3BD489D8">
      <w:start w:val="2"/>
      <w:numFmt w:val="lowerLetter"/>
      <w:lvlText w:val="%5."/>
      <w:lvlJc w:val="left"/>
      <w:pPr>
        <w:ind w:left="3600" w:hanging="360"/>
      </w:pPr>
      <w:rPr>
        <w:rFonts w:hint="default"/>
      </w:r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34613567"/>
    <w:multiLevelType w:val="hybridMultilevel"/>
    <w:tmpl w:val="00A2BBB6"/>
    <w:lvl w:ilvl="0" w:tplc="9A58B088">
      <w:start w:val="1"/>
      <w:numFmt w:val="low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41" w15:restartNumberingAfterBreak="0">
    <w:nsid w:val="355A69D8"/>
    <w:multiLevelType w:val="hybridMultilevel"/>
    <w:tmpl w:val="1550EF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391C30D1"/>
    <w:multiLevelType w:val="hybridMultilevel"/>
    <w:tmpl w:val="FCB8E9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393B430A"/>
    <w:multiLevelType w:val="hybridMultilevel"/>
    <w:tmpl w:val="2DCAF646"/>
    <w:lvl w:ilvl="0" w:tplc="09F69B88">
      <w:numFmt w:val="bullet"/>
      <w:lvlText w:val="•"/>
      <w:lvlJc w:val="left"/>
      <w:pPr>
        <w:ind w:left="1080" w:hanging="720"/>
      </w:pPr>
      <w:rPr>
        <w:rFonts w:ascii="Verdana" w:eastAsiaTheme="minorHAnsi" w:hAnsi="Verdana" w:cs="Times New Roman (Body C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98D1D89"/>
    <w:multiLevelType w:val="hybridMultilevel"/>
    <w:tmpl w:val="1B863D9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45" w15:restartNumberingAfterBreak="0">
    <w:nsid w:val="3BEF7FF7"/>
    <w:multiLevelType w:val="multilevel"/>
    <w:tmpl w:val="EE664734"/>
    <w:name w:val="Sections LIST"/>
    <w:lvl w:ilvl="0">
      <w:start w:val="1"/>
      <w:numFmt w:val="decimal"/>
      <w:lvlText w:val="%1."/>
      <w:lvlJc w:val="left"/>
      <w:pPr>
        <w:tabs>
          <w:tab w:val="num" w:pos="0"/>
        </w:tabs>
        <w:ind w:left="0" w:firstLine="0"/>
      </w:pPr>
      <w:rPr>
        <w:rFonts w:hint="default"/>
      </w:rPr>
    </w:lvl>
    <w:lvl w:ilvl="1">
      <w:start w:val="1"/>
      <w:numFmt w:val="decimal"/>
      <w:lvlText w:val="%2."/>
      <w:lvlJc w:val="left"/>
      <w:pPr>
        <w:tabs>
          <w:tab w:val="num" w:pos="397"/>
        </w:tabs>
        <w:ind w:left="397" w:hanging="397"/>
      </w:pPr>
      <w:rPr>
        <w:rFonts w:hint="default"/>
      </w:rPr>
    </w:lvl>
    <w:lvl w:ilvl="2">
      <w:start w:val="1"/>
      <w:numFmt w:val="lowerLetter"/>
      <w:lvlText w:val="(%3)"/>
      <w:lvlJc w:val="left"/>
      <w:pPr>
        <w:tabs>
          <w:tab w:val="num" w:pos="851"/>
        </w:tabs>
        <w:ind w:left="851" w:hanging="454"/>
      </w:pPr>
      <w:rPr>
        <w:rFonts w:hint="default"/>
      </w:rPr>
    </w:lvl>
    <w:lvl w:ilvl="3">
      <w:start w:val="1"/>
      <w:numFmt w:val="lowerRoman"/>
      <w:lvlText w:val="(%4)"/>
      <w:lvlJc w:val="left"/>
      <w:pPr>
        <w:tabs>
          <w:tab w:val="num" w:pos="1304"/>
        </w:tabs>
        <w:ind w:left="1304" w:hanging="453"/>
      </w:pPr>
      <w:rPr>
        <w:rFonts w:hint="default"/>
      </w:rPr>
    </w:lvl>
    <w:lvl w:ilvl="4">
      <w:start w:val="1"/>
      <w:numFmt w:val="lowerLetter"/>
      <w:lvlText w:val="%5."/>
      <w:lvlJc w:val="left"/>
      <w:pPr>
        <w:tabs>
          <w:tab w:val="num" w:pos="1644"/>
        </w:tabs>
        <w:ind w:left="1644" w:hanging="340"/>
      </w:pPr>
      <w:rPr>
        <w:rFonts w:hint="default"/>
      </w:rPr>
    </w:lvl>
    <w:lvl w:ilvl="5">
      <w:start w:val="1"/>
      <w:numFmt w:val="lowerRoman"/>
      <w:lvlText w:val="%6."/>
      <w:lvlJc w:val="left"/>
      <w:pPr>
        <w:tabs>
          <w:tab w:val="num" w:pos="1956"/>
        </w:tabs>
        <w:ind w:left="1956" w:hanging="312"/>
      </w:pPr>
      <w:rPr>
        <w:rFonts w:hint="default"/>
      </w:rPr>
    </w:lvl>
    <w:lvl w:ilvl="6">
      <w:start w:val="1"/>
      <w:numFmt w:val="none"/>
      <w:lvlText w:val="%7"/>
      <w:lvlJc w:val="left"/>
      <w:pPr>
        <w:ind w:left="0" w:firstLine="0"/>
      </w:pPr>
      <w:rPr>
        <w:rFonts w:hint="default"/>
      </w:rPr>
    </w:lvl>
    <w:lvl w:ilvl="7">
      <w:start w:val="1"/>
      <w:numFmt w:val="none"/>
      <w:lvlText w:val="%8"/>
      <w:lvlJc w:val="left"/>
      <w:pPr>
        <w:tabs>
          <w:tab w:val="num" w:pos="0"/>
        </w:tabs>
        <w:ind w:left="0" w:firstLine="0"/>
      </w:pPr>
      <w:rPr>
        <w:rFonts w:hint="default"/>
      </w:rPr>
    </w:lvl>
    <w:lvl w:ilvl="8">
      <w:start w:val="1"/>
      <w:numFmt w:val="none"/>
      <w:lvlText w:val="%9"/>
      <w:lvlJc w:val="left"/>
      <w:pPr>
        <w:ind w:left="0" w:firstLine="0"/>
      </w:pPr>
      <w:rPr>
        <w:rFonts w:hint="default"/>
      </w:rPr>
    </w:lvl>
  </w:abstractNum>
  <w:abstractNum w:abstractNumId="46" w15:restartNumberingAfterBreak="0">
    <w:nsid w:val="3C8040D7"/>
    <w:multiLevelType w:val="multilevel"/>
    <w:tmpl w:val="3A68F042"/>
    <w:styleLink w:val="BulletedListStyle"/>
    <w:lvl w:ilvl="0">
      <w:start w:val="1"/>
      <w:numFmt w:val="bullet"/>
      <w:lvlText w:val=""/>
      <w:lvlJc w:val="left"/>
      <w:pPr>
        <w:ind w:left="851" w:hanging="227"/>
      </w:pPr>
      <w:rPr>
        <w:rFonts w:ascii="Symbol" w:hAnsi="Symbol" w:hint="default"/>
        <w:color w:val="auto"/>
      </w:rPr>
    </w:lvl>
    <w:lvl w:ilvl="1">
      <w:start w:val="1"/>
      <w:numFmt w:val="bullet"/>
      <w:lvlText w:val=""/>
      <w:lvlJc w:val="left"/>
      <w:pPr>
        <w:ind w:left="1800" w:hanging="360"/>
      </w:pPr>
      <w:rPr>
        <w:rFonts w:ascii="Symbol" w:hAnsi="Symbol" w:hint="default"/>
        <w:color w:val="auto"/>
      </w:rPr>
    </w:lvl>
    <w:lvl w:ilvl="2">
      <w:start w:val="1"/>
      <w:numFmt w:val="bullet"/>
      <w:lvlText w:val=""/>
      <w:lvlJc w:val="left"/>
      <w:pPr>
        <w:ind w:left="2520" w:hanging="360"/>
      </w:pPr>
      <w:rPr>
        <w:rFonts w:ascii="Symbol" w:hAnsi="Symbol" w:hint="default"/>
        <w:color w:val="auto"/>
      </w:rPr>
    </w:lvl>
    <w:lvl w:ilvl="3">
      <w:start w:val="1"/>
      <w:numFmt w:val="bullet"/>
      <w:lvlText w:val=""/>
      <w:lvlJc w:val="left"/>
      <w:pPr>
        <w:ind w:left="3240" w:hanging="360"/>
      </w:pPr>
      <w:rPr>
        <w:rFonts w:ascii="Symbol" w:hAnsi="Symbol" w:hint="default"/>
        <w:color w:val="auto"/>
      </w:rPr>
    </w:lvl>
    <w:lvl w:ilvl="4">
      <w:start w:val="1"/>
      <w:numFmt w:val="bullet"/>
      <w:lvlText w:val=""/>
      <w:lvlJc w:val="left"/>
      <w:pPr>
        <w:ind w:left="3960" w:hanging="360"/>
      </w:pPr>
      <w:rPr>
        <w:rFonts w:ascii="Symbol" w:hAnsi="Symbol" w:hint="default"/>
        <w:color w:val="auto"/>
      </w:rPr>
    </w:lvl>
    <w:lvl w:ilvl="5">
      <w:start w:val="1"/>
      <w:numFmt w:val="bullet"/>
      <w:lvlText w:val=""/>
      <w:lvlJc w:val="left"/>
      <w:pPr>
        <w:ind w:left="4680" w:hanging="360"/>
      </w:pPr>
      <w:rPr>
        <w:rFonts w:ascii="Symbol" w:hAnsi="Symbol" w:hint="default"/>
        <w:color w:val="auto"/>
      </w:rPr>
    </w:lvl>
    <w:lvl w:ilvl="6">
      <w:start w:val="1"/>
      <w:numFmt w:val="bullet"/>
      <w:lvlText w:val=""/>
      <w:lvlJc w:val="left"/>
      <w:pPr>
        <w:ind w:left="5400" w:hanging="360"/>
      </w:pPr>
      <w:rPr>
        <w:rFonts w:ascii="Symbol" w:hAnsi="Symbol" w:hint="default"/>
        <w:color w:val="auto"/>
      </w:rPr>
    </w:lvl>
    <w:lvl w:ilvl="7">
      <w:start w:val="1"/>
      <w:numFmt w:val="bullet"/>
      <w:lvlText w:val=""/>
      <w:lvlJc w:val="left"/>
      <w:pPr>
        <w:ind w:left="6120" w:hanging="360"/>
      </w:pPr>
      <w:rPr>
        <w:rFonts w:ascii="Symbol" w:hAnsi="Symbol" w:hint="default"/>
        <w:color w:val="auto"/>
      </w:rPr>
    </w:lvl>
    <w:lvl w:ilvl="8">
      <w:start w:val="1"/>
      <w:numFmt w:val="bullet"/>
      <w:lvlText w:val=""/>
      <w:lvlJc w:val="left"/>
      <w:pPr>
        <w:ind w:left="6840" w:hanging="360"/>
      </w:pPr>
      <w:rPr>
        <w:rFonts w:ascii="Symbol" w:hAnsi="Symbol" w:hint="default"/>
        <w:color w:val="auto"/>
      </w:rPr>
    </w:lvl>
  </w:abstractNum>
  <w:abstractNum w:abstractNumId="47" w15:restartNumberingAfterBreak="0">
    <w:nsid w:val="3CBE081B"/>
    <w:multiLevelType w:val="hybridMultilevel"/>
    <w:tmpl w:val="4D3C55D0"/>
    <w:lvl w:ilvl="0" w:tplc="CD3E7E56">
      <w:start w:val="8"/>
      <w:numFmt w:val="bullet"/>
      <w:lvlText w:val="-"/>
      <w:lvlJc w:val="left"/>
      <w:pPr>
        <w:ind w:left="1080" w:hanging="360"/>
      </w:pPr>
      <w:rPr>
        <w:rFonts w:ascii="Verdana" w:eastAsiaTheme="minorHAnsi" w:hAnsi="Verdana" w:cs="Times New Roman (Body C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8" w15:restartNumberingAfterBreak="0">
    <w:nsid w:val="3D772E3C"/>
    <w:multiLevelType w:val="hybridMultilevel"/>
    <w:tmpl w:val="BC965B5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9" w15:restartNumberingAfterBreak="0">
    <w:nsid w:val="3F35073B"/>
    <w:multiLevelType w:val="hybridMultilevel"/>
    <w:tmpl w:val="4A540BC6"/>
    <w:lvl w:ilvl="0" w:tplc="0809000F">
      <w:start w:val="1"/>
      <w:numFmt w:val="decimal"/>
      <w:lvlText w:val="%1."/>
      <w:lvlJc w:val="left"/>
      <w:pPr>
        <w:ind w:left="720" w:hanging="360"/>
      </w:pPr>
      <w:rPr>
        <w:rFonts w:hint="default"/>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0" w15:restartNumberingAfterBreak="0">
    <w:nsid w:val="44C209BF"/>
    <w:multiLevelType w:val="hybridMultilevel"/>
    <w:tmpl w:val="D0C46DB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1" w15:restartNumberingAfterBreak="0">
    <w:nsid w:val="47666492"/>
    <w:multiLevelType w:val="hybridMultilevel"/>
    <w:tmpl w:val="6622B452"/>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2" w15:restartNumberingAfterBreak="0">
    <w:nsid w:val="4BA3735B"/>
    <w:multiLevelType w:val="multilevel"/>
    <w:tmpl w:val="2E5020FE"/>
    <w:numStyleLink w:val="GS-Parapgraphsnumbered"/>
  </w:abstractNum>
  <w:abstractNum w:abstractNumId="53" w15:restartNumberingAfterBreak="0">
    <w:nsid w:val="4E381066"/>
    <w:multiLevelType w:val="hybridMultilevel"/>
    <w:tmpl w:val="4DF2979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4" w15:restartNumberingAfterBreak="0">
    <w:nsid w:val="56DC72F9"/>
    <w:multiLevelType w:val="hybridMultilevel"/>
    <w:tmpl w:val="8F18FCD6"/>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5" w15:restartNumberingAfterBreak="0">
    <w:nsid w:val="587B3A7A"/>
    <w:multiLevelType w:val="hybridMultilevel"/>
    <w:tmpl w:val="5700EC86"/>
    <w:lvl w:ilvl="0" w:tplc="BE902712">
      <w:numFmt w:val="bullet"/>
      <w:lvlText w:val="-"/>
      <w:lvlJc w:val="left"/>
      <w:pPr>
        <w:ind w:left="720" w:hanging="360"/>
      </w:pPr>
      <w:rPr>
        <w:rFonts w:ascii="Arial" w:eastAsia="Times New Roman"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56" w15:restartNumberingAfterBreak="0">
    <w:nsid w:val="59D32F85"/>
    <w:multiLevelType w:val="hybridMultilevel"/>
    <w:tmpl w:val="71A06954"/>
    <w:lvl w:ilvl="0" w:tplc="63A88F46">
      <w:start w:val="3"/>
      <w:numFmt w:val="bullet"/>
      <w:lvlText w:val="-"/>
      <w:lvlJc w:val="left"/>
      <w:pPr>
        <w:ind w:left="720" w:hanging="360"/>
      </w:pPr>
      <w:rPr>
        <w:rFonts w:ascii="Times New Roman" w:eastAsia="MS Mincho" w:hAnsi="Times New Roman"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7" w15:restartNumberingAfterBreak="0">
    <w:nsid w:val="5A2B6EDB"/>
    <w:multiLevelType w:val="multilevel"/>
    <w:tmpl w:val="CEECAD16"/>
    <w:lvl w:ilvl="0">
      <w:start w:val="1"/>
      <w:numFmt w:val="none"/>
      <w:lvlText w:val="%1"/>
      <w:lvlJc w:val="left"/>
      <w:pPr>
        <w:tabs>
          <w:tab w:val="num" w:pos="0"/>
        </w:tabs>
        <w:ind w:left="0" w:firstLine="0"/>
      </w:pPr>
      <w:rPr>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start w:val="1"/>
      <w:numFmt w:val="lowerLetter"/>
      <w:lvlText w:val="(%2)"/>
      <w:lvlJc w:val="left"/>
      <w:pPr>
        <w:tabs>
          <w:tab w:val="num" w:pos="567"/>
        </w:tabs>
        <w:ind w:left="1871" w:hanging="1276"/>
      </w:pPr>
      <w:rPr>
        <w:rFonts w:hint="default"/>
      </w:rPr>
    </w:lvl>
    <w:lvl w:ilvl="2">
      <w:start w:val="1"/>
      <w:numFmt w:val="lowerRoman"/>
      <w:lvlText w:val="(%3)"/>
      <w:lvlJc w:val="right"/>
      <w:pPr>
        <w:tabs>
          <w:tab w:val="num" w:pos="2160"/>
        </w:tabs>
        <w:ind w:left="2160" w:hanging="346"/>
      </w:pPr>
      <w:rPr>
        <w:rFonts w:hint="default"/>
      </w:rPr>
    </w:lvl>
    <w:lvl w:ilvl="3">
      <w:start w:val="1"/>
      <w:numFmt w:val="decimal"/>
      <w:lvlText w:val="(%4)"/>
      <w:lvlJc w:val="left"/>
      <w:pPr>
        <w:tabs>
          <w:tab w:val="num" w:pos="720"/>
        </w:tabs>
        <w:ind w:left="720" w:hanging="360"/>
      </w:pPr>
      <w:rPr>
        <w:rFonts w:hint="default"/>
      </w:rPr>
    </w:lvl>
    <w:lvl w:ilvl="4">
      <w:start w:val="1"/>
      <w:numFmt w:val="lowerLetter"/>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58" w15:restartNumberingAfterBreak="0">
    <w:nsid w:val="5AD030B3"/>
    <w:multiLevelType w:val="hybridMultilevel"/>
    <w:tmpl w:val="BF2CA4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B6872C1"/>
    <w:multiLevelType w:val="hybridMultilevel"/>
    <w:tmpl w:val="B9988942"/>
    <w:lvl w:ilvl="0" w:tplc="33F0EA36">
      <w:start w:val="1"/>
      <w:numFmt w:val="decimal"/>
      <w:lvlText w:val="%1."/>
      <w:lvlJc w:val="left"/>
      <w:pPr>
        <w:ind w:left="673" w:hanging="360"/>
      </w:pPr>
      <w:rPr>
        <w:rFonts w:ascii="Arial" w:eastAsia="Times New Roman" w:hAnsi="Arial" w:cs="Times New Roman"/>
      </w:rPr>
    </w:lvl>
    <w:lvl w:ilvl="1" w:tplc="08090019" w:tentative="1">
      <w:start w:val="1"/>
      <w:numFmt w:val="lowerLetter"/>
      <w:lvlText w:val="%2."/>
      <w:lvlJc w:val="left"/>
      <w:pPr>
        <w:ind w:left="1393" w:hanging="360"/>
      </w:pPr>
    </w:lvl>
    <w:lvl w:ilvl="2" w:tplc="0809001B" w:tentative="1">
      <w:start w:val="1"/>
      <w:numFmt w:val="lowerRoman"/>
      <w:lvlText w:val="%3."/>
      <w:lvlJc w:val="right"/>
      <w:pPr>
        <w:ind w:left="2113" w:hanging="180"/>
      </w:pPr>
    </w:lvl>
    <w:lvl w:ilvl="3" w:tplc="0809000F" w:tentative="1">
      <w:start w:val="1"/>
      <w:numFmt w:val="decimal"/>
      <w:lvlText w:val="%4."/>
      <w:lvlJc w:val="left"/>
      <w:pPr>
        <w:ind w:left="2833" w:hanging="360"/>
      </w:pPr>
    </w:lvl>
    <w:lvl w:ilvl="4" w:tplc="08090019" w:tentative="1">
      <w:start w:val="1"/>
      <w:numFmt w:val="lowerLetter"/>
      <w:lvlText w:val="%5."/>
      <w:lvlJc w:val="left"/>
      <w:pPr>
        <w:ind w:left="3553" w:hanging="360"/>
      </w:pPr>
    </w:lvl>
    <w:lvl w:ilvl="5" w:tplc="0809001B" w:tentative="1">
      <w:start w:val="1"/>
      <w:numFmt w:val="lowerRoman"/>
      <w:lvlText w:val="%6."/>
      <w:lvlJc w:val="right"/>
      <w:pPr>
        <w:ind w:left="4273" w:hanging="180"/>
      </w:pPr>
    </w:lvl>
    <w:lvl w:ilvl="6" w:tplc="0809000F" w:tentative="1">
      <w:start w:val="1"/>
      <w:numFmt w:val="decimal"/>
      <w:lvlText w:val="%7."/>
      <w:lvlJc w:val="left"/>
      <w:pPr>
        <w:ind w:left="4993" w:hanging="360"/>
      </w:pPr>
    </w:lvl>
    <w:lvl w:ilvl="7" w:tplc="08090019" w:tentative="1">
      <w:start w:val="1"/>
      <w:numFmt w:val="lowerLetter"/>
      <w:lvlText w:val="%8."/>
      <w:lvlJc w:val="left"/>
      <w:pPr>
        <w:ind w:left="5713" w:hanging="360"/>
      </w:pPr>
    </w:lvl>
    <w:lvl w:ilvl="8" w:tplc="0809001B" w:tentative="1">
      <w:start w:val="1"/>
      <w:numFmt w:val="lowerRoman"/>
      <w:lvlText w:val="%9."/>
      <w:lvlJc w:val="right"/>
      <w:pPr>
        <w:ind w:left="6433" w:hanging="180"/>
      </w:pPr>
    </w:lvl>
  </w:abstractNum>
  <w:abstractNum w:abstractNumId="60" w15:restartNumberingAfterBreak="0">
    <w:nsid w:val="5ED97B83"/>
    <w:multiLevelType w:val="hybridMultilevel"/>
    <w:tmpl w:val="483EFF7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1" w15:restartNumberingAfterBreak="0">
    <w:nsid w:val="65901480"/>
    <w:multiLevelType w:val="hybridMultilevel"/>
    <w:tmpl w:val="E136695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2" w15:restartNumberingAfterBreak="0">
    <w:nsid w:val="698E3829"/>
    <w:multiLevelType w:val="hybridMultilevel"/>
    <w:tmpl w:val="64DCE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6A8B2C79"/>
    <w:multiLevelType w:val="hybridMultilevel"/>
    <w:tmpl w:val="388A7CFA"/>
    <w:lvl w:ilvl="0" w:tplc="0809000F">
      <w:start w:val="1"/>
      <w:numFmt w:val="decimal"/>
      <w:lvlText w:val="%1."/>
      <w:lvlJc w:val="left"/>
      <w:pPr>
        <w:ind w:left="720" w:hanging="360"/>
      </w:pPr>
      <w:rPr>
        <w:rFonts w:hint="default"/>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4" w15:restartNumberingAfterBreak="0">
    <w:nsid w:val="6AC606D4"/>
    <w:multiLevelType w:val="hybridMultilevel"/>
    <w:tmpl w:val="3216F46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65" w15:restartNumberingAfterBreak="0">
    <w:nsid w:val="71BF7462"/>
    <w:multiLevelType w:val="hybridMultilevel"/>
    <w:tmpl w:val="40A69F5A"/>
    <w:lvl w:ilvl="0" w:tplc="AB729E3A">
      <w:numFmt w:val="bullet"/>
      <w:lvlText w:val="•"/>
      <w:lvlJc w:val="left"/>
      <w:pPr>
        <w:ind w:left="720" w:hanging="360"/>
      </w:pPr>
      <w:rPr>
        <w:rFonts w:ascii="Verdana" w:eastAsiaTheme="minorHAnsi" w:hAnsi="Verdan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6" w15:restartNumberingAfterBreak="0">
    <w:nsid w:val="71F17D21"/>
    <w:multiLevelType w:val="hybridMultilevel"/>
    <w:tmpl w:val="6BF03968"/>
    <w:lvl w:ilvl="0" w:tplc="0809000F">
      <w:start w:val="1"/>
      <w:numFmt w:val="decimal"/>
      <w:lvlText w:val="%1."/>
      <w:lvlJc w:val="left"/>
      <w:pPr>
        <w:ind w:left="673" w:hanging="360"/>
      </w:pPr>
    </w:lvl>
    <w:lvl w:ilvl="1" w:tplc="08090019" w:tentative="1">
      <w:start w:val="1"/>
      <w:numFmt w:val="lowerLetter"/>
      <w:lvlText w:val="%2."/>
      <w:lvlJc w:val="left"/>
      <w:pPr>
        <w:ind w:left="1393" w:hanging="360"/>
      </w:pPr>
    </w:lvl>
    <w:lvl w:ilvl="2" w:tplc="0809001B" w:tentative="1">
      <w:start w:val="1"/>
      <w:numFmt w:val="lowerRoman"/>
      <w:lvlText w:val="%3."/>
      <w:lvlJc w:val="right"/>
      <w:pPr>
        <w:ind w:left="2113" w:hanging="180"/>
      </w:pPr>
    </w:lvl>
    <w:lvl w:ilvl="3" w:tplc="0809000F" w:tentative="1">
      <w:start w:val="1"/>
      <w:numFmt w:val="decimal"/>
      <w:lvlText w:val="%4."/>
      <w:lvlJc w:val="left"/>
      <w:pPr>
        <w:ind w:left="2833" w:hanging="360"/>
      </w:pPr>
    </w:lvl>
    <w:lvl w:ilvl="4" w:tplc="08090019" w:tentative="1">
      <w:start w:val="1"/>
      <w:numFmt w:val="lowerLetter"/>
      <w:lvlText w:val="%5."/>
      <w:lvlJc w:val="left"/>
      <w:pPr>
        <w:ind w:left="3553" w:hanging="360"/>
      </w:pPr>
    </w:lvl>
    <w:lvl w:ilvl="5" w:tplc="0809001B" w:tentative="1">
      <w:start w:val="1"/>
      <w:numFmt w:val="lowerRoman"/>
      <w:lvlText w:val="%6."/>
      <w:lvlJc w:val="right"/>
      <w:pPr>
        <w:ind w:left="4273" w:hanging="180"/>
      </w:pPr>
    </w:lvl>
    <w:lvl w:ilvl="6" w:tplc="0809000F" w:tentative="1">
      <w:start w:val="1"/>
      <w:numFmt w:val="decimal"/>
      <w:lvlText w:val="%7."/>
      <w:lvlJc w:val="left"/>
      <w:pPr>
        <w:ind w:left="4993" w:hanging="360"/>
      </w:pPr>
    </w:lvl>
    <w:lvl w:ilvl="7" w:tplc="08090019" w:tentative="1">
      <w:start w:val="1"/>
      <w:numFmt w:val="lowerLetter"/>
      <w:lvlText w:val="%8."/>
      <w:lvlJc w:val="left"/>
      <w:pPr>
        <w:ind w:left="5713" w:hanging="360"/>
      </w:pPr>
    </w:lvl>
    <w:lvl w:ilvl="8" w:tplc="0809001B" w:tentative="1">
      <w:start w:val="1"/>
      <w:numFmt w:val="lowerRoman"/>
      <w:lvlText w:val="%9."/>
      <w:lvlJc w:val="right"/>
      <w:pPr>
        <w:ind w:left="6433" w:hanging="180"/>
      </w:pPr>
    </w:lvl>
  </w:abstractNum>
  <w:abstractNum w:abstractNumId="67" w15:restartNumberingAfterBreak="0">
    <w:nsid w:val="722542B6"/>
    <w:multiLevelType w:val="hybridMultilevel"/>
    <w:tmpl w:val="1D7EB5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8" w15:restartNumberingAfterBreak="0">
    <w:nsid w:val="72550948"/>
    <w:multiLevelType w:val="hybridMultilevel"/>
    <w:tmpl w:val="95460EA2"/>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9" w15:restartNumberingAfterBreak="0">
    <w:nsid w:val="72C95E96"/>
    <w:multiLevelType w:val="hybridMultilevel"/>
    <w:tmpl w:val="F0E2C2B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756614F1"/>
    <w:multiLevelType w:val="hybridMultilevel"/>
    <w:tmpl w:val="CFBC1BA2"/>
    <w:lvl w:ilvl="0" w:tplc="040C0011">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71" w15:restartNumberingAfterBreak="0">
    <w:nsid w:val="76A14EB3"/>
    <w:multiLevelType w:val="hybridMultilevel"/>
    <w:tmpl w:val="EC788056"/>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07747460">
    <w:abstractNumId w:val="9"/>
  </w:num>
  <w:num w:numId="2" w16cid:durableId="1734742740">
    <w:abstractNumId w:val="7"/>
  </w:num>
  <w:num w:numId="3" w16cid:durableId="1959801325">
    <w:abstractNumId w:val="6"/>
  </w:num>
  <w:num w:numId="4" w16cid:durableId="2055500192">
    <w:abstractNumId w:val="5"/>
  </w:num>
  <w:num w:numId="5" w16cid:durableId="2014649117">
    <w:abstractNumId w:val="4"/>
  </w:num>
  <w:num w:numId="6" w16cid:durableId="1591966599">
    <w:abstractNumId w:val="8"/>
  </w:num>
  <w:num w:numId="7" w16cid:durableId="1743915086">
    <w:abstractNumId w:val="3"/>
  </w:num>
  <w:num w:numId="8" w16cid:durableId="1691180845">
    <w:abstractNumId w:val="2"/>
  </w:num>
  <w:num w:numId="9" w16cid:durableId="315228595">
    <w:abstractNumId w:val="1"/>
  </w:num>
  <w:num w:numId="10" w16cid:durableId="977145143">
    <w:abstractNumId w:val="0"/>
  </w:num>
  <w:num w:numId="11" w16cid:durableId="1898709137">
    <w:abstractNumId w:val="46"/>
  </w:num>
  <w:num w:numId="12" w16cid:durableId="1136944862">
    <w:abstractNumId w:val="14"/>
  </w:num>
  <w:num w:numId="13" w16cid:durableId="704869830">
    <w:abstractNumId w:val="28"/>
  </w:num>
  <w:num w:numId="14" w16cid:durableId="1519270225">
    <w:abstractNumId w:val="23"/>
  </w:num>
  <w:num w:numId="15" w16cid:durableId="1832287911">
    <w:abstractNumId w:val="52"/>
  </w:num>
  <w:num w:numId="16" w16cid:durableId="540752186">
    <w:abstractNumId w:val="13"/>
  </w:num>
  <w:num w:numId="17" w16cid:durableId="44187715">
    <w:abstractNumId w:val="12"/>
  </w:num>
  <w:num w:numId="18" w16cid:durableId="1675377418">
    <w:abstractNumId w:val="26"/>
  </w:num>
  <w:num w:numId="19" w16cid:durableId="628362095">
    <w:abstractNumId w:val="36"/>
  </w:num>
  <w:num w:numId="20" w16cid:durableId="2063364412">
    <w:abstractNumId w:val="21"/>
  </w:num>
  <w:num w:numId="21" w16cid:durableId="1581711749">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51778206">
    <w:abstractNumId w:val="45"/>
  </w:num>
  <w:num w:numId="23" w16cid:durableId="1929655004">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132698538">
    <w:abstractNumId w:val="66"/>
  </w:num>
  <w:num w:numId="25" w16cid:durableId="448160594">
    <w:abstractNumId w:val="59"/>
  </w:num>
  <w:num w:numId="26" w16cid:durableId="1583444086">
    <w:abstractNumId w:val="48"/>
  </w:num>
  <w:num w:numId="27" w16cid:durableId="19596332">
    <w:abstractNumId w:val="49"/>
  </w:num>
  <w:num w:numId="28" w16cid:durableId="398290420">
    <w:abstractNumId w:val="63"/>
  </w:num>
  <w:num w:numId="29" w16cid:durableId="51539725">
    <w:abstractNumId w:val="39"/>
  </w:num>
  <w:num w:numId="30" w16cid:durableId="50162323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52000524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700738628">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696465840">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2126381107">
    <w:abstractNumId w:val="64"/>
  </w:num>
  <w:num w:numId="35" w16cid:durableId="690883872">
    <w:abstractNumId w:val="30"/>
  </w:num>
  <w:num w:numId="36" w16cid:durableId="1511916705">
    <w:abstractNumId w:val="41"/>
  </w:num>
  <w:num w:numId="37" w16cid:durableId="1906914432">
    <w:abstractNumId w:val="53"/>
  </w:num>
  <w:num w:numId="38" w16cid:durableId="372384766">
    <w:abstractNumId w:val="51"/>
  </w:num>
  <w:num w:numId="39" w16cid:durableId="1768042409">
    <w:abstractNumId w:val="24"/>
  </w:num>
  <w:num w:numId="40" w16cid:durableId="627053921">
    <w:abstractNumId w:val="18"/>
  </w:num>
  <w:num w:numId="41" w16cid:durableId="1439910189">
    <w:abstractNumId w:val="17"/>
  </w:num>
  <w:num w:numId="42" w16cid:durableId="368993561">
    <w:abstractNumId w:val="34"/>
  </w:num>
  <w:num w:numId="43" w16cid:durableId="1636180766">
    <w:abstractNumId w:val="62"/>
  </w:num>
  <w:num w:numId="44" w16cid:durableId="1286305403">
    <w:abstractNumId w:val="42"/>
  </w:num>
  <w:num w:numId="45" w16cid:durableId="732965208">
    <w:abstractNumId w:val="67"/>
  </w:num>
  <w:num w:numId="46" w16cid:durableId="1401708797">
    <w:abstractNumId w:val="38"/>
  </w:num>
  <w:num w:numId="47" w16cid:durableId="694621480">
    <w:abstractNumId w:val="22"/>
  </w:num>
  <w:num w:numId="48" w16cid:durableId="443118984">
    <w:abstractNumId w:val="11"/>
  </w:num>
  <w:num w:numId="49" w16cid:durableId="1067650161">
    <w:abstractNumId w:val="29"/>
  </w:num>
  <w:num w:numId="50" w16cid:durableId="1631782925">
    <w:abstractNumId w:val="27"/>
  </w:num>
  <w:num w:numId="51" w16cid:durableId="1060443509">
    <w:abstractNumId w:val="71"/>
  </w:num>
  <w:num w:numId="52" w16cid:durableId="782965556">
    <w:abstractNumId w:val="43"/>
  </w:num>
  <w:num w:numId="53" w16cid:durableId="1330063598">
    <w:abstractNumId w:val="50"/>
  </w:num>
  <w:num w:numId="54" w16cid:durableId="395396331">
    <w:abstractNumId w:val="61"/>
  </w:num>
  <w:num w:numId="55" w16cid:durableId="629752473">
    <w:abstractNumId w:val="58"/>
  </w:num>
  <w:num w:numId="56" w16cid:durableId="1218857319">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47846477">
    <w:abstractNumId w:val="31"/>
  </w:num>
  <w:num w:numId="58" w16cid:durableId="1469472405">
    <w:abstractNumId w:val="44"/>
  </w:num>
  <w:num w:numId="59" w16cid:durableId="1159880321">
    <w:abstractNumId w:val="55"/>
  </w:num>
  <w:num w:numId="60" w16cid:durableId="461188963">
    <w:abstractNumId w:val="32"/>
  </w:num>
  <w:num w:numId="61" w16cid:durableId="1415712184">
    <w:abstractNumId w:val="69"/>
  </w:num>
  <w:num w:numId="62" w16cid:durableId="1482624582">
    <w:abstractNumId w:val="54"/>
  </w:num>
  <w:num w:numId="63" w16cid:durableId="1558391977">
    <w:abstractNumId w:val="33"/>
  </w:num>
  <w:num w:numId="64" w16cid:durableId="1170216731">
    <w:abstractNumId w:val="35"/>
  </w:num>
  <w:num w:numId="65" w16cid:durableId="1703700768">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2143762806">
    <w:abstractNumId w:val="68"/>
  </w:num>
  <w:num w:numId="67" w16cid:durableId="777412741">
    <w:abstractNumId w:val="60"/>
  </w:num>
  <w:num w:numId="68" w16cid:durableId="113209342">
    <w:abstractNumId w:val="19"/>
  </w:num>
  <w:num w:numId="69" w16cid:durableId="1493449105">
    <w:abstractNumId w:val="56"/>
  </w:num>
  <w:num w:numId="70" w16cid:durableId="527523022">
    <w:abstractNumId w:val="65"/>
  </w:num>
  <w:num w:numId="71" w16cid:durableId="1412703290">
    <w:abstractNumId w:val="10"/>
  </w:num>
  <w:num w:numId="72" w16cid:durableId="1589579298">
    <w:abstractNumId w:val="47"/>
  </w:num>
  <w:num w:numId="73" w16cid:durableId="436412256">
    <w:abstractNumId w:val="16"/>
  </w:num>
  <w:num w:numId="74" w16cid:durableId="556168610">
    <w:abstractNumId w:val="70"/>
  </w:num>
  <w:num w:numId="75" w16cid:durableId="1399399337">
    <w:abstractNumId w:val="8"/>
  </w:num>
  <w:num w:numId="76" w16cid:durableId="225721701">
    <w:abstractNumId w:val="8"/>
  </w:num>
  <w:numIdMacAtCleanup w:val="7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EVA LEIBOVICI">
    <w15:presenceInfo w15:providerId="AD" w15:userId="S::eva.leibovici@atos.net::05584945-895b-4535-9406-59887c71e277"/>
  </w15:person>
  <w15:person w15:author="Amie Nevin">
    <w15:presenceInfo w15:providerId="AD" w15:userId="S::SESA751162@se.com::581f5a58-04dd-4d97-8359-f53c02b8318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trackRevisions/>
  <w:defaultTabStop w:val="720"/>
  <w:hyphenationZone w:val="425"/>
  <w:drawingGridHorizontalSpacing w:val="120"/>
  <w:displayHorizontalDrawingGridEvery w:val="2"/>
  <w:displayVerticalDrawingGridEvery w:val="2"/>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MwMTU1MjI1NDU0M7ZU0lEKTi0uzszPAykwrAUANEK4xCwAAAA="/>
  </w:docVars>
  <w:rsids>
    <w:rsidRoot w:val="005344A4"/>
    <w:rsid w:val="00001087"/>
    <w:rsid w:val="000026C5"/>
    <w:rsid w:val="000027BA"/>
    <w:rsid w:val="00003D6F"/>
    <w:rsid w:val="00006426"/>
    <w:rsid w:val="000075AF"/>
    <w:rsid w:val="00010172"/>
    <w:rsid w:val="00010887"/>
    <w:rsid w:val="00010A9C"/>
    <w:rsid w:val="00011279"/>
    <w:rsid w:val="00013045"/>
    <w:rsid w:val="0001355A"/>
    <w:rsid w:val="000140CF"/>
    <w:rsid w:val="0001698F"/>
    <w:rsid w:val="0002272D"/>
    <w:rsid w:val="00023280"/>
    <w:rsid w:val="0002378C"/>
    <w:rsid w:val="00023CA2"/>
    <w:rsid w:val="00023FBA"/>
    <w:rsid w:val="00024265"/>
    <w:rsid w:val="00024611"/>
    <w:rsid w:val="000247F2"/>
    <w:rsid w:val="00025C45"/>
    <w:rsid w:val="000267DD"/>
    <w:rsid w:val="00026BE4"/>
    <w:rsid w:val="00027486"/>
    <w:rsid w:val="000274C3"/>
    <w:rsid w:val="00030102"/>
    <w:rsid w:val="00030446"/>
    <w:rsid w:val="00030A48"/>
    <w:rsid w:val="00031E9E"/>
    <w:rsid w:val="0003304E"/>
    <w:rsid w:val="000333C7"/>
    <w:rsid w:val="00033DFD"/>
    <w:rsid w:val="00034D67"/>
    <w:rsid w:val="000351F7"/>
    <w:rsid w:val="00035308"/>
    <w:rsid w:val="000359F4"/>
    <w:rsid w:val="00035B68"/>
    <w:rsid w:val="0003600A"/>
    <w:rsid w:val="00040A74"/>
    <w:rsid w:val="00041580"/>
    <w:rsid w:val="00041FAB"/>
    <w:rsid w:val="00042FBE"/>
    <w:rsid w:val="00044471"/>
    <w:rsid w:val="000446D8"/>
    <w:rsid w:val="00044765"/>
    <w:rsid w:val="0004652D"/>
    <w:rsid w:val="00047A6D"/>
    <w:rsid w:val="00050063"/>
    <w:rsid w:val="00051F6E"/>
    <w:rsid w:val="000522F0"/>
    <w:rsid w:val="00052A17"/>
    <w:rsid w:val="00052AA8"/>
    <w:rsid w:val="00055EF9"/>
    <w:rsid w:val="00061538"/>
    <w:rsid w:val="00063EB5"/>
    <w:rsid w:val="0006631D"/>
    <w:rsid w:val="0006671D"/>
    <w:rsid w:val="00070DFE"/>
    <w:rsid w:val="000757F0"/>
    <w:rsid w:val="000810C1"/>
    <w:rsid w:val="000814FF"/>
    <w:rsid w:val="00084B59"/>
    <w:rsid w:val="00085E65"/>
    <w:rsid w:val="00093B75"/>
    <w:rsid w:val="00097226"/>
    <w:rsid w:val="000A0DC9"/>
    <w:rsid w:val="000A16D6"/>
    <w:rsid w:val="000A278F"/>
    <w:rsid w:val="000A35C3"/>
    <w:rsid w:val="000A4075"/>
    <w:rsid w:val="000A469C"/>
    <w:rsid w:val="000A4875"/>
    <w:rsid w:val="000A7C5A"/>
    <w:rsid w:val="000B1A18"/>
    <w:rsid w:val="000B26B8"/>
    <w:rsid w:val="000B2B77"/>
    <w:rsid w:val="000B3301"/>
    <w:rsid w:val="000B5FA7"/>
    <w:rsid w:val="000B6474"/>
    <w:rsid w:val="000B677F"/>
    <w:rsid w:val="000B6B6D"/>
    <w:rsid w:val="000B7DA5"/>
    <w:rsid w:val="000C0A9E"/>
    <w:rsid w:val="000C11F5"/>
    <w:rsid w:val="000C49A3"/>
    <w:rsid w:val="000D1172"/>
    <w:rsid w:val="000D11F4"/>
    <w:rsid w:val="000D2103"/>
    <w:rsid w:val="000D2803"/>
    <w:rsid w:val="000D6486"/>
    <w:rsid w:val="000D6CA9"/>
    <w:rsid w:val="000D6E99"/>
    <w:rsid w:val="000D7796"/>
    <w:rsid w:val="000D7884"/>
    <w:rsid w:val="000D7EE9"/>
    <w:rsid w:val="000E0449"/>
    <w:rsid w:val="000E13A8"/>
    <w:rsid w:val="000E1D1B"/>
    <w:rsid w:val="000E2670"/>
    <w:rsid w:val="000E6827"/>
    <w:rsid w:val="000E7F1C"/>
    <w:rsid w:val="000F0D36"/>
    <w:rsid w:val="000F0FE2"/>
    <w:rsid w:val="000F499A"/>
    <w:rsid w:val="000F49D1"/>
    <w:rsid w:val="000F5693"/>
    <w:rsid w:val="000F62DD"/>
    <w:rsid w:val="000F7BB6"/>
    <w:rsid w:val="00100878"/>
    <w:rsid w:val="001021D9"/>
    <w:rsid w:val="00102372"/>
    <w:rsid w:val="001030E3"/>
    <w:rsid w:val="001034AE"/>
    <w:rsid w:val="00103ABF"/>
    <w:rsid w:val="001056D9"/>
    <w:rsid w:val="00106151"/>
    <w:rsid w:val="00106209"/>
    <w:rsid w:val="00110538"/>
    <w:rsid w:val="0011065C"/>
    <w:rsid w:val="0011166F"/>
    <w:rsid w:val="0011178F"/>
    <w:rsid w:val="00112750"/>
    <w:rsid w:val="00112BD5"/>
    <w:rsid w:val="00114F7D"/>
    <w:rsid w:val="001158D2"/>
    <w:rsid w:val="00115BD1"/>
    <w:rsid w:val="00115D7C"/>
    <w:rsid w:val="00115FBB"/>
    <w:rsid w:val="00116173"/>
    <w:rsid w:val="001161E3"/>
    <w:rsid w:val="00122250"/>
    <w:rsid w:val="0012273A"/>
    <w:rsid w:val="001238AC"/>
    <w:rsid w:val="001244C9"/>
    <w:rsid w:val="00127DBB"/>
    <w:rsid w:val="001302E2"/>
    <w:rsid w:val="001320E0"/>
    <w:rsid w:val="00133950"/>
    <w:rsid w:val="001344F0"/>
    <w:rsid w:val="0013529A"/>
    <w:rsid w:val="00135E8D"/>
    <w:rsid w:val="00140D07"/>
    <w:rsid w:val="001412AD"/>
    <w:rsid w:val="00141818"/>
    <w:rsid w:val="00142EB7"/>
    <w:rsid w:val="00145208"/>
    <w:rsid w:val="00146D2A"/>
    <w:rsid w:val="0015098A"/>
    <w:rsid w:val="00156A61"/>
    <w:rsid w:val="00156B17"/>
    <w:rsid w:val="00161D79"/>
    <w:rsid w:val="00162234"/>
    <w:rsid w:val="00163D89"/>
    <w:rsid w:val="00164D1E"/>
    <w:rsid w:val="001655C7"/>
    <w:rsid w:val="001660DA"/>
    <w:rsid w:val="001663D9"/>
    <w:rsid w:val="001669C6"/>
    <w:rsid w:val="001700E1"/>
    <w:rsid w:val="001718CA"/>
    <w:rsid w:val="00172680"/>
    <w:rsid w:val="00172C6E"/>
    <w:rsid w:val="001730C7"/>
    <w:rsid w:val="001759A3"/>
    <w:rsid w:val="00175CDA"/>
    <w:rsid w:val="00175F0A"/>
    <w:rsid w:val="0017623D"/>
    <w:rsid w:val="00180D81"/>
    <w:rsid w:val="00181048"/>
    <w:rsid w:val="001818EF"/>
    <w:rsid w:val="00181B47"/>
    <w:rsid w:val="00182685"/>
    <w:rsid w:val="00182B33"/>
    <w:rsid w:val="00184113"/>
    <w:rsid w:val="00185678"/>
    <w:rsid w:val="00187D08"/>
    <w:rsid w:val="00190986"/>
    <w:rsid w:val="00190BD4"/>
    <w:rsid w:val="001912A7"/>
    <w:rsid w:val="00192BFA"/>
    <w:rsid w:val="00193E83"/>
    <w:rsid w:val="00194907"/>
    <w:rsid w:val="00194BC2"/>
    <w:rsid w:val="001958A0"/>
    <w:rsid w:val="00195A1E"/>
    <w:rsid w:val="00195ABB"/>
    <w:rsid w:val="00195E2E"/>
    <w:rsid w:val="00196167"/>
    <w:rsid w:val="0019700D"/>
    <w:rsid w:val="001974CC"/>
    <w:rsid w:val="001978BB"/>
    <w:rsid w:val="001A3A0B"/>
    <w:rsid w:val="001A4056"/>
    <w:rsid w:val="001A4078"/>
    <w:rsid w:val="001A4C9B"/>
    <w:rsid w:val="001A6168"/>
    <w:rsid w:val="001A689F"/>
    <w:rsid w:val="001B1025"/>
    <w:rsid w:val="001B11DB"/>
    <w:rsid w:val="001B2CC4"/>
    <w:rsid w:val="001B309B"/>
    <w:rsid w:val="001B36C9"/>
    <w:rsid w:val="001B467E"/>
    <w:rsid w:val="001B55A5"/>
    <w:rsid w:val="001B56E6"/>
    <w:rsid w:val="001C1930"/>
    <w:rsid w:val="001C729F"/>
    <w:rsid w:val="001D0342"/>
    <w:rsid w:val="001D1C6F"/>
    <w:rsid w:val="001D276C"/>
    <w:rsid w:val="001D2AE5"/>
    <w:rsid w:val="001D2EDD"/>
    <w:rsid w:val="001D30DE"/>
    <w:rsid w:val="001D4DAE"/>
    <w:rsid w:val="001D6201"/>
    <w:rsid w:val="001E1C7C"/>
    <w:rsid w:val="001E2E3E"/>
    <w:rsid w:val="001E33DD"/>
    <w:rsid w:val="001E5EBC"/>
    <w:rsid w:val="001E5FFC"/>
    <w:rsid w:val="001E6A43"/>
    <w:rsid w:val="001E6B40"/>
    <w:rsid w:val="001E77FF"/>
    <w:rsid w:val="001F404A"/>
    <w:rsid w:val="001F5A95"/>
    <w:rsid w:val="001F6981"/>
    <w:rsid w:val="002004A5"/>
    <w:rsid w:val="002035F7"/>
    <w:rsid w:val="00203AE2"/>
    <w:rsid w:val="00205069"/>
    <w:rsid w:val="00205615"/>
    <w:rsid w:val="0020616D"/>
    <w:rsid w:val="00206434"/>
    <w:rsid w:val="002071E9"/>
    <w:rsid w:val="00207CC8"/>
    <w:rsid w:val="00210298"/>
    <w:rsid w:val="00211D67"/>
    <w:rsid w:val="00213187"/>
    <w:rsid w:val="00214D83"/>
    <w:rsid w:val="00215AC7"/>
    <w:rsid w:val="00216ADC"/>
    <w:rsid w:val="00220BA5"/>
    <w:rsid w:val="00222852"/>
    <w:rsid w:val="002229F4"/>
    <w:rsid w:val="0022361A"/>
    <w:rsid w:val="00223BA7"/>
    <w:rsid w:val="0022628D"/>
    <w:rsid w:val="00230562"/>
    <w:rsid w:val="00231507"/>
    <w:rsid w:val="00231DDE"/>
    <w:rsid w:val="00232015"/>
    <w:rsid w:val="0023463F"/>
    <w:rsid w:val="0023634A"/>
    <w:rsid w:val="00236ED8"/>
    <w:rsid w:val="00242237"/>
    <w:rsid w:val="00242B17"/>
    <w:rsid w:val="00242FBD"/>
    <w:rsid w:val="00245D2C"/>
    <w:rsid w:val="00247088"/>
    <w:rsid w:val="0025055C"/>
    <w:rsid w:val="00252EB9"/>
    <w:rsid w:val="0025333A"/>
    <w:rsid w:val="0025433D"/>
    <w:rsid w:val="00254AEF"/>
    <w:rsid w:val="00254C62"/>
    <w:rsid w:val="00255D8C"/>
    <w:rsid w:val="00255E44"/>
    <w:rsid w:val="002562D0"/>
    <w:rsid w:val="00256315"/>
    <w:rsid w:val="00257BEB"/>
    <w:rsid w:val="00257CAF"/>
    <w:rsid w:val="00260D5F"/>
    <w:rsid w:val="002628C3"/>
    <w:rsid w:val="00262A8D"/>
    <w:rsid w:val="00262B7A"/>
    <w:rsid w:val="0026416F"/>
    <w:rsid w:val="0026646B"/>
    <w:rsid w:val="00270B0D"/>
    <w:rsid w:val="00271B0C"/>
    <w:rsid w:val="002735E6"/>
    <w:rsid w:val="0027421F"/>
    <w:rsid w:val="00277259"/>
    <w:rsid w:val="00277899"/>
    <w:rsid w:val="00280495"/>
    <w:rsid w:val="00280876"/>
    <w:rsid w:val="002809C3"/>
    <w:rsid w:val="00283B27"/>
    <w:rsid w:val="00285911"/>
    <w:rsid w:val="00286D58"/>
    <w:rsid w:val="0029060D"/>
    <w:rsid w:val="00290E14"/>
    <w:rsid w:val="002923CF"/>
    <w:rsid w:val="00293ECE"/>
    <w:rsid w:val="0029488B"/>
    <w:rsid w:val="002956D4"/>
    <w:rsid w:val="00295D05"/>
    <w:rsid w:val="002960D1"/>
    <w:rsid w:val="0029674D"/>
    <w:rsid w:val="00296DC5"/>
    <w:rsid w:val="00296E1B"/>
    <w:rsid w:val="00297604"/>
    <w:rsid w:val="00297B12"/>
    <w:rsid w:val="002A04F9"/>
    <w:rsid w:val="002A059C"/>
    <w:rsid w:val="002A0F33"/>
    <w:rsid w:val="002A0F82"/>
    <w:rsid w:val="002A277D"/>
    <w:rsid w:val="002A44F4"/>
    <w:rsid w:val="002A52D1"/>
    <w:rsid w:val="002A5BC3"/>
    <w:rsid w:val="002A5EC0"/>
    <w:rsid w:val="002A6C6F"/>
    <w:rsid w:val="002B4300"/>
    <w:rsid w:val="002B4507"/>
    <w:rsid w:val="002B50AD"/>
    <w:rsid w:val="002B5220"/>
    <w:rsid w:val="002B5CD4"/>
    <w:rsid w:val="002B78FB"/>
    <w:rsid w:val="002C079E"/>
    <w:rsid w:val="002C39B0"/>
    <w:rsid w:val="002C4428"/>
    <w:rsid w:val="002C5ECF"/>
    <w:rsid w:val="002C6E40"/>
    <w:rsid w:val="002C70F0"/>
    <w:rsid w:val="002C717F"/>
    <w:rsid w:val="002D2A27"/>
    <w:rsid w:val="002D3696"/>
    <w:rsid w:val="002D49B8"/>
    <w:rsid w:val="002D4C81"/>
    <w:rsid w:val="002D6690"/>
    <w:rsid w:val="002D69EF"/>
    <w:rsid w:val="002D6B2C"/>
    <w:rsid w:val="002E0D53"/>
    <w:rsid w:val="002E0E32"/>
    <w:rsid w:val="002E14BB"/>
    <w:rsid w:val="002E1E4F"/>
    <w:rsid w:val="002E3869"/>
    <w:rsid w:val="002E4512"/>
    <w:rsid w:val="002E4933"/>
    <w:rsid w:val="002E4935"/>
    <w:rsid w:val="002E4A52"/>
    <w:rsid w:val="002E5A40"/>
    <w:rsid w:val="002E5DB5"/>
    <w:rsid w:val="002E600B"/>
    <w:rsid w:val="002E63D1"/>
    <w:rsid w:val="002E6553"/>
    <w:rsid w:val="002E70C6"/>
    <w:rsid w:val="002F21F8"/>
    <w:rsid w:val="002F37CF"/>
    <w:rsid w:val="002F3BD3"/>
    <w:rsid w:val="002F3F74"/>
    <w:rsid w:val="002F4151"/>
    <w:rsid w:val="002F43EC"/>
    <w:rsid w:val="002F5B41"/>
    <w:rsid w:val="002F5EC7"/>
    <w:rsid w:val="002F66C6"/>
    <w:rsid w:val="002F6AFD"/>
    <w:rsid w:val="002F74E5"/>
    <w:rsid w:val="002F7F80"/>
    <w:rsid w:val="003033AA"/>
    <w:rsid w:val="00303D6E"/>
    <w:rsid w:val="00305A97"/>
    <w:rsid w:val="00305C5B"/>
    <w:rsid w:val="003067A6"/>
    <w:rsid w:val="00306A4A"/>
    <w:rsid w:val="00306F75"/>
    <w:rsid w:val="003079DF"/>
    <w:rsid w:val="00307AEA"/>
    <w:rsid w:val="00307F55"/>
    <w:rsid w:val="0031071F"/>
    <w:rsid w:val="00310BA7"/>
    <w:rsid w:val="003112C0"/>
    <w:rsid w:val="00312D06"/>
    <w:rsid w:val="003142C8"/>
    <w:rsid w:val="00315108"/>
    <w:rsid w:val="00315C6F"/>
    <w:rsid w:val="00320980"/>
    <w:rsid w:val="00320ADF"/>
    <w:rsid w:val="00320D1C"/>
    <w:rsid w:val="003227BB"/>
    <w:rsid w:val="00322A88"/>
    <w:rsid w:val="00324A6B"/>
    <w:rsid w:val="00324F39"/>
    <w:rsid w:val="003250CD"/>
    <w:rsid w:val="00325584"/>
    <w:rsid w:val="003276B3"/>
    <w:rsid w:val="003279DA"/>
    <w:rsid w:val="00331301"/>
    <w:rsid w:val="00331741"/>
    <w:rsid w:val="00331C35"/>
    <w:rsid w:val="00334543"/>
    <w:rsid w:val="00334A09"/>
    <w:rsid w:val="003356C0"/>
    <w:rsid w:val="0033583E"/>
    <w:rsid w:val="00341C61"/>
    <w:rsid w:val="0034270A"/>
    <w:rsid w:val="00344999"/>
    <w:rsid w:val="003457C2"/>
    <w:rsid w:val="0034581C"/>
    <w:rsid w:val="00345957"/>
    <w:rsid w:val="003477E7"/>
    <w:rsid w:val="00350D03"/>
    <w:rsid w:val="00350E35"/>
    <w:rsid w:val="00353A3D"/>
    <w:rsid w:val="003543F8"/>
    <w:rsid w:val="003546B8"/>
    <w:rsid w:val="00354BD9"/>
    <w:rsid w:val="00355A02"/>
    <w:rsid w:val="00355A35"/>
    <w:rsid w:val="00355AB7"/>
    <w:rsid w:val="00355EF5"/>
    <w:rsid w:val="00357555"/>
    <w:rsid w:val="003578B0"/>
    <w:rsid w:val="00357A49"/>
    <w:rsid w:val="00360A87"/>
    <w:rsid w:val="00367C2D"/>
    <w:rsid w:val="00367DCF"/>
    <w:rsid w:val="00371AAD"/>
    <w:rsid w:val="0037371E"/>
    <w:rsid w:val="003754BF"/>
    <w:rsid w:val="00375F53"/>
    <w:rsid w:val="003762B2"/>
    <w:rsid w:val="003765B8"/>
    <w:rsid w:val="00377352"/>
    <w:rsid w:val="00381555"/>
    <w:rsid w:val="00382503"/>
    <w:rsid w:val="0038346A"/>
    <w:rsid w:val="0038422A"/>
    <w:rsid w:val="003842BC"/>
    <w:rsid w:val="0038648C"/>
    <w:rsid w:val="003905E0"/>
    <w:rsid w:val="003908D7"/>
    <w:rsid w:val="00390A80"/>
    <w:rsid w:val="00390F2F"/>
    <w:rsid w:val="00391AC7"/>
    <w:rsid w:val="00391F1F"/>
    <w:rsid w:val="003921D8"/>
    <w:rsid w:val="00392912"/>
    <w:rsid w:val="003933B5"/>
    <w:rsid w:val="00394023"/>
    <w:rsid w:val="00394A4D"/>
    <w:rsid w:val="00394D9C"/>
    <w:rsid w:val="00395992"/>
    <w:rsid w:val="00396B27"/>
    <w:rsid w:val="00397E68"/>
    <w:rsid w:val="003A1C7D"/>
    <w:rsid w:val="003A4E33"/>
    <w:rsid w:val="003A5C71"/>
    <w:rsid w:val="003A6007"/>
    <w:rsid w:val="003A63F9"/>
    <w:rsid w:val="003A73B0"/>
    <w:rsid w:val="003B02ED"/>
    <w:rsid w:val="003B158A"/>
    <w:rsid w:val="003B212F"/>
    <w:rsid w:val="003B5F3B"/>
    <w:rsid w:val="003B6AFF"/>
    <w:rsid w:val="003B6B21"/>
    <w:rsid w:val="003B72E4"/>
    <w:rsid w:val="003B7408"/>
    <w:rsid w:val="003B7851"/>
    <w:rsid w:val="003C04EB"/>
    <w:rsid w:val="003C0DDC"/>
    <w:rsid w:val="003C2FC8"/>
    <w:rsid w:val="003C46B4"/>
    <w:rsid w:val="003C5387"/>
    <w:rsid w:val="003C5D19"/>
    <w:rsid w:val="003C5E2B"/>
    <w:rsid w:val="003C6DE4"/>
    <w:rsid w:val="003C74B1"/>
    <w:rsid w:val="003C7619"/>
    <w:rsid w:val="003D041A"/>
    <w:rsid w:val="003D0494"/>
    <w:rsid w:val="003D1B27"/>
    <w:rsid w:val="003D1EFA"/>
    <w:rsid w:val="003D2537"/>
    <w:rsid w:val="003D254B"/>
    <w:rsid w:val="003D2C5F"/>
    <w:rsid w:val="003D339D"/>
    <w:rsid w:val="003D37DD"/>
    <w:rsid w:val="003D7379"/>
    <w:rsid w:val="003D77B8"/>
    <w:rsid w:val="003D7878"/>
    <w:rsid w:val="003D78AB"/>
    <w:rsid w:val="003D7C4A"/>
    <w:rsid w:val="003E03E9"/>
    <w:rsid w:val="003E1832"/>
    <w:rsid w:val="003E1EF0"/>
    <w:rsid w:val="003E2308"/>
    <w:rsid w:val="003E3A64"/>
    <w:rsid w:val="003E4443"/>
    <w:rsid w:val="003E4A49"/>
    <w:rsid w:val="003E4D37"/>
    <w:rsid w:val="003E532E"/>
    <w:rsid w:val="003E6F11"/>
    <w:rsid w:val="003F1CFA"/>
    <w:rsid w:val="003F25FA"/>
    <w:rsid w:val="003F27DE"/>
    <w:rsid w:val="003F2ECB"/>
    <w:rsid w:val="003F2F6D"/>
    <w:rsid w:val="003F3136"/>
    <w:rsid w:val="003F4502"/>
    <w:rsid w:val="003F657B"/>
    <w:rsid w:val="003F672B"/>
    <w:rsid w:val="003F79A1"/>
    <w:rsid w:val="004001EC"/>
    <w:rsid w:val="0040070E"/>
    <w:rsid w:val="00403A11"/>
    <w:rsid w:val="0040426F"/>
    <w:rsid w:val="0040494B"/>
    <w:rsid w:val="00404C35"/>
    <w:rsid w:val="00405A6A"/>
    <w:rsid w:val="0040681E"/>
    <w:rsid w:val="004069AE"/>
    <w:rsid w:val="00407130"/>
    <w:rsid w:val="00410120"/>
    <w:rsid w:val="004105F9"/>
    <w:rsid w:val="00410D1C"/>
    <w:rsid w:val="00411C73"/>
    <w:rsid w:val="00412FEB"/>
    <w:rsid w:val="00413E3A"/>
    <w:rsid w:val="00414100"/>
    <w:rsid w:val="00414301"/>
    <w:rsid w:val="00414D3B"/>
    <w:rsid w:val="00420BCD"/>
    <w:rsid w:val="00420D7B"/>
    <w:rsid w:val="0042130D"/>
    <w:rsid w:val="00422140"/>
    <w:rsid w:val="004258B8"/>
    <w:rsid w:val="00426A68"/>
    <w:rsid w:val="00426DDB"/>
    <w:rsid w:val="00431024"/>
    <w:rsid w:val="00435E13"/>
    <w:rsid w:val="0043656F"/>
    <w:rsid w:val="00437AF2"/>
    <w:rsid w:val="0044102F"/>
    <w:rsid w:val="0044113D"/>
    <w:rsid w:val="0044154A"/>
    <w:rsid w:val="004427CF"/>
    <w:rsid w:val="00442DEF"/>
    <w:rsid w:val="004450BD"/>
    <w:rsid w:val="0044726B"/>
    <w:rsid w:val="004503F9"/>
    <w:rsid w:val="00452510"/>
    <w:rsid w:val="004532D4"/>
    <w:rsid w:val="0045722A"/>
    <w:rsid w:val="00460A48"/>
    <w:rsid w:val="00460D2E"/>
    <w:rsid w:val="00462A00"/>
    <w:rsid w:val="00464AEC"/>
    <w:rsid w:val="00465C92"/>
    <w:rsid w:val="00472B8D"/>
    <w:rsid w:val="004733D4"/>
    <w:rsid w:val="00473B3C"/>
    <w:rsid w:val="00473DEA"/>
    <w:rsid w:val="004749AC"/>
    <w:rsid w:val="00474F46"/>
    <w:rsid w:val="00475345"/>
    <w:rsid w:val="00475B53"/>
    <w:rsid w:val="0047688F"/>
    <w:rsid w:val="00477C42"/>
    <w:rsid w:val="00480840"/>
    <w:rsid w:val="004809E4"/>
    <w:rsid w:val="0048202E"/>
    <w:rsid w:val="00490B63"/>
    <w:rsid w:val="004912D1"/>
    <w:rsid w:val="00491F93"/>
    <w:rsid w:val="0049277F"/>
    <w:rsid w:val="00493F18"/>
    <w:rsid w:val="0049592D"/>
    <w:rsid w:val="00496E48"/>
    <w:rsid w:val="004A0430"/>
    <w:rsid w:val="004A0AF1"/>
    <w:rsid w:val="004A134C"/>
    <w:rsid w:val="004A387F"/>
    <w:rsid w:val="004A4010"/>
    <w:rsid w:val="004A5836"/>
    <w:rsid w:val="004A61DC"/>
    <w:rsid w:val="004A6782"/>
    <w:rsid w:val="004A6F35"/>
    <w:rsid w:val="004A7467"/>
    <w:rsid w:val="004B231E"/>
    <w:rsid w:val="004B58E5"/>
    <w:rsid w:val="004B61A2"/>
    <w:rsid w:val="004B6BB0"/>
    <w:rsid w:val="004B7910"/>
    <w:rsid w:val="004C048E"/>
    <w:rsid w:val="004C32AF"/>
    <w:rsid w:val="004C3B1A"/>
    <w:rsid w:val="004C5AEE"/>
    <w:rsid w:val="004C6B4E"/>
    <w:rsid w:val="004C7F61"/>
    <w:rsid w:val="004D1DBF"/>
    <w:rsid w:val="004D3203"/>
    <w:rsid w:val="004D3B79"/>
    <w:rsid w:val="004D42E7"/>
    <w:rsid w:val="004D4458"/>
    <w:rsid w:val="004D4A3B"/>
    <w:rsid w:val="004D534B"/>
    <w:rsid w:val="004D623A"/>
    <w:rsid w:val="004D66E8"/>
    <w:rsid w:val="004E361A"/>
    <w:rsid w:val="004E3874"/>
    <w:rsid w:val="004E59DC"/>
    <w:rsid w:val="004F01F3"/>
    <w:rsid w:val="004F02D5"/>
    <w:rsid w:val="004F10F7"/>
    <w:rsid w:val="004F113E"/>
    <w:rsid w:val="004F1521"/>
    <w:rsid w:val="004F1F58"/>
    <w:rsid w:val="004F1FBA"/>
    <w:rsid w:val="004F2E51"/>
    <w:rsid w:val="00501F5B"/>
    <w:rsid w:val="00502E0B"/>
    <w:rsid w:val="005030A5"/>
    <w:rsid w:val="0050318C"/>
    <w:rsid w:val="0050389A"/>
    <w:rsid w:val="00504B98"/>
    <w:rsid w:val="00504EA6"/>
    <w:rsid w:val="00506E62"/>
    <w:rsid w:val="005076F0"/>
    <w:rsid w:val="00510C60"/>
    <w:rsid w:val="00512E5C"/>
    <w:rsid w:val="0051499E"/>
    <w:rsid w:val="005156C8"/>
    <w:rsid w:val="00517E0E"/>
    <w:rsid w:val="005209B3"/>
    <w:rsid w:val="00520A48"/>
    <w:rsid w:val="00520C95"/>
    <w:rsid w:val="00522F8F"/>
    <w:rsid w:val="00523A5E"/>
    <w:rsid w:val="00525EF1"/>
    <w:rsid w:val="005271ED"/>
    <w:rsid w:val="005273F6"/>
    <w:rsid w:val="0052783E"/>
    <w:rsid w:val="00527869"/>
    <w:rsid w:val="0053201C"/>
    <w:rsid w:val="00533AD9"/>
    <w:rsid w:val="005344A4"/>
    <w:rsid w:val="00536012"/>
    <w:rsid w:val="005366D9"/>
    <w:rsid w:val="00540ECE"/>
    <w:rsid w:val="00541B21"/>
    <w:rsid w:val="00542571"/>
    <w:rsid w:val="00544D39"/>
    <w:rsid w:val="00546853"/>
    <w:rsid w:val="0054762C"/>
    <w:rsid w:val="005500A3"/>
    <w:rsid w:val="00551567"/>
    <w:rsid w:val="00555737"/>
    <w:rsid w:val="005567EB"/>
    <w:rsid w:val="005569A9"/>
    <w:rsid w:val="005572AE"/>
    <w:rsid w:val="005603AE"/>
    <w:rsid w:val="00564328"/>
    <w:rsid w:val="00570805"/>
    <w:rsid w:val="0057105B"/>
    <w:rsid w:val="0057127A"/>
    <w:rsid w:val="005742DB"/>
    <w:rsid w:val="00574567"/>
    <w:rsid w:val="0057456A"/>
    <w:rsid w:val="005749B5"/>
    <w:rsid w:val="00574F1B"/>
    <w:rsid w:val="00576583"/>
    <w:rsid w:val="00576CA0"/>
    <w:rsid w:val="00576FC7"/>
    <w:rsid w:val="005803A2"/>
    <w:rsid w:val="00580750"/>
    <w:rsid w:val="00580A78"/>
    <w:rsid w:val="00580F11"/>
    <w:rsid w:val="00581889"/>
    <w:rsid w:val="0058264B"/>
    <w:rsid w:val="00584168"/>
    <w:rsid w:val="00585E87"/>
    <w:rsid w:val="005906EB"/>
    <w:rsid w:val="00590D17"/>
    <w:rsid w:val="005920B9"/>
    <w:rsid w:val="005921AC"/>
    <w:rsid w:val="005941F6"/>
    <w:rsid w:val="0059436C"/>
    <w:rsid w:val="00594910"/>
    <w:rsid w:val="00595229"/>
    <w:rsid w:val="00595870"/>
    <w:rsid w:val="005959A4"/>
    <w:rsid w:val="00597E60"/>
    <w:rsid w:val="005A07EE"/>
    <w:rsid w:val="005A1476"/>
    <w:rsid w:val="005A2B04"/>
    <w:rsid w:val="005A2DD3"/>
    <w:rsid w:val="005A3C29"/>
    <w:rsid w:val="005A434A"/>
    <w:rsid w:val="005A6CAE"/>
    <w:rsid w:val="005A6F79"/>
    <w:rsid w:val="005A7492"/>
    <w:rsid w:val="005A7C3F"/>
    <w:rsid w:val="005B07BC"/>
    <w:rsid w:val="005B089A"/>
    <w:rsid w:val="005B0AE0"/>
    <w:rsid w:val="005B270D"/>
    <w:rsid w:val="005B29A1"/>
    <w:rsid w:val="005B305F"/>
    <w:rsid w:val="005B3508"/>
    <w:rsid w:val="005B458A"/>
    <w:rsid w:val="005B4CF5"/>
    <w:rsid w:val="005B4DE3"/>
    <w:rsid w:val="005B5D81"/>
    <w:rsid w:val="005B5E6D"/>
    <w:rsid w:val="005B5FC2"/>
    <w:rsid w:val="005B68AA"/>
    <w:rsid w:val="005B7EAA"/>
    <w:rsid w:val="005C0043"/>
    <w:rsid w:val="005C1688"/>
    <w:rsid w:val="005C257E"/>
    <w:rsid w:val="005C5216"/>
    <w:rsid w:val="005C6C2E"/>
    <w:rsid w:val="005D04BB"/>
    <w:rsid w:val="005D1A6E"/>
    <w:rsid w:val="005D1CA5"/>
    <w:rsid w:val="005D3504"/>
    <w:rsid w:val="005D3573"/>
    <w:rsid w:val="005D3601"/>
    <w:rsid w:val="005D3DDB"/>
    <w:rsid w:val="005D6E4E"/>
    <w:rsid w:val="005D7089"/>
    <w:rsid w:val="005E213D"/>
    <w:rsid w:val="005E39D8"/>
    <w:rsid w:val="005E3BAB"/>
    <w:rsid w:val="005E4363"/>
    <w:rsid w:val="005E56D6"/>
    <w:rsid w:val="005F0988"/>
    <w:rsid w:val="005F1224"/>
    <w:rsid w:val="005F2497"/>
    <w:rsid w:val="005F4276"/>
    <w:rsid w:val="005F4DB0"/>
    <w:rsid w:val="00600288"/>
    <w:rsid w:val="006002CC"/>
    <w:rsid w:val="0060246E"/>
    <w:rsid w:val="00602AB4"/>
    <w:rsid w:val="006061DE"/>
    <w:rsid w:val="00606D6E"/>
    <w:rsid w:val="00615897"/>
    <w:rsid w:val="00615C39"/>
    <w:rsid w:val="00616540"/>
    <w:rsid w:val="00617B6E"/>
    <w:rsid w:val="0062057A"/>
    <w:rsid w:val="006206E7"/>
    <w:rsid w:val="00624A52"/>
    <w:rsid w:val="00625C74"/>
    <w:rsid w:val="00627205"/>
    <w:rsid w:val="00630842"/>
    <w:rsid w:val="0063193F"/>
    <w:rsid w:val="006338EB"/>
    <w:rsid w:val="00635A56"/>
    <w:rsid w:val="00635FDB"/>
    <w:rsid w:val="006371DB"/>
    <w:rsid w:val="006375A3"/>
    <w:rsid w:val="00637856"/>
    <w:rsid w:val="00643361"/>
    <w:rsid w:val="00645B2A"/>
    <w:rsid w:val="0064613C"/>
    <w:rsid w:val="006466C1"/>
    <w:rsid w:val="00647CF4"/>
    <w:rsid w:val="00651118"/>
    <w:rsid w:val="006511D2"/>
    <w:rsid w:val="00654716"/>
    <w:rsid w:val="00654B62"/>
    <w:rsid w:val="00654FCD"/>
    <w:rsid w:val="00657993"/>
    <w:rsid w:val="00660A1F"/>
    <w:rsid w:val="00660B1E"/>
    <w:rsid w:val="00661C31"/>
    <w:rsid w:val="00661C60"/>
    <w:rsid w:val="00661F5D"/>
    <w:rsid w:val="006620DC"/>
    <w:rsid w:val="00662593"/>
    <w:rsid w:val="006629E4"/>
    <w:rsid w:val="00663729"/>
    <w:rsid w:val="00664258"/>
    <w:rsid w:val="00665130"/>
    <w:rsid w:val="0066537F"/>
    <w:rsid w:val="00665AA9"/>
    <w:rsid w:val="00665BE8"/>
    <w:rsid w:val="0066742B"/>
    <w:rsid w:val="006720F8"/>
    <w:rsid w:val="00673824"/>
    <w:rsid w:val="00673A22"/>
    <w:rsid w:val="00673BEF"/>
    <w:rsid w:val="00673DC5"/>
    <w:rsid w:val="00674989"/>
    <w:rsid w:val="00675AEE"/>
    <w:rsid w:val="00677551"/>
    <w:rsid w:val="0068201F"/>
    <w:rsid w:val="006824D1"/>
    <w:rsid w:val="0068294E"/>
    <w:rsid w:val="006836D7"/>
    <w:rsid w:val="00684367"/>
    <w:rsid w:val="00684911"/>
    <w:rsid w:val="006856E2"/>
    <w:rsid w:val="00685D29"/>
    <w:rsid w:val="0068681E"/>
    <w:rsid w:val="006917E2"/>
    <w:rsid w:val="00695D96"/>
    <w:rsid w:val="00695F25"/>
    <w:rsid w:val="006A1299"/>
    <w:rsid w:val="006A2FAC"/>
    <w:rsid w:val="006A3848"/>
    <w:rsid w:val="006A7325"/>
    <w:rsid w:val="006A7E9D"/>
    <w:rsid w:val="006B1A26"/>
    <w:rsid w:val="006B1CE7"/>
    <w:rsid w:val="006B1FE3"/>
    <w:rsid w:val="006B37F3"/>
    <w:rsid w:val="006B3D2C"/>
    <w:rsid w:val="006B3F9C"/>
    <w:rsid w:val="006B4B0E"/>
    <w:rsid w:val="006B5754"/>
    <w:rsid w:val="006B7980"/>
    <w:rsid w:val="006C0039"/>
    <w:rsid w:val="006C2480"/>
    <w:rsid w:val="006C272C"/>
    <w:rsid w:val="006C2FEA"/>
    <w:rsid w:val="006C39F4"/>
    <w:rsid w:val="006C451B"/>
    <w:rsid w:val="006C483F"/>
    <w:rsid w:val="006C511B"/>
    <w:rsid w:val="006C544B"/>
    <w:rsid w:val="006C572D"/>
    <w:rsid w:val="006C5FA5"/>
    <w:rsid w:val="006C6DCE"/>
    <w:rsid w:val="006D0FD4"/>
    <w:rsid w:val="006D1E83"/>
    <w:rsid w:val="006D20D9"/>
    <w:rsid w:val="006D2F2C"/>
    <w:rsid w:val="006D53FE"/>
    <w:rsid w:val="006D631C"/>
    <w:rsid w:val="006D791A"/>
    <w:rsid w:val="006E3FE5"/>
    <w:rsid w:val="006E4258"/>
    <w:rsid w:val="006E4980"/>
    <w:rsid w:val="006E6223"/>
    <w:rsid w:val="006E7523"/>
    <w:rsid w:val="006F1E95"/>
    <w:rsid w:val="006F2310"/>
    <w:rsid w:val="006F3E5E"/>
    <w:rsid w:val="006F4105"/>
    <w:rsid w:val="006F47AB"/>
    <w:rsid w:val="006F4C67"/>
    <w:rsid w:val="006F4FDD"/>
    <w:rsid w:val="006F52DA"/>
    <w:rsid w:val="006F681B"/>
    <w:rsid w:val="0070051B"/>
    <w:rsid w:val="00701127"/>
    <w:rsid w:val="00702285"/>
    <w:rsid w:val="00703916"/>
    <w:rsid w:val="00704510"/>
    <w:rsid w:val="00705BC4"/>
    <w:rsid w:val="00706D14"/>
    <w:rsid w:val="00710DE0"/>
    <w:rsid w:val="00710E81"/>
    <w:rsid w:val="00712B74"/>
    <w:rsid w:val="00720C0A"/>
    <w:rsid w:val="007216C7"/>
    <w:rsid w:val="0072539D"/>
    <w:rsid w:val="00730D32"/>
    <w:rsid w:val="007316E1"/>
    <w:rsid w:val="00731DBB"/>
    <w:rsid w:val="0073351A"/>
    <w:rsid w:val="00733C38"/>
    <w:rsid w:val="00736323"/>
    <w:rsid w:val="0073708F"/>
    <w:rsid w:val="00737B2E"/>
    <w:rsid w:val="0074054A"/>
    <w:rsid w:val="00741633"/>
    <w:rsid w:val="0074230D"/>
    <w:rsid w:val="007423A0"/>
    <w:rsid w:val="00742570"/>
    <w:rsid w:val="00744F34"/>
    <w:rsid w:val="00745A64"/>
    <w:rsid w:val="00746577"/>
    <w:rsid w:val="00746BE6"/>
    <w:rsid w:val="00746BFD"/>
    <w:rsid w:val="00746E6E"/>
    <w:rsid w:val="00746F20"/>
    <w:rsid w:val="007472C8"/>
    <w:rsid w:val="007502EB"/>
    <w:rsid w:val="00750F10"/>
    <w:rsid w:val="007530C0"/>
    <w:rsid w:val="007554F3"/>
    <w:rsid w:val="007556B8"/>
    <w:rsid w:val="00756D86"/>
    <w:rsid w:val="00756F69"/>
    <w:rsid w:val="007572AA"/>
    <w:rsid w:val="00760019"/>
    <w:rsid w:val="00760CCE"/>
    <w:rsid w:val="007610C6"/>
    <w:rsid w:val="007612E6"/>
    <w:rsid w:val="00763B55"/>
    <w:rsid w:val="0076407F"/>
    <w:rsid w:val="0076461C"/>
    <w:rsid w:val="007646E7"/>
    <w:rsid w:val="007650CF"/>
    <w:rsid w:val="00765E86"/>
    <w:rsid w:val="007663DB"/>
    <w:rsid w:val="00766BF4"/>
    <w:rsid w:val="0077340A"/>
    <w:rsid w:val="007760D2"/>
    <w:rsid w:val="0077672E"/>
    <w:rsid w:val="00776A71"/>
    <w:rsid w:val="007779C9"/>
    <w:rsid w:val="00777E20"/>
    <w:rsid w:val="00780928"/>
    <w:rsid w:val="00780DEB"/>
    <w:rsid w:val="00785CF0"/>
    <w:rsid w:val="00785D93"/>
    <w:rsid w:val="00785F30"/>
    <w:rsid w:val="00787038"/>
    <w:rsid w:val="0078750C"/>
    <w:rsid w:val="007879BD"/>
    <w:rsid w:val="0079049A"/>
    <w:rsid w:val="00791122"/>
    <w:rsid w:val="00791C37"/>
    <w:rsid w:val="00792918"/>
    <w:rsid w:val="00793CCD"/>
    <w:rsid w:val="00794454"/>
    <w:rsid w:val="00795688"/>
    <w:rsid w:val="00795912"/>
    <w:rsid w:val="00796970"/>
    <w:rsid w:val="0079704C"/>
    <w:rsid w:val="007A0AE9"/>
    <w:rsid w:val="007A0F39"/>
    <w:rsid w:val="007A26B8"/>
    <w:rsid w:val="007A3F32"/>
    <w:rsid w:val="007A43A9"/>
    <w:rsid w:val="007A4639"/>
    <w:rsid w:val="007A4B88"/>
    <w:rsid w:val="007A6351"/>
    <w:rsid w:val="007A63A6"/>
    <w:rsid w:val="007B0651"/>
    <w:rsid w:val="007B1FD5"/>
    <w:rsid w:val="007B2737"/>
    <w:rsid w:val="007B281F"/>
    <w:rsid w:val="007B5A04"/>
    <w:rsid w:val="007C1D9F"/>
    <w:rsid w:val="007C52DB"/>
    <w:rsid w:val="007C5885"/>
    <w:rsid w:val="007C589D"/>
    <w:rsid w:val="007C6998"/>
    <w:rsid w:val="007C6BAE"/>
    <w:rsid w:val="007C6EA7"/>
    <w:rsid w:val="007D07EE"/>
    <w:rsid w:val="007D1113"/>
    <w:rsid w:val="007D142E"/>
    <w:rsid w:val="007D2F0B"/>
    <w:rsid w:val="007D7AC2"/>
    <w:rsid w:val="007E2223"/>
    <w:rsid w:val="007E245A"/>
    <w:rsid w:val="007E4B7E"/>
    <w:rsid w:val="007E62D0"/>
    <w:rsid w:val="007E6E61"/>
    <w:rsid w:val="007E7A51"/>
    <w:rsid w:val="007E7EA8"/>
    <w:rsid w:val="007F0C93"/>
    <w:rsid w:val="007F234F"/>
    <w:rsid w:val="007F70DD"/>
    <w:rsid w:val="007F7197"/>
    <w:rsid w:val="00800A86"/>
    <w:rsid w:val="00801A3B"/>
    <w:rsid w:val="0080273A"/>
    <w:rsid w:val="00803320"/>
    <w:rsid w:val="00803D9E"/>
    <w:rsid w:val="00805821"/>
    <w:rsid w:val="00807B37"/>
    <w:rsid w:val="00810B0F"/>
    <w:rsid w:val="008144AA"/>
    <w:rsid w:val="0081498C"/>
    <w:rsid w:val="008165F8"/>
    <w:rsid w:val="008179CB"/>
    <w:rsid w:val="00821BBF"/>
    <w:rsid w:val="00822E29"/>
    <w:rsid w:val="00822F9D"/>
    <w:rsid w:val="0082511F"/>
    <w:rsid w:val="008251DF"/>
    <w:rsid w:val="008258F6"/>
    <w:rsid w:val="00827976"/>
    <w:rsid w:val="0083104B"/>
    <w:rsid w:val="008311E8"/>
    <w:rsid w:val="00832B2D"/>
    <w:rsid w:val="0083426B"/>
    <w:rsid w:val="008356CF"/>
    <w:rsid w:val="008401F8"/>
    <w:rsid w:val="00841049"/>
    <w:rsid w:val="00841AC4"/>
    <w:rsid w:val="00842627"/>
    <w:rsid w:val="0084389B"/>
    <w:rsid w:val="008447C8"/>
    <w:rsid w:val="008454D4"/>
    <w:rsid w:val="00851DCC"/>
    <w:rsid w:val="008520DE"/>
    <w:rsid w:val="008533D8"/>
    <w:rsid w:val="008536FA"/>
    <w:rsid w:val="0085406E"/>
    <w:rsid w:val="0085482E"/>
    <w:rsid w:val="00854BFA"/>
    <w:rsid w:val="0085763B"/>
    <w:rsid w:val="008610CD"/>
    <w:rsid w:val="008621EB"/>
    <w:rsid w:val="0086356F"/>
    <w:rsid w:val="0086442B"/>
    <w:rsid w:val="00864460"/>
    <w:rsid w:val="008658DA"/>
    <w:rsid w:val="00870EB1"/>
    <w:rsid w:val="00872BFA"/>
    <w:rsid w:val="00873A60"/>
    <w:rsid w:val="008747AA"/>
    <w:rsid w:val="00876776"/>
    <w:rsid w:val="00876811"/>
    <w:rsid w:val="008772B1"/>
    <w:rsid w:val="00880512"/>
    <w:rsid w:val="00880878"/>
    <w:rsid w:val="008843D4"/>
    <w:rsid w:val="00885D25"/>
    <w:rsid w:val="00886640"/>
    <w:rsid w:val="00887036"/>
    <w:rsid w:val="00887926"/>
    <w:rsid w:val="00890389"/>
    <w:rsid w:val="008906F8"/>
    <w:rsid w:val="008920F6"/>
    <w:rsid w:val="00892B57"/>
    <w:rsid w:val="00893035"/>
    <w:rsid w:val="008930FF"/>
    <w:rsid w:val="00893BDF"/>
    <w:rsid w:val="00895078"/>
    <w:rsid w:val="00895250"/>
    <w:rsid w:val="008A09BB"/>
    <w:rsid w:val="008A2069"/>
    <w:rsid w:val="008A21FD"/>
    <w:rsid w:val="008A25BA"/>
    <w:rsid w:val="008A30B2"/>
    <w:rsid w:val="008A34A2"/>
    <w:rsid w:val="008B0FFF"/>
    <w:rsid w:val="008B266D"/>
    <w:rsid w:val="008B3BE1"/>
    <w:rsid w:val="008B508A"/>
    <w:rsid w:val="008B7E2C"/>
    <w:rsid w:val="008C0198"/>
    <w:rsid w:val="008C0653"/>
    <w:rsid w:val="008C1E1D"/>
    <w:rsid w:val="008C3A4C"/>
    <w:rsid w:val="008C4118"/>
    <w:rsid w:val="008C6C7A"/>
    <w:rsid w:val="008C7A19"/>
    <w:rsid w:val="008D005B"/>
    <w:rsid w:val="008D0102"/>
    <w:rsid w:val="008D096B"/>
    <w:rsid w:val="008D0C4E"/>
    <w:rsid w:val="008D1BB4"/>
    <w:rsid w:val="008D2220"/>
    <w:rsid w:val="008D22E7"/>
    <w:rsid w:val="008D3102"/>
    <w:rsid w:val="008D6DAE"/>
    <w:rsid w:val="008E0395"/>
    <w:rsid w:val="008E0DFF"/>
    <w:rsid w:val="008E10FC"/>
    <w:rsid w:val="008E1F4D"/>
    <w:rsid w:val="008E24AE"/>
    <w:rsid w:val="008E2A13"/>
    <w:rsid w:val="008E69C3"/>
    <w:rsid w:val="008E7320"/>
    <w:rsid w:val="008F3380"/>
    <w:rsid w:val="008F3BFC"/>
    <w:rsid w:val="008F6C85"/>
    <w:rsid w:val="00900D2B"/>
    <w:rsid w:val="00901010"/>
    <w:rsid w:val="009015DA"/>
    <w:rsid w:val="00901A97"/>
    <w:rsid w:val="009024FD"/>
    <w:rsid w:val="00902FE5"/>
    <w:rsid w:val="00906F4E"/>
    <w:rsid w:val="00907E34"/>
    <w:rsid w:val="009102B0"/>
    <w:rsid w:val="00911C0F"/>
    <w:rsid w:val="009124F8"/>
    <w:rsid w:val="00912AEB"/>
    <w:rsid w:val="0091510B"/>
    <w:rsid w:val="0091625F"/>
    <w:rsid w:val="00916925"/>
    <w:rsid w:val="009201A8"/>
    <w:rsid w:val="0092116A"/>
    <w:rsid w:val="00923EC1"/>
    <w:rsid w:val="00924273"/>
    <w:rsid w:val="00926E1B"/>
    <w:rsid w:val="009272AE"/>
    <w:rsid w:val="00930A13"/>
    <w:rsid w:val="0093232F"/>
    <w:rsid w:val="00932D44"/>
    <w:rsid w:val="009347B6"/>
    <w:rsid w:val="00937580"/>
    <w:rsid w:val="00937ECC"/>
    <w:rsid w:val="00940656"/>
    <w:rsid w:val="009418D2"/>
    <w:rsid w:val="00942C71"/>
    <w:rsid w:val="00942DED"/>
    <w:rsid w:val="00943298"/>
    <w:rsid w:val="00944740"/>
    <w:rsid w:val="009450D7"/>
    <w:rsid w:val="00945374"/>
    <w:rsid w:val="00945F17"/>
    <w:rsid w:val="009467EC"/>
    <w:rsid w:val="009474C7"/>
    <w:rsid w:val="00947B25"/>
    <w:rsid w:val="00952A6F"/>
    <w:rsid w:val="00956232"/>
    <w:rsid w:val="00956A80"/>
    <w:rsid w:val="00956C00"/>
    <w:rsid w:val="00957836"/>
    <w:rsid w:val="0096081E"/>
    <w:rsid w:val="009609BB"/>
    <w:rsid w:val="0096101A"/>
    <w:rsid w:val="0096352E"/>
    <w:rsid w:val="00964B60"/>
    <w:rsid w:val="009667AC"/>
    <w:rsid w:val="00967669"/>
    <w:rsid w:val="0096773B"/>
    <w:rsid w:val="00967AC0"/>
    <w:rsid w:val="009700FD"/>
    <w:rsid w:val="00971778"/>
    <w:rsid w:val="00971CE7"/>
    <w:rsid w:val="00974F10"/>
    <w:rsid w:val="009777A4"/>
    <w:rsid w:val="00980B70"/>
    <w:rsid w:val="00980D83"/>
    <w:rsid w:val="009823F5"/>
    <w:rsid w:val="00982B72"/>
    <w:rsid w:val="009864AA"/>
    <w:rsid w:val="009900F2"/>
    <w:rsid w:val="0099024B"/>
    <w:rsid w:val="00990665"/>
    <w:rsid w:val="00991401"/>
    <w:rsid w:val="00991EF7"/>
    <w:rsid w:val="00991F3A"/>
    <w:rsid w:val="0099229A"/>
    <w:rsid w:val="009936EC"/>
    <w:rsid w:val="009942F3"/>
    <w:rsid w:val="0099777E"/>
    <w:rsid w:val="009A4D33"/>
    <w:rsid w:val="009A6536"/>
    <w:rsid w:val="009B20DD"/>
    <w:rsid w:val="009B4493"/>
    <w:rsid w:val="009B75F1"/>
    <w:rsid w:val="009B77FD"/>
    <w:rsid w:val="009B7A62"/>
    <w:rsid w:val="009C0570"/>
    <w:rsid w:val="009C166A"/>
    <w:rsid w:val="009C3268"/>
    <w:rsid w:val="009C4100"/>
    <w:rsid w:val="009C72AA"/>
    <w:rsid w:val="009C7B60"/>
    <w:rsid w:val="009C7D55"/>
    <w:rsid w:val="009D22A9"/>
    <w:rsid w:val="009D4AED"/>
    <w:rsid w:val="009D4C30"/>
    <w:rsid w:val="009E3773"/>
    <w:rsid w:val="009E4DB3"/>
    <w:rsid w:val="009F0A48"/>
    <w:rsid w:val="009F2BB0"/>
    <w:rsid w:val="009F3BDF"/>
    <w:rsid w:val="009F467D"/>
    <w:rsid w:val="009F6BF9"/>
    <w:rsid w:val="00A00C65"/>
    <w:rsid w:val="00A0148B"/>
    <w:rsid w:val="00A0155E"/>
    <w:rsid w:val="00A01CD6"/>
    <w:rsid w:val="00A03A8F"/>
    <w:rsid w:val="00A0588E"/>
    <w:rsid w:val="00A06EE5"/>
    <w:rsid w:val="00A07721"/>
    <w:rsid w:val="00A10B28"/>
    <w:rsid w:val="00A10B8A"/>
    <w:rsid w:val="00A1146E"/>
    <w:rsid w:val="00A1242C"/>
    <w:rsid w:val="00A1312F"/>
    <w:rsid w:val="00A16BA4"/>
    <w:rsid w:val="00A214BF"/>
    <w:rsid w:val="00A22773"/>
    <w:rsid w:val="00A241A4"/>
    <w:rsid w:val="00A273C9"/>
    <w:rsid w:val="00A30A73"/>
    <w:rsid w:val="00A327E7"/>
    <w:rsid w:val="00A33443"/>
    <w:rsid w:val="00A33F6B"/>
    <w:rsid w:val="00A34346"/>
    <w:rsid w:val="00A3539F"/>
    <w:rsid w:val="00A36479"/>
    <w:rsid w:val="00A37CF1"/>
    <w:rsid w:val="00A40EA3"/>
    <w:rsid w:val="00A411B8"/>
    <w:rsid w:val="00A42FE6"/>
    <w:rsid w:val="00A4338C"/>
    <w:rsid w:val="00A43B8D"/>
    <w:rsid w:val="00A44419"/>
    <w:rsid w:val="00A44ABD"/>
    <w:rsid w:val="00A5067C"/>
    <w:rsid w:val="00A5101E"/>
    <w:rsid w:val="00A52918"/>
    <w:rsid w:val="00A54E59"/>
    <w:rsid w:val="00A56D5F"/>
    <w:rsid w:val="00A57AD3"/>
    <w:rsid w:val="00A60AA6"/>
    <w:rsid w:val="00A60CCC"/>
    <w:rsid w:val="00A61184"/>
    <w:rsid w:val="00A61CC2"/>
    <w:rsid w:val="00A62DDA"/>
    <w:rsid w:val="00A6345E"/>
    <w:rsid w:val="00A6476F"/>
    <w:rsid w:val="00A7129D"/>
    <w:rsid w:val="00A734FA"/>
    <w:rsid w:val="00A73DCA"/>
    <w:rsid w:val="00A7466C"/>
    <w:rsid w:val="00A762C3"/>
    <w:rsid w:val="00A81DC6"/>
    <w:rsid w:val="00A81F7E"/>
    <w:rsid w:val="00A82C51"/>
    <w:rsid w:val="00A85FE3"/>
    <w:rsid w:val="00A86EDD"/>
    <w:rsid w:val="00A87CFE"/>
    <w:rsid w:val="00A90FAC"/>
    <w:rsid w:val="00A92D58"/>
    <w:rsid w:val="00A93601"/>
    <w:rsid w:val="00A952A5"/>
    <w:rsid w:val="00A96321"/>
    <w:rsid w:val="00A97BBA"/>
    <w:rsid w:val="00AA0269"/>
    <w:rsid w:val="00AA2477"/>
    <w:rsid w:val="00AA2706"/>
    <w:rsid w:val="00AA2C16"/>
    <w:rsid w:val="00AA2E6B"/>
    <w:rsid w:val="00AA381B"/>
    <w:rsid w:val="00AA48A0"/>
    <w:rsid w:val="00AA5B89"/>
    <w:rsid w:val="00AA5DF7"/>
    <w:rsid w:val="00AA6527"/>
    <w:rsid w:val="00AA6910"/>
    <w:rsid w:val="00AA7B39"/>
    <w:rsid w:val="00AB0052"/>
    <w:rsid w:val="00AB0BB2"/>
    <w:rsid w:val="00AB1485"/>
    <w:rsid w:val="00AB1B8A"/>
    <w:rsid w:val="00AB4B86"/>
    <w:rsid w:val="00AB5579"/>
    <w:rsid w:val="00AB677D"/>
    <w:rsid w:val="00AC2448"/>
    <w:rsid w:val="00AC26D4"/>
    <w:rsid w:val="00AC455B"/>
    <w:rsid w:val="00AC5277"/>
    <w:rsid w:val="00AC5FD4"/>
    <w:rsid w:val="00AD358E"/>
    <w:rsid w:val="00AD4A21"/>
    <w:rsid w:val="00AD4AD1"/>
    <w:rsid w:val="00AD5A06"/>
    <w:rsid w:val="00AD7017"/>
    <w:rsid w:val="00AD7A7D"/>
    <w:rsid w:val="00AD7D9E"/>
    <w:rsid w:val="00AE32EB"/>
    <w:rsid w:val="00AE3953"/>
    <w:rsid w:val="00AE396E"/>
    <w:rsid w:val="00AE5405"/>
    <w:rsid w:val="00AE7C52"/>
    <w:rsid w:val="00AF044C"/>
    <w:rsid w:val="00AF0902"/>
    <w:rsid w:val="00AF0E13"/>
    <w:rsid w:val="00AF17F0"/>
    <w:rsid w:val="00AF1B21"/>
    <w:rsid w:val="00AF6460"/>
    <w:rsid w:val="00AF6BAB"/>
    <w:rsid w:val="00AF6E33"/>
    <w:rsid w:val="00AF787D"/>
    <w:rsid w:val="00B01B0E"/>
    <w:rsid w:val="00B03B63"/>
    <w:rsid w:val="00B03CB7"/>
    <w:rsid w:val="00B04B01"/>
    <w:rsid w:val="00B060EF"/>
    <w:rsid w:val="00B07798"/>
    <w:rsid w:val="00B10CF5"/>
    <w:rsid w:val="00B1186B"/>
    <w:rsid w:val="00B13A44"/>
    <w:rsid w:val="00B14058"/>
    <w:rsid w:val="00B17224"/>
    <w:rsid w:val="00B17FE1"/>
    <w:rsid w:val="00B22CAF"/>
    <w:rsid w:val="00B23269"/>
    <w:rsid w:val="00B25B9B"/>
    <w:rsid w:val="00B26158"/>
    <w:rsid w:val="00B3080C"/>
    <w:rsid w:val="00B32819"/>
    <w:rsid w:val="00B34990"/>
    <w:rsid w:val="00B34FC8"/>
    <w:rsid w:val="00B35CC7"/>
    <w:rsid w:val="00B36696"/>
    <w:rsid w:val="00B372FD"/>
    <w:rsid w:val="00B400AD"/>
    <w:rsid w:val="00B41916"/>
    <w:rsid w:val="00B43902"/>
    <w:rsid w:val="00B44610"/>
    <w:rsid w:val="00B446DF"/>
    <w:rsid w:val="00B45024"/>
    <w:rsid w:val="00B47041"/>
    <w:rsid w:val="00B47680"/>
    <w:rsid w:val="00B5109B"/>
    <w:rsid w:val="00B51D2C"/>
    <w:rsid w:val="00B52626"/>
    <w:rsid w:val="00B52E8F"/>
    <w:rsid w:val="00B57339"/>
    <w:rsid w:val="00B57371"/>
    <w:rsid w:val="00B60961"/>
    <w:rsid w:val="00B60C56"/>
    <w:rsid w:val="00B6124A"/>
    <w:rsid w:val="00B62B62"/>
    <w:rsid w:val="00B6326B"/>
    <w:rsid w:val="00B6369E"/>
    <w:rsid w:val="00B64A5A"/>
    <w:rsid w:val="00B64ECF"/>
    <w:rsid w:val="00B6506A"/>
    <w:rsid w:val="00B6599B"/>
    <w:rsid w:val="00B67226"/>
    <w:rsid w:val="00B67A43"/>
    <w:rsid w:val="00B710F6"/>
    <w:rsid w:val="00B7120F"/>
    <w:rsid w:val="00B71A2B"/>
    <w:rsid w:val="00B73240"/>
    <w:rsid w:val="00B74FE2"/>
    <w:rsid w:val="00B75213"/>
    <w:rsid w:val="00B758E7"/>
    <w:rsid w:val="00B75BCA"/>
    <w:rsid w:val="00B760BC"/>
    <w:rsid w:val="00B7760B"/>
    <w:rsid w:val="00B80242"/>
    <w:rsid w:val="00B806CB"/>
    <w:rsid w:val="00B80879"/>
    <w:rsid w:val="00B8229D"/>
    <w:rsid w:val="00B824FE"/>
    <w:rsid w:val="00B829A8"/>
    <w:rsid w:val="00B82BE3"/>
    <w:rsid w:val="00B84C9F"/>
    <w:rsid w:val="00B8535E"/>
    <w:rsid w:val="00B85932"/>
    <w:rsid w:val="00B862CA"/>
    <w:rsid w:val="00B9195C"/>
    <w:rsid w:val="00B91CFF"/>
    <w:rsid w:val="00B928BE"/>
    <w:rsid w:val="00B92E40"/>
    <w:rsid w:val="00B93441"/>
    <w:rsid w:val="00B94854"/>
    <w:rsid w:val="00B94D1C"/>
    <w:rsid w:val="00B95CF6"/>
    <w:rsid w:val="00B96020"/>
    <w:rsid w:val="00B968DB"/>
    <w:rsid w:val="00B96A2C"/>
    <w:rsid w:val="00BA0510"/>
    <w:rsid w:val="00BA1213"/>
    <w:rsid w:val="00BA1D01"/>
    <w:rsid w:val="00BA262E"/>
    <w:rsid w:val="00BA3A8B"/>
    <w:rsid w:val="00BA3F22"/>
    <w:rsid w:val="00BA45FB"/>
    <w:rsid w:val="00BA49E6"/>
    <w:rsid w:val="00BA628A"/>
    <w:rsid w:val="00BA75B4"/>
    <w:rsid w:val="00BB1C3E"/>
    <w:rsid w:val="00BB1DCE"/>
    <w:rsid w:val="00BB3C6D"/>
    <w:rsid w:val="00BB3D87"/>
    <w:rsid w:val="00BB3E40"/>
    <w:rsid w:val="00BB441F"/>
    <w:rsid w:val="00BB518D"/>
    <w:rsid w:val="00BB583A"/>
    <w:rsid w:val="00BB5988"/>
    <w:rsid w:val="00BB5DE3"/>
    <w:rsid w:val="00BB6661"/>
    <w:rsid w:val="00BB6A3D"/>
    <w:rsid w:val="00BB782E"/>
    <w:rsid w:val="00BB7B7D"/>
    <w:rsid w:val="00BC0D41"/>
    <w:rsid w:val="00BC32E7"/>
    <w:rsid w:val="00BC3F04"/>
    <w:rsid w:val="00BC5A36"/>
    <w:rsid w:val="00BC5AB7"/>
    <w:rsid w:val="00BC5B5F"/>
    <w:rsid w:val="00BC5E26"/>
    <w:rsid w:val="00BC5E6C"/>
    <w:rsid w:val="00BD0332"/>
    <w:rsid w:val="00BD119F"/>
    <w:rsid w:val="00BD17F6"/>
    <w:rsid w:val="00BD19CD"/>
    <w:rsid w:val="00BD1D47"/>
    <w:rsid w:val="00BD25D0"/>
    <w:rsid w:val="00BD3301"/>
    <w:rsid w:val="00BD3B1F"/>
    <w:rsid w:val="00BD50F2"/>
    <w:rsid w:val="00BD510B"/>
    <w:rsid w:val="00BD6F70"/>
    <w:rsid w:val="00BD73E3"/>
    <w:rsid w:val="00BD7D39"/>
    <w:rsid w:val="00BE12B7"/>
    <w:rsid w:val="00BE771C"/>
    <w:rsid w:val="00BF093F"/>
    <w:rsid w:val="00BF6794"/>
    <w:rsid w:val="00BF6C17"/>
    <w:rsid w:val="00BF711D"/>
    <w:rsid w:val="00C0000C"/>
    <w:rsid w:val="00C0289D"/>
    <w:rsid w:val="00C045EA"/>
    <w:rsid w:val="00C051A0"/>
    <w:rsid w:val="00C054D5"/>
    <w:rsid w:val="00C064DB"/>
    <w:rsid w:val="00C07624"/>
    <w:rsid w:val="00C1306F"/>
    <w:rsid w:val="00C13518"/>
    <w:rsid w:val="00C13825"/>
    <w:rsid w:val="00C14517"/>
    <w:rsid w:val="00C16659"/>
    <w:rsid w:val="00C171B1"/>
    <w:rsid w:val="00C20C5F"/>
    <w:rsid w:val="00C24310"/>
    <w:rsid w:val="00C24D8E"/>
    <w:rsid w:val="00C25D47"/>
    <w:rsid w:val="00C30321"/>
    <w:rsid w:val="00C30F02"/>
    <w:rsid w:val="00C327F0"/>
    <w:rsid w:val="00C33EA5"/>
    <w:rsid w:val="00C34C8D"/>
    <w:rsid w:val="00C34F04"/>
    <w:rsid w:val="00C361A6"/>
    <w:rsid w:val="00C364CA"/>
    <w:rsid w:val="00C373FB"/>
    <w:rsid w:val="00C3740B"/>
    <w:rsid w:val="00C40401"/>
    <w:rsid w:val="00C4067A"/>
    <w:rsid w:val="00C40B42"/>
    <w:rsid w:val="00C40D2D"/>
    <w:rsid w:val="00C42679"/>
    <w:rsid w:val="00C439D3"/>
    <w:rsid w:val="00C449E4"/>
    <w:rsid w:val="00C45155"/>
    <w:rsid w:val="00C46075"/>
    <w:rsid w:val="00C46FEE"/>
    <w:rsid w:val="00C474AC"/>
    <w:rsid w:val="00C50691"/>
    <w:rsid w:val="00C50D07"/>
    <w:rsid w:val="00C51FF4"/>
    <w:rsid w:val="00C522C0"/>
    <w:rsid w:val="00C56B98"/>
    <w:rsid w:val="00C575F3"/>
    <w:rsid w:val="00C61171"/>
    <w:rsid w:val="00C63D79"/>
    <w:rsid w:val="00C647AD"/>
    <w:rsid w:val="00C64C08"/>
    <w:rsid w:val="00C6579B"/>
    <w:rsid w:val="00C657D0"/>
    <w:rsid w:val="00C71FD0"/>
    <w:rsid w:val="00C7404B"/>
    <w:rsid w:val="00C749C7"/>
    <w:rsid w:val="00C77216"/>
    <w:rsid w:val="00C775C7"/>
    <w:rsid w:val="00C80C49"/>
    <w:rsid w:val="00C80CC9"/>
    <w:rsid w:val="00C8186A"/>
    <w:rsid w:val="00C81B20"/>
    <w:rsid w:val="00C8227A"/>
    <w:rsid w:val="00C83CD2"/>
    <w:rsid w:val="00C8412C"/>
    <w:rsid w:val="00C84CF0"/>
    <w:rsid w:val="00C86024"/>
    <w:rsid w:val="00C90943"/>
    <w:rsid w:val="00C90E95"/>
    <w:rsid w:val="00C91536"/>
    <w:rsid w:val="00C92677"/>
    <w:rsid w:val="00C97873"/>
    <w:rsid w:val="00CA0AC3"/>
    <w:rsid w:val="00CA11EC"/>
    <w:rsid w:val="00CA264D"/>
    <w:rsid w:val="00CA34F2"/>
    <w:rsid w:val="00CA35EA"/>
    <w:rsid w:val="00CA4AA2"/>
    <w:rsid w:val="00CA4D45"/>
    <w:rsid w:val="00CB15CF"/>
    <w:rsid w:val="00CB2E84"/>
    <w:rsid w:val="00CC0F34"/>
    <w:rsid w:val="00CC15B7"/>
    <w:rsid w:val="00CC273A"/>
    <w:rsid w:val="00CC39B5"/>
    <w:rsid w:val="00CC410D"/>
    <w:rsid w:val="00CC7902"/>
    <w:rsid w:val="00CD1C93"/>
    <w:rsid w:val="00CD1F0A"/>
    <w:rsid w:val="00CD205E"/>
    <w:rsid w:val="00CD40AC"/>
    <w:rsid w:val="00CD41BB"/>
    <w:rsid w:val="00CD495D"/>
    <w:rsid w:val="00CD604B"/>
    <w:rsid w:val="00CD6F2D"/>
    <w:rsid w:val="00CE1BFA"/>
    <w:rsid w:val="00CE281F"/>
    <w:rsid w:val="00CE2E4A"/>
    <w:rsid w:val="00CE2EB6"/>
    <w:rsid w:val="00CE3894"/>
    <w:rsid w:val="00CE38AB"/>
    <w:rsid w:val="00CE3A33"/>
    <w:rsid w:val="00CE3EAC"/>
    <w:rsid w:val="00CE525A"/>
    <w:rsid w:val="00CF016A"/>
    <w:rsid w:val="00CF08F0"/>
    <w:rsid w:val="00CF1A06"/>
    <w:rsid w:val="00CF2594"/>
    <w:rsid w:val="00CF29FD"/>
    <w:rsid w:val="00CF3112"/>
    <w:rsid w:val="00CF3896"/>
    <w:rsid w:val="00CF45F2"/>
    <w:rsid w:val="00CF467C"/>
    <w:rsid w:val="00CF5514"/>
    <w:rsid w:val="00CF56B8"/>
    <w:rsid w:val="00CF6D59"/>
    <w:rsid w:val="00CF7A3F"/>
    <w:rsid w:val="00D00C24"/>
    <w:rsid w:val="00D01C66"/>
    <w:rsid w:val="00D03A19"/>
    <w:rsid w:val="00D04EFA"/>
    <w:rsid w:val="00D04FC7"/>
    <w:rsid w:val="00D0532B"/>
    <w:rsid w:val="00D0560C"/>
    <w:rsid w:val="00D05E95"/>
    <w:rsid w:val="00D061EC"/>
    <w:rsid w:val="00D06A09"/>
    <w:rsid w:val="00D07221"/>
    <w:rsid w:val="00D11347"/>
    <w:rsid w:val="00D11F26"/>
    <w:rsid w:val="00D13CAE"/>
    <w:rsid w:val="00D16BCB"/>
    <w:rsid w:val="00D16FF2"/>
    <w:rsid w:val="00D203D6"/>
    <w:rsid w:val="00D20DAE"/>
    <w:rsid w:val="00D23FDC"/>
    <w:rsid w:val="00D240DC"/>
    <w:rsid w:val="00D247E5"/>
    <w:rsid w:val="00D25D80"/>
    <w:rsid w:val="00D26A58"/>
    <w:rsid w:val="00D31F4E"/>
    <w:rsid w:val="00D34613"/>
    <w:rsid w:val="00D356BE"/>
    <w:rsid w:val="00D35C49"/>
    <w:rsid w:val="00D37847"/>
    <w:rsid w:val="00D40989"/>
    <w:rsid w:val="00D41BAC"/>
    <w:rsid w:val="00D42683"/>
    <w:rsid w:val="00D42E09"/>
    <w:rsid w:val="00D4583F"/>
    <w:rsid w:val="00D46644"/>
    <w:rsid w:val="00D47A9A"/>
    <w:rsid w:val="00D507FA"/>
    <w:rsid w:val="00D51A48"/>
    <w:rsid w:val="00D51C59"/>
    <w:rsid w:val="00D5370E"/>
    <w:rsid w:val="00D53E6E"/>
    <w:rsid w:val="00D5695F"/>
    <w:rsid w:val="00D56E3A"/>
    <w:rsid w:val="00D57184"/>
    <w:rsid w:val="00D61777"/>
    <w:rsid w:val="00D61BA3"/>
    <w:rsid w:val="00D62519"/>
    <w:rsid w:val="00D645EF"/>
    <w:rsid w:val="00D65B73"/>
    <w:rsid w:val="00D66778"/>
    <w:rsid w:val="00D6703C"/>
    <w:rsid w:val="00D675AC"/>
    <w:rsid w:val="00D72227"/>
    <w:rsid w:val="00D7300E"/>
    <w:rsid w:val="00D744ED"/>
    <w:rsid w:val="00D7462D"/>
    <w:rsid w:val="00D7497F"/>
    <w:rsid w:val="00D74CD2"/>
    <w:rsid w:val="00D76655"/>
    <w:rsid w:val="00D80E21"/>
    <w:rsid w:val="00D828F7"/>
    <w:rsid w:val="00D82FCB"/>
    <w:rsid w:val="00D83439"/>
    <w:rsid w:val="00D850C2"/>
    <w:rsid w:val="00D85871"/>
    <w:rsid w:val="00D8595E"/>
    <w:rsid w:val="00D86D16"/>
    <w:rsid w:val="00D873B1"/>
    <w:rsid w:val="00D87B0F"/>
    <w:rsid w:val="00D93BC2"/>
    <w:rsid w:val="00D93C56"/>
    <w:rsid w:val="00D947A8"/>
    <w:rsid w:val="00D95E90"/>
    <w:rsid w:val="00D97F0E"/>
    <w:rsid w:val="00DA2F32"/>
    <w:rsid w:val="00DA3D53"/>
    <w:rsid w:val="00DA56C3"/>
    <w:rsid w:val="00DA5B81"/>
    <w:rsid w:val="00DA7848"/>
    <w:rsid w:val="00DA79DC"/>
    <w:rsid w:val="00DB0BFB"/>
    <w:rsid w:val="00DB10E9"/>
    <w:rsid w:val="00DB2085"/>
    <w:rsid w:val="00DB247C"/>
    <w:rsid w:val="00DB2540"/>
    <w:rsid w:val="00DB2DB9"/>
    <w:rsid w:val="00DB37BA"/>
    <w:rsid w:val="00DB4ED0"/>
    <w:rsid w:val="00DB5296"/>
    <w:rsid w:val="00DB5A1C"/>
    <w:rsid w:val="00DC068D"/>
    <w:rsid w:val="00DC1B46"/>
    <w:rsid w:val="00DC2A72"/>
    <w:rsid w:val="00DC4C33"/>
    <w:rsid w:val="00DD1390"/>
    <w:rsid w:val="00DD2C24"/>
    <w:rsid w:val="00DD5F2A"/>
    <w:rsid w:val="00DD76F7"/>
    <w:rsid w:val="00DE07A0"/>
    <w:rsid w:val="00DE0A7A"/>
    <w:rsid w:val="00DE0CE6"/>
    <w:rsid w:val="00DE0FC0"/>
    <w:rsid w:val="00DE1179"/>
    <w:rsid w:val="00DE1324"/>
    <w:rsid w:val="00DE1359"/>
    <w:rsid w:val="00DE14DF"/>
    <w:rsid w:val="00DE1A23"/>
    <w:rsid w:val="00DE259A"/>
    <w:rsid w:val="00DE5D88"/>
    <w:rsid w:val="00DE7CD4"/>
    <w:rsid w:val="00DF2BC4"/>
    <w:rsid w:val="00DF6701"/>
    <w:rsid w:val="00E0184C"/>
    <w:rsid w:val="00E03A1B"/>
    <w:rsid w:val="00E03E7D"/>
    <w:rsid w:val="00E042BE"/>
    <w:rsid w:val="00E06505"/>
    <w:rsid w:val="00E07CD5"/>
    <w:rsid w:val="00E1053E"/>
    <w:rsid w:val="00E105D3"/>
    <w:rsid w:val="00E11165"/>
    <w:rsid w:val="00E11F2C"/>
    <w:rsid w:val="00E135B6"/>
    <w:rsid w:val="00E15589"/>
    <w:rsid w:val="00E15878"/>
    <w:rsid w:val="00E16DD8"/>
    <w:rsid w:val="00E17999"/>
    <w:rsid w:val="00E201C3"/>
    <w:rsid w:val="00E20230"/>
    <w:rsid w:val="00E2080E"/>
    <w:rsid w:val="00E20B9E"/>
    <w:rsid w:val="00E2116C"/>
    <w:rsid w:val="00E22EA4"/>
    <w:rsid w:val="00E2375F"/>
    <w:rsid w:val="00E23DA4"/>
    <w:rsid w:val="00E24386"/>
    <w:rsid w:val="00E24458"/>
    <w:rsid w:val="00E24F94"/>
    <w:rsid w:val="00E2588A"/>
    <w:rsid w:val="00E25EF9"/>
    <w:rsid w:val="00E3045F"/>
    <w:rsid w:val="00E30B49"/>
    <w:rsid w:val="00E32835"/>
    <w:rsid w:val="00E32B04"/>
    <w:rsid w:val="00E35F55"/>
    <w:rsid w:val="00E3712B"/>
    <w:rsid w:val="00E40011"/>
    <w:rsid w:val="00E40563"/>
    <w:rsid w:val="00E41ABF"/>
    <w:rsid w:val="00E45960"/>
    <w:rsid w:val="00E45C59"/>
    <w:rsid w:val="00E466C8"/>
    <w:rsid w:val="00E47FE4"/>
    <w:rsid w:val="00E50C5E"/>
    <w:rsid w:val="00E50D28"/>
    <w:rsid w:val="00E51379"/>
    <w:rsid w:val="00E540EB"/>
    <w:rsid w:val="00E54102"/>
    <w:rsid w:val="00E546BB"/>
    <w:rsid w:val="00E56B1C"/>
    <w:rsid w:val="00E61F83"/>
    <w:rsid w:val="00E65191"/>
    <w:rsid w:val="00E65677"/>
    <w:rsid w:val="00E660C7"/>
    <w:rsid w:val="00E665C1"/>
    <w:rsid w:val="00E705CD"/>
    <w:rsid w:val="00E7070F"/>
    <w:rsid w:val="00E707B2"/>
    <w:rsid w:val="00E7166B"/>
    <w:rsid w:val="00E719E1"/>
    <w:rsid w:val="00E72837"/>
    <w:rsid w:val="00E74371"/>
    <w:rsid w:val="00E7469B"/>
    <w:rsid w:val="00E75006"/>
    <w:rsid w:val="00E75207"/>
    <w:rsid w:val="00E754C9"/>
    <w:rsid w:val="00E75E9C"/>
    <w:rsid w:val="00E8096C"/>
    <w:rsid w:val="00E81804"/>
    <w:rsid w:val="00E83B5F"/>
    <w:rsid w:val="00E8483A"/>
    <w:rsid w:val="00E84A40"/>
    <w:rsid w:val="00E84C1F"/>
    <w:rsid w:val="00E85623"/>
    <w:rsid w:val="00E86263"/>
    <w:rsid w:val="00E86FD5"/>
    <w:rsid w:val="00E87899"/>
    <w:rsid w:val="00E87BB9"/>
    <w:rsid w:val="00E935A7"/>
    <w:rsid w:val="00E93E5B"/>
    <w:rsid w:val="00E9520A"/>
    <w:rsid w:val="00E959E5"/>
    <w:rsid w:val="00E96FCF"/>
    <w:rsid w:val="00E97D1E"/>
    <w:rsid w:val="00EA29DA"/>
    <w:rsid w:val="00EA3807"/>
    <w:rsid w:val="00EA3AB2"/>
    <w:rsid w:val="00EA3ADE"/>
    <w:rsid w:val="00EA5409"/>
    <w:rsid w:val="00EA614A"/>
    <w:rsid w:val="00EA6E97"/>
    <w:rsid w:val="00EB315F"/>
    <w:rsid w:val="00EB4500"/>
    <w:rsid w:val="00EB606A"/>
    <w:rsid w:val="00EC0D85"/>
    <w:rsid w:val="00EC15FF"/>
    <w:rsid w:val="00EC19F3"/>
    <w:rsid w:val="00EC1EFC"/>
    <w:rsid w:val="00EC5900"/>
    <w:rsid w:val="00EC5C17"/>
    <w:rsid w:val="00EC5F2E"/>
    <w:rsid w:val="00EC6BDA"/>
    <w:rsid w:val="00EC6C2F"/>
    <w:rsid w:val="00ED39B9"/>
    <w:rsid w:val="00ED40F1"/>
    <w:rsid w:val="00ED67E7"/>
    <w:rsid w:val="00ED695E"/>
    <w:rsid w:val="00ED7B6B"/>
    <w:rsid w:val="00EE06B7"/>
    <w:rsid w:val="00EE11C3"/>
    <w:rsid w:val="00EE1B69"/>
    <w:rsid w:val="00EE5EFF"/>
    <w:rsid w:val="00EE61FC"/>
    <w:rsid w:val="00EE780F"/>
    <w:rsid w:val="00EF058A"/>
    <w:rsid w:val="00EF09F3"/>
    <w:rsid w:val="00EF0B0C"/>
    <w:rsid w:val="00EF1519"/>
    <w:rsid w:val="00EF1782"/>
    <w:rsid w:val="00EF223D"/>
    <w:rsid w:val="00EF3442"/>
    <w:rsid w:val="00EF50CE"/>
    <w:rsid w:val="00EF5292"/>
    <w:rsid w:val="00EF5E70"/>
    <w:rsid w:val="00EF5FA3"/>
    <w:rsid w:val="00EF60B7"/>
    <w:rsid w:val="00EF6FB6"/>
    <w:rsid w:val="00F00C93"/>
    <w:rsid w:val="00F01829"/>
    <w:rsid w:val="00F01B95"/>
    <w:rsid w:val="00F03A7C"/>
    <w:rsid w:val="00F0526D"/>
    <w:rsid w:val="00F07AFD"/>
    <w:rsid w:val="00F117E1"/>
    <w:rsid w:val="00F165A2"/>
    <w:rsid w:val="00F1716C"/>
    <w:rsid w:val="00F20307"/>
    <w:rsid w:val="00F20A0B"/>
    <w:rsid w:val="00F20D88"/>
    <w:rsid w:val="00F214D5"/>
    <w:rsid w:val="00F216A5"/>
    <w:rsid w:val="00F22157"/>
    <w:rsid w:val="00F234FE"/>
    <w:rsid w:val="00F23971"/>
    <w:rsid w:val="00F24D61"/>
    <w:rsid w:val="00F26B6C"/>
    <w:rsid w:val="00F30694"/>
    <w:rsid w:val="00F3075E"/>
    <w:rsid w:val="00F34038"/>
    <w:rsid w:val="00F35E8F"/>
    <w:rsid w:val="00F37D93"/>
    <w:rsid w:val="00F41CC4"/>
    <w:rsid w:val="00F42BD2"/>
    <w:rsid w:val="00F42DA8"/>
    <w:rsid w:val="00F430D2"/>
    <w:rsid w:val="00F43583"/>
    <w:rsid w:val="00F43C1F"/>
    <w:rsid w:val="00F43E35"/>
    <w:rsid w:val="00F4460A"/>
    <w:rsid w:val="00F451D8"/>
    <w:rsid w:val="00F456CB"/>
    <w:rsid w:val="00F476BB"/>
    <w:rsid w:val="00F4795B"/>
    <w:rsid w:val="00F502AC"/>
    <w:rsid w:val="00F50CA2"/>
    <w:rsid w:val="00F5420F"/>
    <w:rsid w:val="00F5452B"/>
    <w:rsid w:val="00F54F92"/>
    <w:rsid w:val="00F56BD0"/>
    <w:rsid w:val="00F57691"/>
    <w:rsid w:val="00F63B62"/>
    <w:rsid w:val="00F65B41"/>
    <w:rsid w:val="00F65B67"/>
    <w:rsid w:val="00F673D1"/>
    <w:rsid w:val="00F70072"/>
    <w:rsid w:val="00F70AD7"/>
    <w:rsid w:val="00F7199F"/>
    <w:rsid w:val="00F71AA8"/>
    <w:rsid w:val="00F71EBA"/>
    <w:rsid w:val="00F722C5"/>
    <w:rsid w:val="00F74E05"/>
    <w:rsid w:val="00F74E31"/>
    <w:rsid w:val="00F751F2"/>
    <w:rsid w:val="00F77119"/>
    <w:rsid w:val="00F80E44"/>
    <w:rsid w:val="00F82FB1"/>
    <w:rsid w:val="00F83C9D"/>
    <w:rsid w:val="00F842B1"/>
    <w:rsid w:val="00F84364"/>
    <w:rsid w:val="00F84BDE"/>
    <w:rsid w:val="00F86079"/>
    <w:rsid w:val="00F86679"/>
    <w:rsid w:val="00F87B08"/>
    <w:rsid w:val="00F87EBE"/>
    <w:rsid w:val="00F91E1D"/>
    <w:rsid w:val="00F92931"/>
    <w:rsid w:val="00F94A55"/>
    <w:rsid w:val="00F94B05"/>
    <w:rsid w:val="00F95CF5"/>
    <w:rsid w:val="00FA0038"/>
    <w:rsid w:val="00FA0735"/>
    <w:rsid w:val="00FA0B86"/>
    <w:rsid w:val="00FA13FF"/>
    <w:rsid w:val="00FA214A"/>
    <w:rsid w:val="00FA3C2A"/>
    <w:rsid w:val="00FA4DBB"/>
    <w:rsid w:val="00FA5058"/>
    <w:rsid w:val="00FA54F4"/>
    <w:rsid w:val="00FA559A"/>
    <w:rsid w:val="00FA71A1"/>
    <w:rsid w:val="00FB019D"/>
    <w:rsid w:val="00FB0EC2"/>
    <w:rsid w:val="00FB2375"/>
    <w:rsid w:val="00FB455F"/>
    <w:rsid w:val="00FB535F"/>
    <w:rsid w:val="00FB53B5"/>
    <w:rsid w:val="00FB5BFF"/>
    <w:rsid w:val="00FC2821"/>
    <w:rsid w:val="00FC3F91"/>
    <w:rsid w:val="00FC4273"/>
    <w:rsid w:val="00FC440D"/>
    <w:rsid w:val="00FC5177"/>
    <w:rsid w:val="00FC7A90"/>
    <w:rsid w:val="00FD0CA6"/>
    <w:rsid w:val="00FD2E95"/>
    <w:rsid w:val="00FD32DC"/>
    <w:rsid w:val="00FD4222"/>
    <w:rsid w:val="00FD57A4"/>
    <w:rsid w:val="00FD5AB9"/>
    <w:rsid w:val="00FD688C"/>
    <w:rsid w:val="00FE0566"/>
    <w:rsid w:val="00FE2A4E"/>
    <w:rsid w:val="00FE2B1F"/>
    <w:rsid w:val="00FE33E0"/>
    <w:rsid w:val="00FE34E8"/>
    <w:rsid w:val="00FE48DE"/>
    <w:rsid w:val="00FE5450"/>
    <w:rsid w:val="00FE664E"/>
    <w:rsid w:val="00FE7784"/>
    <w:rsid w:val="00FF02CA"/>
    <w:rsid w:val="00FF0FEF"/>
    <w:rsid w:val="00FF4C2C"/>
    <w:rsid w:val="00FF6899"/>
    <w:rsid w:val="00FF727D"/>
    <w:rsid w:val="03AB9010"/>
    <w:rsid w:val="5B41A96E"/>
    <w:rsid w:val="615B448B"/>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2"/>
    </o:shapelayout>
  </w:shapeDefaults>
  <w:decimalSymbol w:val=","/>
  <w:listSeparator w:val=";"/>
  <w14:docId w14:val="37DDD7F8"/>
  <w14:defaultImageDpi w14:val="32767"/>
  <w15:chartTrackingRefBased/>
  <w15:docId w15:val="{DE3BB5EC-94B4-B54A-8059-7885850E2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qFormat="1"/>
    <w:lsdException w:name="List Number" w:semiHidden="1" w:unhideWhenUsed="1" w:qFormat="1"/>
    <w:lsdException w:name="List 2" w:semiHidden="1" w:unhideWhenUsed="1" w:qFormat="1"/>
    <w:lsdException w:name="List 3" w:semiHidden="1" w:unhideWhenUsed="1" w:qFormat="1"/>
    <w:lsdException w:name="List 4" w:semiHidden="1" w:unhideWhenUsed="1" w:qFormat="1"/>
    <w:lsdException w:name="List 5" w:semiHidden="1" w:unhideWhenUsed="1" w:qFormat="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qFormat="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qFormat="1"/>
    <w:lsdException w:name="List Continue" w:semiHidden="1" w:unhideWhenUsed="1" w:qFormat="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qFormat="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qFormat="1"/>
    <w:lsdException w:name="Note Heading" w:semiHidden="1" w:unhideWhenUsed="1"/>
    <w:lsdException w:name="Body Text 2" w:semiHidden="1" w:unhideWhenUsed="1" w:qFormat="1"/>
    <w:lsdException w:name="Body Text 3" w:semiHidden="1" w:unhideWhenUsed="1"/>
    <w:lsdException w:name="Body Text Indent 2" w:semiHidden="1" w:unhideWhenUsed="1" w:qFormat="1"/>
    <w:lsdException w:name="Body Text Indent 3" w:semiHidden="1" w:unhideWhenUsed="1"/>
    <w:lsdException w:name="Block Text" w:semiHidden="1" w:unhideWhenUsed="1" w:qFormat="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qFormat="1"/>
    <w:lsdException w:name="Smart Hyperlink" w:semiHidden="1" w:unhideWhenUsed="1" w:qFormat="1"/>
    <w:lsdException w:name="Smart Link" w:semiHidden="1" w:unhideWhenUsed="1" w:qFormat="1"/>
  </w:latentStyles>
  <w:style w:type="paragraph" w:default="1" w:styleId="Normal">
    <w:name w:val="Normal"/>
    <w:qFormat/>
    <w:rsid w:val="00B01B0E"/>
    <w:pPr>
      <w:spacing w:line="360" w:lineRule="auto"/>
      <w:contextualSpacing/>
    </w:pPr>
    <w:rPr>
      <w:rFonts w:ascii="Verdana" w:hAnsi="Verdana" w:cs="Times New Roman (Body CS)"/>
      <w:color w:val="4D4D4C"/>
      <w:sz w:val="22"/>
      <w14:cntxtAlts/>
    </w:rPr>
  </w:style>
  <w:style w:type="paragraph" w:styleId="Titre1">
    <w:name w:val="heading 1"/>
    <w:basedOn w:val="Normal"/>
    <w:next w:val="Normal"/>
    <w:link w:val="Titre1Car"/>
    <w:uiPriority w:val="9"/>
    <w:qFormat/>
    <w:rsid w:val="005E56D6"/>
    <w:pPr>
      <w:snapToGrid w:val="0"/>
      <w:spacing w:before="240" w:after="240" w:line="240" w:lineRule="auto"/>
      <w:outlineLvl w:val="0"/>
    </w:pPr>
    <w:rPr>
      <w:b/>
      <w:caps/>
      <w:color w:val="00B9BD" w:themeColor="accent1"/>
      <w:sz w:val="48"/>
    </w:rPr>
  </w:style>
  <w:style w:type="paragraph" w:styleId="Titre2">
    <w:name w:val="heading 2"/>
    <w:basedOn w:val="Normal"/>
    <w:next w:val="Normal"/>
    <w:link w:val="Titre2Car"/>
    <w:uiPriority w:val="9"/>
    <w:unhideWhenUsed/>
    <w:qFormat/>
    <w:rsid w:val="00B01B0E"/>
    <w:pPr>
      <w:keepNext/>
      <w:keepLines/>
      <w:snapToGrid w:val="0"/>
      <w:spacing w:before="120" w:after="120"/>
      <w:outlineLvl w:val="1"/>
    </w:pPr>
    <w:rPr>
      <w:rFonts w:asciiTheme="majorHAnsi" w:eastAsiaTheme="majorEastAsia" w:hAnsiTheme="majorHAnsi" w:cs="Times New Roman (Headings CS)"/>
      <w:b/>
      <w:caps/>
      <w:color w:val="515151" w:themeColor="text1"/>
      <w:sz w:val="32"/>
      <w:szCs w:val="26"/>
    </w:rPr>
  </w:style>
  <w:style w:type="paragraph" w:styleId="Titre3">
    <w:name w:val="heading 3"/>
    <w:basedOn w:val="Normal"/>
    <w:next w:val="Normal"/>
    <w:link w:val="Titre3Car"/>
    <w:uiPriority w:val="9"/>
    <w:unhideWhenUsed/>
    <w:qFormat/>
    <w:rsid w:val="007E245A"/>
    <w:pPr>
      <w:keepNext/>
      <w:keepLines/>
      <w:spacing w:before="360" w:after="240" w:line="240" w:lineRule="auto"/>
      <w:outlineLvl w:val="2"/>
    </w:pPr>
    <w:rPr>
      <w:rFonts w:asciiTheme="majorHAnsi" w:eastAsiaTheme="majorEastAsia" w:hAnsiTheme="majorHAnsi" w:cs="Times New Roman (Headings CS)"/>
      <w:b/>
      <w:caps/>
      <w:color w:val="00B9BD" w:themeColor="accent1"/>
      <w:sz w:val="32"/>
    </w:rPr>
  </w:style>
  <w:style w:type="paragraph" w:styleId="Titre4">
    <w:name w:val="heading 4"/>
    <w:basedOn w:val="Normal"/>
    <w:next w:val="Normal"/>
    <w:link w:val="Titre4Car"/>
    <w:uiPriority w:val="9"/>
    <w:unhideWhenUsed/>
    <w:qFormat/>
    <w:rsid w:val="00B6326B"/>
    <w:pPr>
      <w:keepNext/>
      <w:keepLines/>
      <w:numPr>
        <w:ilvl w:val="3"/>
      </w:numPr>
      <w:spacing w:before="240" w:after="120"/>
      <w:outlineLvl w:val="3"/>
    </w:pPr>
    <w:rPr>
      <w:rFonts w:asciiTheme="majorHAnsi" w:eastAsiaTheme="majorEastAsia" w:hAnsiTheme="majorHAnsi" w:cstheme="majorBidi"/>
      <w:iCs/>
      <w:sz w:val="28"/>
      <w:lang w:val="en-GB"/>
    </w:rPr>
  </w:style>
  <w:style w:type="paragraph" w:styleId="Titre5">
    <w:name w:val="heading 5"/>
    <w:basedOn w:val="Normal"/>
    <w:next w:val="Normal"/>
    <w:link w:val="Titre5Car"/>
    <w:uiPriority w:val="9"/>
    <w:unhideWhenUsed/>
    <w:qFormat/>
    <w:rsid w:val="00116173"/>
    <w:pPr>
      <w:keepNext/>
      <w:keepLines/>
      <w:spacing w:before="240" w:after="60"/>
      <w:outlineLvl w:val="4"/>
    </w:pPr>
    <w:rPr>
      <w:rFonts w:eastAsiaTheme="majorEastAsia" w:cs="Times New Roman (Headings CS)"/>
      <w:b/>
      <w:color w:val="323232" w:themeColor="text2"/>
      <w14:ligatures w14:val="standardContextual"/>
      <w14:numForm w14:val="oldStyle"/>
    </w:rPr>
  </w:style>
  <w:style w:type="paragraph" w:styleId="Titre6">
    <w:name w:val="heading 6"/>
    <w:basedOn w:val="Normal"/>
    <w:next w:val="Normal"/>
    <w:link w:val="Titre6Car"/>
    <w:uiPriority w:val="9"/>
    <w:unhideWhenUsed/>
    <w:qFormat/>
    <w:rsid w:val="00B01B0E"/>
    <w:pPr>
      <w:keepNext/>
      <w:keepLines/>
      <w:spacing w:before="40" w:after="0"/>
      <w:outlineLvl w:val="5"/>
    </w:pPr>
    <w:rPr>
      <w:rFonts w:asciiTheme="majorHAnsi" w:eastAsiaTheme="majorEastAsia" w:hAnsiTheme="majorHAnsi" w:cstheme="majorBidi"/>
      <w:color w:val="00B9BD" w:themeColor="accent1"/>
    </w:rPr>
  </w:style>
  <w:style w:type="paragraph" w:styleId="Titre7">
    <w:name w:val="heading 7"/>
    <w:basedOn w:val="Normal"/>
    <w:next w:val="Normal"/>
    <w:link w:val="Titre7Car"/>
    <w:uiPriority w:val="9"/>
    <w:unhideWhenUsed/>
    <w:rsid w:val="00B01B0E"/>
    <w:pPr>
      <w:keepNext/>
      <w:keepLines/>
      <w:spacing w:before="40" w:after="0"/>
      <w:outlineLvl w:val="6"/>
    </w:pPr>
    <w:rPr>
      <w:rFonts w:asciiTheme="majorHAnsi" w:eastAsiaTheme="majorEastAsia" w:hAnsiTheme="majorHAnsi" w:cs="Times New Roman (Headings CS)"/>
      <w:i/>
      <w:iCs/>
      <w:color w:val="097E80" w:themeColor="accent3"/>
    </w:rPr>
  </w:style>
  <w:style w:type="paragraph" w:styleId="Titre8">
    <w:name w:val="heading 8"/>
    <w:basedOn w:val="TablesHeadingGSCyan"/>
    <w:next w:val="Normal"/>
    <w:link w:val="Titre8Car"/>
    <w:uiPriority w:val="9"/>
    <w:unhideWhenUsed/>
    <w:rsid w:val="00B01B0E"/>
    <w:pPr>
      <w:framePr w:hSpace="180" w:wrap="around" w:y="1824"/>
      <w:outlineLvl w:val="7"/>
    </w:pPr>
  </w:style>
  <w:style w:type="paragraph" w:styleId="Titre9">
    <w:name w:val="heading 9"/>
    <w:basedOn w:val="Normal"/>
    <w:next w:val="Normal"/>
    <w:link w:val="Titre9Car"/>
    <w:uiPriority w:val="9"/>
    <w:unhideWhenUsed/>
    <w:rsid w:val="00B01B0E"/>
    <w:pPr>
      <w:keepNext/>
      <w:keepLines/>
      <w:spacing w:before="40" w:after="0"/>
      <w:outlineLvl w:val="8"/>
    </w:pPr>
    <w:rPr>
      <w:rFonts w:asciiTheme="majorHAnsi" w:eastAsiaTheme="majorEastAsia" w:hAnsiTheme="majorHAnsi" w:cstheme="majorBidi"/>
      <w:i/>
      <w:iCs/>
      <w:color w:val="6B6B6B"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5Car">
    <w:name w:val="Titre 5 Car"/>
    <w:basedOn w:val="Policepardfaut"/>
    <w:link w:val="Titre5"/>
    <w:uiPriority w:val="9"/>
    <w:rsid w:val="00B01B0E"/>
    <w:rPr>
      <w:rFonts w:ascii="Verdana" w:eastAsiaTheme="majorEastAsia" w:hAnsi="Verdana" w:cs="Times New Roman (Headings CS)"/>
      <w:b/>
      <w:color w:val="323232" w:themeColor="text2"/>
      <w:sz w:val="22"/>
      <w14:ligatures w14:val="standardContextual"/>
      <w14:numForm w14:val="oldStyle"/>
      <w14:cntxtAlts/>
    </w:rPr>
  </w:style>
  <w:style w:type="character" w:customStyle="1" w:styleId="Titre1Car">
    <w:name w:val="Titre 1 Car"/>
    <w:basedOn w:val="Policepardfaut"/>
    <w:link w:val="Titre1"/>
    <w:uiPriority w:val="9"/>
    <w:rsid w:val="005E56D6"/>
    <w:rPr>
      <w:rFonts w:ascii="Verdana" w:hAnsi="Verdana" w:cs="Times New Roman (Body CS)"/>
      <w:b/>
      <w:caps/>
      <w:color w:val="00B9BD" w:themeColor="accent1"/>
      <w:sz w:val="48"/>
      <w14:cntxtAlts/>
    </w:rPr>
  </w:style>
  <w:style w:type="paragraph" w:styleId="Textedebulles">
    <w:name w:val="Balloon Text"/>
    <w:basedOn w:val="Normal"/>
    <w:link w:val="TextedebullesCar"/>
    <w:uiPriority w:val="99"/>
    <w:semiHidden/>
    <w:unhideWhenUsed/>
    <w:rsid w:val="00B01B0E"/>
    <w:pPr>
      <w:spacing w:after="0" w:line="240" w:lineRule="auto"/>
    </w:pPr>
    <w:rPr>
      <w:rFonts w:asciiTheme="minorHAnsi" w:hAnsiTheme="minorHAnsi" w:cs="Times New Roman"/>
      <w:sz w:val="18"/>
      <w:szCs w:val="18"/>
    </w:rPr>
  </w:style>
  <w:style w:type="character" w:customStyle="1" w:styleId="TextedebullesCar">
    <w:name w:val="Texte de bulles Car"/>
    <w:basedOn w:val="Policepardfaut"/>
    <w:link w:val="Textedebulles"/>
    <w:uiPriority w:val="99"/>
    <w:semiHidden/>
    <w:rsid w:val="00B01B0E"/>
    <w:rPr>
      <w:rFonts w:cs="Times New Roman"/>
      <w:color w:val="4D4D4C"/>
      <w:sz w:val="18"/>
      <w:szCs w:val="18"/>
      <w14:cntxtAlts/>
    </w:rPr>
  </w:style>
  <w:style w:type="paragraph" w:styleId="Bibliographie">
    <w:name w:val="Bibliography"/>
    <w:basedOn w:val="Normal"/>
    <w:next w:val="Normal"/>
    <w:uiPriority w:val="37"/>
    <w:unhideWhenUsed/>
    <w:rsid w:val="00B01B0E"/>
  </w:style>
  <w:style w:type="paragraph" w:customStyle="1" w:styleId="BigTags">
    <w:name w:val="Big Tags"/>
    <w:next w:val="Normal"/>
    <w:qFormat/>
    <w:rsid w:val="00B01B0E"/>
    <w:pPr>
      <w:framePr w:vSpace="284" w:wrap="around" w:vAnchor="text" w:hAnchor="text" w:y="1"/>
      <w:shd w:val="clear" w:color="auto" w:fill="00B9BD" w:themeFill="accent1"/>
      <w:adjustRightInd w:val="0"/>
      <w:spacing w:after="0" w:line="240" w:lineRule="auto"/>
    </w:pPr>
    <w:rPr>
      <w:rFonts w:ascii="Verdana" w:eastAsiaTheme="minorEastAsia" w:hAnsi="Verdana" w:cs="Times New Roman (Body CS)"/>
      <w:iCs/>
      <w:caps/>
      <w:color w:val="FFFFFF" w:themeColor="background1"/>
      <w:sz w:val="20"/>
      <w14:cntxtAlts/>
    </w:rPr>
  </w:style>
  <w:style w:type="paragraph" w:styleId="Normalcentr">
    <w:name w:val="Block Text"/>
    <w:link w:val="NormalcentrCar"/>
    <w:uiPriority w:val="99"/>
    <w:unhideWhenUsed/>
    <w:qFormat/>
    <w:rsid w:val="00A61CC2"/>
    <w:pPr>
      <w:framePr w:wrap="around" w:vAnchor="text" w:hAnchor="margin" w:y="1"/>
      <w:pBdr>
        <w:top w:val="single" w:sz="2" w:space="10" w:color="00B9BD" w:themeColor="accent1"/>
        <w:left w:val="single" w:sz="2" w:space="10" w:color="00B9BD" w:themeColor="accent1"/>
        <w:bottom w:val="single" w:sz="2" w:space="4" w:color="00B9BD" w:themeColor="accent1"/>
        <w:right w:val="single" w:sz="2" w:space="10" w:color="00B9BD" w:themeColor="accent1"/>
      </w:pBdr>
      <w:snapToGrid w:val="0"/>
      <w:spacing w:after="120" w:line="240" w:lineRule="auto"/>
      <w:ind w:left="113" w:right="113"/>
    </w:pPr>
    <w:rPr>
      <w:rFonts w:eastAsiaTheme="minorEastAsia"/>
      <w:iCs/>
      <w:color w:val="00B9BD" w:themeColor="accent1"/>
      <w:sz w:val="22"/>
      <w14:cntxtAlts/>
    </w:rPr>
  </w:style>
  <w:style w:type="character" w:customStyle="1" w:styleId="NormalcentrCar">
    <w:name w:val="Normal centré Car"/>
    <w:basedOn w:val="Policepardfaut"/>
    <w:link w:val="Normalcentr"/>
    <w:uiPriority w:val="99"/>
    <w:rsid w:val="00A61CC2"/>
    <w:rPr>
      <w:rFonts w:eastAsiaTheme="minorEastAsia"/>
      <w:iCs/>
      <w:color w:val="00B9BD" w:themeColor="accent1"/>
      <w:sz w:val="22"/>
      <w14:cntxtAlts/>
    </w:rPr>
  </w:style>
  <w:style w:type="paragraph" w:styleId="Corpsdetexte">
    <w:name w:val="Body Text"/>
    <w:basedOn w:val="Normal"/>
    <w:link w:val="CorpsdetexteCar"/>
    <w:uiPriority w:val="99"/>
    <w:unhideWhenUsed/>
    <w:rsid w:val="00B01B0E"/>
    <w:pPr>
      <w:spacing w:after="120"/>
    </w:pPr>
  </w:style>
  <w:style w:type="character" w:customStyle="1" w:styleId="CorpsdetexteCar">
    <w:name w:val="Corps de texte Car"/>
    <w:basedOn w:val="Policepardfaut"/>
    <w:link w:val="Corpsdetexte"/>
    <w:uiPriority w:val="99"/>
    <w:rsid w:val="00B01B0E"/>
    <w:rPr>
      <w:rFonts w:ascii="Verdana" w:hAnsi="Verdana" w:cs="Times New Roman (Body CS)"/>
      <w:color w:val="4D4D4C"/>
      <w:sz w:val="22"/>
      <w14:cntxtAlts/>
    </w:rPr>
  </w:style>
  <w:style w:type="paragraph" w:styleId="Corpsdetexte2">
    <w:name w:val="Body Text 2"/>
    <w:basedOn w:val="Normal"/>
    <w:link w:val="Corpsdetexte2Car"/>
    <w:uiPriority w:val="99"/>
    <w:semiHidden/>
    <w:unhideWhenUsed/>
    <w:rsid w:val="00B01B0E"/>
    <w:pPr>
      <w:spacing w:after="120" w:line="480" w:lineRule="auto"/>
    </w:pPr>
  </w:style>
  <w:style w:type="character" w:customStyle="1" w:styleId="Titre2Car">
    <w:name w:val="Titre 2 Car"/>
    <w:basedOn w:val="Policepardfaut"/>
    <w:link w:val="Titre2"/>
    <w:uiPriority w:val="9"/>
    <w:rsid w:val="00B01B0E"/>
    <w:rPr>
      <w:rFonts w:asciiTheme="majorHAnsi" w:eastAsiaTheme="majorEastAsia" w:hAnsiTheme="majorHAnsi" w:cs="Times New Roman (Headings CS)"/>
      <w:b/>
      <w:caps/>
      <w:color w:val="515151" w:themeColor="text1"/>
      <w:sz w:val="32"/>
      <w:szCs w:val="26"/>
      <w14:cntxtAlts/>
    </w:rPr>
  </w:style>
  <w:style w:type="character" w:customStyle="1" w:styleId="Titre3Car">
    <w:name w:val="Titre 3 Car"/>
    <w:basedOn w:val="Policepardfaut"/>
    <w:link w:val="Titre3"/>
    <w:uiPriority w:val="9"/>
    <w:rsid w:val="007E245A"/>
    <w:rPr>
      <w:rFonts w:asciiTheme="majorHAnsi" w:eastAsiaTheme="majorEastAsia" w:hAnsiTheme="majorHAnsi" w:cs="Times New Roman (Headings CS)"/>
      <w:b/>
      <w:caps/>
      <w:color w:val="00B9BD" w:themeColor="accent1"/>
      <w:sz w:val="32"/>
      <w14:cntxtAlts/>
    </w:rPr>
  </w:style>
  <w:style w:type="character" w:customStyle="1" w:styleId="Titre4Car">
    <w:name w:val="Titre 4 Car"/>
    <w:basedOn w:val="Policepardfaut"/>
    <w:link w:val="Titre4"/>
    <w:uiPriority w:val="9"/>
    <w:rsid w:val="00B6326B"/>
    <w:rPr>
      <w:rFonts w:asciiTheme="majorHAnsi" w:eastAsiaTheme="majorEastAsia" w:hAnsiTheme="majorHAnsi" w:cstheme="majorBidi"/>
      <w:iCs/>
      <w:color w:val="4D4D4C"/>
      <w:sz w:val="28"/>
      <w:lang w:val="en-GB"/>
      <w14:cntxtAlts/>
    </w:rPr>
  </w:style>
  <w:style w:type="character" w:customStyle="1" w:styleId="Corpsdetexte2Car">
    <w:name w:val="Corps de texte 2 Car"/>
    <w:basedOn w:val="Policepardfaut"/>
    <w:link w:val="Corpsdetexte2"/>
    <w:uiPriority w:val="99"/>
    <w:semiHidden/>
    <w:rsid w:val="00B01B0E"/>
    <w:rPr>
      <w:rFonts w:ascii="Verdana" w:hAnsi="Verdana" w:cs="Times New Roman (Body CS)"/>
      <w:color w:val="4D4D4C"/>
      <w:sz w:val="22"/>
      <w14:cntxtAlts/>
    </w:rPr>
  </w:style>
  <w:style w:type="paragraph" w:styleId="Corpsdetexte3">
    <w:name w:val="Body Text 3"/>
    <w:basedOn w:val="Normal"/>
    <w:link w:val="Corpsdetexte3Car"/>
    <w:uiPriority w:val="99"/>
    <w:unhideWhenUsed/>
    <w:rsid w:val="00B01B0E"/>
    <w:pPr>
      <w:spacing w:after="120"/>
    </w:pPr>
    <w:rPr>
      <w:sz w:val="16"/>
      <w:szCs w:val="16"/>
    </w:rPr>
  </w:style>
  <w:style w:type="character" w:customStyle="1" w:styleId="Corpsdetexte3Car">
    <w:name w:val="Corps de texte 3 Car"/>
    <w:basedOn w:val="Policepardfaut"/>
    <w:link w:val="Corpsdetexte3"/>
    <w:uiPriority w:val="99"/>
    <w:rsid w:val="00B01B0E"/>
    <w:rPr>
      <w:rFonts w:ascii="Verdana" w:hAnsi="Verdana" w:cs="Times New Roman (Body CS)"/>
      <w:color w:val="4D4D4C"/>
      <w:sz w:val="16"/>
      <w:szCs w:val="16"/>
      <w14:cntxtAlts/>
    </w:rPr>
  </w:style>
  <w:style w:type="paragraph" w:styleId="Retrait1religne">
    <w:name w:val="Body Text First Indent"/>
    <w:basedOn w:val="Corpsdetexte"/>
    <w:link w:val="Retrait1religneCar"/>
    <w:uiPriority w:val="99"/>
    <w:semiHidden/>
    <w:unhideWhenUsed/>
    <w:rsid w:val="00B01B0E"/>
    <w:pPr>
      <w:spacing w:after="200"/>
      <w:ind w:firstLine="360"/>
    </w:pPr>
  </w:style>
  <w:style w:type="character" w:customStyle="1" w:styleId="Retrait1religneCar">
    <w:name w:val="Retrait 1re ligne Car"/>
    <w:basedOn w:val="CorpsdetexteCar"/>
    <w:link w:val="Retrait1religne"/>
    <w:uiPriority w:val="99"/>
    <w:semiHidden/>
    <w:rsid w:val="00B01B0E"/>
    <w:rPr>
      <w:rFonts w:ascii="Verdana" w:hAnsi="Verdana" w:cs="Times New Roman (Body CS)"/>
      <w:color w:val="4D4D4C"/>
      <w:sz w:val="22"/>
      <w14:cntxtAlts/>
    </w:rPr>
  </w:style>
  <w:style w:type="paragraph" w:styleId="Retraitcorpsdetexte">
    <w:name w:val="Body Text Indent"/>
    <w:basedOn w:val="Normal"/>
    <w:link w:val="RetraitcorpsdetexteCar"/>
    <w:uiPriority w:val="99"/>
    <w:semiHidden/>
    <w:unhideWhenUsed/>
    <w:rsid w:val="00B01B0E"/>
    <w:pPr>
      <w:spacing w:after="120"/>
      <w:ind w:left="283"/>
    </w:pPr>
  </w:style>
  <w:style w:type="character" w:customStyle="1" w:styleId="RetraitcorpsdetexteCar">
    <w:name w:val="Retrait corps de texte Car"/>
    <w:basedOn w:val="Policepardfaut"/>
    <w:link w:val="Retraitcorpsdetexte"/>
    <w:uiPriority w:val="99"/>
    <w:semiHidden/>
    <w:rsid w:val="00B01B0E"/>
    <w:rPr>
      <w:rFonts w:ascii="Verdana" w:hAnsi="Verdana" w:cs="Times New Roman (Body CS)"/>
      <w:color w:val="4D4D4C"/>
      <w:sz w:val="22"/>
      <w14:cntxtAlts/>
    </w:rPr>
  </w:style>
  <w:style w:type="paragraph" w:styleId="Retraitcorpset1relig">
    <w:name w:val="Body Text First Indent 2"/>
    <w:basedOn w:val="Retraitcorpsdetexte"/>
    <w:link w:val="Retraitcorpset1religCar"/>
    <w:uiPriority w:val="99"/>
    <w:semiHidden/>
    <w:unhideWhenUsed/>
    <w:rsid w:val="00B01B0E"/>
    <w:pPr>
      <w:spacing w:after="200"/>
      <w:ind w:left="360" w:firstLine="360"/>
    </w:pPr>
  </w:style>
  <w:style w:type="character" w:customStyle="1" w:styleId="Retraitcorpset1religCar">
    <w:name w:val="Retrait corps et 1re lig. Car"/>
    <w:basedOn w:val="RetraitcorpsdetexteCar"/>
    <w:link w:val="Retraitcorpset1relig"/>
    <w:uiPriority w:val="99"/>
    <w:semiHidden/>
    <w:rsid w:val="00B01B0E"/>
    <w:rPr>
      <w:rFonts w:ascii="Verdana" w:hAnsi="Verdana" w:cs="Times New Roman (Body CS)"/>
      <w:color w:val="4D4D4C"/>
      <w:sz w:val="22"/>
      <w14:cntxtAlts/>
    </w:rPr>
  </w:style>
  <w:style w:type="paragraph" w:styleId="Retraitcorpsdetexte2">
    <w:name w:val="Body Text Indent 2"/>
    <w:basedOn w:val="Normal"/>
    <w:link w:val="Retraitcorpsdetexte2Car"/>
    <w:uiPriority w:val="99"/>
    <w:semiHidden/>
    <w:unhideWhenUsed/>
    <w:rsid w:val="00B01B0E"/>
    <w:pPr>
      <w:spacing w:after="120" w:line="480" w:lineRule="auto"/>
      <w:ind w:left="283"/>
    </w:pPr>
  </w:style>
  <w:style w:type="character" w:customStyle="1" w:styleId="Retraitcorpsdetexte2Car">
    <w:name w:val="Retrait corps de texte 2 Car"/>
    <w:basedOn w:val="Policepardfaut"/>
    <w:link w:val="Retraitcorpsdetexte2"/>
    <w:uiPriority w:val="99"/>
    <w:semiHidden/>
    <w:rsid w:val="00B01B0E"/>
    <w:rPr>
      <w:rFonts w:ascii="Verdana" w:hAnsi="Verdana" w:cs="Times New Roman (Body CS)"/>
      <w:color w:val="4D4D4C"/>
      <w:sz w:val="22"/>
      <w14:cntxtAlts/>
    </w:rPr>
  </w:style>
  <w:style w:type="paragraph" w:styleId="Retraitcorpsdetexte3">
    <w:name w:val="Body Text Indent 3"/>
    <w:basedOn w:val="Normal"/>
    <w:link w:val="Retraitcorpsdetexte3Car"/>
    <w:uiPriority w:val="99"/>
    <w:semiHidden/>
    <w:unhideWhenUsed/>
    <w:rsid w:val="00B01B0E"/>
    <w:pPr>
      <w:spacing w:after="120"/>
      <w:ind w:left="283"/>
    </w:pPr>
    <w:rPr>
      <w:sz w:val="16"/>
      <w:szCs w:val="16"/>
    </w:rPr>
  </w:style>
  <w:style w:type="character" w:customStyle="1" w:styleId="Retraitcorpsdetexte3Car">
    <w:name w:val="Retrait corps de texte 3 Car"/>
    <w:basedOn w:val="Policepardfaut"/>
    <w:link w:val="Retraitcorpsdetexte3"/>
    <w:uiPriority w:val="99"/>
    <w:semiHidden/>
    <w:rsid w:val="00B01B0E"/>
    <w:rPr>
      <w:rFonts w:ascii="Verdana" w:hAnsi="Verdana" w:cs="Times New Roman (Body CS)"/>
      <w:color w:val="4D4D4C"/>
      <w:sz w:val="16"/>
      <w:szCs w:val="16"/>
      <w14:cntxtAlts/>
    </w:rPr>
  </w:style>
  <w:style w:type="character" w:styleId="Titredulivre">
    <w:name w:val="Book Title"/>
    <w:aliases w:val="Authored Titles"/>
    <w:uiPriority w:val="33"/>
    <w:rsid w:val="00B01B0E"/>
    <w:rPr>
      <w:rFonts w:asciiTheme="majorHAnsi" w:hAnsiTheme="majorHAnsi"/>
      <w:b w:val="0"/>
      <w:bCs/>
      <w:i/>
      <w:iCs/>
      <w:spacing w:val="5"/>
      <w:sz w:val="22"/>
    </w:rPr>
  </w:style>
  <w:style w:type="paragraph" w:styleId="Lgende">
    <w:name w:val="caption"/>
    <w:basedOn w:val="Normal"/>
    <w:next w:val="Normal"/>
    <w:unhideWhenUsed/>
    <w:qFormat/>
    <w:rsid w:val="00B01B0E"/>
    <w:pPr>
      <w:spacing w:before="240" w:after="120" w:line="240" w:lineRule="auto"/>
    </w:pPr>
    <w:rPr>
      <w:iCs/>
      <w:color w:val="323232" w:themeColor="text2"/>
      <w:sz w:val="18"/>
      <w:szCs w:val="18"/>
    </w:rPr>
  </w:style>
  <w:style w:type="paragraph" w:styleId="Formuledepolitesse">
    <w:name w:val="Closing"/>
    <w:basedOn w:val="Normal"/>
    <w:link w:val="FormuledepolitesseCar"/>
    <w:uiPriority w:val="99"/>
    <w:unhideWhenUsed/>
    <w:rsid w:val="00B01B0E"/>
    <w:pPr>
      <w:spacing w:after="0" w:line="240" w:lineRule="auto"/>
      <w:ind w:left="2835"/>
    </w:pPr>
  </w:style>
  <w:style w:type="character" w:customStyle="1" w:styleId="FormuledepolitesseCar">
    <w:name w:val="Formule de politesse Car"/>
    <w:basedOn w:val="Policepardfaut"/>
    <w:link w:val="Formuledepolitesse"/>
    <w:uiPriority w:val="99"/>
    <w:rsid w:val="00B01B0E"/>
    <w:rPr>
      <w:rFonts w:ascii="Verdana" w:hAnsi="Verdana" w:cs="Times New Roman (Body CS)"/>
      <w:color w:val="4D4D4C"/>
      <w:sz w:val="22"/>
      <w14:cntxtAlts/>
    </w:rPr>
  </w:style>
  <w:style w:type="character" w:styleId="Marquedecommentaire">
    <w:name w:val="annotation reference"/>
    <w:basedOn w:val="Policepardfaut"/>
    <w:uiPriority w:val="99"/>
    <w:unhideWhenUsed/>
    <w:rsid w:val="00B01B0E"/>
    <w:rPr>
      <w:sz w:val="16"/>
      <w:szCs w:val="16"/>
    </w:rPr>
  </w:style>
  <w:style w:type="paragraph" w:styleId="Commentaire">
    <w:name w:val="annotation text"/>
    <w:basedOn w:val="Normal"/>
    <w:link w:val="CommentaireCar"/>
    <w:uiPriority w:val="99"/>
    <w:unhideWhenUsed/>
    <w:rsid w:val="00B01B0E"/>
    <w:pPr>
      <w:spacing w:line="240" w:lineRule="auto"/>
    </w:pPr>
    <w:rPr>
      <w:sz w:val="20"/>
      <w:szCs w:val="20"/>
    </w:rPr>
  </w:style>
  <w:style w:type="character" w:customStyle="1" w:styleId="CommentaireCar">
    <w:name w:val="Commentaire Car"/>
    <w:basedOn w:val="Policepardfaut"/>
    <w:link w:val="Commentaire"/>
    <w:uiPriority w:val="99"/>
    <w:rsid w:val="00B01B0E"/>
    <w:rPr>
      <w:rFonts w:ascii="Verdana" w:hAnsi="Verdana" w:cs="Times New Roman (Body CS)"/>
      <w:color w:val="4D4D4C"/>
      <w:sz w:val="20"/>
      <w:szCs w:val="20"/>
      <w14:cntxtAlts/>
    </w:rPr>
  </w:style>
  <w:style w:type="paragraph" w:styleId="Objetducommentaire">
    <w:name w:val="annotation subject"/>
    <w:basedOn w:val="Commentaire"/>
    <w:next w:val="Commentaire"/>
    <w:link w:val="ObjetducommentaireCar"/>
    <w:uiPriority w:val="99"/>
    <w:semiHidden/>
    <w:unhideWhenUsed/>
    <w:rsid w:val="00B01B0E"/>
    <w:rPr>
      <w:b/>
      <w:bCs/>
    </w:rPr>
  </w:style>
  <w:style w:type="character" w:customStyle="1" w:styleId="Titre6Car">
    <w:name w:val="Titre 6 Car"/>
    <w:basedOn w:val="Policepardfaut"/>
    <w:link w:val="Titre6"/>
    <w:uiPriority w:val="9"/>
    <w:rsid w:val="00B01B0E"/>
    <w:rPr>
      <w:rFonts w:asciiTheme="majorHAnsi" w:eastAsiaTheme="majorEastAsia" w:hAnsiTheme="majorHAnsi" w:cstheme="majorBidi"/>
      <w:color w:val="00B9BD" w:themeColor="accent1"/>
      <w:sz w:val="22"/>
      <w14:cntxtAlts/>
    </w:rPr>
  </w:style>
  <w:style w:type="character" w:customStyle="1" w:styleId="Titre7Car">
    <w:name w:val="Titre 7 Car"/>
    <w:basedOn w:val="Policepardfaut"/>
    <w:link w:val="Titre7"/>
    <w:uiPriority w:val="9"/>
    <w:rsid w:val="00B01B0E"/>
    <w:rPr>
      <w:rFonts w:asciiTheme="majorHAnsi" w:eastAsiaTheme="majorEastAsia" w:hAnsiTheme="majorHAnsi" w:cs="Times New Roman (Headings CS)"/>
      <w:i/>
      <w:iCs/>
      <w:color w:val="097E80" w:themeColor="accent3"/>
      <w:sz w:val="22"/>
      <w14:cntxtAlts/>
    </w:rPr>
  </w:style>
  <w:style w:type="character" w:customStyle="1" w:styleId="Titre8Car">
    <w:name w:val="Titre 8 Car"/>
    <w:basedOn w:val="Policepardfaut"/>
    <w:link w:val="Titre8"/>
    <w:uiPriority w:val="9"/>
    <w:rsid w:val="00B01B0E"/>
    <w:rPr>
      <w:rFonts w:ascii="Verdana" w:hAnsi="Verdana" w:cs="Times New Roman (Body CS)"/>
      <w:caps/>
      <w:color w:val="00B9BD" w:themeColor="accent1"/>
      <w:sz w:val="22"/>
      <w14:cntxtAlts/>
    </w:rPr>
  </w:style>
  <w:style w:type="character" w:customStyle="1" w:styleId="Titre9Car">
    <w:name w:val="Titre 9 Car"/>
    <w:basedOn w:val="Policepardfaut"/>
    <w:link w:val="Titre9"/>
    <w:uiPriority w:val="9"/>
    <w:rsid w:val="00B01B0E"/>
    <w:rPr>
      <w:rFonts w:asciiTheme="majorHAnsi" w:eastAsiaTheme="majorEastAsia" w:hAnsiTheme="majorHAnsi" w:cstheme="majorBidi"/>
      <w:i/>
      <w:iCs/>
      <w:color w:val="6B6B6B" w:themeColor="text1" w:themeTint="D8"/>
      <w:sz w:val="21"/>
      <w:szCs w:val="21"/>
      <w14:cntxtAlts/>
    </w:rPr>
  </w:style>
  <w:style w:type="character" w:customStyle="1" w:styleId="ObjetducommentaireCar">
    <w:name w:val="Objet du commentaire Car"/>
    <w:basedOn w:val="CommentaireCar"/>
    <w:link w:val="Objetducommentaire"/>
    <w:uiPriority w:val="99"/>
    <w:semiHidden/>
    <w:rsid w:val="00B01B0E"/>
    <w:rPr>
      <w:rFonts w:ascii="Verdana" w:hAnsi="Verdana" w:cs="Times New Roman (Body CS)"/>
      <w:b/>
      <w:bCs/>
      <w:color w:val="4D4D4C"/>
      <w:sz w:val="20"/>
      <w:szCs w:val="20"/>
      <w14:cntxtAlts/>
    </w:rPr>
  </w:style>
  <w:style w:type="paragraph" w:styleId="Date">
    <w:name w:val="Date"/>
    <w:basedOn w:val="Normal"/>
    <w:next w:val="Normal"/>
    <w:link w:val="DateCar"/>
    <w:uiPriority w:val="99"/>
    <w:semiHidden/>
    <w:unhideWhenUsed/>
    <w:rsid w:val="00B01B0E"/>
  </w:style>
  <w:style w:type="character" w:customStyle="1" w:styleId="DateCar">
    <w:name w:val="Date Car"/>
    <w:basedOn w:val="Policepardfaut"/>
    <w:link w:val="Date"/>
    <w:uiPriority w:val="99"/>
    <w:semiHidden/>
    <w:rsid w:val="00B01B0E"/>
    <w:rPr>
      <w:rFonts w:ascii="Verdana" w:hAnsi="Verdana" w:cs="Times New Roman (Body CS)"/>
      <w:color w:val="4D4D4C"/>
      <w:sz w:val="22"/>
      <w14:cntxtAlts/>
    </w:rPr>
  </w:style>
  <w:style w:type="paragraph" w:styleId="Explorateurdedocuments">
    <w:name w:val="Document Map"/>
    <w:basedOn w:val="Normal"/>
    <w:link w:val="ExplorateurdedocumentsCar"/>
    <w:uiPriority w:val="99"/>
    <w:semiHidden/>
    <w:unhideWhenUsed/>
    <w:rsid w:val="00B01B0E"/>
    <w:pPr>
      <w:spacing w:after="0" w:line="240" w:lineRule="auto"/>
    </w:pPr>
    <w:rPr>
      <w:rFonts w:asciiTheme="minorHAnsi" w:hAnsiTheme="minorHAnsi"/>
      <w:sz w:val="26"/>
      <w:szCs w:val="26"/>
    </w:rPr>
  </w:style>
  <w:style w:type="character" w:customStyle="1" w:styleId="ExplorateurdedocumentsCar">
    <w:name w:val="Explorateur de documents Car"/>
    <w:basedOn w:val="Policepardfaut"/>
    <w:link w:val="Explorateurdedocuments"/>
    <w:uiPriority w:val="99"/>
    <w:semiHidden/>
    <w:rsid w:val="00B01B0E"/>
    <w:rPr>
      <w:rFonts w:cs="Times New Roman (Body CS)"/>
      <w:color w:val="4D4D4C"/>
      <w:sz w:val="26"/>
      <w:szCs w:val="26"/>
      <w14:cntxtAlts/>
    </w:rPr>
  </w:style>
  <w:style w:type="paragraph" w:styleId="Signaturelectronique">
    <w:name w:val="E-mail Signature"/>
    <w:basedOn w:val="Normal"/>
    <w:link w:val="SignaturelectroniqueCar"/>
    <w:uiPriority w:val="99"/>
    <w:semiHidden/>
    <w:unhideWhenUsed/>
    <w:rsid w:val="00B01B0E"/>
    <w:pPr>
      <w:spacing w:after="0" w:line="240" w:lineRule="auto"/>
    </w:pPr>
  </w:style>
  <w:style w:type="character" w:customStyle="1" w:styleId="SignaturelectroniqueCar">
    <w:name w:val="Signature électronique Car"/>
    <w:basedOn w:val="Policepardfaut"/>
    <w:link w:val="Signaturelectronique"/>
    <w:uiPriority w:val="99"/>
    <w:semiHidden/>
    <w:rsid w:val="00B01B0E"/>
    <w:rPr>
      <w:rFonts w:ascii="Verdana" w:hAnsi="Verdana" w:cs="Times New Roman (Body CS)"/>
      <w:color w:val="4D4D4C"/>
      <w:sz w:val="22"/>
      <w14:cntxtAlts/>
    </w:rPr>
  </w:style>
  <w:style w:type="character" w:styleId="Accentuation">
    <w:name w:val="Emphasis"/>
    <w:uiPriority w:val="20"/>
    <w:qFormat/>
    <w:rsid w:val="00B01B0E"/>
    <w:rPr>
      <w:rFonts w:asciiTheme="minorHAnsi" w:hAnsiTheme="minorHAnsi"/>
      <w:i/>
      <w:iCs/>
      <w:sz w:val="20"/>
    </w:rPr>
  </w:style>
  <w:style w:type="character" w:styleId="Appeldenotedefin">
    <w:name w:val="endnote reference"/>
    <w:basedOn w:val="Policepardfaut"/>
    <w:uiPriority w:val="99"/>
    <w:semiHidden/>
    <w:unhideWhenUsed/>
    <w:rsid w:val="00B01B0E"/>
    <w:rPr>
      <w:vertAlign w:val="superscript"/>
    </w:rPr>
  </w:style>
  <w:style w:type="paragraph" w:styleId="Notedefin">
    <w:name w:val="endnote text"/>
    <w:basedOn w:val="Normal"/>
    <w:link w:val="NotedefinCar"/>
    <w:uiPriority w:val="99"/>
    <w:semiHidden/>
    <w:unhideWhenUsed/>
    <w:rsid w:val="00B01B0E"/>
    <w:pPr>
      <w:spacing w:after="0" w:line="240" w:lineRule="auto"/>
    </w:pPr>
    <w:rPr>
      <w:sz w:val="20"/>
      <w:szCs w:val="20"/>
    </w:rPr>
  </w:style>
  <w:style w:type="character" w:customStyle="1" w:styleId="NotedefinCar">
    <w:name w:val="Note de fin Car"/>
    <w:basedOn w:val="Policepardfaut"/>
    <w:link w:val="Notedefin"/>
    <w:uiPriority w:val="99"/>
    <w:semiHidden/>
    <w:rsid w:val="00B01B0E"/>
    <w:rPr>
      <w:rFonts w:ascii="Verdana" w:hAnsi="Verdana" w:cs="Times New Roman (Body CS)"/>
      <w:color w:val="4D4D4C"/>
      <w:sz w:val="20"/>
      <w:szCs w:val="20"/>
      <w14:cntxtAlts/>
    </w:rPr>
  </w:style>
  <w:style w:type="paragraph" w:styleId="Adressedestinataire">
    <w:name w:val="envelope address"/>
    <w:basedOn w:val="Normal"/>
    <w:uiPriority w:val="99"/>
    <w:semiHidden/>
    <w:unhideWhenUsed/>
    <w:rsid w:val="00B01B0E"/>
    <w:pPr>
      <w:framePr w:w="7920" w:h="1980" w:hRule="exact" w:hSpace="180" w:wrap="auto" w:hAnchor="page" w:xAlign="center" w:yAlign="bottom"/>
      <w:spacing w:after="0" w:line="240" w:lineRule="auto"/>
      <w:ind w:left="2880"/>
    </w:pPr>
    <w:rPr>
      <w:rFonts w:asciiTheme="majorHAnsi" w:eastAsiaTheme="majorEastAsia" w:hAnsiTheme="majorHAnsi" w:cstheme="majorBidi"/>
      <w:sz w:val="24"/>
    </w:rPr>
  </w:style>
  <w:style w:type="paragraph" w:styleId="Adresseexpditeur">
    <w:name w:val="envelope return"/>
    <w:basedOn w:val="Normal"/>
    <w:uiPriority w:val="99"/>
    <w:semiHidden/>
    <w:unhideWhenUsed/>
    <w:rsid w:val="00B01B0E"/>
    <w:pPr>
      <w:spacing w:after="0" w:line="240" w:lineRule="auto"/>
    </w:pPr>
    <w:rPr>
      <w:rFonts w:asciiTheme="majorHAnsi" w:eastAsiaTheme="majorEastAsia" w:hAnsiTheme="majorHAnsi" w:cstheme="majorBidi"/>
      <w:sz w:val="20"/>
      <w:szCs w:val="20"/>
    </w:rPr>
  </w:style>
  <w:style w:type="character" w:styleId="Lienhypertextesuivivisit">
    <w:name w:val="FollowedHyperlink"/>
    <w:basedOn w:val="Policepardfaut"/>
    <w:uiPriority w:val="99"/>
    <w:semiHidden/>
    <w:unhideWhenUsed/>
    <w:rsid w:val="00B01B0E"/>
    <w:rPr>
      <w:color w:val="D3D4D6" w:themeColor="followedHyperlink"/>
      <w:u w:val="single"/>
    </w:rPr>
  </w:style>
  <w:style w:type="paragraph" w:styleId="Pieddepage">
    <w:name w:val="footer"/>
    <w:basedOn w:val="Normal"/>
    <w:link w:val="PieddepageCar"/>
    <w:uiPriority w:val="99"/>
    <w:unhideWhenUsed/>
    <w:rsid w:val="00B01B0E"/>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B01B0E"/>
    <w:rPr>
      <w:rFonts w:ascii="Verdana" w:hAnsi="Verdana" w:cs="Times New Roman (Body CS)"/>
      <w:color w:val="4D4D4C"/>
      <w:sz w:val="22"/>
      <w14:cntxtAlts/>
    </w:rPr>
  </w:style>
  <w:style w:type="character" w:styleId="Appelnotedebasdep">
    <w:name w:val="footnote reference"/>
    <w:aliases w:val="ftref,16 Point Char,Superscript 6 Point Char,BVI fnr Char Char Char Char,BVI fnr Zchn Zchn Char Char Char Char Char Char Char,ftref Char Char Char Char,BVI fnr Char1 Char,BVI fnr Char Char1,BVI fnr Car Car Char Char1"/>
    <w:basedOn w:val="Policepardfaut"/>
    <w:link w:val="16Point"/>
    <w:uiPriority w:val="99"/>
    <w:unhideWhenUsed/>
    <w:rsid w:val="00B01B0E"/>
    <w:rPr>
      <w:vertAlign w:val="superscript"/>
    </w:rPr>
  </w:style>
  <w:style w:type="paragraph" w:styleId="Notedebasdepage">
    <w:name w:val="footnote text"/>
    <w:aliases w:val=" Car,Car,Car Car Car Car,Note de bas de page1,Car Car Car1 Car Car,Note de bas de page Car Car,Note de bas de page Car Car Car Car Car,Note de bas de page Car Car Car Car Car Car Car,DNV-FT,ft,ALTS FOOTNOTE,Geneva 9,Font: Geneva 9"/>
    <w:basedOn w:val="Normal"/>
    <w:link w:val="NotedebasdepageCar"/>
    <w:uiPriority w:val="99"/>
    <w:unhideWhenUsed/>
    <w:rsid w:val="00947B25"/>
    <w:pPr>
      <w:spacing w:after="0" w:line="240" w:lineRule="auto"/>
    </w:pPr>
    <w:rPr>
      <w:sz w:val="16"/>
      <w:szCs w:val="20"/>
    </w:rPr>
  </w:style>
  <w:style w:type="character" w:customStyle="1" w:styleId="NotedebasdepageCar">
    <w:name w:val="Note de bas de page Car"/>
    <w:aliases w:val=" Car Car,Car Car,Car Car Car Car Car,Note de bas de page1 Car,Car Car Car1 Car Car Car,Note de bas de page Car Car Car,Note de bas de page Car Car Car Car Car Car,Note de bas de page Car Car Car Car Car Car Car Car,DNV-FT Car"/>
    <w:basedOn w:val="Policepardfaut"/>
    <w:link w:val="Notedebasdepage"/>
    <w:uiPriority w:val="99"/>
    <w:rsid w:val="00947B25"/>
    <w:rPr>
      <w:rFonts w:ascii="Verdana" w:hAnsi="Verdana" w:cs="Times New Roman (Body CS)"/>
      <w:color w:val="4D4D4C"/>
      <w:sz w:val="16"/>
      <w:szCs w:val="20"/>
      <w14:cntxtAlts/>
    </w:rPr>
  </w:style>
  <w:style w:type="table" w:styleId="TableauGrille1Clair">
    <w:name w:val="Grid Table 1 Light"/>
    <w:basedOn w:val="TableauNormal"/>
    <w:uiPriority w:val="46"/>
    <w:rsid w:val="00B01B0E"/>
    <w:pPr>
      <w:spacing w:after="0" w:line="240" w:lineRule="auto"/>
    </w:pPr>
    <w:tblPr>
      <w:tblStyleRowBandSize w:val="1"/>
      <w:tblStyleColBandSize w:val="1"/>
      <w:tblBorders>
        <w:top w:val="single" w:sz="4" w:space="0" w:color="B9B9B9" w:themeColor="text1" w:themeTint="66"/>
        <w:left w:val="single" w:sz="4" w:space="0" w:color="B9B9B9" w:themeColor="text1" w:themeTint="66"/>
        <w:bottom w:val="single" w:sz="4" w:space="0" w:color="B9B9B9" w:themeColor="text1" w:themeTint="66"/>
        <w:right w:val="single" w:sz="4" w:space="0" w:color="B9B9B9" w:themeColor="text1" w:themeTint="66"/>
        <w:insideH w:val="single" w:sz="4" w:space="0" w:color="B9B9B9" w:themeColor="text1" w:themeTint="66"/>
        <w:insideV w:val="single" w:sz="4" w:space="0" w:color="B9B9B9" w:themeColor="text1" w:themeTint="66"/>
      </w:tblBorders>
    </w:tblPr>
    <w:tblStylePr w:type="firstRow">
      <w:rPr>
        <w:b/>
        <w:bCs/>
      </w:rPr>
      <w:tblPr/>
      <w:tcPr>
        <w:tcBorders>
          <w:bottom w:val="single" w:sz="12" w:space="0" w:color="969696" w:themeColor="text1" w:themeTint="99"/>
        </w:tcBorders>
      </w:tcPr>
    </w:tblStylePr>
    <w:tblStylePr w:type="lastRow">
      <w:rPr>
        <w:b/>
        <w:bCs/>
      </w:rPr>
      <w:tblPr/>
      <w:tcPr>
        <w:tcBorders>
          <w:top w:val="double" w:sz="2" w:space="0" w:color="969696" w:themeColor="text1" w:themeTint="99"/>
        </w:tcBorders>
      </w:tcPr>
    </w:tblStylePr>
    <w:tblStylePr w:type="firstCol">
      <w:rPr>
        <w:b/>
        <w:bCs/>
      </w:rPr>
    </w:tblStylePr>
    <w:tblStylePr w:type="lastCol">
      <w:rPr>
        <w:b/>
        <w:bCs/>
      </w:rPr>
    </w:tblStylePr>
  </w:style>
  <w:style w:type="table" w:styleId="TableauGrille1Clair-Accentuation1">
    <w:name w:val="Grid Table 1 Light Accent 1"/>
    <w:basedOn w:val="TableauNormal"/>
    <w:uiPriority w:val="46"/>
    <w:rsid w:val="00B01B0E"/>
    <w:pPr>
      <w:spacing w:after="0" w:line="240" w:lineRule="auto"/>
    </w:pPr>
    <w:tblPr>
      <w:tblStyleRowBandSize w:val="1"/>
      <w:tblStyleColBandSize w:val="1"/>
      <w:tblBorders>
        <w:top w:val="single" w:sz="4" w:space="0" w:color="7EFBFF" w:themeColor="accent1" w:themeTint="66"/>
        <w:left w:val="single" w:sz="4" w:space="0" w:color="7EFBFF" w:themeColor="accent1" w:themeTint="66"/>
        <w:bottom w:val="single" w:sz="4" w:space="0" w:color="7EFBFF" w:themeColor="accent1" w:themeTint="66"/>
        <w:right w:val="single" w:sz="4" w:space="0" w:color="7EFBFF" w:themeColor="accent1" w:themeTint="66"/>
        <w:insideH w:val="single" w:sz="4" w:space="0" w:color="7EFBFF" w:themeColor="accent1" w:themeTint="66"/>
        <w:insideV w:val="single" w:sz="4" w:space="0" w:color="7EFBFF" w:themeColor="accent1" w:themeTint="66"/>
      </w:tblBorders>
    </w:tblPr>
    <w:tblStylePr w:type="firstRow">
      <w:rPr>
        <w:b/>
        <w:bCs/>
      </w:rPr>
      <w:tblPr/>
      <w:tcPr>
        <w:tcBorders>
          <w:bottom w:val="single" w:sz="12" w:space="0" w:color="3EFAFF" w:themeColor="accent1" w:themeTint="99"/>
        </w:tcBorders>
      </w:tcPr>
    </w:tblStylePr>
    <w:tblStylePr w:type="lastRow">
      <w:rPr>
        <w:b/>
        <w:bCs/>
      </w:rPr>
      <w:tblPr/>
      <w:tcPr>
        <w:tcBorders>
          <w:top w:val="double" w:sz="2" w:space="0" w:color="3EFAFF" w:themeColor="accent1" w:themeTint="99"/>
        </w:tcBorders>
      </w:tcPr>
    </w:tblStylePr>
    <w:tblStylePr w:type="firstCol">
      <w:rPr>
        <w:b/>
        <w:bCs/>
      </w:rPr>
    </w:tblStylePr>
    <w:tblStylePr w:type="lastCol">
      <w:rPr>
        <w:b/>
        <w:bCs/>
      </w:rPr>
    </w:tblStylePr>
  </w:style>
  <w:style w:type="table" w:styleId="TableauGrille2-Accentuation3">
    <w:name w:val="Grid Table 2 Accent 3"/>
    <w:basedOn w:val="TableauNormal"/>
    <w:uiPriority w:val="47"/>
    <w:rsid w:val="00B01B0E"/>
    <w:pPr>
      <w:spacing w:after="0" w:line="240" w:lineRule="auto"/>
    </w:pPr>
    <w:tblPr>
      <w:tblStyleRowBandSize w:val="1"/>
      <w:tblStyleColBandSize w:val="1"/>
      <w:tblBorders>
        <w:top w:val="single" w:sz="2" w:space="0" w:color="2DECF0" w:themeColor="accent3" w:themeTint="99"/>
        <w:bottom w:val="single" w:sz="2" w:space="0" w:color="2DECF0" w:themeColor="accent3" w:themeTint="99"/>
        <w:insideH w:val="single" w:sz="2" w:space="0" w:color="2DECF0" w:themeColor="accent3" w:themeTint="99"/>
        <w:insideV w:val="single" w:sz="2" w:space="0" w:color="2DECF0" w:themeColor="accent3" w:themeTint="99"/>
      </w:tblBorders>
    </w:tblPr>
    <w:tblStylePr w:type="firstRow">
      <w:rPr>
        <w:b/>
        <w:bCs/>
      </w:rPr>
      <w:tblPr/>
      <w:tcPr>
        <w:tcBorders>
          <w:top w:val="nil"/>
          <w:bottom w:val="single" w:sz="12" w:space="0" w:color="2DECF0" w:themeColor="accent3" w:themeTint="99"/>
          <w:insideH w:val="nil"/>
          <w:insideV w:val="nil"/>
        </w:tcBorders>
        <w:shd w:val="clear" w:color="auto" w:fill="FFFFFF" w:themeFill="background1"/>
      </w:tcPr>
    </w:tblStylePr>
    <w:tblStylePr w:type="lastRow">
      <w:rPr>
        <w:b/>
        <w:bCs/>
      </w:rPr>
      <w:tblPr/>
      <w:tcPr>
        <w:tcBorders>
          <w:top w:val="double" w:sz="2" w:space="0" w:color="2DECF0"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9F8FA" w:themeFill="accent3" w:themeFillTint="33"/>
      </w:tcPr>
    </w:tblStylePr>
    <w:tblStylePr w:type="band1Horz">
      <w:tblPr/>
      <w:tcPr>
        <w:shd w:val="clear" w:color="auto" w:fill="B9F8FA" w:themeFill="accent3" w:themeFillTint="33"/>
      </w:tcPr>
    </w:tblStylePr>
  </w:style>
  <w:style w:type="table" w:styleId="TableauGrille2-Accentuation4">
    <w:name w:val="Grid Table 2 Accent 4"/>
    <w:basedOn w:val="TableauNormal"/>
    <w:uiPriority w:val="47"/>
    <w:rsid w:val="00B01B0E"/>
    <w:pPr>
      <w:spacing w:after="0" w:line="240" w:lineRule="auto"/>
    </w:pPr>
    <w:tblPr>
      <w:tblStyleRowBandSize w:val="1"/>
      <w:tblStyleColBandSize w:val="1"/>
      <w:tblBorders>
        <w:top w:val="single" w:sz="2" w:space="0" w:color="E6EB8C" w:themeColor="accent4" w:themeTint="99"/>
        <w:bottom w:val="single" w:sz="2" w:space="0" w:color="E6EB8C" w:themeColor="accent4" w:themeTint="99"/>
        <w:insideH w:val="single" w:sz="2" w:space="0" w:color="E6EB8C" w:themeColor="accent4" w:themeTint="99"/>
        <w:insideV w:val="single" w:sz="2" w:space="0" w:color="E6EB8C" w:themeColor="accent4" w:themeTint="99"/>
      </w:tblBorders>
    </w:tblPr>
    <w:tblStylePr w:type="firstRow">
      <w:rPr>
        <w:b/>
        <w:bCs/>
      </w:rPr>
      <w:tblPr/>
      <w:tcPr>
        <w:tcBorders>
          <w:top w:val="nil"/>
          <w:bottom w:val="single" w:sz="12" w:space="0" w:color="E6EB8C" w:themeColor="accent4" w:themeTint="99"/>
          <w:insideH w:val="nil"/>
          <w:insideV w:val="nil"/>
        </w:tcBorders>
        <w:shd w:val="clear" w:color="auto" w:fill="FFFFFF" w:themeFill="background1"/>
      </w:tcPr>
    </w:tblStylePr>
    <w:tblStylePr w:type="lastRow">
      <w:rPr>
        <w:b/>
        <w:bCs/>
      </w:rPr>
      <w:tblPr/>
      <w:tcPr>
        <w:tcBorders>
          <w:top w:val="double" w:sz="2" w:space="0" w:color="E6EB8C"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6F8D8" w:themeFill="accent4" w:themeFillTint="33"/>
      </w:tcPr>
    </w:tblStylePr>
    <w:tblStylePr w:type="band1Horz">
      <w:tblPr/>
      <w:tcPr>
        <w:shd w:val="clear" w:color="auto" w:fill="F6F8D8" w:themeFill="accent4" w:themeFillTint="33"/>
      </w:tcPr>
    </w:tblStylePr>
  </w:style>
  <w:style w:type="table" w:styleId="TableauGrille2-Accentuation5">
    <w:name w:val="Grid Table 2 Accent 5"/>
    <w:basedOn w:val="TableauNormal"/>
    <w:uiPriority w:val="47"/>
    <w:rsid w:val="00B01B0E"/>
    <w:pPr>
      <w:spacing w:after="0" w:line="240" w:lineRule="auto"/>
    </w:pPr>
    <w:tblPr>
      <w:tblStyleRowBandSize w:val="1"/>
      <w:tblStyleColBandSize w:val="1"/>
      <w:tblBorders>
        <w:top w:val="single" w:sz="2" w:space="0" w:color="D9E088" w:themeColor="accent5" w:themeTint="99"/>
        <w:bottom w:val="single" w:sz="2" w:space="0" w:color="D9E088" w:themeColor="accent5" w:themeTint="99"/>
        <w:insideH w:val="single" w:sz="2" w:space="0" w:color="D9E088" w:themeColor="accent5" w:themeTint="99"/>
        <w:insideV w:val="single" w:sz="2" w:space="0" w:color="D9E088" w:themeColor="accent5" w:themeTint="99"/>
      </w:tblBorders>
    </w:tblPr>
    <w:tblStylePr w:type="firstRow">
      <w:rPr>
        <w:b/>
        <w:bCs/>
      </w:rPr>
      <w:tblPr/>
      <w:tcPr>
        <w:tcBorders>
          <w:top w:val="nil"/>
          <w:bottom w:val="single" w:sz="12" w:space="0" w:color="D9E088" w:themeColor="accent5" w:themeTint="99"/>
          <w:insideH w:val="nil"/>
          <w:insideV w:val="nil"/>
        </w:tcBorders>
        <w:shd w:val="clear" w:color="auto" w:fill="FFFFFF" w:themeFill="background1"/>
      </w:tcPr>
    </w:tblStylePr>
    <w:tblStylePr w:type="lastRow">
      <w:rPr>
        <w:b/>
        <w:bCs/>
      </w:rPr>
      <w:tblPr/>
      <w:tcPr>
        <w:tcBorders>
          <w:top w:val="double" w:sz="2" w:space="0" w:color="D9E088"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F4D7" w:themeFill="accent5" w:themeFillTint="33"/>
      </w:tcPr>
    </w:tblStylePr>
    <w:tblStylePr w:type="band1Horz">
      <w:tblPr/>
      <w:tcPr>
        <w:shd w:val="clear" w:color="auto" w:fill="F2F4D7" w:themeFill="accent5" w:themeFillTint="33"/>
      </w:tcPr>
    </w:tblStylePr>
  </w:style>
  <w:style w:type="table" w:styleId="TableauGrille3-Accentuation4">
    <w:name w:val="Grid Table 3 Accent 4"/>
    <w:basedOn w:val="TableauNormal"/>
    <w:uiPriority w:val="48"/>
    <w:rsid w:val="00B01B0E"/>
    <w:pPr>
      <w:spacing w:after="0" w:line="240" w:lineRule="auto"/>
    </w:pPr>
    <w:tblPr>
      <w:tblStyleRowBandSize w:val="1"/>
      <w:tblStyleColBandSize w:val="1"/>
      <w:tblBorders>
        <w:top w:val="single" w:sz="4" w:space="0" w:color="E6EB8C" w:themeColor="accent4" w:themeTint="99"/>
        <w:left w:val="single" w:sz="4" w:space="0" w:color="E6EB8C" w:themeColor="accent4" w:themeTint="99"/>
        <w:bottom w:val="single" w:sz="4" w:space="0" w:color="E6EB8C" w:themeColor="accent4" w:themeTint="99"/>
        <w:right w:val="single" w:sz="4" w:space="0" w:color="E6EB8C" w:themeColor="accent4" w:themeTint="99"/>
        <w:insideH w:val="single" w:sz="4" w:space="0" w:color="E6EB8C" w:themeColor="accent4" w:themeTint="99"/>
        <w:insideV w:val="single" w:sz="4" w:space="0" w:color="E6EB8C"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F8D8" w:themeFill="accent4" w:themeFillTint="33"/>
      </w:tcPr>
    </w:tblStylePr>
    <w:tblStylePr w:type="band1Horz">
      <w:tblPr/>
      <w:tcPr>
        <w:shd w:val="clear" w:color="auto" w:fill="F6F8D8" w:themeFill="accent4" w:themeFillTint="33"/>
      </w:tcPr>
    </w:tblStylePr>
    <w:tblStylePr w:type="neCell">
      <w:tblPr/>
      <w:tcPr>
        <w:tcBorders>
          <w:bottom w:val="single" w:sz="4" w:space="0" w:color="E6EB8C" w:themeColor="accent4" w:themeTint="99"/>
        </w:tcBorders>
      </w:tcPr>
    </w:tblStylePr>
    <w:tblStylePr w:type="nwCell">
      <w:tblPr/>
      <w:tcPr>
        <w:tcBorders>
          <w:bottom w:val="single" w:sz="4" w:space="0" w:color="E6EB8C" w:themeColor="accent4" w:themeTint="99"/>
        </w:tcBorders>
      </w:tcPr>
    </w:tblStylePr>
    <w:tblStylePr w:type="seCell">
      <w:tblPr/>
      <w:tcPr>
        <w:tcBorders>
          <w:top w:val="single" w:sz="4" w:space="0" w:color="E6EB8C" w:themeColor="accent4" w:themeTint="99"/>
        </w:tcBorders>
      </w:tcPr>
    </w:tblStylePr>
    <w:tblStylePr w:type="swCell">
      <w:tblPr/>
      <w:tcPr>
        <w:tcBorders>
          <w:top w:val="single" w:sz="4" w:space="0" w:color="E6EB8C" w:themeColor="accent4" w:themeTint="99"/>
        </w:tcBorders>
      </w:tcPr>
    </w:tblStylePr>
  </w:style>
  <w:style w:type="table" w:styleId="TableauGrille5Fonc-Accentuation3">
    <w:name w:val="Grid Table 5 Dark Accent 3"/>
    <w:basedOn w:val="TableauNormal"/>
    <w:uiPriority w:val="50"/>
    <w:rsid w:val="00B01B0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9F8FA"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97E80"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97E80"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97E80"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97E80" w:themeFill="accent3"/>
      </w:tcPr>
    </w:tblStylePr>
    <w:tblStylePr w:type="band1Vert">
      <w:tblPr/>
      <w:tcPr>
        <w:shd w:val="clear" w:color="auto" w:fill="73F2F5" w:themeFill="accent3" w:themeFillTint="66"/>
      </w:tcPr>
    </w:tblStylePr>
    <w:tblStylePr w:type="band1Horz">
      <w:tblPr/>
      <w:tcPr>
        <w:shd w:val="clear" w:color="auto" w:fill="73F2F5" w:themeFill="accent3" w:themeFillTint="66"/>
      </w:tcPr>
    </w:tblStylePr>
  </w:style>
  <w:style w:type="table" w:styleId="TableauGrille5Fonc-Accentuation5">
    <w:name w:val="Grid Table 5 Dark Accent 5"/>
    <w:basedOn w:val="TableauNormal"/>
    <w:uiPriority w:val="50"/>
    <w:rsid w:val="00B01B0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4D7"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1CC3A"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1CC3A"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1CC3A"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1CC3A" w:themeFill="accent5"/>
      </w:tcPr>
    </w:tblStylePr>
    <w:tblStylePr w:type="band1Vert">
      <w:tblPr/>
      <w:tcPr>
        <w:shd w:val="clear" w:color="auto" w:fill="E6EAB0" w:themeFill="accent5" w:themeFillTint="66"/>
      </w:tcPr>
    </w:tblStylePr>
    <w:tblStylePr w:type="band1Horz">
      <w:tblPr/>
      <w:tcPr>
        <w:shd w:val="clear" w:color="auto" w:fill="E6EAB0" w:themeFill="accent5" w:themeFillTint="66"/>
      </w:tcPr>
    </w:tblStylePr>
  </w:style>
  <w:style w:type="table" w:styleId="TableauGrille6Couleur">
    <w:name w:val="Grid Table 6 Colorful"/>
    <w:basedOn w:val="TableauNormal"/>
    <w:uiPriority w:val="51"/>
    <w:rsid w:val="00B01B0E"/>
    <w:pPr>
      <w:spacing w:after="0" w:line="240" w:lineRule="auto"/>
    </w:pPr>
    <w:rPr>
      <w:color w:val="515151" w:themeColor="text1"/>
    </w:rPr>
    <w:tblPr>
      <w:tblStyleRowBandSize w:val="1"/>
      <w:tblStyleColBandSize w:val="1"/>
      <w:tblBorders>
        <w:top w:val="single" w:sz="4" w:space="0" w:color="969696" w:themeColor="text1" w:themeTint="99"/>
        <w:left w:val="single" w:sz="4" w:space="0" w:color="969696" w:themeColor="text1" w:themeTint="99"/>
        <w:bottom w:val="single" w:sz="4" w:space="0" w:color="969696" w:themeColor="text1" w:themeTint="99"/>
        <w:right w:val="single" w:sz="4" w:space="0" w:color="969696" w:themeColor="text1" w:themeTint="99"/>
        <w:insideH w:val="single" w:sz="4" w:space="0" w:color="969696" w:themeColor="text1" w:themeTint="99"/>
        <w:insideV w:val="single" w:sz="4" w:space="0" w:color="969696" w:themeColor="text1" w:themeTint="99"/>
      </w:tblBorders>
    </w:tblPr>
    <w:tblStylePr w:type="firstRow">
      <w:rPr>
        <w:b/>
        <w:bCs/>
      </w:rPr>
      <w:tblPr/>
      <w:tcPr>
        <w:tcBorders>
          <w:bottom w:val="single" w:sz="12" w:space="0" w:color="969696" w:themeColor="text1" w:themeTint="99"/>
        </w:tcBorders>
      </w:tcPr>
    </w:tblStylePr>
    <w:tblStylePr w:type="lastRow">
      <w:rPr>
        <w:b/>
        <w:bCs/>
      </w:rPr>
      <w:tblPr/>
      <w:tcPr>
        <w:tcBorders>
          <w:top w:val="double" w:sz="4" w:space="0" w:color="969696" w:themeColor="text1" w:themeTint="99"/>
        </w:tcBorders>
      </w:tcPr>
    </w:tblStylePr>
    <w:tblStylePr w:type="firstCol">
      <w:rPr>
        <w:b/>
        <w:bCs/>
      </w:rPr>
    </w:tblStylePr>
    <w:tblStylePr w:type="lastCol">
      <w:rPr>
        <w:b/>
        <w:bCs/>
      </w:rPr>
    </w:tblStylePr>
    <w:tblStylePr w:type="band1Vert">
      <w:tblPr/>
      <w:tcPr>
        <w:shd w:val="clear" w:color="auto" w:fill="DCDCDC" w:themeFill="text1" w:themeFillTint="33"/>
      </w:tcPr>
    </w:tblStylePr>
    <w:tblStylePr w:type="band1Horz">
      <w:tblPr/>
      <w:tcPr>
        <w:shd w:val="clear" w:color="auto" w:fill="DCDCDC" w:themeFill="text1" w:themeFillTint="33"/>
      </w:tcPr>
    </w:tblStylePr>
  </w:style>
  <w:style w:type="table" w:styleId="TableauGrille7Couleur-Accentuation3">
    <w:name w:val="Grid Table 7 Colorful Accent 3"/>
    <w:basedOn w:val="TableauNormal"/>
    <w:uiPriority w:val="52"/>
    <w:rsid w:val="00B01B0E"/>
    <w:pPr>
      <w:spacing w:after="0" w:line="240" w:lineRule="auto"/>
    </w:pPr>
    <w:rPr>
      <w:color w:val="065D5F" w:themeColor="accent3" w:themeShade="BF"/>
    </w:rPr>
    <w:tblPr>
      <w:tblStyleRowBandSize w:val="1"/>
      <w:tblStyleColBandSize w:val="1"/>
      <w:tblBorders>
        <w:top w:val="single" w:sz="4" w:space="0" w:color="2DECF0" w:themeColor="accent3" w:themeTint="99"/>
        <w:left w:val="single" w:sz="4" w:space="0" w:color="2DECF0" w:themeColor="accent3" w:themeTint="99"/>
        <w:bottom w:val="single" w:sz="4" w:space="0" w:color="2DECF0" w:themeColor="accent3" w:themeTint="99"/>
        <w:right w:val="single" w:sz="4" w:space="0" w:color="2DECF0" w:themeColor="accent3" w:themeTint="99"/>
        <w:insideH w:val="single" w:sz="4" w:space="0" w:color="2DECF0" w:themeColor="accent3" w:themeTint="99"/>
        <w:insideV w:val="single" w:sz="4" w:space="0" w:color="2DECF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9F8FA" w:themeFill="accent3" w:themeFillTint="33"/>
      </w:tcPr>
    </w:tblStylePr>
    <w:tblStylePr w:type="band1Horz">
      <w:tblPr/>
      <w:tcPr>
        <w:shd w:val="clear" w:color="auto" w:fill="B9F8FA" w:themeFill="accent3" w:themeFillTint="33"/>
      </w:tcPr>
    </w:tblStylePr>
    <w:tblStylePr w:type="neCell">
      <w:tblPr/>
      <w:tcPr>
        <w:tcBorders>
          <w:bottom w:val="single" w:sz="4" w:space="0" w:color="2DECF0" w:themeColor="accent3" w:themeTint="99"/>
        </w:tcBorders>
      </w:tcPr>
    </w:tblStylePr>
    <w:tblStylePr w:type="nwCell">
      <w:tblPr/>
      <w:tcPr>
        <w:tcBorders>
          <w:bottom w:val="single" w:sz="4" w:space="0" w:color="2DECF0" w:themeColor="accent3" w:themeTint="99"/>
        </w:tcBorders>
      </w:tcPr>
    </w:tblStylePr>
    <w:tblStylePr w:type="seCell">
      <w:tblPr/>
      <w:tcPr>
        <w:tcBorders>
          <w:top w:val="single" w:sz="4" w:space="0" w:color="2DECF0" w:themeColor="accent3" w:themeTint="99"/>
        </w:tcBorders>
      </w:tcPr>
    </w:tblStylePr>
    <w:tblStylePr w:type="swCell">
      <w:tblPr/>
      <w:tcPr>
        <w:tcBorders>
          <w:top w:val="single" w:sz="4" w:space="0" w:color="2DECF0" w:themeColor="accent3" w:themeTint="99"/>
        </w:tcBorders>
      </w:tcPr>
    </w:tblStylePr>
  </w:style>
  <w:style w:type="table" w:styleId="TableauGrille7Couleur-Accentuation4">
    <w:name w:val="Grid Table 7 Colorful Accent 4"/>
    <w:basedOn w:val="TableauNormal"/>
    <w:uiPriority w:val="52"/>
    <w:rsid w:val="00B01B0E"/>
    <w:pPr>
      <w:spacing w:after="0" w:line="240" w:lineRule="auto"/>
    </w:pPr>
    <w:rPr>
      <w:color w:val="AEB71F" w:themeColor="accent4" w:themeShade="BF"/>
    </w:rPr>
    <w:tblPr>
      <w:tblStyleRowBandSize w:val="1"/>
      <w:tblStyleColBandSize w:val="1"/>
      <w:tblBorders>
        <w:top w:val="single" w:sz="4" w:space="0" w:color="E6EB8C" w:themeColor="accent4" w:themeTint="99"/>
        <w:left w:val="single" w:sz="4" w:space="0" w:color="E6EB8C" w:themeColor="accent4" w:themeTint="99"/>
        <w:bottom w:val="single" w:sz="4" w:space="0" w:color="E6EB8C" w:themeColor="accent4" w:themeTint="99"/>
        <w:right w:val="single" w:sz="4" w:space="0" w:color="E6EB8C" w:themeColor="accent4" w:themeTint="99"/>
        <w:insideH w:val="single" w:sz="4" w:space="0" w:color="E6EB8C" w:themeColor="accent4" w:themeTint="99"/>
        <w:insideV w:val="single" w:sz="4" w:space="0" w:color="E6EB8C"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F8D8" w:themeFill="accent4" w:themeFillTint="33"/>
      </w:tcPr>
    </w:tblStylePr>
    <w:tblStylePr w:type="band1Horz">
      <w:tblPr/>
      <w:tcPr>
        <w:shd w:val="clear" w:color="auto" w:fill="F6F8D8" w:themeFill="accent4" w:themeFillTint="33"/>
      </w:tcPr>
    </w:tblStylePr>
    <w:tblStylePr w:type="neCell">
      <w:tblPr/>
      <w:tcPr>
        <w:tcBorders>
          <w:bottom w:val="single" w:sz="4" w:space="0" w:color="E6EB8C" w:themeColor="accent4" w:themeTint="99"/>
        </w:tcBorders>
      </w:tcPr>
    </w:tblStylePr>
    <w:tblStylePr w:type="nwCell">
      <w:tblPr/>
      <w:tcPr>
        <w:tcBorders>
          <w:bottom w:val="single" w:sz="4" w:space="0" w:color="E6EB8C" w:themeColor="accent4" w:themeTint="99"/>
        </w:tcBorders>
      </w:tcPr>
    </w:tblStylePr>
    <w:tblStylePr w:type="seCell">
      <w:tblPr/>
      <w:tcPr>
        <w:tcBorders>
          <w:top w:val="single" w:sz="4" w:space="0" w:color="E6EB8C" w:themeColor="accent4" w:themeTint="99"/>
        </w:tcBorders>
      </w:tcPr>
    </w:tblStylePr>
    <w:tblStylePr w:type="swCell">
      <w:tblPr/>
      <w:tcPr>
        <w:tcBorders>
          <w:top w:val="single" w:sz="4" w:space="0" w:color="E6EB8C" w:themeColor="accent4" w:themeTint="99"/>
        </w:tcBorders>
      </w:tcPr>
    </w:tblStylePr>
  </w:style>
  <w:style w:type="table" w:customStyle="1" w:styleId="GSBoldTable">
    <w:name w:val="GS Bold Table"/>
    <w:basedOn w:val="TableauNormal"/>
    <w:uiPriority w:val="99"/>
    <w:rsid w:val="00B01B0E"/>
    <w:pPr>
      <w:snapToGrid w:val="0"/>
      <w:spacing w:after="0" w:line="240" w:lineRule="auto"/>
      <w:textboxTightWrap w:val="firstLineOnly"/>
    </w:pPr>
    <w:rPr>
      <w:sz w:val="20"/>
    </w:rPr>
    <w:tblPr>
      <w:tblBorders>
        <w:insideH w:val="single" w:sz="4" w:space="0" w:color="BFBFBF" w:themeColor="background1" w:themeShade="BF"/>
      </w:tblBorders>
      <w:tblCellMar>
        <w:top w:w="28" w:type="dxa"/>
        <w:left w:w="57" w:type="dxa"/>
        <w:right w:w="57" w:type="dxa"/>
      </w:tblCellMar>
    </w:tblPr>
    <w:tcPr>
      <w:vAlign w:val="center"/>
    </w:tcPr>
    <w:tblStylePr w:type="firstRow">
      <w:pPr>
        <w:wordWrap/>
        <w:adjustRightInd/>
        <w:snapToGrid w:val="0"/>
        <w:spacing w:line="240" w:lineRule="auto"/>
        <w:contextualSpacing w:val="0"/>
        <w:mirrorIndents w:val="0"/>
      </w:pPr>
      <w:tblPr/>
      <w:tcPr>
        <w:shd w:val="clear" w:color="auto" w:fill="00B9BD" w:themeFill="accent1"/>
      </w:tcPr>
    </w:tblStylePr>
  </w:style>
  <w:style w:type="table" w:customStyle="1" w:styleId="GSTableBoldline-heightcondensed">
    <w:name w:val="GS Table Bold (line-height condensed)"/>
    <w:basedOn w:val="TableauNormal"/>
    <w:uiPriority w:val="99"/>
    <w:rsid w:val="00B01B0E"/>
    <w:pPr>
      <w:snapToGrid w:val="0"/>
      <w:spacing w:after="0" w:line="240" w:lineRule="auto"/>
    </w:pPr>
    <w:rPr>
      <w:rFonts w:cs="Times New Roman (Body CS)"/>
      <w:sz w:val="20"/>
    </w:rPr>
    <w:tblPr>
      <w:tblBorders>
        <w:insideH w:val="single" w:sz="4" w:space="0" w:color="A6A6A6" w:themeColor="background1" w:themeShade="A6"/>
      </w:tblBorders>
      <w:tblCellMar>
        <w:left w:w="0" w:type="dxa"/>
        <w:right w:w="0" w:type="dxa"/>
      </w:tblCellMar>
    </w:tblPr>
    <w:tcPr>
      <w:shd w:val="clear" w:color="auto" w:fill="auto"/>
      <w:noWrap/>
      <w:vAlign w:val="center"/>
    </w:tcPr>
    <w:tblStylePr w:type="firstRow">
      <w:rPr>
        <w:rFonts w:asciiTheme="majorHAnsi" w:hAnsiTheme="majorHAnsi"/>
        <w:b/>
        <w:color w:val="FFFFFF" w:themeColor="background1"/>
        <w:sz w:val="21"/>
      </w:rPr>
      <w:tblPr/>
      <w:tcPr>
        <w:shd w:val="clear" w:color="auto" w:fill="00B9BD" w:themeFill="accent1"/>
      </w:tcPr>
    </w:tblStylePr>
  </w:style>
  <w:style w:type="table" w:customStyle="1" w:styleId="GSTableSimple">
    <w:name w:val="GS Table Simple"/>
    <w:basedOn w:val="TableauNormal"/>
    <w:uiPriority w:val="99"/>
    <w:rsid w:val="00B01B0E"/>
    <w:pPr>
      <w:snapToGrid w:val="0"/>
      <w:spacing w:after="0" w:line="240" w:lineRule="auto"/>
    </w:pPr>
    <w:rPr>
      <w:rFonts w:cs="Times New Roman (Body CS)"/>
      <w:color w:val="00B9BD" w:themeColor="accent1"/>
      <w:sz w:val="18"/>
    </w:rPr>
    <w:tblPr>
      <w:tblStyleRowBandSize w:val="1"/>
      <w:tblBorders>
        <w:insideH w:val="single" w:sz="4" w:space="0" w:color="BFBFBF" w:themeColor="background1" w:themeShade="BF"/>
      </w:tblBorders>
      <w:tblCellMar>
        <w:top w:w="57" w:type="dxa"/>
        <w:left w:w="57" w:type="dxa"/>
        <w:bottom w:w="57" w:type="dxa"/>
        <w:right w:w="57" w:type="dxa"/>
      </w:tblCellMar>
    </w:tblPr>
    <w:trPr>
      <w:cantSplit/>
    </w:trPr>
    <w:tcPr>
      <w:shd w:val="clear" w:color="auto" w:fill="auto"/>
      <w:noWrap/>
      <w:tcMar>
        <w:top w:w="57" w:type="dxa"/>
        <w:left w:w="57" w:type="dxa"/>
        <w:bottom w:w="57" w:type="dxa"/>
        <w:right w:w="57" w:type="dxa"/>
      </w:tcMar>
      <w:vAlign w:val="center"/>
    </w:tcPr>
    <w:tblStylePr w:type="firstRow">
      <w:pPr>
        <w:wordWrap/>
        <w:spacing w:line="240" w:lineRule="auto"/>
        <w:jc w:val="left"/>
      </w:pPr>
      <w:rPr>
        <w:rFonts w:ascii="Verdana" w:hAnsi="Verdana"/>
        <w:b w:val="0"/>
        <w:i w:val="0"/>
        <w:color w:val="auto"/>
        <w:sz w:val="10"/>
      </w:rPr>
      <w:tblPr/>
      <w:trPr>
        <w:cantSplit w:val="0"/>
      </w:trPr>
      <w:tcPr>
        <w:tcBorders>
          <w:top w:val="nil"/>
          <w:left w:val="nil"/>
          <w:bottom w:val="single" w:sz="18" w:space="0" w:color="00B9BD" w:themeColor="accent1"/>
          <w:right w:val="nil"/>
          <w:insideH w:val="nil"/>
          <w:insideV w:val="nil"/>
          <w:tl2br w:val="nil"/>
          <w:tr2bl w:val="nil"/>
        </w:tcBorders>
      </w:tcPr>
    </w:tblStylePr>
    <w:tblStylePr w:type="band1Horz">
      <w:pPr>
        <w:jc w:val="left"/>
      </w:pPr>
    </w:tblStylePr>
  </w:style>
  <w:style w:type="character" w:styleId="Mot-dise">
    <w:name w:val="Hashtag"/>
    <w:basedOn w:val="Titredulivre"/>
    <w:uiPriority w:val="99"/>
    <w:unhideWhenUsed/>
    <w:rsid w:val="00B01B0E"/>
    <w:rPr>
      <w:rFonts w:asciiTheme="majorHAnsi" w:hAnsiTheme="majorHAnsi"/>
      <w:b w:val="0"/>
      <w:bCs/>
      <w:i w:val="0"/>
      <w:iCs/>
      <w:color w:val="109B9D" w:themeColor="accent2"/>
      <w:spacing w:val="5"/>
      <w:sz w:val="22"/>
      <w:shd w:val="clear" w:color="auto" w:fill="E1DFDD"/>
    </w:rPr>
  </w:style>
  <w:style w:type="paragraph" w:styleId="En-tte">
    <w:name w:val="header"/>
    <w:basedOn w:val="Normal"/>
    <w:link w:val="En-tteCar"/>
    <w:uiPriority w:val="99"/>
    <w:unhideWhenUsed/>
    <w:rsid w:val="00B01B0E"/>
    <w:pPr>
      <w:tabs>
        <w:tab w:val="center" w:pos="4680"/>
        <w:tab w:val="right" w:pos="9360"/>
      </w:tabs>
      <w:spacing w:after="0" w:line="240" w:lineRule="auto"/>
    </w:pPr>
  </w:style>
  <w:style w:type="character" w:customStyle="1" w:styleId="En-tteCar">
    <w:name w:val="En-tête Car"/>
    <w:basedOn w:val="Policepardfaut"/>
    <w:link w:val="En-tte"/>
    <w:uiPriority w:val="99"/>
    <w:rsid w:val="00B01B0E"/>
    <w:rPr>
      <w:rFonts w:ascii="Verdana" w:hAnsi="Verdana" w:cs="Times New Roman (Body CS)"/>
      <w:color w:val="4D4D4C"/>
      <w:sz w:val="22"/>
      <w14:cntxtAlts/>
    </w:rPr>
  </w:style>
  <w:style w:type="paragraph" w:customStyle="1" w:styleId="TablesHeadingGSCyan">
    <w:name w:val="Tables Heading GS Cyan"/>
    <w:basedOn w:val="Normal"/>
    <w:next w:val="Normal"/>
    <w:link w:val="TablesHeadingGSCyanChar"/>
    <w:qFormat/>
    <w:rsid w:val="00B01B0E"/>
    <w:pPr>
      <w:framePr w:hSpace="181" w:wrap="notBeside" w:vAnchor="page" w:hAnchor="margin" w:y="1827"/>
      <w:snapToGrid w:val="0"/>
      <w:spacing w:after="0" w:line="240" w:lineRule="auto"/>
      <w:contextualSpacing w:val="0"/>
    </w:pPr>
    <w:rPr>
      <w:caps/>
      <w:color w:val="00B9BD" w:themeColor="accent1"/>
    </w:rPr>
  </w:style>
  <w:style w:type="character" w:customStyle="1" w:styleId="TablesHeadingGSCyanChar">
    <w:name w:val="Tables Heading GS Cyan Char"/>
    <w:basedOn w:val="Policepardfaut"/>
    <w:link w:val="TablesHeadingGSCyan"/>
    <w:rsid w:val="00B01B0E"/>
    <w:rPr>
      <w:rFonts w:ascii="Verdana" w:hAnsi="Verdana" w:cs="Times New Roman (Body CS)"/>
      <w:caps/>
      <w:color w:val="00B9BD" w:themeColor="accent1"/>
      <w:sz w:val="22"/>
      <w14:cntxtAlts/>
    </w:rPr>
  </w:style>
  <w:style w:type="character" w:styleId="AcronymeHTML">
    <w:name w:val="HTML Acronym"/>
    <w:basedOn w:val="Policepardfaut"/>
    <w:uiPriority w:val="99"/>
    <w:semiHidden/>
    <w:unhideWhenUsed/>
    <w:rsid w:val="00B01B0E"/>
  </w:style>
  <w:style w:type="paragraph" w:styleId="AdresseHTML">
    <w:name w:val="HTML Address"/>
    <w:basedOn w:val="Normal"/>
    <w:link w:val="AdresseHTMLCar"/>
    <w:uiPriority w:val="99"/>
    <w:semiHidden/>
    <w:unhideWhenUsed/>
    <w:rsid w:val="00B01B0E"/>
    <w:pPr>
      <w:spacing w:after="0" w:line="240" w:lineRule="auto"/>
    </w:pPr>
    <w:rPr>
      <w:i/>
      <w:iCs/>
    </w:rPr>
  </w:style>
  <w:style w:type="character" w:customStyle="1" w:styleId="AdresseHTMLCar">
    <w:name w:val="Adresse HTML Car"/>
    <w:basedOn w:val="Policepardfaut"/>
    <w:link w:val="AdresseHTML"/>
    <w:uiPriority w:val="99"/>
    <w:semiHidden/>
    <w:rsid w:val="00B01B0E"/>
    <w:rPr>
      <w:rFonts w:ascii="Verdana" w:hAnsi="Verdana" w:cs="Times New Roman (Body CS)"/>
      <w:i/>
      <w:iCs/>
      <w:color w:val="4D4D4C"/>
      <w:sz w:val="22"/>
      <w14:cntxtAlts/>
    </w:rPr>
  </w:style>
  <w:style w:type="character" w:styleId="CitationHTML">
    <w:name w:val="HTML Cite"/>
    <w:basedOn w:val="Policepardfaut"/>
    <w:uiPriority w:val="99"/>
    <w:semiHidden/>
    <w:unhideWhenUsed/>
    <w:rsid w:val="00B01B0E"/>
    <w:rPr>
      <w:i/>
      <w:iCs/>
    </w:rPr>
  </w:style>
  <w:style w:type="character" w:styleId="CodeHTML">
    <w:name w:val="HTML Code"/>
    <w:basedOn w:val="Policepardfaut"/>
    <w:uiPriority w:val="99"/>
    <w:semiHidden/>
    <w:unhideWhenUsed/>
    <w:rsid w:val="00B01B0E"/>
    <w:rPr>
      <w:rFonts w:asciiTheme="minorHAnsi" w:hAnsiTheme="minorHAnsi" w:cs="Consolas"/>
      <w:sz w:val="20"/>
      <w:szCs w:val="20"/>
    </w:rPr>
  </w:style>
  <w:style w:type="character" w:styleId="DfinitionHTML">
    <w:name w:val="HTML Definition"/>
    <w:uiPriority w:val="99"/>
    <w:semiHidden/>
    <w:unhideWhenUsed/>
    <w:rsid w:val="00B01B0E"/>
    <w:rPr>
      <w:i/>
      <w:iCs/>
    </w:rPr>
  </w:style>
  <w:style w:type="character" w:styleId="ClavierHTML">
    <w:name w:val="HTML Keyboard"/>
    <w:basedOn w:val="Policepardfaut"/>
    <w:uiPriority w:val="99"/>
    <w:semiHidden/>
    <w:unhideWhenUsed/>
    <w:rsid w:val="00B01B0E"/>
    <w:rPr>
      <w:rFonts w:asciiTheme="minorHAnsi" w:hAnsiTheme="minorHAnsi" w:cs="Consolas"/>
      <w:sz w:val="20"/>
      <w:szCs w:val="20"/>
    </w:rPr>
  </w:style>
  <w:style w:type="paragraph" w:styleId="PrformatHTML">
    <w:name w:val="HTML Preformatted"/>
    <w:basedOn w:val="Normal"/>
    <w:link w:val="PrformatHTMLCar"/>
    <w:uiPriority w:val="99"/>
    <w:semiHidden/>
    <w:unhideWhenUsed/>
    <w:rsid w:val="00B01B0E"/>
    <w:pPr>
      <w:spacing w:after="0" w:line="240" w:lineRule="auto"/>
    </w:pPr>
    <w:rPr>
      <w:rFonts w:asciiTheme="minorHAnsi" w:hAnsiTheme="minorHAnsi" w:cs="Consolas"/>
      <w:sz w:val="20"/>
      <w:szCs w:val="20"/>
    </w:rPr>
  </w:style>
  <w:style w:type="character" w:customStyle="1" w:styleId="PrformatHTMLCar">
    <w:name w:val="Préformaté HTML Car"/>
    <w:basedOn w:val="Policepardfaut"/>
    <w:link w:val="PrformatHTML"/>
    <w:uiPriority w:val="99"/>
    <w:semiHidden/>
    <w:rsid w:val="00B01B0E"/>
    <w:rPr>
      <w:rFonts w:cs="Consolas"/>
      <w:color w:val="4D4D4C"/>
      <w:sz w:val="20"/>
      <w:szCs w:val="20"/>
      <w14:cntxtAlts/>
    </w:rPr>
  </w:style>
  <w:style w:type="character" w:styleId="ExempleHTML">
    <w:name w:val="HTML Sample"/>
    <w:uiPriority w:val="99"/>
    <w:semiHidden/>
    <w:unhideWhenUsed/>
    <w:rsid w:val="00B01B0E"/>
    <w:rPr>
      <w:rFonts w:asciiTheme="minorHAnsi" w:hAnsiTheme="minorHAnsi" w:cs="Consolas"/>
      <w:sz w:val="24"/>
      <w:szCs w:val="24"/>
    </w:rPr>
  </w:style>
  <w:style w:type="character" w:styleId="MachinecrireHTML">
    <w:name w:val="HTML Typewriter"/>
    <w:uiPriority w:val="99"/>
    <w:semiHidden/>
    <w:unhideWhenUsed/>
    <w:rsid w:val="00B01B0E"/>
    <w:rPr>
      <w:rFonts w:asciiTheme="minorHAnsi" w:hAnsiTheme="minorHAnsi" w:cs="Consolas"/>
      <w:sz w:val="20"/>
      <w:szCs w:val="20"/>
    </w:rPr>
  </w:style>
  <w:style w:type="character" w:styleId="VariableHTML">
    <w:name w:val="HTML Variable"/>
    <w:uiPriority w:val="99"/>
    <w:semiHidden/>
    <w:unhideWhenUsed/>
    <w:rsid w:val="00B01B0E"/>
    <w:rPr>
      <w:i/>
      <w:iCs/>
    </w:rPr>
  </w:style>
  <w:style w:type="character" w:styleId="Lienhypertexte">
    <w:name w:val="Hyperlink"/>
    <w:uiPriority w:val="99"/>
    <w:unhideWhenUsed/>
    <w:qFormat/>
    <w:rsid w:val="00B01B0E"/>
    <w:rPr>
      <w:rFonts w:asciiTheme="minorHAnsi" w:hAnsiTheme="minorHAnsi"/>
      <w:color w:val="00B9BD" w:themeColor="hyperlink"/>
      <w:sz w:val="22"/>
      <w:u w:val="single"/>
    </w:rPr>
  </w:style>
  <w:style w:type="paragraph" w:styleId="Index1">
    <w:name w:val="index 1"/>
    <w:basedOn w:val="Normal"/>
    <w:next w:val="Normal"/>
    <w:uiPriority w:val="99"/>
    <w:unhideWhenUsed/>
    <w:rsid w:val="00B01B0E"/>
    <w:pPr>
      <w:spacing w:after="0" w:line="240" w:lineRule="auto"/>
      <w:ind w:left="220" w:hanging="220"/>
    </w:pPr>
  </w:style>
  <w:style w:type="paragraph" w:styleId="Index2">
    <w:name w:val="index 2"/>
    <w:basedOn w:val="Normal"/>
    <w:next w:val="Normal"/>
    <w:uiPriority w:val="99"/>
    <w:unhideWhenUsed/>
    <w:rsid w:val="00B01B0E"/>
    <w:pPr>
      <w:spacing w:after="0" w:line="240" w:lineRule="auto"/>
      <w:ind w:left="440" w:hanging="220"/>
    </w:pPr>
  </w:style>
  <w:style w:type="paragraph" w:styleId="Index3">
    <w:name w:val="index 3"/>
    <w:basedOn w:val="Normal"/>
    <w:next w:val="Normal"/>
    <w:uiPriority w:val="99"/>
    <w:unhideWhenUsed/>
    <w:rsid w:val="00B01B0E"/>
    <w:pPr>
      <w:spacing w:after="0" w:line="240" w:lineRule="auto"/>
      <w:ind w:left="660" w:hanging="220"/>
    </w:pPr>
  </w:style>
  <w:style w:type="paragraph" w:styleId="Index4">
    <w:name w:val="index 4"/>
    <w:basedOn w:val="Normal"/>
    <w:next w:val="Normal"/>
    <w:uiPriority w:val="99"/>
    <w:semiHidden/>
    <w:unhideWhenUsed/>
    <w:rsid w:val="00B01B0E"/>
    <w:pPr>
      <w:spacing w:after="0" w:line="240" w:lineRule="auto"/>
      <w:ind w:left="880" w:hanging="220"/>
    </w:pPr>
  </w:style>
  <w:style w:type="paragraph" w:styleId="Index5">
    <w:name w:val="index 5"/>
    <w:basedOn w:val="Normal"/>
    <w:next w:val="Normal"/>
    <w:uiPriority w:val="99"/>
    <w:semiHidden/>
    <w:unhideWhenUsed/>
    <w:rsid w:val="00B01B0E"/>
    <w:pPr>
      <w:spacing w:after="0" w:line="240" w:lineRule="auto"/>
      <w:ind w:left="1100" w:hanging="220"/>
    </w:pPr>
  </w:style>
  <w:style w:type="paragraph" w:styleId="Index7">
    <w:name w:val="index 7"/>
    <w:basedOn w:val="Normal"/>
    <w:next w:val="Normal"/>
    <w:uiPriority w:val="99"/>
    <w:semiHidden/>
    <w:unhideWhenUsed/>
    <w:rsid w:val="00B01B0E"/>
    <w:pPr>
      <w:spacing w:after="0" w:line="240" w:lineRule="auto"/>
      <w:ind w:left="1540" w:hanging="220"/>
    </w:pPr>
  </w:style>
  <w:style w:type="paragraph" w:styleId="Index8">
    <w:name w:val="index 8"/>
    <w:basedOn w:val="Normal"/>
    <w:next w:val="Normal"/>
    <w:uiPriority w:val="99"/>
    <w:semiHidden/>
    <w:unhideWhenUsed/>
    <w:rsid w:val="00B01B0E"/>
    <w:pPr>
      <w:spacing w:after="0" w:line="240" w:lineRule="auto"/>
      <w:ind w:left="1760" w:hanging="220"/>
    </w:pPr>
  </w:style>
  <w:style w:type="paragraph" w:styleId="Index9">
    <w:name w:val="index 9"/>
    <w:basedOn w:val="Normal"/>
    <w:next w:val="Normal"/>
    <w:uiPriority w:val="99"/>
    <w:semiHidden/>
    <w:unhideWhenUsed/>
    <w:rsid w:val="00B01B0E"/>
    <w:pPr>
      <w:spacing w:after="0" w:line="240" w:lineRule="auto"/>
      <w:ind w:left="1980" w:hanging="220"/>
    </w:pPr>
  </w:style>
  <w:style w:type="paragraph" w:styleId="Titreindex">
    <w:name w:val="index heading"/>
    <w:basedOn w:val="Normal"/>
    <w:next w:val="Index1"/>
    <w:uiPriority w:val="99"/>
    <w:semiHidden/>
    <w:unhideWhenUsed/>
    <w:rsid w:val="00B01B0E"/>
    <w:rPr>
      <w:rFonts w:asciiTheme="majorHAnsi" w:eastAsiaTheme="majorEastAsia" w:hAnsiTheme="majorHAnsi" w:cstheme="majorBidi"/>
      <w:b/>
      <w:bCs/>
    </w:rPr>
  </w:style>
  <w:style w:type="character" w:styleId="Accentuationintense">
    <w:name w:val="Intense Emphasis"/>
    <w:basedOn w:val="Policepardfaut"/>
    <w:uiPriority w:val="21"/>
    <w:rsid w:val="00B01B0E"/>
    <w:rPr>
      <w:i/>
      <w:iCs/>
      <w:color w:val="00B9BD" w:themeColor="accent1"/>
    </w:rPr>
  </w:style>
  <w:style w:type="paragraph" w:styleId="Citationintense">
    <w:name w:val="Intense Quote"/>
    <w:basedOn w:val="Normal"/>
    <w:next w:val="Normal"/>
    <w:link w:val="CitationintenseCar"/>
    <w:uiPriority w:val="30"/>
    <w:qFormat/>
    <w:rsid w:val="00B01B0E"/>
    <w:pPr>
      <w:pBdr>
        <w:left w:val="single" w:sz="36" w:space="10" w:color="00B9BD" w:themeColor="accent1"/>
      </w:pBdr>
      <w:spacing w:before="360" w:after="0"/>
      <w:ind w:left="567" w:right="567"/>
    </w:pPr>
    <w:rPr>
      <w:i/>
      <w:iCs/>
      <w:color w:val="00B9BD" w:themeColor="accent1"/>
      <w:sz w:val="28"/>
    </w:rPr>
  </w:style>
  <w:style w:type="character" w:customStyle="1" w:styleId="CitationintenseCar">
    <w:name w:val="Citation intense Car"/>
    <w:basedOn w:val="Policepardfaut"/>
    <w:link w:val="Citationintense"/>
    <w:uiPriority w:val="30"/>
    <w:rsid w:val="00B01B0E"/>
    <w:rPr>
      <w:rFonts w:ascii="Verdana" w:hAnsi="Verdana" w:cs="Times New Roman (Body CS)"/>
      <w:i/>
      <w:iCs/>
      <w:color w:val="00B9BD" w:themeColor="accent1"/>
      <w:sz w:val="28"/>
      <w14:cntxtAlts/>
    </w:rPr>
  </w:style>
  <w:style w:type="character" w:styleId="Rfrenceintense">
    <w:name w:val="Intense Reference"/>
    <w:uiPriority w:val="32"/>
    <w:rsid w:val="00B01B0E"/>
    <w:rPr>
      <w:b/>
      <w:bCs/>
      <w:smallCaps/>
      <w:color w:val="00B9BD" w:themeColor="accent1"/>
      <w:spacing w:val="5"/>
    </w:rPr>
  </w:style>
  <w:style w:type="character" w:styleId="Numrodeligne">
    <w:name w:val="line number"/>
    <w:basedOn w:val="Policepardfaut"/>
    <w:uiPriority w:val="99"/>
    <w:semiHidden/>
    <w:unhideWhenUsed/>
    <w:rsid w:val="00B01B0E"/>
    <w:rPr>
      <w:rFonts w:asciiTheme="minorHAnsi" w:hAnsiTheme="minorHAnsi"/>
    </w:rPr>
  </w:style>
  <w:style w:type="paragraph" w:styleId="Liste">
    <w:name w:val="List"/>
    <w:basedOn w:val="Normal"/>
    <w:uiPriority w:val="99"/>
    <w:unhideWhenUsed/>
    <w:rsid w:val="00B01B0E"/>
  </w:style>
  <w:style w:type="paragraph" w:styleId="Liste2">
    <w:name w:val="List 2"/>
    <w:basedOn w:val="Normal"/>
    <w:uiPriority w:val="99"/>
    <w:unhideWhenUsed/>
    <w:rsid w:val="00B01B0E"/>
    <w:pPr>
      <w:ind w:left="566" w:hanging="283"/>
    </w:pPr>
  </w:style>
  <w:style w:type="paragraph" w:styleId="Liste3">
    <w:name w:val="List 3"/>
    <w:basedOn w:val="Normal"/>
    <w:uiPriority w:val="99"/>
    <w:unhideWhenUsed/>
    <w:rsid w:val="00B01B0E"/>
    <w:pPr>
      <w:ind w:left="849" w:hanging="283"/>
    </w:pPr>
  </w:style>
  <w:style w:type="paragraph" w:styleId="Liste4">
    <w:name w:val="List 4"/>
    <w:basedOn w:val="Normal"/>
    <w:uiPriority w:val="99"/>
    <w:unhideWhenUsed/>
    <w:rsid w:val="00B01B0E"/>
    <w:pPr>
      <w:ind w:left="1132" w:hanging="283"/>
    </w:pPr>
  </w:style>
  <w:style w:type="paragraph" w:styleId="Liste5">
    <w:name w:val="List 5"/>
    <w:basedOn w:val="Normal"/>
    <w:uiPriority w:val="99"/>
    <w:unhideWhenUsed/>
    <w:rsid w:val="00B01B0E"/>
    <w:pPr>
      <w:ind w:left="1415" w:hanging="283"/>
    </w:pPr>
  </w:style>
  <w:style w:type="paragraph" w:styleId="Listepuces">
    <w:name w:val="List Bullet"/>
    <w:basedOn w:val="Normal"/>
    <w:uiPriority w:val="99"/>
    <w:unhideWhenUsed/>
    <w:qFormat/>
    <w:rsid w:val="00B01B0E"/>
    <w:pPr>
      <w:numPr>
        <w:numId w:val="1"/>
      </w:numPr>
      <w:spacing w:after="120"/>
      <w:ind w:left="357" w:hanging="357"/>
    </w:pPr>
  </w:style>
  <w:style w:type="paragraph" w:styleId="Listepuces2">
    <w:name w:val="List Bullet 2"/>
    <w:basedOn w:val="Normal"/>
    <w:uiPriority w:val="99"/>
    <w:unhideWhenUsed/>
    <w:rsid w:val="00B01B0E"/>
    <w:pPr>
      <w:numPr>
        <w:numId w:val="2"/>
      </w:numPr>
      <w:ind w:left="641" w:hanging="357"/>
    </w:pPr>
  </w:style>
  <w:style w:type="paragraph" w:styleId="Listepuces3">
    <w:name w:val="List Bullet 3"/>
    <w:basedOn w:val="Normal"/>
    <w:uiPriority w:val="99"/>
    <w:unhideWhenUsed/>
    <w:rsid w:val="00B01B0E"/>
    <w:pPr>
      <w:numPr>
        <w:numId w:val="3"/>
      </w:numPr>
    </w:pPr>
  </w:style>
  <w:style w:type="paragraph" w:styleId="Listepuces4">
    <w:name w:val="List Bullet 4"/>
    <w:basedOn w:val="Normal"/>
    <w:uiPriority w:val="99"/>
    <w:unhideWhenUsed/>
    <w:rsid w:val="00B01B0E"/>
    <w:pPr>
      <w:numPr>
        <w:numId w:val="4"/>
      </w:numPr>
    </w:pPr>
  </w:style>
  <w:style w:type="paragraph" w:styleId="Listepuces5">
    <w:name w:val="List Bullet 5"/>
    <w:basedOn w:val="Normal"/>
    <w:uiPriority w:val="99"/>
    <w:unhideWhenUsed/>
    <w:rsid w:val="00B01B0E"/>
    <w:pPr>
      <w:numPr>
        <w:numId w:val="5"/>
      </w:numPr>
    </w:pPr>
  </w:style>
  <w:style w:type="paragraph" w:styleId="Listecontinue">
    <w:name w:val="List Continue"/>
    <w:basedOn w:val="Normal"/>
    <w:uiPriority w:val="99"/>
    <w:unhideWhenUsed/>
    <w:rsid w:val="00B01B0E"/>
    <w:pPr>
      <w:spacing w:after="120"/>
      <w:ind w:left="283"/>
    </w:pPr>
  </w:style>
  <w:style w:type="paragraph" w:styleId="Listecontinue2">
    <w:name w:val="List Continue 2"/>
    <w:basedOn w:val="Normal"/>
    <w:uiPriority w:val="99"/>
    <w:unhideWhenUsed/>
    <w:rsid w:val="00B01B0E"/>
    <w:pPr>
      <w:spacing w:after="120"/>
      <w:ind w:left="566"/>
    </w:pPr>
  </w:style>
  <w:style w:type="paragraph" w:styleId="Listecontinue3">
    <w:name w:val="List Continue 3"/>
    <w:basedOn w:val="Normal"/>
    <w:uiPriority w:val="99"/>
    <w:unhideWhenUsed/>
    <w:rsid w:val="00B01B0E"/>
    <w:pPr>
      <w:spacing w:after="120"/>
      <w:ind w:left="849"/>
    </w:pPr>
  </w:style>
  <w:style w:type="paragraph" w:styleId="Listecontinue4">
    <w:name w:val="List Continue 4"/>
    <w:basedOn w:val="Normal"/>
    <w:uiPriority w:val="99"/>
    <w:semiHidden/>
    <w:unhideWhenUsed/>
    <w:rsid w:val="00B01B0E"/>
    <w:pPr>
      <w:spacing w:after="120"/>
      <w:ind w:left="1132"/>
    </w:pPr>
  </w:style>
  <w:style w:type="paragraph" w:styleId="Listecontinue5">
    <w:name w:val="List Continue 5"/>
    <w:basedOn w:val="Normal"/>
    <w:uiPriority w:val="99"/>
    <w:semiHidden/>
    <w:unhideWhenUsed/>
    <w:rsid w:val="00B01B0E"/>
    <w:pPr>
      <w:spacing w:after="120"/>
      <w:ind w:left="1415"/>
    </w:pPr>
  </w:style>
  <w:style w:type="paragraph" w:customStyle="1" w:styleId="ListGSBullet">
    <w:name w:val="List GS Bullet"/>
    <w:basedOn w:val="Normal"/>
    <w:link w:val="ListGSBulletChar"/>
    <w:qFormat/>
    <w:rsid w:val="00B01B0E"/>
    <w:pPr>
      <w:numPr>
        <w:numId w:val="13"/>
      </w:numPr>
      <w:spacing w:after="120"/>
    </w:pPr>
  </w:style>
  <w:style w:type="character" w:customStyle="1" w:styleId="ListGSBulletChar">
    <w:name w:val="List GS Bullet Char"/>
    <w:basedOn w:val="Policepardfaut"/>
    <w:link w:val="ListGSBullet"/>
    <w:rsid w:val="00B01B0E"/>
    <w:rPr>
      <w:rFonts w:ascii="Verdana" w:hAnsi="Verdana" w:cs="Times New Roman (Body CS)"/>
      <w:color w:val="4D4D4C"/>
      <w:sz w:val="22"/>
      <w14:cntxtAlts/>
    </w:rPr>
  </w:style>
  <w:style w:type="paragraph" w:customStyle="1" w:styleId="ListGsBullet2">
    <w:name w:val="List Gs Bullet 2"/>
    <w:basedOn w:val="ListGSBullet"/>
    <w:rsid w:val="00B01B0E"/>
    <w:pPr>
      <w:numPr>
        <w:ilvl w:val="1"/>
      </w:numPr>
      <w:snapToGrid w:val="0"/>
    </w:pPr>
  </w:style>
  <w:style w:type="paragraph" w:customStyle="1" w:styleId="ListGsBullet3">
    <w:name w:val="List Gs Bullet 3"/>
    <w:basedOn w:val="ListGSBullet"/>
    <w:rsid w:val="00B01B0E"/>
    <w:pPr>
      <w:numPr>
        <w:ilvl w:val="2"/>
      </w:numPr>
    </w:pPr>
  </w:style>
  <w:style w:type="paragraph" w:customStyle="1" w:styleId="ListGsBullet4">
    <w:name w:val="List Gs Bullet 4"/>
    <w:basedOn w:val="ListGSBullet"/>
    <w:rsid w:val="00B01B0E"/>
    <w:pPr>
      <w:numPr>
        <w:ilvl w:val="3"/>
      </w:numPr>
    </w:pPr>
  </w:style>
  <w:style w:type="paragraph" w:customStyle="1" w:styleId="ListGSBullet5">
    <w:name w:val="List GS Bullet 5"/>
    <w:basedOn w:val="ListGSBullet"/>
    <w:rsid w:val="00B01B0E"/>
    <w:pPr>
      <w:numPr>
        <w:ilvl w:val="4"/>
      </w:numPr>
    </w:pPr>
  </w:style>
  <w:style w:type="numbering" w:customStyle="1" w:styleId="ListGSBullets">
    <w:name w:val="List GS Bullets"/>
    <w:uiPriority w:val="99"/>
    <w:rsid w:val="00B01B0E"/>
    <w:pPr>
      <w:numPr>
        <w:numId w:val="12"/>
      </w:numPr>
    </w:pPr>
  </w:style>
  <w:style w:type="paragraph" w:customStyle="1" w:styleId="H3">
    <w:name w:val="H3"/>
    <w:basedOn w:val="Titre3"/>
    <w:qFormat/>
    <w:rsid w:val="00991401"/>
    <w:pPr>
      <w:numPr>
        <w:numId w:val="15"/>
      </w:numPr>
    </w:pPr>
  </w:style>
  <w:style w:type="paragraph" w:customStyle="1" w:styleId="H5">
    <w:name w:val="H5"/>
    <w:basedOn w:val="Titre5"/>
    <w:qFormat/>
    <w:rsid w:val="00350D03"/>
    <w:pPr>
      <w:numPr>
        <w:ilvl w:val="1"/>
        <w:numId w:val="15"/>
      </w:numPr>
    </w:pPr>
  </w:style>
  <w:style w:type="paragraph" w:styleId="Listenumros">
    <w:name w:val="List Number"/>
    <w:basedOn w:val="Normal"/>
    <w:uiPriority w:val="99"/>
    <w:unhideWhenUsed/>
    <w:qFormat/>
    <w:rsid w:val="00B01B0E"/>
    <w:pPr>
      <w:numPr>
        <w:numId w:val="6"/>
      </w:numPr>
    </w:pPr>
  </w:style>
  <w:style w:type="paragraph" w:styleId="Listenumros2">
    <w:name w:val="List Number 2"/>
    <w:basedOn w:val="Normal"/>
    <w:uiPriority w:val="99"/>
    <w:unhideWhenUsed/>
    <w:rsid w:val="00B01B0E"/>
    <w:pPr>
      <w:numPr>
        <w:numId w:val="7"/>
      </w:numPr>
    </w:pPr>
  </w:style>
  <w:style w:type="paragraph" w:styleId="Listenumros3">
    <w:name w:val="List Number 3"/>
    <w:basedOn w:val="Normal"/>
    <w:uiPriority w:val="99"/>
    <w:unhideWhenUsed/>
    <w:rsid w:val="00B01B0E"/>
    <w:pPr>
      <w:numPr>
        <w:numId w:val="8"/>
      </w:numPr>
    </w:pPr>
  </w:style>
  <w:style w:type="paragraph" w:styleId="Listenumros4">
    <w:name w:val="List Number 4"/>
    <w:basedOn w:val="Normal"/>
    <w:uiPriority w:val="99"/>
    <w:unhideWhenUsed/>
    <w:rsid w:val="00B01B0E"/>
    <w:pPr>
      <w:numPr>
        <w:numId w:val="9"/>
      </w:numPr>
    </w:pPr>
  </w:style>
  <w:style w:type="paragraph" w:styleId="Listenumros5">
    <w:name w:val="List Number 5"/>
    <w:basedOn w:val="Normal"/>
    <w:uiPriority w:val="99"/>
    <w:unhideWhenUsed/>
    <w:rsid w:val="00B01B0E"/>
    <w:pPr>
      <w:numPr>
        <w:numId w:val="10"/>
      </w:numPr>
    </w:pPr>
  </w:style>
  <w:style w:type="paragraph" w:styleId="Paragraphedeliste">
    <w:name w:val="List Paragraph"/>
    <w:aliases w:val="Lettre d'introduction,Liste niveau 1,List Paragraph1,Paragraphe de liste num,Paragraphe de liste 1,Listes,Table of contents numbered,Bullet List Paragraph,References,Puces,- List tir,liste 1,puce 1,List Paragraph in table,Report Para"/>
    <w:basedOn w:val="Normal"/>
    <w:link w:val="ParagraphedelisteCar"/>
    <w:uiPriority w:val="34"/>
    <w:qFormat/>
    <w:rsid w:val="00B01B0E"/>
    <w:pPr>
      <w:ind w:left="720"/>
    </w:pPr>
  </w:style>
  <w:style w:type="table" w:styleId="TableauListe1Clair">
    <w:name w:val="List Table 1 Light"/>
    <w:basedOn w:val="TableauNormal"/>
    <w:uiPriority w:val="46"/>
    <w:rsid w:val="00B01B0E"/>
    <w:pPr>
      <w:spacing w:after="0" w:line="240" w:lineRule="auto"/>
    </w:pPr>
    <w:tblPr>
      <w:tblStyleRowBandSize w:val="1"/>
      <w:tblStyleColBandSize w:val="1"/>
    </w:tblPr>
    <w:tblStylePr w:type="firstRow">
      <w:rPr>
        <w:b/>
        <w:bCs/>
      </w:rPr>
      <w:tblPr/>
      <w:tcPr>
        <w:tcBorders>
          <w:bottom w:val="single" w:sz="4" w:space="0" w:color="969696" w:themeColor="text1" w:themeTint="99"/>
        </w:tcBorders>
      </w:tcPr>
    </w:tblStylePr>
    <w:tblStylePr w:type="lastRow">
      <w:rPr>
        <w:b/>
        <w:bCs/>
      </w:rPr>
      <w:tblPr/>
      <w:tcPr>
        <w:tcBorders>
          <w:top w:val="single" w:sz="4" w:space="0" w:color="969696" w:themeColor="text1" w:themeTint="99"/>
        </w:tcBorders>
      </w:tcPr>
    </w:tblStylePr>
    <w:tblStylePr w:type="firstCol">
      <w:rPr>
        <w:b/>
        <w:bCs/>
      </w:rPr>
    </w:tblStylePr>
    <w:tblStylePr w:type="lastCol">
      <w:rPr>
        <w:b/>
        <w:bCs/>
      </w:rPr>
    </w:tblStylePr>
    <w:tblStylePr w:type="band1Vert">
      <w:tblPr/>
      <w:tcPr>
        <w:shd w:val="clear" w:color="auto" w:fill="DCDCDC" w:themeFill="text1" w:themeFillTint="33"/>
      </w:tcPr>
    </w:tblStylePr>
    <w:tblStylePr w:type="band1Horz">
      <w:tblPr/>
      <w:tcPr>
        <w:shd w:val="clear" w:color="auto" w:fill="DCDCDC" w:themeFill="text1" w:themeFillTint="33"/>
      </w:tcPr>
    </w:tblStylePr>
  </w:style>
  <w:style w:type="table" w:styleId="TableauListe1Clair-Accentuation1">
    <w:name w:val="List Table 1 Light Accent 1"/>
    <w:basedOn w:val="TableauNormal"/>
    <w:uiPriority w:val="46"/>
    <w:rsid w:val="00B01B0E"/>
    <w:pPr>
      <w:spacing w:after="0" w:line="240" w:lineRule="auto"/>
    </w:pPr>
    <w:tblPr>
      <w:tblStyleRowBandSize w:val="1"/>
      <w:tblStyleColBandSize w:val="1"/>
    </w:tblPr>
    <w:tblStylePr w:type="firstRow">
      <w:rPr>
        <w:b/>
        <w:bCs/>
      </w:rPr>
      <w:tblPr/>
      <w:tcPr>
        <w:tcBorders>
          <w:bottom w:val="single" w:sz="4" w:space="0" w:color="3EFAFF" w:themeColor="accent1" w:themeTint="99"/>
        </w:tcBorders>
      </w:tcPr>
    </w:tblStylePr>
    <w:tblStylePr w:type="lastRow">
      <w:rPr>
        <w:b/>
        <w:bCs/>
      </w:rPr>
      <w:tblPr/>
      <w:tcPr>
        <w:tcBorders>
          <w:top w:val="single" w:sz="4" w:space="0" w:color="3EFAFF" w:themeColor="accent1" w:themeTint="99"/>
        </w:tcBorders>
      </w:tcPr>
    </w:tblStylePr>
    <w:tblStylePr w:type="firstCol">
      <w:rPr>
        <w:b/>
        <w:bCs/>
      </w:rPr>
    </w:tblStylePr>
    <w:tblStylePr w:type="lastCol">
      <w:rPr>
        <w:b/>
        <w:bCs/>
      </w:rPr>
    </w:tblStylePr>
    <w:tblStylePr w:type="band1Vert">
      <w:tblPr/>
      <w:tcPr>
        <w:shd w:val="clear" w:color="auto" w:fill="BEFDFF" w:themeFill="accent1" w:themeFillTint="33"/>
      </w:tcPr>
    </w:tblStylePr>
    <w:tblStylePr w:type="band1Horz">
      <w:tblPr/>
      <w:tcPr>
        <w:shd w:val="clear" w:color="auto" w:fill="BEFDFF" w:themeFill="accent1" w:themeFillTint="33"/>
      </w:tcPr>
    </w:tblStylePr>
  </w:style>
  <w:style w:type="table" w:styleId="TableauListe1Clair-Accentuation2">
    <w:name w:val="List Table 1 Light Accent 2"/>
    <w:basedOn w:val="TableauNormal"/>
    <w:uiPriority w:val="46"/>
    <w:rsid w:val="00B01B0E"/>
    <w:pPr>
      <w:spacing w:after="0" w:line="240" w:lineRule="auto"/>
    </w:pPr>
    <w:tblPr>
      <w:tblStyleRowBandSize w:val="1"/>
      <w:tblStyleColBandSize w:val="1"/>
    </w:tblPr>
    <w:tblStylePr w:type="firstRow">
      <w:rPr>
        <w:b/>
        <w:bCs/>
      </w:rPr>
      <w:tblPr/>
      <w:tcPr>
        <w:tcBorders>
          <w:bottom w:val="single" w:sz="4" w:space="0" w:color="47E9EC" w:themeColor="accent2" w:themeTint="99"/>
        </w:tcBorders>
      </w:tcPr>
    </w:tblStylePr>
    <w:tblStylePr w:type="lastRow">
      <w:rPr>
        <w:b/>
        <w:bCs/>
      </w:rPr>
      <w:tblPr/>
      <w:tcPr>
        <w:tcBorders>
          <w:top w:val="single" w:sz="4" w:space="0" w:color="47E9EC" w:themeColor="accent2" w:themeTint="99"/>
        </w:tcBorders>
      </w:tcPr>
    </w:tblStylePr>
    <w:tblStylePr w:type="firstCol">
      <w:rPr>
        <w:b/>
        <w:bCs/>
      </w:rPr>
    </w:tblStylePr>
    <w:tblStylePr w:type="lastCol">
      <w:rPr>
        <w:b/>
        <w:bCs/>
      </w:rPr>
    </w:tblStylePr>
    <w:tblStylePr w:type="band1Vert">
      <w:tblPr/>
      <w:tcPr>
        <w:shd w:val="clear" w:color="auto" w:fill="C1F7F8" w:themeFill="accent2" w:themeFillTint="33"/>
      </w:tcPr>
    </w:tblStylePr>
    <w:tblStylePr w:type="band1Horz">
      <w:tblPr/>
      <w:tcPr>
        <w:shd w:val="clear" w:color="auto" w:fill="C1F7F8" w:themeFill="accent2" w:themeFillTint="33"/>
      </w:tcPr>
    </w:tblStylePr>
  </w:style>
  <w:style w:type="table" w:styleId="TableauListe1Clair-Accentuation3">
    <w:name w:val="List Table 1 Light Accent 3"/>
    <w:basedOn w:val="TableauNormal"/>
    <w:uiPriority w:val="46"/>
    <w:rsid w:val="00B01B0E"/>
    <w:pPr>
      <w:spacing w:after="0" w:line="240" w:lineRule="auto"/>
    </w:pPr>
    <w:tblPr>
      <w:tblStyleRowBandSize w:val="1"/>
      <w:tblStyleColBandSize w:val="1"/>
    </w:tblPr>
    <w:tblStylePr w:type="firstRow">
      <w:rPr>
        <w:b/>
        <w:bCs/>
      </w:rPr>
      <w:tblPr/>
      <w:tcPr>
        <w:tcBorders>
          <w:bottom w:val="single" w:sz="4" w:space="0" w:color="2DECF0" w:themeColor="accent3" w:themeTint="99"/>
        </w:tcBorders>
      </w:tcPr>
    </w:tblStylePr>
    <w:tblStylePr w:type="lastRow">
      <w:rPr>
        <w:b/>
        <w:bCs/>
      </w:rPr>
      <w:tblPr/>
      <w:tcPr>
        <w:tcBorders>
          <w:top w:val="single" w:sz="4" w:space="0" w:color="2DECF0" w:themeColor="accent3" w:themeTint="99"/>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C0E4E4"/>
      </w:tcPr>
    </w:tblStylePr>
    <w:tblStylePr w:type="band1Horz">
      <w:tblPr/>
      <w:tcPr>
        <w:shd w:val="clear" w:color="auto" w:fill="C0E4E4"/>
      </w:tcPr>
    </w:tblStylePr>
    <w:tblStylePr w:type="band2Horz">
      <w:tblPr/>
      <w:tcPr>
        <w:tcBorders>
          <w:top w:val="nil"/>
          <w:left w:val="nil"/>
          <w:bottom w:val="nil"/>
          <w:right w:val="nil"/>
          <w:insideH w:val="nil"/>
          <w:insideV w:val="nil"/>
          <w:tl2br w:val="nil"/>
          <w:tr2bl w:val="nil"/>
        </w:tcBorders>
      </w:tcPr>
    </w:tblStylePr>
  </w:style>
  <w:style w:type="table" w:styleId="TableauListe1Clair-Accentuation4">
    <w:name w:val="List Table 1 Light Accent 4"/>
    <w:basedOn w:val="TableauNormal"/>
    <w:uiPriority w:val="46"/>
    <w:rsid w:val="00B01B0E"/>
    <w:pPr>
      <w:spacing w:after="0" w:line="240" w:lineRule="auto"/>
    </w:pPr>
    <w:tblPr>
      <w:tblStyleRowBandSize w:val="1"/>
      <w:tblStyleColBandSize w:val="1"/>
    </w:tblPr>
    <w:tblStylePr w:type="firstRow">
      <w:rPr>
        <w:b/>
        <w:bCs/>
      </w:rPr>
      <w:tblPr/>
      <w:tcPr>
        <w:tcBorders>
          <w:bottom w:val="single" w:sz="4" w:space="0" w:color="E6EB8C" w:themeColor="accent4" w:themeTint="99"/>
        </w:tcBorders>
      </w:tcPr>
    </w:tblStylePr>
    <w:tblStylePr w:type="lastRow">
      <w:rPr>
        <w:b/>
        <w:bCs/>
      </w:rPr>
      <w:tblPr/>
      <w:tcPr>
        <w:tcBorders>
          <w:top w:val="single" w:sz="4" w:space="0" w:color="E6EB8C" w:themeColor="accent4" w:themeTint="99"/>
        </w:tcBorders>
      </w:tcPr>
    </w:tblStylePr>
    <w:tblStylePr w:type="firstCol">
      <w:rPr>
        <w:b/>
        <w:bCs/>
      </w:rPr>
    </w:tblStylePr>
    <w:tblStylePr w:type="lastCol">
      <w:rPr>
        <w:b/>
        <w:bCs/>
      </w:rPr>
    </w:tblStylePr>
    <w:tblStylePr w:type="band1Vert">
      <w:tblPr/>
      <w:tcPr>
        <w:shd w:val="clear" w:color="auto" w:fill="F6F8D8" w:themeFill="accent4" w:themeFillTint="33"/>
      </w:tcPr>
    </w:tblStylePr>
    <w:tblStylePr w:type="band1Horz">
      <w:tblPr/>
      <w:tcPr>
        <w:shd w:val="clear" w:color="auto" w:fill="F6F8D8" w:themeFill="accent4" w:themeFillTint="33"/>
      </w:tcPr>
    </w:tblStylePr>
  </w:style>
  <w:style w:type="table" w:styleId="TableauListe3-Accentuation1">
    <w:name w:val="List Table 3 Accent 1"/>
    <w:basedOn w:val="TableauNormal"/>
    <w:uiPriority w:val="48"/>
    <w:rsid w:val="00B01B0E"/>
    <w:pPr>
      <w:spacing w:after="0" w:line="240" w:lineRule="auto"/>
    </w:pPr>
    <w:tblPr>
      <w:tblStyleRowBandSize w:val="1"/>
      <w:tblStyleColBandSize w:val="1"/>
      <w:tblBorders>
        <w:top w:val="single" w:sz="4" w:space="0" w:color="00B9BD" w:themeColor="accent1"/>
        <w:left w:val="single" w:sz="4" w:space="0" w:color="00B9BD" w:themeColor="accent1"/>
        <w:bottom w:val="single" w:sz="4" w:space="0" w:color="00B9BD" w:themeColor="accent1"/>
        <w:right w:val="single" w:sz="4" w:space="0" w:color="00B9BD" w:themeColor="accent1"/>
      </w:tblBorders>
    </w:tblPr>
    <w:tblStylePr w:type="firstRow">
      <w:rPr>
        <w:b/>
        <w:bCs/>
        <w:color w:val="FFFFFF" w:themeColor="background1"/>
      </w:rPr>
      <w:tblPr/>
      <w:tcPr>
        <w:shd w:val="clear" w:color="auto" w:fill="00B9BD" w:themeFill="accent1"/>
      </w:tcPr>
    </w:tblStylePr>
    <w:tblStylePr w:type="lastRow">
      <w:rPr>
        <w:b/>
        <w:bCs/>
      </w:rPr>
      <w:tblPr/>
      <w:tcPr>
        <w:tcBorders>
          <w:top w:val="double" w:sz="4" w:space="0" w:color="00B9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B9BD" w:themeColor="accent1"/>
          <w:right w:val="single" w:sz="4" w:space="0" w:color="00B9BD" w:themeColor="accent1"/>
        </w:tcBorders>
      </w:tcPr>
    </w:tblStylePr>
    <w:tblStylePr w:type="band1Horz">
      <w:tblPr/>
      <w:tcPr>
        <w:tcBorders>
          <w:top w:val="single" w:sz="4" w:space="0" w:color="00B9BD" w:themeColor="accent1"/>
          <w:bottom w:val="single" w:sz="4" w:space="0" w:color="00B9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B9BD" w:themeColor="accent1"/>
          <w:left w:val="nil"/>
        </w:tcBorders>
      </w:tcPr>
    </w:tblStylePr>
    <w:tblStylePr w:type="swCell">
      <w:tblPr/>
      <w:tcPr>
        <w:tcBorders>
          <w:top w:val="double" w:sz="4" w:space="0" w:color="00B9BD" w:themeColor="accent1"/>
          <w:right w:val="nil"/>
        </w:tcBorders>
      </w:tcPr>
    </w:tblStylePr>
  </w:style>
  <w:style w:type="table" w:styleId="TableauListe3-Accentuation3">
    <w:name w:val="List Table 3 Accent 3"/>
    <w:basedOn w:val="TableauNormal"/>
    <w:uiPriority w:val="48"/>
    <w:rsid w:val="00B01B0E"/>
    <w:pPr>
      <w:spacing w:after="0" w:line="240" w:lineRule="auto"/>
    </w:pPr>
    <w:tblPr>
      <w:tblStyleRowBandSize w:val="1"/>
      <w:tblStyleColBandSize w:val="1"/>
      <w:tblBorders>
        <w:top w:val="single" w:sz="4" w:space="0" w:color="097E80" w:themeColor="accent3"/>
        <w:left w:val="single" w:sz="4" w:space="0" w:color="097E80" w:themeColor="accent3"/>
        <w:bottom w:val="single" w:sz="4" w:space="0" w:color="097E80" w:themeColor="accent3"/>
        <w:right w:val="single" w:sz="4" w:space="0" w:color="097E80" w:themeColor="accent3"/>
      </w:tblBorders>
    </w:tblPr>
    <w:tblStylePr w:type="firstRow">
      <w:rPr>
        <w:b/>
        <w:bCs/>
        <w:color w:val="FFFFFF" w:themeColor="background1"/>
      </w:rPr>
      <w:tblPr/>
      <w:tcPr>
        <w:shd w:val="clear" w:color="auto" w:fill="097E80" w:themeFill="accent3"/>
      </w:tcPr>
    </w:tblStylePr>
    <w:tblStylePr w:type="lastRow">
      <w:rPr>
        <w:b/>
        <w:bCs/>
      </w:rPr>
      <w:tblPr/>
      <w:tcPr>
        <w:tcBorders>
          <w:top w:val="double" w:sz="4" w:space="0" w:color="097E80"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97E80" w:themeColor="accent3"/>
          <w:right w:val="single" w:sz="4" w:space="0" w:color="097E80" w:themeColor="accent3"/>
        </w:tcBorders>
      </w:tcPr>
    </w:tblStylePr>
    <w:tblStylePr w:type="band1Horz">
      <w:tblPr/>
      <w:tcPr>
        <w:tcBorders>
          <w:top w:val="single" w:sz="4" w:space="0" w:color="097E80" w:themeColor="accent3"/>
          <w:bottom w:val="single" w:sz="4" w:space="0" w:color="097E80"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97E80" w:themeColor="accent3"/>
          <w:left w:val="nil"/>
        </w:tcBorders>
      </w:tcPr>
    </w:tblStylePr>
    <w:tblStylePr w:type="swCell">
      <w:tblPr/>
      <w:tcPr>
        <w:tcBorders>
          <w:top w:val="double" w:sz="4" w:space="0" w:color="097E80" w:themeColor="accent3"/>
          <w:right w:val="nil"/>
        </w:tcBorders>
      </w:tcPr>
    </w:tblStylePr>
  </w:style>
  <w:style w:type="table" w:styleId="TableauListe3-Accentuation4">
    <w:name w:val="List Table 3 Accent 4"/>
    <w:basedOn w:val="TableauNormal"/>
    <w:uiPriority w:val="48"/>
    <w:rsid w:val="00B01B0E"/>
    <w:pPr>
      <w:spacing w:after="0" w:line="240" w:lineRule="auto"/>
    </w:pPr>
    <w:tblPr>
      <w:tblStyleRowBandSize w:val="1"/>
      <w:tblStyleColBandSize w:val="1"/>
      <w:tblBorders>
        <w:top w:val="single" w:sz="4" w:space="0" w:color="D6DF40" w:themeColor="accent4"/>
        <w:left w:val="single" w:sz="4" w:space="0" w:color="D6DF40" w:themeColor="accent4"/>
        <w:bottom w:val="single" w:sz="4" w:space="0" w:color="D6DF40" w:themeColor="accent4"/>
        <w:right w:val="single" w:sz="4" w:space="0" w:color="D6DF40" w:themeColor="accent4"/>
      </w:tblBorders>
    </w:tblPr>
    <w:tblStylePr w:type="firstRow">
      <w:rPr>
        <w:b/>
        <w:bCs/>
        <w:color w:val="FFFFFF" w:themeColor="background1"/>
      </w:rPr>
      <w:tblPr/>
      <w:tcPr>
        <w:shd w:val="clear" w:color="auto" w:fill="D6DF40" w:themeFill="accent4"/>
      </w:tcPr>
    </w:tblStylePr>
    <w:tblStylePr w:type="lastRow">
      <w:rPr>
        <w:b/>
        <w:bCs/>
      </w:rPr>
      <w:tblPr/>
      <w:tcPr>
        <w:tcBorders>
          <w:top w:val="double" w:sz="4" w:space="0" w:color="D6DF4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6DF40" w:themeColor="accent4"/>
          <w:right w:val="single" w:sz="4" w:space="0" w:color="D6DF40" w:themeColor="accent4"/>
        </w:tcBorders>
      </w:tcPr>
    </w:tblStylePr>
    <w:tblStylePr w:type="band1Horz">
      <w:tblPr/>
      <w:tcPr>
        <w:tcBorders>
          <w:top w:val="single" w:sz="4" w:space="0" w:color="D6DF40" w:themeColor="accent4"/>
          <w:bottom w:val="single" w:sz="4" w:space="0" w:color="D6DF4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6DF40" w:themeColor="accent4"/>
          <w:left w:val="nil"/>
        </w:tcBorders>
      </w:tcPr>
    </w:tblStylePr>
    <w:tblStylePr w:type="swCell">
      <w:tblPr/>
      <w:tcPr>
        <w:tcBorders>
          <w:top w:val="double" w:sz="4" w:space="0" w:color="D6DF40" w:themeColor="accent4"/>
          <w:right w:val="nil"/>
        </w:tcBorders>
      </w:tcPr>
    </w:tblStylePr>
  </w:style>
  <w:style w:type="table" w:styleId="TableauListe6Couleur">
    <w:name w:val="List Table 6 Colorful"/>
    <w:basedOn w:val="TableauNormal"/>
    <w:uiPriority w:val="51"/>
    <w:rsid w:val="00B01B0E"/>
    <w:pPr>
      <w:spacing w:after="0" w:line="240" w:lineRule="auto"/>
    </w:pPr>
    <w:rPr>
      <w:color w:val="515151" w:themeColor="text1"/>
    </w:rPr>
    <w:tblPr>
      <w:tblStyleRowBandSize w:val="1"/>
      <w:tblStyleColBandSize w:val="1"/>
      <w:tblBorders>
        <w:top w:val="single" w:sz="4" w:space="0" w:color="515151" w:themeColor="text1"/>
        <w:bottom w:val="single" w:sz="4" w:space="0" w:color="515151" w:themeColor="text1"/>
      </w:tblBorders>
    </w:tblPr>
    <w:tblStylePr w:type="firstRow">
      <w:rPr>
        <w:b/>
        <w:bCs/>
      </w:rPr>
      <w:tblPr/>
      <w:tcPr>
        <w:tcBorders>
          <w:bottom w:val="single" w:sz="4" w:space="0" w:color="515151" w:themeColor="text1"/>
        </w:tcBorders>
      </w:tcPr>
    </w:tblStylePr>
    <w:tblStylePr w:type="lastRow">
      <w:rPr>
        <w:b/>
        <w:bCs/>
      </w:rPr>
      <w:tblPr/>
      <w:tcPr>
        <w:tcBorders>
          <w:top w:val="double" w:sz="4" w:space="0" w:color="515151" w:themeColor="text1"/>
        </w:tcBorders>
      </w:tcPr>
    </w:tblStylePr>
    <w:tblStylePr w:type="firstCol">
      <w:rPr>
        <w:b/>
        <w:bCs/>
      </w:rPr>
    </w:tblStylePr>
    <w:tblStylePr w:type="lastCol">
      <w:rPr>
        <w:b/>
        <w:bCs/>
      </w:rPr>
    </w:tblStylePr>
    <w:tblStylePr w:type="band1Vert">
      <w:tblPr/>
      <w:tcPr>
        <w:shd w:val="clear" w:color="auto" w:fill="DCDCDC" w:themeFill="text1" w:themeFillTint="33"/>
      </w:tcPr>
    </w:tblStylePr>
    <w:tblStylePr w:type="band1Horz">
      <w:tblPr/>
      <w:tcPr>
        <w:shd w:val="clear" w:color="auto" w:fill="DCDCDC" w:themeFill="text1" w:themeFillTint="33"/>
      </w:tcPr>
    </w:tblStylePr>
  </w:style>
  <w:style w:type="table" w:styleId="TableauListe6Couleur-Accentuation1">
    <w:name w:val="List Table 6 Colorful Accent 1"/>
    <w:basedOn w:val="TableauNormal"/>
    <w:uiPriority w:val="51"/>
    <w:rsid w:val="00B01B0E"/>
    <w:pPr>
      <w:spacing w:after="0" w:line="240" w:lineRule="auto"/>
    </w:pPr>
    <w:rPr>
      <w:color w:val="008A8D" w:themeColor="accent1" w:themeShade="BF"/>
    </w:rPr>
    <w:tblPr>
      <w:tblStyleRowBandSize w:val="1"/>
      <w:tblStyleColBandSize w:val="1"/>
      <w:tblBorders>
        <w:top w:val="single" w:sz="4" w:space="0" w:color="00B9BD" w:themeColor="accent1"/>
        <w:bottom w:val="single" w:sz="4" w:space="0" w:color="00B9BD" w:themeColor="accent1"/>
      </w:tblBorders>
    </w:tblPr>
    <w:tblStylePr w:type="firstRow">
      <w:rPr>
        <w:b/>
        <w:bCs/>
      </w:rPr>
      <w:tblPr/>
      <w:tcPr>
        <w:tcBorders>
          <w:bottom w:val="single" w:sz="4" w:space="0" w:color="00B9BD" w:themeColor="accent1"/>
        </w:tcBorders>
      </w:tcPr>
    </w:tblStylePr>
    <w:tblStylePr w:type="lastRow">
      <w:rPr>
        <w:b/>
        <w:bCs/>
      </w:rPr>
      <w:tblPr/>
      <w:tcPr>
        <w:tcBorders>
          <w:top w:val="double" w:sz="4" w:space="0" w:color="00B9BD" w:themeColor="accent1"/>
        </w:tcBorders>
      </w:tcPr>
    </w:tblStylePr>
    <w:tblStylePr w:type="firstCol">
      <w:rPr>
        <w:b/>
        <w:bCs/>
      </w:rPr>
    </w:tblStylePr>
    <w:tblStylePr w:type="lastCol">
      <w:rPr>
        <w:b/>
        <w:bCs/>
      </w:rPr>
    </w:tblStylePr>
    <w:tblStylePr w:type="band1Vert">
      <w:tblPr/>
      <w:tcPr>
        <w:shd w:val="clear" w:color="auto" w:fill="BEFDFF" w:themeFill="accent1" w:themeFillTint="33"/>
      </w:tcPr>
    </w:tblStylePr>
    <w:tblStylePr w:type="band1Horz">
      <w:tblPr/>
      <w:tcPr>
        <w:shd w:val="clear" w:color="auto" w:fill="BEFDFF" w:themeFill="accent1" w:themeFillTint="33"/>
      </w:tcPr>
    </w:tblStylePr>
  </w:style>
  <w:style w:type="table" w:styleId="TableauListe6Couleur-Accentuation2">
    <w:name w:val="List Table 6 Colorful Accent 2"/>
    <w:basedOn w:val="TableauNormal"/>
    <w:uiPriority w:val="51"/>
    <w:rsid w:val="00B01B0E"/>
    <w:pPr>
      <w:spacing w:after="0" w:line="240" w:lineRule="auto"/>
    </w:pPr>
    <w:rPr>
      <w:color w:val="0C7375" w:themeColor="accent2" w:themeShade="BF"/>
    </w:rPr>
    <w:tblPr>
      <w:tblStyleRowBandSize w:val="1"/>
      <w:tblStyleColBandSize w:val="1"/>
      <w:tblBorders>
        <w:top w:val="single" w:sz="4" w:space="0" w:color="109B9D" w:themeColor="accent2"/>
        <w:bottom w:val="single" w:sz="4" w:space="0" w:color="109B9D" w:themeColor="accent2"/>
      </w:tblBorders>
    </w:tblPr>
    <w:tblStylePr w:type="firstRow">
      <w:rPr>
        <w:b/>
        <w:bCs/>
      </w:rPr>
      <w:tblPr/>
      <w:tcPr>
        <w:tcBorders>
          <w:bottom w:val="single" w:sz="4" w:space="0" w:color="109B9D" w:themeColor="accent2"/>
        </w:tcBorders>
      </w:tcPr>
    </w:tblStylePr>
    <w:tblStylePr w:type="lastRow">
      <w:rPr>
        <w:b/>
        <w:bCs/>
      </w:rPr>
      <w:tblPr/>
      <w:tcPr>
        <w:tcBorders>
          <w:top w:val="double" w:sz="4" w:space="0" w:color="109B9D" w:themeColor="accent2"/>
        </w:tcBorders>
      </w:tcPr>
    </w:tblStylePr>
    <w:tblStylePr w:type="firstCol">
      <w:rPr>
        <w:b/>
        <w:bCs/>
      </w:rPr>
    </w:tblStylePr>
    <w:tblStylePr w:type="lastCol">
      <w:rPr>
        <w:b/>
        <w:bCs/>
      </w:rPr>
    </w:tblStylePr>
    <w:tblStylePr w:type="band1Vert">
      <w:tblPr/>
      <w:tcPr>
        <w:shd w:val="clear" w:color="auto" w:fill="C1F7F8" w:themeFill="accent2" w:themeFillTint="33"/>
      </w:tcPr>
    </w:tblStylePr>
    <w:tblStylePr w:type="band1Horz">
      <w:tblPr/>
      <w:tcPr>
        <w:shd w:val="clear" w:color="auto" w:fill="C1F7F8" w:themeFill="accent2" w:themeFillTint="33"/>
      </w:tcPr>
    </w:tblStylePr>
  </w:style>
  <w:style w:type="table" w:styleId="TableauListe6Couleur-Accentuation3">
    <w:name w:val="List Table 6 Colorful Accent 3"/>
    <w:basedOn w:val="TableauNormal"/>
    <w:uiPriority w:val="51"/>
    <w:rsid w:val="00B01B0E"/>
    <w:pPr>
      <w:spacing w:after="0" w:line="240" w:lineRule="auto"/>
    </w:pPr>
    <w:rPr>
      <w:color w:val="065D5F" w:themeColor="accent3" w:themeShade="BF"/>
    </w:rPr>
    <w:tblPr>
      <w:tblStyleRowBandSize w:val="1"/>
      <w:tblStyleColBandSize w:val="1"/>
      <w:tblBorders>
        <w:top w:val="single" w:sz="4" w:space="0" w:color="097E80" w:themeColor="accent3"/>
        <w:bottom w:val="single" w:sz="4" w:space="0" w:color="097E80" w:themeColor="accent3"/>
      </w:tblBorders>
    </w:tblPr>
    <w:tblStylePr w:type="firstRow">
      <w:rPr>
        <w:b/>
        <w:bCs/>
      </w:rPr>
      <w:tblPr/>
      <w:tcPr>
        <w:tcBorders>
          <w:bottom w:val="single" w:sz="4" w:space="0" w:color="097E80" w:themeColor="accent3"/>
        </w:tcBorders>
      </w:tcPr>
    </w:tblStylePr>
    <w:tblStylePr w:type="lastRow">
      <w:rPr>
        <w:b/>
        <w:bCs/>
      </w:rPr>
      <w:tblPr/>
      <w:tcPr>
        <w:tcBorders>
          <w:top w:val="double" w:sz="4" w:space="0" w:color="097E80" w:themeColor="accent3"/>
        </w:tcBorders>
      </w:tcPr>
    </w:tblStylePr>
    <w:tblStylePr w:type="firstCol">
      <w:rPr>
        <w:b/>
        <w:bCs/>
      </w:rPr>
    </w:tblStylePr>
    <w:tblStylePr w:type="lastCol">
      <w:rPr>
        <w:b/>
        <w:bCs/>
      </w:rPr>
    </w:tblStylePr>
    <w:tblStylePr w:type="band1Vert">
      <w:tblPr/>
      <w:tcPr>
        <w:shd w:val="clear" w:color="auto" w:fill="B9F8FA" w:themeFill="accent3" w:themeFillTint="33"/>
      </w:tcPr>
    </w:tblStylePr>
    <w:tblStylePr w:type="band1Horz">
      <w:tblPr/>
      <w:tcPr>
        <w:shd w:val="clear" w:color="auto" w:fill="B9F8FA" w:themeFill="accent3" w:themeFillTint="33"/>
      </w:tcPr>
    </w:tblStylePr>
  </w:style>
  <w:style w:type="table" w:styleId="TableauListe6Couleur-Accentuation5">
    <w:name w:val="List Table 6 Colorful Accent 5"/>
    <w:basedOn w:val="TableauNormal"/>
    <w:uiPriority w:val="51"/>
    <w:rsid w:val="00B01B0E"/>
    <w:pPr>
      <w:spacing w:after="0" w:line="240" w:lineRule="auto"/>
    </w:pPr>
    <w:rPr>
      <w:color w:val="929B28" w:themeColor="accent5" w:themeShade="BF"/>
    </w:rPr>
    <w:tblPr>
      <w:tblStyleRowBandSize w:val="1"/>
      <w:tblStyleColBandSize w:val="1"/>
      <w:tblBorders>
        <w:top w:val="single" w:sz="4" w:space="0" w:color="C1CC3A" w:themeColor="accent5"/>
        <w:bottom w:val="single" w:sz="4" w:space="0" w:color="C1CC3A" w:themeColor="accent5"/>
      </w:tblBorders>
    </w:tblPr>
    <w:tblStylePr w:type="firstRow">
      <w:rPr>
        <w:b/>
        <w:bCs/>
      </w:rPr>
      <w:tblPr/>
      <w:tcPr>
        <w:tcBorders>
          <w:bottom w:val="single" w:sz="4" w:space="0" w:color="C1CC3A" w:themeColor="accent5"/>
        </w:tcBorders>
      </w:tcPr>
    </w:tblStylePr>
    <w:tblStylePr w:type="lastRow">
      <w:rPr>
        <w:b/>
        <w:bCs/>
      </w:rPr>
      <w:tblPr/>
      <w:tcPr>
        <w:tcBorders>
          <w:top w:val="double" w:sz="4" w:space="0" w:color="C1CC3A" w:themeColor="accent5"/>
        </w:tcBorders>
      </w:tcPr>
    </w:tblStylePr>
    <w:tblStylePr w:type="firstCol">
      <w:rPr>
        <w:b/>
        <w:bCs/>
      </w:rPr>
    </w:tblStylePr>
    <w:tblStylePr w:type="lastCol">
      <w:rPr>
        <w:b/>
        <w:bCs/>
      </w:rPr>
    </w:tblStylePr>
    <w:tblStylePr w:type="band1Vert">
      <w:tblPr/>
      <w:tcPr>
        <w:shd w:val="clear" w:color="auto" w:fill="F2F4D7" w:themeFill="accent5" w:themeFillTint="33"/>
      </w:tcPr>
    </w:tblStylePr>
    <w:tblStylePr w:type="band1Horz">
      <w:tblPr/>
      <w:tcPr>
        <w:shd w:val="clear" w:color="auto" w:fill="F2F4D7" w:themeFill="accent5" w:themeFillTint="33"/>
      </w:tcPr>
    </w:tblStylePr>
  </w:style>
  <w:style w:type="table" w:styleId="TableauListe7Couleur">
    <w:name w:val="List Table 7 Colorful"/>
    <w:basedOn w:val="TableauNormal"/>
    <w:uiPriority w:val="52"/>
    <w:rsid w:val="00B01B0E"/>
    <w:pPr>
      <w:spacing w:after="0" w:line="240" w:lineRule="auto"/>
    </w:pPr>
    <w:rPr>
      <w:color w:val="515151"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15151"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15151"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15151"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15151" w:themeColor="text1"/>
        </w:tcBorders>
        <w:shd w:val="clear" w:color="auto" w:fill="FFFFFF" w:themeFill="background1"/>
      </w:tcPr>
    </w:tblStylePr>
    <w:tblStylePr w:type="band1Vert">
      <w:tblPr/>
      <w:tcPr>
        <w:shd w:val="clear" w:color="auto" w:fill="DCDCDC" w:themeFill="text1" w:themeFillTint="33"/>
      </w:tcPr>
    </w:tblStylePr>
    <w:tblStylePr w:type="band1Horz">
      <w:tblPr/>
      <w:tcPr>
        <w:shd w:val="clear" w:color="auto" w:fill="DCDCD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1">
    <w:name w:val="List Table 7 Colorful Accent 1"/>
    <w:basedOn w:val="TableauNormal"/>
    <w:uiPriority w:val="52"/>
    <w:rsid w:val="00B01B0E"/>
    <w:pPr>
      <w:spacing w:after="0" w:line="240" w:lineRule="auto"/>
    </w:pPr>
    <w:rPr>
      <w:color w:val="008A8D" w:themeColor="accent1" w:themeShade="BF"/>
    </w:rPr>
    <w:tblPr>
      <w:tblStyleRowBandSize w:val="1"/>
      <w:tblStyleColBandSize w:val="1"/>
    </w:tblPr>
    <w:tblStylePr w:type="firstRow">
      <w:rPr>
        <w:rFonts w:asciiTheme="majorHAnsi" w:eastAsiaTheme="majorEastAsia" w:hAnsiTheme="majorHAnsi" w:cstheme="majorBidi"/>
        <w:i w:val="0"/>
        <w:iCs/>
        <w:sz w:val="22"/>
      </w:rPr>
      <w:tblPr/>
      <w:tcPr>
        <w:tcBorders>
          <w:bottom w:val="single" w:sz="4" w:space="0" w:color="00B9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B9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B9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B9BD" w:themeColor="accent1"/>
        </w:tcBorders>
        <w:shd w:val="clear" w:color="auto" w:fill="FFFFFF" w:themeFill="background1"/>
      </w:tcPr>
    </w:tblStylePr>
    <w:tblStylePr w:type="band1Vert">
      <w:tblPr/>
      <w:tcPr>
        <w:shd w:val="clear" w:color="auto" w:fill="BEFDFF" w:themeFill="accent1" w:themeFillTint="33"/>
      </w:tcPr>
    </w:tblStylePr>
    <w:tblStylePr w:type="band1Horz">
      <w:tblPr/>
      <w:tcPr>
        <w:shd w:val="clear" w:color="auto" w:fill="BEFDF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2">
    <w:name w:val="List Table 7 Colorful Accent 2"/>
    <w:basedOn w:val="TableauNormal"/>
    <w:uiPriority w:val="52"/>
    <w:rsid w:val="00B01B0E"/>
    <w:pPr>
      <w:spacing w:after="0" w:line="240" w:lineRule="auto"/>
    </w:pPr>
    <w:rPr>
      <w:color w:val="0C7375"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09B9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09B9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09B9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09B9D" w:themeColor="accent2"/>
        </w:tcBorders>
        <w:shd w:val="clear" w:color="auto" w:fill="FFFFFF" w:themeFill="background1"/>
      </w:tcPr>
    </w:tblStylePr>
    <w:tblStylePr w:type="band1Vert">
      <w:tblPr/>
      <w:tcPr>
        <w:shd w:val="clear" w:color="auto" w:fill="C1F7F8" w:themeFill="accent2" w:themeFillTint="33"/>
      </w:tcPr>
    </w:tblStylePr>
    <w:tblStylePr w:type="band1Horz">
      <w:tblPr/>
      <w:tcPr>
        <w:shd w:val="clear" w:color="auto" w:fill="C1F7F8"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3">
    <w:name w:val="List Table 7 Colorful Accent 3"/>
    <w:basedOn w:val="TableauNormal"/>
    <w:uiPriority w:val="52"/>
    <w:rsid w:val="00B01B0E"/>
    <w:pPr>
      <w:spacing w:after="0" w:line="240" w:lineRule="auto"/>
    </w:pPr>
    <w:rPr>
      <w:color w:val="065D5F"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97E80"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97E80"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97E80"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97E80" w:themeColor="accent3"/>
        </w:tcBorders>
        <w:shd w:val="clear" w:color="auto" w:fill="FFFFFF" w:themeFill="background1"/>
      </w:tcPr>
    </w:tblStylePr>
    <w:tblStylePr w:type="band1Vert">
      <w:tblPr/>
      <w:tcPr>
        <w:shd w:val="clear" w:color="auto" w:fill="B9F8FA" w:themeFill="accent3" w:themeFillTint="33"/>
      </w:tcPr>
    </w:tblStylePr>
    <w:tblStylePr w:type="band1Horz">
      <w:tblPr/>
      <w:tcPr>
        <w:shd w:val="clear" w:color="auto" w:fill="B9F8FA"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extedemacro">
    <w:name w:val="macro"/>
    <w:link w:val="TextedemacroCar"/>
    <w:uiPriority w:val="99"/>
    <w:unhideWhenUsed/>
    <w:rsid w:val="00B01B0E"/>
    <w:pPr>
      <w:tabs>
        <w:tab w:val="left" w:pos="480"/>
        <w:tab w:val="left" w:pos="960"/>
        <w:tab w:val="left" w:pos="1440"/>
        <w:tab w:val="left" w:pos="1920"/>
        <w:tab w:val="left" w:pos="2400"/>
        <w:tab w:val="left" w:pos="2880"/>
        <w:tab w:val="left" w:pos="3360"/>
        <w:tab w:val="left" w:pos="3840"/>
        <w:tab w:val="left" w:pos="4320"/>
      </w:tabs>
      <w:spacing w:after="0" w:line="360" w:lineRule="auto"/>
      <w:contextualSpacing/>
    </w:pPr>
    <w:rPr>
      <w:rFonts w:ascii="PT Mono" w:hAnsi="PT Mono" w:cs="Consolas"/>
      <w:color w:val="4D4D4C"/>
      <w:sz w:val="20"/>
      <w:szCs w:val="20"/>
      <w14:cntxtAlts/>
    </w:rPr>
  </w:style>
  <w:style w:type="character" w:customStyle="1" w:styleId="TextedemacroCar">
    <w:name w:val="Texte de macro Car"/>
    <w:basedOn w:val="Policepardfaut"/>
    <w:link w:val="Textedemacro"/>
    <w:uiPriority w:val="99"/>
    <w:rsid w:val="00B01B0E"/>
    <w:rPr>
      <w:rFonts w:ascii="PT Mono" w:hAnsi="PT Mono" w:cs="Consolas"/>
      <w:color w:val="4D4D4C"/>
      <w:sz w:val="20"/>
      <w:szCs w:val="20"/>
      <w14:cntxtAlts/>
    </w:rPr>
  </w:style>
  <w:style w:type="character" w:styleId="Mention">
    <w:name w:val="Mention"/>
    <w:uiPriority w:val="99"/>
    <w:unhideWhenUsed/>
    <w:qFormat/>
    <w:rsid w:val="00B01B0E"/>
    <w:rPr>
      <w:rFonts w:asciiTheme="minorHAnsi" w:hAnsiTheme="minorHAnsi"/>
      <w:color w:val="969696" w:themeColor="text1" w:themeTint="99"/>
      <w:sz w:val="20"/>
      <w:shd w:val="clear" w:color="auto" w:fill="E1DFDD"/>
    </w:rPr>
  </w:style>
  <w:style w:type="paragraph" w:styleId="En-ttedemessage">
    <w:name w:val="Message Header"/>
    <w:basedOn w:val="Normal"/>
    <w:link w:val="En-ttedemessageCar"/>
    <w:uiPriority w:val="99"/>
    <w:unhideWhenUsed/>
    <w:qFormat/>
    <w:rsid w:val="00B01B0E"/>
    <w:pPr>
      <w:shd w:val="pct10" w:color="00B9BD" w:themeColor="accent1" w:fill="auto"/>
      <w:spacing w:after="0" w:line="240" w:lineRule="auto"/>
    </w:pPr>
    <w:rPr>
      <w:rFonts w:asciiTheme="minorHAnsi" w:eastAsiaTheme="majorEastAsia" w:hAnsiTheme="minorHAnsi" w:cstheme="majorBidi"/>
    </w:rPr>
  </w:style>
  <w:style w:type="character" w:customStyle="1" w:styleId="En-ttedemessageCar">
    <w:name w:val="En-tête de message Car"/>
    <w:basedOn w:val="Policepardfaut"/>
    <w:link w:val="En-ttedemessage"/>
    <w:uiPriority w:val="99"/>
    <w:rsid w:val="00B01B0E"/>
    <w:rPr>
      <w:rFonts w:eastAsiaTheme="majorEastAsia" w:cstheme="majorBidi"/>
      <w:color w:val="4D4D4C"/>
      <w:sz w:val="22"/>
      <w:shd w:val="pct10" w:color="00B9BD" w:themeColor="accent1" w:fill="auto"/>
      <w14:cntxtAlts/>
    </w:rPr>
  </w:style>
  <w:style w:type="paragraph" w:styleId="Sansinterligne">
    <w:name w:val="No Spacing"/>
    <w:uiPriority w:val="99"/>
    <w:qFormat/>
    <w:rsid w:val="00B01B0E"/>
    <w:pPr>
      <w:spacing w:after="0" w:line="240" w:lineRule="auto"/>
      <w:contextualSpacing/>
    </w:pPr>
    <w:rPr>
      <w:rFonts w:ascii="Verdana" w:hAnsi="Verdana" w:cs="Times New Roman (Body CS)"/>
      <w:color w:val="323232" w:themeColor="text2"/>
      <w:sz w:val="22"/>
      <w14:cntxtAlts/>
    </w:rPr>
  </w:style>
  <w:style w:type="paragraph" w:styleId="NormalWeb">
    <w:name w:val="Normal (Web)"/>
    <w:basedOn w:val="Normal"/>
    <w:uiPriority w:val="99"/>
    <w:unhideWhenUsed/>
    <w:rsid w:val="00B01B0E"/>
    <w:rPr>
      <w:rFonts w:asciiTheme="minorHAnsi" w:hAnsiTheme="minorHAnsi" w:cs="Times New Roman"/>
    </w:rPr>
  </w:style>
  <w:style w:type="paragraph" w:styleId="Retraitnormal">
    <w:name w:val="Normal Indent"/>
    <w:basedOn w:val="Normal"/>
    <w:uiPriority w:val="99"/>
    <w:unhideWhenUsed/>
    <w:rsid w:val="00B01B0E"/>
    <w:pPr>
      <w:ind w:left="720"/>
    </w:pPr>
  </w:style>
  <w:style w:type="paragraph" w:styleId="Titredenote">
    <w:name w:val="Note Heading"/>
    <w:basedOn w:val="Normal"/>
    <w:next w:val="Normal"/>
    <w:link w:val="TitredenoteCar"/>
    <w:uiPriority w:val="99"/>
    <w:semiHidden/>
    <w:unhideWhenUsed/>
    <w:rsid w:val="00B01B0E"/>
    <w:pPr>
      <w:spacing w:after="0" w:line="240" w:lineRule="auto"/>
    </w:pPr>
  </w:style>
  <w:style w:type="character" w:customStyle="1" w:styleId="TitredenoteCar">
    <w:name w:val="Titre de note Car"/>
    <w:basedOn w:val="Policepardfaut"/>
    <w:link w:val="Titredenote"/>
    <w:uiPriority w:val="99"/>
    <w:semiHidden/>
    <w:rsid w:val="00B01B0E"/>
    <w:rPr>
      <w:rFonts w:ascii="Verdana" w:hAnsi="Verdana" w:cs="Times New Roman (Body CS)"/>
      <w:color w:val="4D4D4C"/>
      <w:sz w:val="22"/>
      <w14:cntxtAlts/>
    </w:rPr>
  </w:style>
  <w:style w:type="character" w:styleId="Numrodepage">
    <w:name w:val="page number"/>
    <w:basedOn w:val="Policepardfaut"/>
    <w:uiPriority w:val="99"/>
    <w:unhideWhenUsed/>
    <w:rsid w:val="00B01B0E"/>
    <w:rPr>
      <w:rFonts w:asciiTheme="minorHAnsi" w:hAnsiTheme="minorHAnsi"/>
      <w:sz w:val="20"/>
    </w:rPr>
  </w:style>
  <w:style w:type="character" w:styleId="Textedelespacerserv">
    <w:name w:val="Placeholder Text"/>
    <w:uiPriority w:val="99"/>
    <w:semiHidden/>
    <w:rsid w:val="00B01B0E"/>
    <w:rPr>
      <w:color w:val="808080"/>
    </w:rPr>
  </w:style>
  <w:style w:type="table" w:styleId="Tableausimple1">
    <w:name w:val="Plain Table 1"/>
    <w:basedOn w:val="TableauNormal"/>
    <w:uiPriority w:val="41"/>
    <w:rsid w:val="00B01B0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simple2">
    <w:name w:val="Plain Table 2"/>
    <w:basedOn w:val="TableauNormal"/>
    <w:uiPriority w:val="42"/>
    <w:rsid w:val="00B01B0E"/>
    <w:pPr>
      <w:spacing w:after="0" w:line="240" w:lineRule="auto"/>
    </w:pPr>
    <w:tblPr>
      <w:tblStyleRowBandSize w:val="1"/>
      <w:tblStyleColBandSize w:val="1"/>
      <w:tblBorders>
        <w:top w:val="single" w:sz="4" w:space="0" w:color="A7A7A7" w:themeColor="text1" w:themeTint="80"/>
        <w:bottom w:val="single" w:sz="4" w:space="0" w:color="A7A7A7" w:themeColor="text1" w:themeTint="80"/>
      </w:tblBorders>
    </w:tblPr>
    <w:tblStylePr w:type="firstRow">
      <w:rPr>
        <w:b/>
        <w:bCs/>
      </w:rPr>
      <w:tblPr/>
      <w:tcPr>
        <w:tcBorders>
          <w:bottom w:val="single" w:sz="4" w:space="0" w:color="A7A7A7" w:themeColor="text1" w:themeTint="80"/>
        </w:tcBorders>
      </w:tcPr>
    </w:tblStylePr>
    <w:tblStylePr w:type="lastRow">
      <w:rPr>
        <w:b/>
        <w:bCs/>
      </w:rPr>
      <w:tblPr/>
      <w:tcPr>
        <w:tcBorders>
          <w:top w:val="single" w:sz="4" w:space="0" w:color="A7A7A7" w:themeColor="text1" w:themeTint="80"/>
        </w:tcBorders>
      </w:tcPr>
    </w:tblStylePr>
    <w:tblStylePr w:type="firstCol">
      <w:rPr>
        <w:b/>
        <w:bCs/>
      </w:rPr>
    </w:tblStylePr>
    <w:tblStylePr w:type="lastCol">
      <w:rPr>
        <w:b/>
        <w:bCs/>
      </w:rPr>
    </w:tblStylePr>
    <w:tblStylePr w:type="band1Vert">
      <w:tblPr/>
      <w:tcPr>
        <w:tcBorders>
          <w:left w:val="single" w:sz="4" w:space="0" w:color="A7A7A7" w:themeColor="text1" w:themeTint="80"/>
          <w:right w:val="single" w:sz="4" w:space="0" w:color="A7A7A7" w:themeColor="text1" w:themeTint="80"/>
        </w:tcBorders>
      </w:tcPr>
    </w:tblStylePr>
    <w:tblStylePr w:type="band2Vert">
      <w:tblPr/>
      <w:tcPr>
        <w:tcBorders>
          <w:left w:val="single" w:sz="4" w:space="0" w:color="A7A7A7" w:themeColor="text1" w:themeTint="80"/>
          <w:right w:val="single" w:sz="4" w:space="0" w:color="A7A7A7" w:themeColor="text1" w:themeTint="80"/>
        </w:tcBorders>
      </w:tcPr>
    </w:tblStylePr>
    <w:tblStylePr w:type="band1Horz">
      <w:tblPr/>
      <w:tcPr>
        <w:tcBorders>
          <w:top w:val="single" w:sz="4" w:space="0" w:color="A7A7A7" w:themeColor="text1" w:themeTint="80"/>
          <w:bottom w:val="single" w:sz="4" w:space="0" w:color="A7A7A7" w:themeColor="text1" w:themeTint="80"/>
        </w:tcBorders>
      </w:tcPr>
    </w:tblStylePr>
  </w:style>
  <w:style w:type="table" w:styleId="Tableausimple3">
    <w:name w:val="Plain Table 3"/>
    <w:basedOn w:val="TableauNormal"/>
    <w:uiPriority w:val="43"/>
    <w:rsid w:val="00B01B0E"/>
    <w:pPr>
      <w:spacing w:after="0" w:line="240" w:lineRule="auto"/>
    </w:pPr>
    <w:tblPr>
      <w:tblStyleRowBandSize w:val="1"/>
      <w:tblStyleColBandSize w:val="1"/>
    </w:tblPr>
    <w:tblStylePr w:type="firstRow">
      <w:rPr>
        <w:b/>
        <w:bCs/>
        <w:caps/>
      </w:rPr>
      <w:tblPr/>
      <w:tcPr>
        <w:tcBorders>
          <w:bottom w:val="single" w:sz="4" w:space="0" w:color="A7A7A7"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A7A7A7"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Textebrut">
    <w:name w:val="Plain Text"/>
    <w:basedOn w:val="Normal"/>
    <w:link w:val="TextebrutCar"/>
    <w:uiPriority w:val="99"/>
    <w:unhideWhenUsed/>
    <w:rsid w:val="00B01B0E"/>
    <w:pPr>
      <w:spacing w:after="0" w:line="240" w:lineRule="auto"/>
    </w:pPr>
    <w:rPr>
      <w:rFonts w:ascii="PT Mono" w:hAnsi="PT Mono" w:cs="Consolas"/>
      <w:sz w:val="21"/>
      <w:szCs w:val="21"/>
    </w:rPr>
  </w:style>
  <w:style w:type="character" w:customStyle="1" w:styleId="TextebrutCar">
    <w:name w:val="Texte brut Car"/>
    <w:basedOn w:val="Policepardfaut"/>
    <w:link w:val="Textebrut"/>
    <w:uiPriority w:val="99"/>
    <w:rsid w:val="00B01B0E"/>
    <w:rPr>
      <w:rFonts w:ascii="PT Mono" w:hAnsi="PT Mono" w:cs="Consolas"/>
      <w:color w:val="4D4D4C"/>
      <w:sz w:val="21"/>
      <w:szCs w:val="21"/>
      <w14:cntxtAlts/>
    </w:rPr>
  </w:style>
  <w:style w:type="paragraph" w:styleId="Citation">
    <w:name w:val="Quote"/>
    <w:basedOn w:val="Citationintense"/>
    <w:next w:val="Normal"/>
    <w:link w:val="CitationCar"/>
    <w:uiPriority w:val="29"/>
    <w:qFormat/>
    <w:rsid w:val="00B01B0E"/>
    <w:pPr>
      <w:pBdr>
        <w:left w:val="single" w:sz="36" w:space="10" w:color="969696" w:themeColor="text1" w:themeTint="99"/>
      </w:pBdr>
    </w:pPr>
    <w:rPr>
      <w:color w:val="757171" w:themeColor="background2" w:themeShade="80"/>
    </w:rPr>
  </w:style>
  <w:style w:type="character" w:customStyle="1" w:styleId="CitationCar">
    <w:name w:val="Citation Car"/>
    <w:basedOn w:val="Policepardfaut"/>
    <w:link w:val="Citation"/>
    <w:uiPriority w:val="29"/>
    <w:rsid w:val="00B01B0E"/>
    <w:rPr>
      <w:rFonts w:ascii="Verdana" w:hAnsi="Verdana" w:cs="Times New Roman (Body CS)"/>
      <w:i/>
      <w:iCs/>
      <w:color w:val="757171" w:themeColor="background2" w:themeShade="80"/>
      <w:sz w:val="28"/>
      <w14:cntxtAlts/>
    </w:rPr>
  </w:style>
  <w:style w:type="paragraph" w:styleId="Salutations">
    <w:name w:val="Salutation"/>
    <w:basedOn w:val="Normal"/>
    <w:next w:val="Normal"/>
    <w:link w:val="SalutationsCar"/>
    <w:uiPriority w:val="99"/>
    <w:unhideWhenUsed/>
    <w:rsid w:val="00B01B0E"/>
  </w:style>
  <w:style w:type="character" w:customStyle="1" w:styleId="SalutationsCar">
    <w:name w:val="Salutations Car"/>
    <w:basedOn w:val="Policepardfaut"/>
    <w:link w:val="Salutations"/>
    <w:uiPriority w:val="99"/>
    <w:rsid w:val="00B01B0E"/>
    <w:rPr>
      <w:rFonts w:ascii="Verdana" w:hAnsi="Verdana" w:cs="Times New Roman (Body CS)"/>
      <w:color w:val="4D4D4C"/>
      <w:sz w:val="22"/>
      <w14:cntxtAlts/>
    </w:rPr>
  </w:style>
  <w:style w:type="paragraph" w:styleId="Signature">
    <w:name w:val="Signature"/>
    <w:basedOn w:val="Normal"/>
    <w:link w:val="SignatureCar"/>
    <w:uiPriority w:val="99"/>
    <w:unhideWhenUsed/>
    <w:rsid w:val="00B01B0E"/>
    <w:pPr>
      <w:spacing w:after="0" w:line="240" w:lineRule="auto"/>
      <w:ind w:left="4252"/>
    </w:pPr>
  </w:style>
  <w:style w:type="character" w:customStyle="1" w:styleId="SignatureCar">
    <w:name w:val="Signature Car"/>
    <w:basedOn w:val="Policepardfaut"/>
    <w:link w:val="Signature"/>
    <w:uiPriority w:val="99"/>
    <w:rsid w:val="00B01B0E"/>
    <w:rPr>
      <w:rFonts w:ascii="Verdana" w:hAnsi="Verdana" w:cs="Times New Roman (Body CS)"/>
      <w:color w:val="4D4D4C"/>
      <w:sz w:val="22"/>
      <w14:cntxtAlts/>
    </w:rPr>
  </w:style>
  <w:style w:type="character" w:customStyle="1" w:styleId="SmallTags">
    <w:name w:val="Small Tags"/>
    <w:uiPriority w:val="1"/>
    <w:qFormat/>
    <w:rsid w:val="00F92931"/>
    <w:rPr>
      <w:rFonts w:asciiTheme="minorHAnsi" w:hAnsiTheme="minorHAnsi"/>
      <w:color w:val="FFFFFF" w:themeColor="background1"/>
      <w:position w:val="2"/>
      <w:sz w:val="16"/>
      <w:bdr w:val="single" w:sz="24" w:space="0" w:color="00B9BD" w:themeColor="accent1"/>
      <w:shd w:val="solid" w:color="00B9BD" w:themeColor="accent1" w:fill="00B9BD" w:themeFill="accent1"/>
    </w:rPr>
  </w:style>
  <w:style w:type="character" w:styleId="SmartHyperlink">
    <w:name w:val="Smart Hyperlink"/>
    <w:uiPriority w:val="99"/>
    <w:unhideWhenUsed/>
    <w:qFormat/>
    <w:rsid w:val="00B01B0E"/>
    <w:rPr>
      <w:rFonts w:asciiTheme="minorHAnsi" w:hAnsiTheme="minorHAnsi"/>
      <w:color w:val="323232" w:themeColor="text2"/>
      <w:sz w:val="22"/>
      <w:u w:val="dotted" w:color="00B9BD" w:themeColor="accent1"/>
    </w:rPr>
  </w:style>
  <w:style w:type="character" w:styleId="SmartLink">
    <w:name w:val="Smart Link"/>
    <w:uiPriority w:val="99"/>
    <w:unhideWhenUsed/>
    <w:qFormat/>
    <w:rsid w:val="00B01B0E"/>
    <w:rPr>
      <w:rFonts w:asciiTheme="minorHAnsi" w:hAnsiTheme="minorHAnsi"/>
      <w:color w:val="00B9BD" w:themeColor="hyperlink"/>
      <w:sz w:val="22"/>
      <w:u w:val="single"/>
      <w:shd w:val="clear" w:color="auto" w:fill="E1DFDD"/>
    </w:rPr>
  </w:style>
  <w:style w:type="character" w:styleId="lev">
    <w:name w:val="Strong"/>
    <w:uiPriority w:val="22"/>
    <w:qFormat/>
    <w:rsid w:val="00B01B0E"/>
    <w:rPr>
      <w:b/>
      <w:bCs/>
    </w:rPr>
  </w:style>
  <w:style w:type="paragraph" w:styleId="Sous-titre">
    <w:name w:val="Subtitle"/>
    <w:basedOn w:val="Normal"/>
    <w:next w:val="Normal"/>
    <w:link w:val="Sous-titreCar"/>
    <w:uiPriority w:val="11"/>
    <w:rsid w:val="00B01B0E"/>
    <w:pPr>
      <w:numPr>
        <w:ilvl w:val="1"/>
      </w:numPr>
      <w:spacing w:after="160"/>
    </w:pPr>
    <w:rPr>
      <w:rFonts w:asciiTheme="minorHAnsi" w:eastAsiaTheme="minorEastAsia" w:hAnsiTheme="minorHAnsi" w:cstheme="minorBidi"/>
      <w:color w:val="8E8E8E" w:themeColor="text1" w:themeTint="A5"/>
      <w:spacing w:val="15"/>
      <w:szCs w:val="22"/>
    </w:rPr>
  </w:style>
  <w:style w:type="character" w:customStyle="1" w:styleId="Sous-titreCar">
    <w:name w:val="Sous-titre Car"/>
    <w:basedOn w:val="Policepardfaut"/>
    <w:link w:val="Sous-titre"/>
    <w:uiPriority w:val="11"/>
    <w:rsid w:val="00B01B0E"/>
    <w:rPr>
      <w:rFonts w:eastAsiaTheme="minorEastAsia"/>
      <w:color w:val="8E8E8E" w:themeColor="text1" w:themeTint="A5"/>
      <w:spacing w:val="15"/>
      <w:sz w:val="22"/>
      <w:szCs w:val="22"/>
      <w14:cntxtAlts/>
    </w:rPr>
  </w:style>
  <w:style w:type="character" w:styleId="Accentuationlgre">
    <w:name w:val="Subtle Emphasis"/>
    <w:uiPriority w:val="19"/>
    <w:rsid w:val="00B01B0E"/>
    <w:rPr>
      <w:i/>
      <w:iCs/>
      <w:color w:val="7C7C7C" w:themeColor="text1" w:themeTint="BF"/>
    </w:rPr>
  </w:style>
  <w:style w:type="character" w:styleId="Rfrencelgre">
    <w:name w:val="Subtle Reference"/>
    <w:uiPriority w:val="31"/>
    <w:rsid w:val="00B01B0E"/>
    <w:rPr>
      <w:smallCaps/>
      <w:color w:val="8E8E8E" w:themeColor="text1" w:themeTint="A5"/>
    </w:rPr>
  </w:style>
  <w:style w:type="table" w:styleId="Grilledutableau">
    <w:name w:val="Table Grid"/>
    <w:basedOn w:val="TableauNormal"/>
    <w:uiPriority w:val="39"/>
    <w:rsid w:val="00B01B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lledetableauclaire">
    <w:name w:val="Grid Table Light"/>
    <w:basedOn w:val="TableauNormal"/>
    <w:uiPriority w:val="40"/>
    <w:rsid w:val="00B01B0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abledesrfrencesjuridiques">
    <w:name w:val="table of authorities"/>
    <w:basedOn w:val="Normal"/>
    <w:next w:val="Normal"/>
    <w:uiPriority w:val="99"/>
    <w:semiHidden/>
    <w:unhideWhenUsed/>
    <w:rsid w:val="00B01B0E"/>
    <w:pPr>
      <w:spacing w:after="0"/>
      <w:ind w:left="220" w:hanging="220"/>
    </w:pPr>
  </w:style>
  <w:style w:type="paragraph" w:styleId="Tabledesillustrations">
    <w:name w:val="table of figures"/>
    <w:basedOn w:val="Normal"/>
    <w:next w:val="Normal"/>
    <w:uiPriority w:val="99"/>
    <w:semiHidden/>
    <w:unhideWhenUsed/>
    <w:rsid w:val="00B01B0E"/>
    <w:pPr>
      <w:spacing w:after="0"/>
    </w:pPr>
  </w:style>
  <w:style w:type="paragraph" w:customStyle="1" w:styleId="TablesCellsBody">
    <w:name w:val="Tables Cells Body"/>
    <w:basedOn w:val="Normal"/>
    <w:qFormat/>
    <w:rsid w:val="00B01B0E"/>
    <w:pPr>
      <w:snapToGrid w:val="0"/>
      <w:spacing w:after="100" w:afterAutospacing="1" w:line="240" w:lineRule="auto"/>
      <w:textboxTightWrap w:val="firstLineOnly"/>
    </w:pPr>
    <w:rPr>
      <w:color w:val="7C7C7C" w:themeColor="text1" w:themeTint="BF"/>
      <w:sz w:val="20"/>
      <w:szCs w:val="20"/>
    </w:rPr>
  </w:style>
  <w:style w:type="paragraph" w:customStyle="1" w:styleId="TablesHeadingsGSWhite">
    <w:name w:val="Tables Headings GS White"/>
    <w:next w:val="Normal"/>
    <w:qFormat/>
    <w:rsid w:val="00B01B0E"/>
    <w:pPr>
      <w:spacing w:after="0" w:line="240" w:lineRule="auto"/>
      <w:textboxTightWrap w:val="firstLineOnly"/>
    </w:pPr>
    <w:rPr>
      <w:rFonts w:ascii="Verdana" w:hAnsi="Verdana" w:cs="Times New Roman (Body CS)"/>
      <w:caps/>
      <w:color w:val="FFFFFF" w:themeColor="background1"/>
      <w:sz w:val="22"/>
      <w14:cntxtAlts/>
    </w:rPr>
  </w:style>
  <w:style w:type="paragraph" w:styleId="TitreTR">
    <w:name w:val="toa heading"/>
    <w:basedOn w:val="Normal"/>
    <w:next w:val="Normal"/>
    <w:uiPriority w:val="99"/>
    <w:semiHidden/>
    <w:unhideWhenUsed/>
    <w:rsid w:val="00B01B0E"/>
    <w:pPr>
      <w:spacing w:before="120"/>
    </w:pPr>
    <w:rPr>
      <w:rFonts w:asciiTheme="majorHAnsi" w:eastAsiaTheme="majorEastAsia" w:hAnsiTheme="majorHAnsi" w:cstheme="majorBidi"/>
      <w:b/>
      <w:bCs/>
      <w:sz w:val="24"/>
    </w:rPr>
  </w:style>
  <w:style w:type="paragraph" w:styleId="TM1">
    <w:name w:val="toc 1"/>
    <w:next w:val="TM2"/>
    <w:link w:val="TM1Car"/>
    <w:uiPriority w:val="39"/>
    <w:unhideWhenUsed/>
    <w:rsid w:val="00394A4D"/>
    <w:pPr>
      <w:adjustRightInd w:val="0"/>
      <w:snapToGrid w:val="0"/>
      <w:spacing w:after="0" w:line="360" w:lineRule="auto"/>
    </w:pPr>
    <w:rPr>
      <w:rFonts w:asciiTheme="majorHAnsi" w:hAnsiTheme="majorHAnsi" w:cs="Times New Roman (Body CS)"/>
      <w:bCs/>
      <w:iCs/>
      <w:caps/>
      <w:color w:val="626262" w:themeColor="text1" w:themeTint="E6"/>
      <w:sz w:val="22"/>
      <w14:cntxtAlts/>
    </w:rPr>
  </w:style>
  <w:style w:type="paragraph" w:styleId="TM2">
    <w:name w:val="toc 2"/>
    <w:basedOn w:val="Normal"/>
    <w:next w:val="Normal"/>
    <w:link w:val="TM2Car"/>
    <w:uiPriority w:val="39"/>
    <w:unhideWhenUsed/>
    <w:rsid w:val="00394A4D"/>
    <w:pPr>
      <w:suppressAutoHyphens/>
      <w:snapToGrid w:val="0"/>
      <w:spacing w:after="0"/>
    </w:pPr>
    <w:rPr>
      <w:rFonts w:asciiTheme="minorHAnsi" w:hAnsiTheme="minorHAnsi"/>
      <w:bCs/>
      <w:color w:val="626262" w:themeColor="text1" w:themeTint="E6"/>
      <w:sz w:val="20"/>
      <w:szCs w:val="22"/>
    </w:rPr>
  </w:style>
  <w:style w:type="paragraph" w:styleId="TM3">
    <w:name w:val="toc 3"/>
    <w:basedOn w:val="Normal"/>
    <w:next w:val="Normal"/>
    <w:link w:val="TM3Car"/>
    <w:uiPriority w:val="39"/>
    <w:unhideWhenUsed/>
    <w:rsid w:val="00394A4D"/>
    <w:pPr>
      <w:tabs>
        <w:tab w:val="left" w:pos="284"/>
        <w:tab w:val="right" w:leader="underscore" w:pos="9622"/>
      </w:tabs>
      <w:suppressAutoHyphens/>
      <w:adjustRightInd w:val="0"/>
      <w:snapToGrid w:val="0"/>
      <w:spacing w:after="0"/>
    </w:pPr>
    <w:rPr>
      <w:rFonts w:asciiTheme="minorHAnsi" w:hAnsiTheme="minorHAnsi"/>
      <w:caps/>
      <w:noProof/>
      <w:color w:val="626262" w:themeColor="text1" w:themeTint="E6"/>
      <w:sz w:val="20"/>
      <w:szCs w:val="20"/>
    </w:rPr>
  </w:style>
  <w:style w:type="paragraph" w:styleId="TM4">
    <w:name w:val="toc 4"/>
    <w:basedOn w:val="Normal"/>
    <w:next w:val="Normal"/>
    <w:uiPriority w:val="39"/>
    <w:semiHidden/>
    <w:unhideWhenUsed/>
    <w:rsid w:val="00B01B0E"/>
    <w:pPr>
      <w:spacing w:after="0"/>
      <w:ind w:left="660"/>
    </w:pPr>
    <w:rPr>
      <w:rFonts w:asciiTheme="minorHAnsi" w:hAnsiTheme="minorHAnsi"/>
      <w:sz w:val="20"/>
      <w:szCs w:val="20"/>
    </w:rPr>
  </w:style>
  <w:style w:type="paragraph" w:styleId="TM5">
    <w:name w:val="toc 5"/>
    <w:basedOn w:val="Normal"/>
    <w:next w:val="Normal"/>
    <w:uiPriority w:val="39"/>
    <w:semiHidden/>
    <w:unhideWhenUsed/>
    <w:rsid w:val="00B01B0E"/>
    <w:pPr>
      <w:spacing w:after="0"/>
      <w:ind w:left="880"/>
    </w:pPr>
    <w:rPr>
      <w:rFonts w:asciiTheme="minorHAnsi" w:hAnsiTheme="minorHAnsi"/>
      <w:sz w:val="20"/>
      <w:szCs w:val="20"/>
    </w:rPr>
  </w:style>
  <w:style w:type="paragraph" w:styleId="TM6">
    <w:name w:val="toc 6"/>
    <w:basedOn w:val="Normal"/>
    <w:next w:val="Normal"/>
    <w:uiPriority w:val="39"/>
    <w:semiHidden/>
    <w:unhideWhenUsed/>
    <w:rsid w:val="00B01B0E"/>
    <w:pPr>
      <w:spacing w:after="0"/>
      <w:ind w:left="1100"/>
    </w:pPr>
    <w:rPr>
      <w:rFonts w:asciiTheme="minorHAnsi" w:hAnsiTheme="minorHAnsi"/>
      <w:sz w:val="20"/>
      <w:szCs w:val="20"/>
    </w:rPr>
  </w:style>
  <w:style w:type="paragraph" w:styleId="TM7">
    <w:name w:val="toc 7"/>
    <w:basedOn w:val="Normal"/>
    <w:next w:val="Normal"/>
    <w:uiPriority w:val="39"/>
    <w:semiHidden/>
    <w:unhideWhenUsed/>
    <w:rsid w:val="00B01B0E"/>
    <w:pPr>
      <w:spacing w:after="0"/>
      <w:ind w:left="1320"/>
    </w:pPr>
    <w:rPr>
      <w:rFonts w:asciiTheme="minorHAnsi" w:hAnsiTheme="minorHAnsi"/>
      <w:sz w:val="20"/>
      <w:szCs w:val="20"/>
    </w:rPr>
  </w:style>
  <w:style w:type="paragraph" w:styleId="TM8">
    <w:name w:val="toc 8"/>
    <w:basedOn w:val="Normal"/>
    <w:next w:val="Normal"/>
    <w:uiPriority w:val="39"/>
    <w:semiHidden/>
    <w:unhideWhenUsed/>
    <w:rsid w:val="00B01B0E"/>
    <w:pPr>
      <w:spacing w:after="0"/>
      <w:ind w:left="1540"/>
    </w:pPr>
    <w:rPr>
      <w:rFonts w:asciiTheme="minorHAnsi" w:hAnsiTheme="minorHAnsi"/>
      <w:sz w:val="20"/>
      <w:szCs w:val="20"/>
    </w:rPr>
  </w:style>
  <w:style w:type="paragraph" w:styleId="TM9">
    <w:name w:val="toc 9"/>
    <w:basedOn w:val="Normal"/>
    <w:next w:val="Normal"/>
    <w:uiPriority w:val="39"/>
    <w:semiHidden/>
    <w:unhideWhenUsed/>
    <w:rsid w:val="00B01B0E"/>
    <w:pPr>
      <w:spacing w:after="0"/>
      <w:ind w:left="1760"/>
    </w:pPr>
    <w:rPr>
      <w:rFonts w:asciiTheme="minorHAnsi" w:hAnsiTheme="minorHAnsi"/>
      <w:sz w:val="20"/>
      <w:szCs w:val="20"/>
    </w:rPr>
  </w:style>
  <w:style w:type="paragraph" w:styleId="En-ttedetabledesmatires">
    <w:name w:val="TOC Heading"/>
    <w:basedOn w:val="Normal"/>
    <w:next w:val="Normal"/>
    <w:uiPriority w:val="39"/>
    <w:unhideWhenUsed/>
    <w:rsid w:val="00B01B0E"/>
    <w:pPr>
      <w:spacing w:line="240" w:lineRule="auto"/>
    </w:pPr>
    <w:rPr>
      <w:color w:val="00B9BD" w:themeColor="accent1"/>
      <w:sz w:val="32"/>
    </w:rPr>
  </w:style>
  <w:style w:type="character" w:styleId="Mentionnonrsolue">
    <w:name w:val="Unresolved Mention"/>
    <w:uiPriority w:val="99"/>
    <w:unhideWhenUsed/>
    <w:rsid w:val="00B01B0E"/>
    <w:rPr>
      <w:rFonts w:asciiTheme="minorHAnsi" w:hAnsiTheme="minorHAnsi"/>
      <w:color w:val="605E5C"/>
      <w:sz w:val="22"/>
      <w:shd w:val="clear" w:color="auto" w:fill="E1DFDD"/>
    </w:rPr>
  </w:style>
  <w:style w:type="numbering" w:customStyle="1" w:styleId="BulletedListStyle">
    <w:name w:val="Bulleted List Style"/>
    <w:uiPriority w:val="99"/>
    <w:rsid w:val="00B01B0E"/>
    <w:pPr>
      <w:numPr>
        <w:numId w:val="11"/>
      </w:numPr>
    </w:pPr>
  </w:style>
  <w:style w:type="paragraph" w:customStyle="1" w:styleId="Default">
    <w:name w:val="Default"/>
    <w:rsid w:val="00C30F02"/>
    <w:pPr>
      <w:autoSpaceDE w:val="0"/>
      <w:autoSpaceDN w:val="0"/>
      <w:adjustRightInd w:val="0"/>
      <w:spacing w:after="0" w:line="240" w:lineRule="auto"/>
    </w:pPr>
    <w:rPr>
      <w:rFonts w:ascii="Verdana" w:hAnsi="Verdana" w:cs="Verdana"/>
      <w:color w:val="000000"/>
      <w:lang w:val="en-GB"/>
    </w:rPr>
  </w:style>
  <w:style w:type="numbering" w:customStyle="1" w:styleId="GS-Parapgraphsnumbered">
    <w:name w:val="GS-Parapgraphs numbered"/>
    <w:uiPriority w:val="99"/>
    <w:rsid w:val="00991401"/>
    <w:pPr>
      <w:numPr>
        <w:numId w:val="14"/>
      </w:numPr>
    </w:pPr>
  </w:style>
  <w:style w:type="paragraph" w:customStyle="1" w:styleId="P">
    <w:name w:val="P"/>
    <w:basedOn w:val="Normal"/>
    <w:qFormat/>
    <w:rsid w:val="00350D03"/>
    <w:pPr>
      <w:numPr>
        <w:ilvl w:val="2"/>
        <w:numId w:val="15"/>
      </w:numPr>
    </w:pPr>
  </w:style>
  <w:style w:type="character" w:customStyle="1" w:styleId="TM3Car">
    <w:name w:val="TM 3 Car"/>
    <w:basedOn w:val="Policepardfaut"/>
    <w:link w:val="TM3"/>
    <w:uiPriority w:val="39"/>
    <w:rsid w:val="00394A4D"/>
    <w:rPr>
      <w:rFonts w:cs="Times New Roman (Body CS)"/>
      <w:caps/>
      <w:noProof/>
      <w:color w:val="626262" w:themeColor="text1" w:themeTint="E6"/>
      <w:sz w:val="20"/>
      <w:szCs w:val="20"/>
      <w14:cntxtAlts/>
    </w:rPr>
  </w:style>
  <w:style w:type="character" w:customStyle="1" w:styleId="TM1Car">
    <w:name w:val="TM 1 Car"/>
    <w:basedOn w:val="Policepardfaut"/>
    <w:link w:val="TM1"/>
    <w:uiPriority w:val="39"/>
    <w:rsid w:val="00394A4D"/>
    <w:rPr>
      <w:rFonts w:asciiTheme="majorHAnsi" w:hAnsiTheme="majorHAnsi" w:cs="Times New Roman (Body CS)"/>
      <w:bCs/>
      <w:iCs/>
      <w:caps/>
      <w:color w:val="626262" w:themeColor="text1" w:themeTint="E6"/>
      <w:sz w:val="22"/>
      <w14:cntxtAlts/>
    </w:rPr>
  </w:style>
  <w:style w:type="character" w:customStyle="1" w:styleId="TM2Car">
    <w:name w:val="TM 2 Car"/>
    <w:basedOn w:val="Policepardfaut"/>
    <w:link w:val="TM2"/>
    <w:uiPriority w:val="39"/>
    <w:rsid w:val="00394A4D"/>
    <w:rPr>
      <w:rFonts w:cs="Times New Roman (Body CS)"/>
      <w:bCs/>
      <w:color w:val="626262" w:themeColor="text1" w:themeTint="E6"/>
      <w:sz w:val="20"/>
      <w:szCs w:val="22"/>
      <w14:cntxtAlts/>
    </w:rPr>
  </w:style>
  <w:style w:type="table" w:styleId="TableauGrille5Fonc-Accentuation1">
    <w:name w:val="Grid Table 5 Dark Accent 1"/>
    <w:basedOn w:val="TableauNormal"/>
    <w:uiPriority w:val="50"/>
    <w:rsid w:val="006D53FE"/>
    <w:pPr>
      <w:spacing w:after="0" w:line="240" w:lineRule="auto"/>
    </w:pPr>
    <w:rPr>
      <w:sz w:val="22"/>
      <w:lang w:eastAsia="en-GB"/>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F8FA"/>
    </w:tcPr>
    <w:tblStylePr w:type="firstRow">
      <w:rPr>
        <w:rFonts w:asciiTheme="minorHAnsi" w:hAnsiTheme="minorHAnsi"/>
        <w:b/>
        <w:bCs/>
        <w:color w:val="FFFFFF" w:themeColor="background1"/>
        <w:sz w:val="22"/>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B9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B9BD" w:themeFill="accent1"/>
      </w:tcPr>
    </w:tblStylePr>
    <w:tblStylePr w:type="firstCol">
      <w:rPr>
        <w:rFonts w:asciiTheme="minorHAnsi" w:hAnsiTheme="minorHAnsi"/>
        <w:b w:val="0"/>
        <w:bCs/>
        <w:color w:val="F2F2F2"/>
        <w:sz w:val="21"/>
      </w:rPr>
      <w:tblPr/>
      <w:tcPr>
        <w:shd w:val="clear" w:color="auto" w:fill="00B9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B9BD" w:themeFill="accent1"/>
      </w:tcPr>
    </w:tblStylePr>
    <w:tblStylePr w:type="band1Vert">
      <w:tblPr/>
      <w:tcPr>
        <w:shd w:val="clear" w:color="auto" w:fill="7EFBFF" w:themeFill="accent1" w:themeFillTint="66"/>
      </w:tcPr>
    </w:tblStylePr>
    <w:tblStylePr w:type="band1Horz">
      <w:tblPr/>
      <w:tcPr>
        <w:shd w:val="clear" w:color="auto" w:fill="7EFBFF" w:themeFill="accent1" w:themeFillTint="66"/>
      </w:tcPr>
    </w:tblStylePr>
  </w:style>
  <w:style w:type="table" w:styleId="TableauGrille5Fonc">
    <w:name w:val="Grid Table 5 Dark"/>
    <w:basedOn w:val="TableauNormal"/>
    <w:uiPriority w:val="50"/>
    <w:rsid w:val="006D53F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CDCD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15151"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15151"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15151"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15151" w:themeFill="text1"/>
      </w:tcPr>
    </w:tblStylePr>
    <w:tblStylePr w:type="band1Vert">
      <w:tblPr/>
      <w:tcPr>
        <w:shd w:val="clear" w:color="auto" w:fill="B9B9B9" w:themeFill="text1" w:themeFillTint="66"/>
      </w:tcPr>
    </w:tblStylePr>
    <w:tblStylePr w:type="band1Horz">
      <w:tblPr/>
      <w:tcPr>
        <w:shd w:val="clear" w:color="auto" w:fill="B9B9B9" w:themeFill="text1" w:themeFillTint="66"/>
      </w:tcPr>
    </w:tblStylePr>
  </w:style>
  <w:style w:type="table" w:styleId="TableauGrille4-Accentuation3">
    <w:name w:val="Grid Table 4 Accent 3"/>
    <w:basedOn w:val="TableauNormal"/>
    <w:uiPriority w:val="49"/>
    <w:rsid w:val="006D53FE"/>
    <w:pPr>
      <w:spacing w:after="0" w:line="240" w:lineRule="auto"/>
    </w:pPr>
    <w:tblPr>
      <w:tblStyleRowBandSize w:val="1"/>
      <w:tblStyleColBandSize w:val="1"/>
      <w:tblBorders>
        <w:top w:val="single" w:sz="4" w:space="0" w:color="2DECF0" w:themeColor="accent3" w:themeTint="99"/>
        <w:left w:val="single" w:sz="4" w:space="0" w:color="2DECF0" w:themeColor="accent3" w:themeTint="99"/>
        <w:bottom w:val="single" w:sz="4" w:space="0" w:color="2DECF0" w:themeColor="accent3" w:themeTint="99"/>
        <w:right w:val="single" w:sz="4" w:space="0" w:color="2DECF0" w:themeColor="accent3" w:themeTint="99"/>
        <w:insideH w:val="single" w:sz="4" w:space="0" w:color="2DECF0" w:themeColor="accent3" w:themeTint="99"/>
        <w:insideV w:val="single" w:sz="4" w:space="0" w:color="2DECF0" w:themeColor="accent3" w:themeTint="99"/>
      </w:tblBorders>
    </w:tblPr>
    <w:tblStylePr w:type="firstRow">
      <w:rPr>
        <w:b/>
        <w:bCs/>
        <w:color w:val="FFFFFF" w:themeColor="background1"/>
      </w:rPr>
      <w:tblPr/>
      <w:tcPr>
        <w:tcBorders>
          <w:top w:val="single" w:sz="4" w:space="0" w:color="097E80" w:themeColor="accent3"/>
          <w:left w:val="single" w:sz="4" w:space="0" w:color="097E80" w:themeColor="accent3"/>
          <w:bottom w:val="single" w:sz="4" w:space="0" w:color="097E80" w:themeColor="accent3"/>
          <w:right w:val="single" w:sz="4" w:space="0" w:color="097E80" w:themeColor="accent3"/>
          <w:insideH w:val="nil"/>
          <w:insideV w:val="nil"/>
        </w:tcBorders>
        <w:shd w:val="clear" w:color="auto" w:fill="097E80" w:themeFill="accent3"/>
      </w:tcPr>
    </w:tblStylePr>
    <w:tblStylePr w:type="lastRow">
      <w:rPr>
        <w:b/>
        <w:bCs/>
      </w:rPr>
      <w:tblPr/>
      <w:tcPr>
        <w:tcBorders>
          <w:top w:val="double" w:sz="4" w:space="0" w:color="097E80" w:themeColor="accent3"/>
        </w:tcBorders>
      </w:tcPr>
    </w:tblStylePr>
    <w:tblStylePr w:type="firstCol">
      <w:rPr>
        <w:b/>
        <w:bCs/>
      </w:rPr>
    </w:tblStylePr>
    <w:tblStylePr w:type="lastCol">
      <w:rPr>
        <w:b/>
        <w:bCs/>
      </w:rPr>
    </w:tblStylePr>
    <w:tblStylePr w:type="band1Vert">
      <w:tblPr/>
      <w:tcPr>
        <w:shd w:val="clear" w:color="auto" w:fill="B9F8FA" w:themeFill="accent3" w:themeFillTint="33"/>
      </w:tcPr>
    </w:tblStylePr>
    <w:tblStylePr w:type="band1Horz">
      <w:tblPr/>
      <w:tcPr>
        <w:shd w:val="clear" w:color="auto" w:fill="B9F8FA" w:themeFill="accent3" w:themeFillTint="33"/>
      </w:tcPr>
    </w:tblStylePr>
  </w:style>
  <w:style w:type="table" w:styleId="TableauGrille5Fonc-Accentuation2">
    <w:name w:val="Grid Table 5 Dark Accent 2"/>
    <w:basedOn w:val="TableauNormal"/>
    <w:uiPriority w:val="50"/>
    <w:rsid w:val="009B77F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F8FA"/>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09B9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09B9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09B9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09B9D" w:themeFill="accent2"/>
      </w:tcPr>
    </w:tblStylePr>
    <w:tblStylePr w:type="band1Vert">
      <w:tblPr/>
      <w:tcPr>
        <w:shd w:val="clear" w:color="auto" w:fill="84F0F2" w:themeFill="accent2" w:themeFillTint="66"/>
      </w:tcPr>
    </w:tblStylePr>
    <w:tblStylePr w:type="band1Horz">
      <w:tblPr/>
      <w:tcPr>
        <w:shd w:val="clear" w:color="auto" w:fill="84F0F2" w:themeFill="accent2" w:themeFillTint="66"/>
      </w:tcPr>
    </w:tblStylePr>
  </w:style>
  <w:style w:type="paragraph" w:customStyle="1" w:styleId="SectionTitle">
    <w:name w:val="Section Title"/>
    <w:basedOn w:val="Titre4"/>
    <w:next w:val="SectionList"/>
    <w:rsid w:val="00AA2706"/>
    <w:pPr>
      <w:numPr>
        <w:ilvl w:val="0"/>
        <w:numId w:val="17"/>
      </w:numPr>
      <w:spacing w:line="240" w:lineRule="auto"/>
      <w:contextualSpacing w:val="0"/>
    </w:pPr>
    <w:rPr>
      <w:rFonts w:eastAsia="Times New Roman" w:cs="Arial"/>
      <w:color w:val="auto"/>
      <w:szCs w:val="22"/>
      <w:lang w:eastAsia="en-GB"/>
      <w14:cntxtAlts w14:val="0"/>
    </w:rPr>
  </w:style>
  <w:style w:type="paragraph" w:customStyle="1" w:styleId="SectionList">
    <w:name w:val="Section List"/>
    <w:basedOn w:val="Titre5"/>
    <w:next w:val="SectionList2nd"/>
    <w:autoRedefine/>
    <w:rsid w:val="00AA2706"/>
    <w:pPr>
      <w:numPr>
        <w:ilvl w:val="1"/>
        <w:numId w:val="17"/>
      </w:numPr>
      <w:spacing w:line="240" w:lineRule="auto"/>
      <w:contextualSpacing w:val="0"/>
    </w:pPr>
    <w:rPr>
      <w:rFonts w:asciiTheme="minorHAnsi" w:eastAsia="Times New Roman" w:hAnsiTheme="minorHAnsi" w:cs="Times New Roman"/>
      <w:color w:val="auto"/>
      <w:szCs w:val="22"/>
      <w:lang w:val="en-GB" w:eastAsia="en-GB"/>
      <w14:cntxtAlts w14:val="0"/>
    </w:rPr>
  </w:style>
  <w:style w:type="numbering" w:customStyle="1" w:styleId="SDMTableBoxParaNumberedList">
    <w:name w:val="SDMTable&amp;BoxParaNumberedList"/>
    <w:rsid w:val="00B6326B"/>
    <w:pPr>
      <w:numPr>
        <w:numId w:val="16"/>
      </w:numPr>
    </w:pPr>
  </w:style>
  <w:style w:type="paragraph" w:customStyle="1" w:styleId="SectionList2nd">
    <w:name w:val="Section List 2nd"/>
    <w:basedOn w:val="Normal"/>
    <w:rsid w:val="00A10B8A"/>
    <w:pPr>
      <w:numPr>
        <w:ilvl w:val="2"/>
        <w:numId w:val="17"/>
      </w:numPr>
      <w:spacing w:line="240" w:lineRule="auto"/>
      <w:contextualSpacing w:val="0"/>
    </w:pPr>
    <w:rPr>
      <w:rFonts w:asciiTheme="minorHAnsi" w:eastAsia="Times New Roman" w:hAnsiTheme="minorHAnsi" w:cs="Times New Roman"/>
      <w:bCs/>
      <w:color w:val="auto"/>
      <w:szCs w:val="22"/>
      <w:lang w:val="en-GB" w:eastAsia="en-GB"/>
      <w14:cntxtAlts w14:val="0"/>
    </w:rPr>
  </w:style>
  <w:style w:type="numbering" w:customStyle="1" w:styleId="SDMAppHeadList">
    <w:name w:val="SDMAppHeadList"/>
    <w:uiPriority w:val="99"/>
    <w:rsid w:val="00885D25"/>
    <w:pPr>
      <w:numPr>
        <w:numId w:val="18"/>
      </w:numPr>
    </w:pPr>
  </w:style>
  <w:style w:type="table" w:styleId="TableauGrille4-Accentuation1">
    <w:name w:val="Grid Table 4 Accent 1"/>
    <w:basedOn w:val="TableauNormal"/>
    <w:uiPriority w:val="49"/>
    <w:rsid w:val="003A6007"/>
    <w:pPr>
      <w:spacing w:after="0" w:line="240" w:lineRule="auto"/>
    </w:pPr>
    <w:tblPr>
      <w:tblStyleRowBandSize w:val="1"/>
      <w:tblStyleColBandSize w:val="1"/>
      <w:tblBorders>
        <w:top w:val="single" w:sz="4" w:space="0" w:color="3EFAFF" w:themeColor="accent1" w:themeTint="99"/>
        <w:left w:val="single" w:sz="4" w:space="0" w:color="3EFAFF" w:themeColor="accent1" w:themeTint="99"/>
        <w:bottom w:val="single" w:sz="4" w:space="0" w:color="3EFAFF" w:themeColor="accent1" w:themeTint="99"/>
        <w:right w:val="single" w:sz="4" w:space="0" w:color="3EFAFF" w:themeColor="accent1" w:themeTint="99"/>
        <w:insideH w:val="single" w:sz="4" w:space="0" w:color="3EFAFF" w:themeColor="accent1" w:themeTint="99"/>
        <w:insideV w:val="single" w:sz="4" w:space="0" w:color="3EFAFF" w:themeColor="accent1" w:themeTint="99"/>
      </w:tblBorders>
    </w:tblPr>
    <w:tblStylePr w:type="firstRow">
      <w:rPr>
        <w:b/>
        <w:bCs/>
        <w:color w:val="FFFFFF" w:themeColor="background1"/>
      </w:rPr>
      <w:tblPr/>
      <w:tcPr>
        <w:tcBorders>
          <w:top w:val="single" w:sz="4" w:space="0" w:color="00B9BD" w:themeColor="accent1"/>
          <w:left w:val="single" w:sz="4" w:space="0" w:color="00B9BD" w:themeColor="accent1"/>
          <w:bottom w:val="single" w:sz="4" w:space="0" w:color="00B9BD" w:themeColor="accent1"/>
          <w:right w:val="single" w:sz="4" w:space="0" w:color="00B9BD" w:themeColor="accent1"/>
          <w:insideH w:val="nil"/>
          <w:insideV w:val="nil"/>
        </w:tcBorders>
        <w:shd w:val="clear" w:color="auto" w:fill="00B9BD" w:themeFill="accent1"/>
      </w:tcPr>
    </w:tblStylePr>
    <w:tblStylePr w:type="lastRow">
      <w:rPr>
        <w:b/>
        <w:bCs/>
      </w:rPr>
      <w:tblPr/>
      <w:tcPr>
        <w:tcBorders>
          <w:top w:val="double" w:sz="4" w:space="0" w:color="00B9BD" w:themeColor="accent1"/>
        </w:tcBorders>
      </w:tcPr>
    </w:tblStylePr>
    <w:tblStylePr w:type="firstCol">
      <w:rPr>
        <w:b/>
        <w:bCs/>
      </w:rPr>
    </w:tblStylePr>
    <w:tblStylePr w:type="lastCol">
      <w:rPr>
        <w:b/>
        <w:bCs/>
      </w:rPr>
    </w:tblStylePr>
    <w:tblStylePr w:type="band1Vert">
      <w:tblPr/>
      <w:tcPr>
        <w:shd w:val="clear" w:color="auto" w:fill="BEFDFF" w:themeFill="accent1" w:themeFillTint="33"/>
      </w:tcPr>
    </w:tblStylePr>
    <w:tblStylePr w:type="band1Horz">
      <w:tblPr/>
      <w:tcPr>
        <w:shd w:val="clear" w:color="auto" w:fill="BEFDFF" w:themeFill="accent1" w:themeFillTint="33"/>
      </w:tcPr>
    </w:tblStylePr>
  </w:style>
  <w:style w:type="paragraph" w:styleId="Rvision">
    <w:name w:val="Revision"/>
    <w:hidden/>
    <w:uiPriority w:val="99"/>
    <w:semiHidden/>
    <w:rsid w:val="00D20DAE"/>
    <w:pPr>
      <w:spacing w:after="0" w:line="240" w:lineRule="auto"/>
    </w:pPr>
    <w:rPr>
      <w:rFonts w:ascii="Verdana" w:hAnsi="Verdana" w:cs="Times New Roman (Body CS)"/>
      <w:color w:val="4D4D4C"/>
      <w:sz w:val="22"/>
      <w14:cntxtAlts/>
    </w:rPr>
  </w:style>
  <w:style w:type="paragraph" w:customStyle="1" w:styleId="Normal-white">
    <w:name w:val="Normal - white"/>
    <w:basedOn w:val="Normal"/>
    <w:qFormat/>
    <w:rsid w:val="006C544B"/>
    <w:pPr>
      <w:spacing w:before="120" w:after="120" w:line="240" w:lineRule="auto"/>
    </w:pPr>
    <w:rPr>
      <w:rFonts w:asciiTheme="minorHAnsi" w:hAnsiTheme="minorHAnsi" w:cs="Arial"/>
      <w:bCs/>
      <w:color w:val="FFFFFF" w:themeColor="background1"/>
      <w:sz w:val="20"/>
      <w:lang w:eastAsia="en-GB"/>
    </w:rPr>
  </w:style>
  <w:style w:type="paragraph" w:customStyle="1" w:styleId="16Point">
    <w:name w:val="16 Point"/>
    <w:aliases w:val="Superscript 6 Point,BVI fnr Char Char Char,BVI fnr Zchn Zchn Char Char Char Char Char Char,ftref Char Char Char,BVI fnr Char1,BVI fnr Char,BVI fnr Car Car Char,BVI fnr Car Char,BVI fnr Car Car Car Car Char, BVI fnr Char Char Char"/>
    <w:basedOn w:val="Normal"/>
    <w:link w:val="Appelnotedebasdep"/>
    <w:uiPriority w:val="99"/>
    <w:rsid w:val="00023CA2"/>
    <w:pPr>
      <w:spacing w:after="160" w:line="240" w:lineRule="exact"/>
      <w:contextualSpacing w:val="0"/>
    </w:pPr>
    <w:rPr>
      <w:rFonts w:asciiTheme="minorHAnsi" w:hAnsiTheme="minorHAnsi" w:cstheme="minorBidi"/>
      <w:color w:val="auto"/>
      <w:sz w:val="24"/>
      <w:vertAlign w:val="superscript"/>
      <w14:cntxtAlts w14:val="0"/>
    </w:rPr>
  </w:style>
  <w:style w:type="table" w:customStyle="1" w:styleId="GSTableBoldline-heightcondensed1">
    <w:name w:val="GS Table Bold (line-height condensed)1"/>
    <w:basedOn w:val="TableauNormal"/>
    <w:uiPriority w:val="99"/>
    <w:rsid w:val="00E86FD5"/>
    <w:pPr>
      <w:snapToGrid w:val="0"/>
      <w:spacing w:after="0" w:line="240" w:lineRule="auto"/>
    </w:pPr>
    <w:rPr>
      <w:rFonts w:cs="Times New Roman (Body CS)"/>
      <w:sz w:val="20"/>
    </w:rPr>
    <w:tblPr>
      <w:tblBorders>
        <w:insideH w:val="single" w:sz="4" w:space="0" w:color="A6A6A6" w:themeColor="background1" w:themeShade="A6"/>
      </w:tblBorders>
      <w:tblCellMar>
        <w:left w:w="0" w:type="dxa"/>
        <w:right w:w="0" w:type="dxa"/>
      </w:tblCellMar>
    </w:tblPr>
    <w:tcPr>
      <w:shd w:val="clear" w:color="auto" w:fill="auto"/>
      <w:noWrap/>
      <w:vAlign w:val="center"/>
    </w:tcPr>
    <w:tblStylePr w:type="firstRow">
      <w:rPr>
        <w:rFonts w:asciiTheme="majorHAnsi" w:hAnsiTheme="majorHAnsi"/>
        <w:b/>
        <w:color w:val="FFFFFF" w:themeColor="background1"/>
        <w:sz w:val="21"/>
      </w:rPr>
      <w:tblPr/>
      <w:tcPr>
        <w:shd w:val="clear" w:color="auto" w:fill="00B9BD" w:themeFill="accent1"/>
      </w:tcPr>
    </w:tblStylePr>
  </w:style>
  <w:style w:type="character" w:customStyle="1" w:styleId="fontstyle01">
    <w:name w:val="fontstyle01"/>
    <w:basedOn w:val="Policepardfaut"/>
    <w:rsid w:val="00097226"/>
    <w:rPr>
      <w:rFonts w:ascii="Verdana" w:hAnsi="Verdana" w:hint="default"/>
      <w:b w:val="0"/>
      <w:bCs w:val="0"/>
      <w:i w:val="0"/>
      <w:iCs w:val="0"/>
      <w:color w:val="4D4D4C"/>
      <w:sz w:val="22"/>
      <w:szCs w:val="22"/>
    </w:rPr>
  </w:style>
  <w:style w:type="paragraph" w:customStyle="1" w:styleId="BodyA">
    <w:name w:val="Body A"/>
    <w:rsid w:val="00A16BA4"/>
    <w:pPr>
      <w:pBdr>
        <w:top w:val="nil"/>
        <w:left w:val="nil"/>
        <w:bottom w:val="nil"/>
        <w:right w:val="nil"/>
        <w:between w:val="nil"/>
        <w:bar w:val="nil"/>
      </w:pBdr>
      <w:spacing w:after="160" w:line="259" w:lineRule="auto"/>
    </w:pPr>
    <w:rPr>
      <w:rFonts w:ascii="Calibri" w:eastAsia="Calibri" w:hAnsi="Calibri" w:cs="Calibri"/>
      <w:color w:val="000000"/>
      <w:sz w:val="22"/>
      <w:szCs w:val="22"/>
      <w:u w:color="000000"/>
      <w:bdr w:val="nil"/>
      <w:lang w:val="fr-FR" w:eastAsia="fr-FR"/>
    </w:rPr>
  </w:style>
  <w:style w:type="character" w:customStyle="1" w:styleId="ParagraphedelisteCar">
    <w:name w:val="Paragraphe de liste Car"/>
    <w:aliases w:val="Lettre d'introduction Car,Liste niveau 1 Car,List Paragraph1 Car,Paragraphe de liste num Car,Paragraphe de liste 1 Car,Listes Car,Table of contents numbered Car,Bullet List Paragraph Car,References Car,Puces Car,- List tir Car"/>
    <w:basedOn w:val="Policepardfaut"/>
    <w:link w:val="Paragraphedeliste"/>
    <w:qFormat/>
    <w:locked/>
    <w:rsid w:val="00A16BA4"/>
    <w:rPr>
      <w:rFonts w:ascii="Verdana" w:hAnsi="Verdana" w:cs="Times New Roman (Body CS)"/>
      <w:color w:val="4D4D4C"/>
      <w:sz w:val="22"/>
      <w14:cntxtAlts/>
    </w:rPr>
  </w:style>
  <w:style w:type="table" w:customStyle="1" w:styleId="TableGrid1">
    <w:name w:val="Table Grid1"/>
    <w:basedOn w:val="TableauNormal"/>
    <w:next w:val="Grilledutableau"/>
    <w:uiPriority w:val="39"/>
    <w:rsid w:val="00A227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STableBoldline-heightcondensed2">
    <w:name w:val="GS Table Bold (line-height condensed)2"/>
    <w:basedOn w:val="TableauNormal"/>
    <w:uiPriority w:val="99"/>
    <w:rsid w:val="00BD7D39"/>
    <w:pPr>
      <w:snapToGrid w:val="0"/>
      <w:spacing w:after="0" w:line="240" w:lineRule="auto"/>
    </w:pPr>
    <w:rPr>
      <w:rFonts w:cs="Times New Roman (Body CS)"/>
      <w:sz w:val="20"/>
    </w:rPr>
    <w:tblPr>
      <w:tblBorders>
        <w:insideH w:val="single" w:sz="4" w:space="0" w:color="A6A6A6" w:themeColor="background1" w:themeShade="A6"/>
      </w:tblBorders>
      <w:tblCellMar>
        <w:left w:w="0" w:type="dxa"/>
        <w:right w:w="0" w:type="dxa"/>
      </w:tblCellMar>
    </w:tblPr>
    <w:tcPr>
      <w:shd w:val="clear" w:color="auto" w:fill="auto"/>
      <w:noWrap/>
      <w:vAlign w:val="center"/>
    </w:tcPr>
    <w:tblStylePr w:type="firstRow">
      <w:rPr>
        <w:rFonts w:asciiTheme="majorHAnsi" w:hAnsiTheme="majorHAnsi"/>
        <w:b/>
        <w:color w:val="FFFFFF" w:themeColor="background1"/>
        <w:sz w:val="21"/>
      </w:rPr>
      <w:tblPr/>
      <w:tcPr>
        <w:shd w:val="clear" w:color="auto" w:fill="00B9BD" w:themeFill="accent1"/>
      </w:tcPr>
    </w:tblStylePr>
  </w:style>
  <w:style w:type="table" w:customStyle="1" w:styleId="GSTableBoldline-heightcondensed3">
    <w:name w:val="GS Table Bold (line-height condensed)3"/>
    <w:basedOn w:val="TableauNormal"/>
    <w:uiPriority w:val="99"/>
    <w:rsid w:val="00181B47"/>
    <w:pPr>
      <w:snapToGrid w:val="0"/>
      <w:spacing w:after="0" w:line="240" w:lineRule="auto"/>
    </w:pPr>
    <w:rPr>
      <w:rFonts w:cs="Times New Roman (Body CS)"/>
      <w:sz w:val="20"/>
    </w:rPr>
    <w:tblPr>
      <w:tblBorders>
        <w:insideH w:val="single" w:sz="4" w:space="0" w:color="A6A6A6" w:themeColor="background1" w:themeShade="A6"/>
      </w:tblBorders>
      <w:tblCellMar>
        <w:left w:w="0" w:type="dxa"/>
        <w:right w:w="0" w:type="dxa"/>
      </w:tblCellMar>
    </w:tblPr>
    <w:tcPr>
      <w:shd w:val="clear" w:color="auto" w:fill="auto"/>
      <w:noWrap/>
      <w:vAlign w:val="center"/>
    </w:tcPr>
    <w:tblStylePr w:type="firstRow">
      <w:rPr>
        <w:rFonts w:asciiTheme="majorHAnsi" w:hAnsiTheme="majorHAnsi"/>
        <w:b/>
        <w:color w:val="FFFFFF" w:themeColor="background1"/>
        <w:sz w:val="21"/>
      </w:rPr>
      <w:tblPr/>
      <w:tcPr>
        <w:shd w:val="clear" w:color="auto" w:fill="00B9BD" w:themeFill="accent1"/>
      </w:tcPr>
    </w:tblStylePr>
  </w:style>
  <w:style w:type="table" w:customStyle="1" w:styleId="TableGrid2">
    <w:name w:val="Table Grid2"/>
    <w:basedOn w:val="TableauNormal"/>
    <w:next w:val="Grilledutableau"/>
    <w:uiPriority w:val="39"/>
    <w:rsid w:val="00B450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5Dark-Accent11">
    <w:name w:val="Grid Table 5 Dark - Accent 11"/>
    <w:basedOn w:val="TableauNormal"/>
    <w:uiPriority w:val="50"/>
    <w:rsid w:val="005366D9"/>
    <w:pPr>
      <w:spacing w:after="0" w:line="240" w:lineRule="auto"/>
    </w:pPr>
    <w:rPr>
      <w:sz w:val="22"/>
      <w:lang w:eastAsia="en-GB"/>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F8FA"/>
    </w:tcPr>
    <w:tblStylePr w:type="firstRow">
      <w:rPr>
        <w:rFonts w:asciiTheme="minorHAnsi" w:hAnsiTheme="minorHAnsi"/>
        <w:b/>
        <w:bCs/>
        <w:color w:val="FFFFFF" w:themeColor="background1"/>
        <w:sz w:val="22"/>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B9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B9BD" w:themeFill="accent1"/>
      </w:tcPr>
    </w:tblStylePr>
    <w:tblStylePr w:type="firstCol">
      <w:rPr>
        <w:rFonts w:asciiTheme="minorHAnsi" w:hAnsiTheme="minorHAnsi"/>
        <w:b w:val="0"/>
        <w:bCs/>
        <w:color w:val="F2F2F2"/>
        <w:sz w:val="21"/>
      </w:rPr>
      <w:tblPr/>
      <w:tcPr>
        <w:shd w:val="clear" w:color="auto" w:fill="00B9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B9BD" w:themeFill="accent1"/>
      </w:tcPr>
    </w:tblStylePr>
    <w:tblStylePr w:type="band1Vert">
      <w:tblPr/>
      <w:tcPr>
        <w:shd w:val="clear" w:color="auto" w:fill="7EFBFF" w:themeFill="accent1" w:themeFillTint="66"/>
      </w:tcPr>
    </w:tblStylePr>
    <w:tblStylePr w:type="band1Horz">
      <w:tblPr/>
      <w:tcPr>
        <w:shd w:val="clear" w:color="auto" w:fill="7EFBFF" w:themeFill="accent1" w:themeFillTint="66"/>
      </w:tcPr>
    </w:tblStylePr>
  </w:style>
  <w:style w:type="table" w:customStyle="1" w:styleId="GridTable4-Accent11">
    <w:name w:val="Grid Table 4 - Accent 11"/>
    <w:basedOn w:val="TableauNormal"/>
    <w:uiPriority w:val="49"/>
    <w:rsid w:val="00C40401"/>
    <w:pPr>
      <w:spacing w:after="0" w:line="240" w:lineRule="auto"/>
    </w:pPr>
    <w:tblPr>
      <w:tblStyleRowBandSize w:val="1"/>
      <w:tblStyleColBandSize w:val="1"/>
      <w:tblBorders>
        <w:top w:val="single" w:sz="4" w:space="0" w:color="3EFAFF" w:themeColor="accent1" w:themeTint="99"/>
        <w:left w:val="single" w:sz="4" w:space="0" w:color="3EFAFF" w:themeColor="accent1" w:themeTint="99"/>
        <w:bottom w:val="single" w:sz="4" w:space="0" w:color="3EFAFF" w:themeColor="accent1" w:themeTint="99"/>
        <w:right w:val="single" w:sz="4" w:space="0" w:color="3EFAFF" w:themeColor="accent1" w:themeTint="99"/>
        <w:insideH w:val="single" w:sz="4" w:space="0" w:color="3EFAFF" w:themeColor="accent1" w:themeTint="99"/>
        <w:insideV w:val="single" w:sz="4" w:space="0" w:color="3EFAFF" w:themeColor="accent1" w:themeTint="99"/>
      </w:tblBorders>
    </w:tblPr>
    <w:tblStylePr w:type="firstRow">
      <w:rPr>
        <w:b/>
        <w:bCs/>
        <w:color w:val="FFFFFF" w:themeColor="background1"/>
      </w:rPr>
      <w:tblPr/>
      <w:tcPr>
        <w:tcBorders>
          <w:top w:val="single" w:sz="4" w:space="0" w:color="00B9BD" w:themeColor="accent1"/>
          <w:left w:val="single" w:sz="4" w:space="0" w:color="00B9BD" w:themeColor="accent1"/>
          <w:bottom w:val="single" w:sz="4" w:space="0" w:color="00B9BD" w:themeColor="accent1"/>
          <w:right w:val="single" w:sz="4" w:space="0" w:color="00B9BD" w:themeColor="accent1"/>
          <w:insideH w:val="nil"/>
          <w:insideV w:val="nil"/>
        </w:tcBorders>
        <w:shd w:val="clear" w:color="auto" w:fill="00B9BD" w:themeFill="accent1"/>
      </w:tcPr>
    </w:tblStylePr>
    <w:tblStylePr w:type="lastRow">
      <w:rPr>
        <w:b/>
        <w:bCs/>
      </w:rPr>
      <w:tblPr/>
      <w:tcPr>
        <w:tcBorders>
          <w:top w:val="double" w:sz="4" w:space="0" w:color="00B9BD" w:themeColor="accent1"/>
        </w:tcBorders>
      </w:tcPr>
    </w:tblStylePr>
    <w:tblStylePr w:type="firstCol">
      <w:rPr>
        <w:b/>
        <w:bCs/>
      </w:rPr>
    </w:tblStylePr>
    <w:tblStylePr w:type="lastCol">
      <w:rPr>
        <w:b/>
        <w:bCs/>
      </w:rPr>
    </w:tblStylePr>
    <w:tblStylePr w:type="band1Vert">
      <w:tblPr/>
      <w:tcPr>
        <w:shd w:val="clear" w:color="auto" w:fill="BEFDFF" w:themeFill="accent1" w:themeFillTint="33"/>
      </w:tcPr>
    </w:tblStylePr>
    <w:tblStylePr w:type="band1Horz">
      <w:tblPr/>
      <w:tcPr>
        <w:shd w:val="clear" w:color="auto" w:fill="BEFDFF" w:themeFill="accent1" w:themeFillTint="33"/>
      </w:tcPr>
    </w:tblStylePr>
  </w:style>
  <w:style w:type="table" w:customStyle="1" w:styleId="GridTable5Dark-Accent111">
    <w:name w:val="Grid Table 5 Dark - Accent 111"/>
    <w:basedOn w:val="TableauNormal"/>
    <w:uiPriority w:val="50"/>
    <w:rsid w:val="003D339D"/>
    <w:pPr>
      <w:spacing w:after="0" w:line="240" w:lineRule="auto"/>
    </w:pPr>
    <w:rPr>
      <w:sz w:val="22"/>
      <w:lang w:eastAsia="en-GB"/>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F8FA"/>
    </w:tcPr>
    <w:tblStylePr w:type="firstRow">
      <w:rPr>
        <w:rFonts w:asciiTheme="minorHAnsi" w:hAnsiTheme="minorHAnsi"/>
        <w:b/>
        <w:bCs/>
        <w:color w:val="FFFFFF" w:themeColor="background1"/>
        <w:sz w:val="22"/>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B9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B9BD" w:themeFill="accent1"/>
      </w:tcPr>
    </w:tblStylePr>
    <w:tblStylePr w:type="firstCol">
      <w:rPr>
        <w:rFonts w:asciiTheme="minorHAnsi" w:hAnsiTheme="minorHAnsi"/>
        <w:b w:val="0"/>
        <w:bCs/>
        <w:color w:val="F2F2F2"/>
        <w:sz w:val="21"/>
      </w:rPr>
      <w:tblPr/>
      <w:tcPr>
        <w:shd w:val="clear" w:color="auto" w:fill="00B9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B9BD" w:themeFill="accent1"/>
      </w:tcPr>
    </w:tblStylePr>
    <w:tblStylePr w:type="band1Vert">
      <w:tblPr/>
      <w:tcPr>
        <w:shd w:val="clear" w:color="auto" w:fill="7EFBFF" w:themeFill="accent1" w:themeFillTint="66"/>
      </w:tcPr>
    </w:tblStylePr>
    <w:tblStylePr w:type="band1Horz">
      <w:tblPr/>
      <w:tcPr>
        <w:shd w:val="clear" w:color="auto" w:fill="7EFBFF" w:themeFill="accent1" w:themeFillTint="66"/>
      </w:tcPr>
    </w:tblStylePr>
  </w:style>
  <w:style w:type="table" w:customStyle="1" w:styleId="GridTable5Dark-Accent12">
    <w:name w:val="Grid Table 5 Dark - Accent 12"/>
    <w:basedOn w:val="TableauNormal"/>
    <w:next w:val="TableauGrille5Fonc-Accentuation1"/>
    <w:uiPriority w:val="50"/>
    <w:rsid w:val="003D339D"/>
    <w:pPr>
      <w:spacing w:after="0" w:line="240" w:lineRule="auto"/>
    </w:pPr>
    <w:rPr>
      <w:sz w:val="22"/>
      <w:lang w:eastAsia="en-GB"/>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F8FA"/>
    </w:tcPr>
    <w:tblStylePr w:type="firstRow">
      <w:rPr>
        <w:rFonts w:asciiTheme="minorHAnsi" w:hAnsiTheme="minorHAnsi"/>
        <w:b/>
        <w:bCs/>
        <w:color w:val="FFFFFF" w:themeColor="background1"/>
        <w:sz w:val="22"/>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B9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B9BD" w:themeFill="accent1"/>
      </w:tcPr>
    </w:tblStylePr>
    <w:tblStylePr w:type="firstCol">
      <w:rPr>
        <w:rFonts w:asciiTheme="minorHAnsi" w:hAnsiTheme="minorHAnsi"/>
        <w:b w:val="0"/>
        <w:bCs/>
        <w:color w:val="F2F2F2"/>
        <w:sz w:val="21"/>
      </w:rPr>
      <w:tblPr/>
      <w:tcPr>
        <w:shd w:val="clear" w:color="auto" w:fill="00B9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B9BD" w:themeFill="accent1"/>
      </w:tcPr>
    </w:tblStylePr>
    <w:tblStylePr w:type="band1Vert">
      <w:tblPr/>
      <w:tcPr>
        <w:shd w:val="clear" w:color="auto" w:fill="7EFBFF" w:themeFill="accent1" w:themeFillTint="66"/>
      </w:tcPr>
    </w:tblStylePr>
    <w:tblStylePr w:type="band1Horz">
      <w:tblPr/>
      <w:tcPr>
        <w:shd w:val="clear" w:color="auto" w:fill="7EFBFF" w:themeFill="accent1" w:themeFillTint="66"/>
      </w:tcPr>
    </w:tblStylePr>
  </w:style>
  <w:style w:type="character" w:customStyle="1" w:styleId="cf01">
    <w:name w:val="cf01"/>
    <w:basedOn w:val="Policepardfaut"/>
    <w:rsid w:val="00906F4E"/>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249055">
      <w:bodyDiv w:val="1"/>
      <w:marLeft w:val="0"/>
      <w:marRight w:val="0"/>
      <w:marTop w:val="0"/>
      <w:marBottom w:val="0"/>
      <w:divBdr>
        <w:top w:val="none" w:sz="0" w:space="0" w:color="auto"/>
        <w:left w:val="none" w:sz="0" w:space="0" w:color="auto"/>
        <w:bottom w:val="none" w:sz="0" w:space="0" w:color="auto"/>
        <w:right w:val="none" w:sz="0" w:space="0" w:color="auto"/>
      </w:divBdr>
    </w:div>
    <w:div w:id="151262264">
      <w:bodyDiv w:val="1"/>
      <w:marLeft w:val="0"/>
      <w:marRight w:val="0"/>
      <w:marTop w:val="0"/>
      <w:marBottom w:val="0"/>
      <w:divBdr>
        <w:top w:val="none" w:sz="0" w:space="0" w:color="auto"/>
        <w:left w:val="none" w:sz="0" w:space="0" w:color="auto"/>
        <w:bottom w:val="none" w:sz="0" w:space="0" w:color="auto"/>
        <w:right w:val="none" w:sz="0" w:space="0" w:color="auto"/>
      </w:divBdr>
    </w:div>
    <w:div w:id="216863467">
      <w:bodyDiv w:val="1"/>
      <w:marLeft w:val="0"/>
      <w:marRight w:val="0"/>
      <w:marTop w:val="0"/>
      <w:marBottom w:val="0"/>
      <w:divBdr>
        <w:top w:val="none" w:sz="0" w:space="0" w:color="auto"/>
        <w:left w:val="none" w:sz="0" w:space="0" w:color="auto"/>
        <w:bottom w:val="none" w:sz="0" w:space="0" w:color="auto"/>
        <w:right w:val="none" w:sz="0" w:space="0" w:color="auto"/>
      </w:divBdr>
    </w:div>
    <w:div w:id="237640567">
      <w:bodyDiv w:val="1"/>
      <w:marLeft w:val="0"/>
      <w:marRight w:val="0"/>
      <w:marTop w:val="0"/>
      <w:marBottom w:val="0"/>
      <w:divBdr>
        <w:top w:val="none" w:sz="0" w:space="0" w:color="auto"/>
        <w:left w:val="none" w:sz="0" w:space="0" w:color="auto"/>
        <w:bottom w:val="none" w:sz="0" w:space="0" w:color="auto"/>
        <w:right w:val="none" w:sz="0" w:space="0" w:color="auto"/>
      </w:divBdr>
    </w:div>
    <w:div w:id="269708526">
      <w:bodyDiv w:val="1"/>
      <w:marLeft w:val="0"/>
      <w:marRight w:val="0"/>
      <w:marTop w:val="0"/>
      <w:marBottom w:val="0"/>
      <w:divBdr>
        <w:top w:val="none" w:sz="0" w:space="0" w:color="auto"/>
        <w:left w:val="none" w:sz="0" w:space="0" w:color="auto"/>
        <w:bottom w:val="none" w:sz="0" w:space="0" w:color="auto"/>
        <w:right w:val="none" w:sz="0" w:space="0" w:color="auto"/>
      </w:divBdr>
    </w:div>
    <w:div w:id="344670412">
      <w:bodyDiv w:val="1"/>
      <w:marLeft w:val="0"/>
      <w:marRight w:val="0"/>
      <w:marTop w:val="0"/>
      <w:marBottom w:val="0"/>
      <w:divBdr>
        <w:top w:val="none" w:sz="0" w:space="0" w:color="auto"/>
        <w:left w:val="none" w:sz="0" w:space="0" w:color="auto"/>
        <w:bottom w:val="none" w:sz="0" w:space="0" w:color="auto"/>
        <w:right w:val="none" w:sz="0" w:space="0" w:color="auto"/>
      </w:divBdr>
    </w:div>
    <w:div w:id="691145464">
      <w:bodyDiv w:val="1"/>
      <w:marLeft w:val="0"/>
      <w:marRight w:val="0"/>
      <w:marTop w:val="0"/>
      <w:marBottom w:val="0"/>
      <w:divBdr>
        <w:top w:val="none" w:sz="0" w:space="0" w:color="auto"/>
        <w:left w:val="none" w:sz="0" w:space="0" w:color="auto"/>
        <w:bottom w:val="none" w:sz="0" w:space="0" w:color="auto"/>
        <w:right w:val="none" w:sz="0" w:space="0" w:color="auto"/>
      </w:divBdr>
    </w:div>
    <w:div w:id="728379130">
      <w:bodyDiv w:val="1"/>
      <w:marLeft w:val="0"/>
      <w:marRight w:val="0"/>
      <w:marTop w:val="0"/>
      <w:marBottom w:val="0"/>
      <w:divBdr>
        <w:top w:val="none" w:sz="0" w:space="0" w:color="auto"/>
        <w:left w:val="none" w:sz="0" w:space="0" w:color="auto"/>
        <w:bottom w:val="none" w:sz="0" w:space="0" w:color="auto"/>
        <w:right w:val="none" w:sz="0" w:space="0" w:color="auto"/>
      </w:divBdr>
    </w:div>
    <w:div w:id="825708168">
      <w:bodyDiv w:val="1"/>
      <w:marLeft w:val="0"/>
      <w:marRight w:val="0"/>
      <w:marTop w:val="0"/>
      <w:marBottom w:val="0"/>
      <w:divBdr>
        <w:top w:val="none" w:sz="0" w:space="0" w:color="auto"/>
        <w:left w:val="none" w:sz="0" w:space="0" w:color="auto"/>
        <w:bottom w:val="none" w:sz="0" w:space="0" w:color="auto"/>
        <w:right w:val="none" w:sz="0" w:space="0" w:color="auto"/>
      </w:divBdr>
    </w:div>
    <w:div w:id="875896017">
      <w:bodyDiv w:val="1"/>
      <w:marLeft w:val="0"/>
      <w:marRight w:val="0"/>
      <w:marTop w:val="0"/>
      <w:marBottom w:val="0"/>
      <w:divBdr>
        <w:top w:val="none" w:sz="0" w:space="0" w:color="auto"/>
        <w:left w:val="none" w:sz="0" w:space="0" w:color="auto"/>
        <w:bottom w:val="none" w:sz="0" w:space="0" w:color="auto"/>
        <w:right w:val="none" w:sz="0" w:space="0" w:color="auto"/>
      </w:divBdr>
    </w:div>
    <w:div w:id="941499134">
      <w:bodyDiv w:val="1"/>
      <w:marLeft w:val="0"/>
      <w:marRight w:val="0"/>
      <w:marTop w:val="0"/>
      <w:marBottom w:val="0"/>
      <w:divBdr>
        <w:top w:val="none" w:sz="0" w:space="0" w:color="auto"/>
        <w:left w:val="none" w:sz="0" w:space="0" w:color="auto"/>
        <w:bottom w:val="none" w:sz="0" w:space="0" w:color="auto"/>
        <w:right w:val="none" w:sz="0" w:space="0" w:color="auto"/>
      </w:divBdr>
    </w:div>
    <w:div w:id="943464725">
      <w:bodyDiv w:val="1"/>
      <w:marLeft w:val="0"/>
      <w:marRight w:val="0"/>
      <w:marTop w:val="0"/>
      <w:marBottom w:val="0"/>
      <w:divBdr>
        <w:top w:val="none" w:sz="0" w:space="0" w:color="auto"/>
        <w:left w:val="none" w:sz="0" w:space="0" w:color="auto"/>
        <w:bottom w:val="none" w:sz="0" w:space="0" w:color="auto"/>
        <w:right w:val="none" w:sz="0" w:space="0" w:color="auto"/>
      </w:divBdr>
      <w:divsChild>
        <w:div w:id="1291352281">
          <w:marLeft w:val="0"/>
          <w:marRight w:val="0"/>
          <w:marTop w:val="0"/>
          <w:marBottom w:val="0"/>
          <w:divBdr>
            <w:top w:val="none" w:sz="0" w:space="0" w:color="auto"/>
            <w:left w:val="none" w:sz="0" w:space="0" w:color="auto"/>
            <w:bottom w:val="none" w:sz="0" w:space="0" w:color="auto"/>
            <w:right w:val="none" w:sz="0" w:space="0" w:color="auto"/>
          </w:divBdr>
          <w:divsChild>
            <w:div w:id="1188981439">
              <w:marLeft w:val="0"/>
              <w:marRight w:val="0"/>
              <w:marTop w:val="0"/>
              <w:marBottom w:val="0"/>
              <w:divBdr>
                <w:top w:val="none" w:sz="0" w:space="0" w:color="auto"/>
                <w:left w:val="none" w:sz="0" w:space="0" w:color="auto"/>
                <w:bottom w:val="none" w:sz="0" w:space="0" w:color="auto"/>
                <w:right w:val="none" w:sz="0" w:space="0" w:color="auto"/>
              </w:divBdr>
              <w:divsChild>
                <w:div w:id="369113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1343827">
      <w:bodyDiv w:val="1"/>
      <w:marLeft w:val="0"/>
      <w:marRight w:val="0"/>
      <w:marTop w:val="0"/>
      <w:marBottom w:val="0"/>
      <w:divBdr>
        <w:top w:val="none" w:sz="0" w:space="0" w:color="auto"/>
        <w:left w:val="none" w:sz="0" w:space="0" w:color="auto"/>
        <w:bottom w:val="none" w:sz="0" w:space="0" w:color="auto"/>
        <w:right w:val="none" w:sz="0" w:space="0" w:color="auto"/>
      </w:divBdr>
    </w:div>
    <w:div w:id="1135491178">
      <w:bodyDiv w:val="1"/>
      <w:marLeft w:val="0"/>
      <w:marRight w:val="0"/>
      <w:marTop w:val="0"/>
      <w:marBottom w:val="0"/>
      <w:divBdr>
        <w:top w:val="none" w:sz="0" w:space="0" w:color="auto"/>
        <w:left w:val="none" w:sz="0" w:space="0" w:color="auto"/>
        <w:bottom w:val="none" w:sz="0" w:space="0" w:color="auto"/>
        <w:right w:val="none" w:sz="0" w:space="0" w:color="auto"/>
      </w:divBdr>
    </w:div>
    <w:div w:id="1152137109">
      <w:bodyDiv w:val="1"/>
      <w:marLeft w:val="0"/>
      <w:marRight w:val="0"/>
      <w:marTop w:val="0"/>
      <w:marBottom w:val="0"/>
      <w:divBdr>
        <w:top w:val="none" w:sz="0" w:space="0" w:color="auto"/>
        <w:left w:val="none" w:sz="0" w:space="0" w:color="auto"/>
        <w:bottom w:val="none" w:sz="0" w:space="0" w:color="auto"/>
        <w:right w:val="none" w:sz="0" w:space="0" w:color="auto"/>
      </w:divBdr>
    </w:div>
    <w:div w:id="1153134459">
      <w:bodyDiv w:val="1"/>
      <w:marLeft w:val="0"/>
      <w:marRight w:val="0"/>
      <w:marTop w:val="0"/>
      <w:marBottom w:val="0"/>
      <w:divBdr>
        <w:top w:val="none" w:sz="0" w:space="0" w:color="auto"/>
        <w:left w:val="none" w:sz="0" w:space="0" w:color="auto"/>
        <w:bottom w:val="none" w:sz="0" w:space="0" w:color="auto"/>
        <w:right w:val="none" w:sz="0" w:space="0" w:color="auto"/>
      </w:divBdr>
    </w:div>
    <w:div w:id="1317299038">
      <w:bodyDiv w:val="1"/>
      <w:marLeft w:val="0"/>
      <w:marRight w:val="0"/>
      <w:marTop w:val="0"/>
      <w:marBottom w:val="0"/>
      <w:divBdr>
        <w:top w:val="none" w:sz="0" w:space="0" w:color="auto"/>
        <w:left w:val="none" w:sz="0" w:space="0" w:color="auto"/>
        <w:bottom w:val="none" w:sz="0" w:space="0" w:color="auto"/>
        <w:right w:val="none" w:sz="0" w:space="0" w:color="auto"/>
      </w:divBdr>
    </w:div>
    <w:div w:id="1317412509">
      <w:bodyDiv w:val="1"/>
      <w:marLeft w:val="0"/>
      <w:marRight w:val="0"/>
      <w:marTop w:val="0"/>
      <w:marBottom w:val="0"/>
      <w:divBdr>
        <w:top w:val="none" w:sz="0" w:space="0" w:color="auto"/>
        <w:left w:val="none" w:sz="0" w:space="0" w:color="auto"/>
        <w:bottom w:val="none" w:sz="0" w:space="0" w:color="auto"/>
        <w:right w:val="none" w:sz="0" w:space="0" w:color="auto"/>
      </w:divBdr>
    </w:div>
    <w:div w:id="1342244965">
      <w:bodyDiv w:val="1"/>
      <w:marLeft w:val="0"/>
      <w:marRight w:val="0"/>
      <w:marTop w:val="0"/>
      <w:marBottom w:val="0"/>
      <w:divBdr>
        <w:top w:val="none" w:sz="0" w:space="0" w:color="auto"/>
        <w:left w:val="none" w:sz="0" w:space="0" w:color="auto"/>
        <w:bottom w:val="none" w:sz="0" w:space="0" w:color="auto"/>
        <w:right w:val="none" w:sz="0" w:space="0" w:color="auto"/>
      </w:divBdr>
      <w:divsChild>
        <w:div w:id="1200052262">
          <w:marLeft w:val="0"/>
          <w:marRight w:val="0"/>
          <w:marTop w:val="0"/>
          <w:marBottom w:val="0"/>
          <w:divBdr>
            <w:top w:val="none" w:sz="0" w:space="0" w:color="auto"/>
            <w:left w:val="none" w:sz="0" w:space="0" w:color="auto"/>
            <w:bottom w:val="none" w:sz="0" w:space="0" w:color="auto"/>
            <w:right w:val="none" w:sz="0" w:space="0" w:color="auto"/>
          </w:divBdr>
          <w:divsChild>
            <w:div w:id="1093623783">
              <w:marLeft w:val="0"/>
              <w:marRight w:val="0"/>
              <w:marTop w:val="0"/>
              <w:marBottom w:val="0"/>
              <w:divBdr>
                <w:top w:val="none" w:sz="0" w:space="0" w:color="auto"/>
                <w:left w:val="none" w:sz="0" w:space="0" w:color="auto"/>
                <w:bottom w:val="none" w:sz="0" w:space="0" w:color="auto"/>
                <w:right w:val="none" w:sz="0" w:space="0" w:color="auto"/>
              </w:divBdr>
              <w:divsChild>
                <w:div w:id="70695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364697">
      <w:bodyDiv w:val="1"/>
      <w:marLeft w:val="0"/>
      <w:marRight w:val="0"/>
      <w:marTop w:val="0"/>
      <w:marBottom w:val="0"/>
      <w:divBdr>
        <w:top w:val="none" w:sz="0" w:space="0" w:color="auto"/>
        <w:left w:val="none" w:sz="0" w:space="0" w:color="auto"/>
        <w:bottom w:val="none" w:sz="0" w:space="0" w:color="auto"/>
        <w:right w:val="none" w:sz="0" w:space="0" w:color="auto"/>
      </w:divBdr>
      <w:divsChild>
        <w:div w:id="1720205642">
          <w:marLeft w:val="0"/>
          <w:marRight w:val="0"/>
          <w:marTop w:val="0"/>
          <w:marBottom w:val="0"/>
          <w:divBdr>
            <w:top w:val="none" w:sz="0" w:space="0" w:color="auto"/>
            <w:left w:val="none" w:sz="0" w:space="0" w:color="auto"/>
            <w:bottom w:val="none" w:sz="0" w:space="0" w:color="auto"/>
            <w:right w:val="none" w:sz="0" w:space="0" w:color="auto"/>
          </w:divBdr>
          <w:divsChild>
            <w:div w:id="2036298189">
              <w:marLeft w:val="0"/>
              <w:marRight w:val="0"/>
              <w:marTop w:val="0"/>
              <w:marBottom w:val="0"/>
              <w:divBdr>
                <w:top w:val="none" w:sz="0" w:space="0" w:color="auto"/>
                <w:left w:val="none" w:sz="0" w:space="0" w:color="auto"/>
                <w:bottom w:val="none" w:sz="0" w:space="0" w:color="auto"/>
                <w:right w:val="none" w:sz="0" w:space="0" w:color="auto"/>
              </w:divBdr>
              <w:divsChild>
                <w:div w:id="132671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6834669">
      <w:bodyDiv w:val="1"/>
      <w:marLeft w:val="0"/>
      <w:marRight w:val="0"/>
      <w:marTop w:val="0"/>
      <w:marBottom w:val="0"/>
      <w:divBdr>
        <w:top w:val="none" w:sz="0" w:space="0" w:color="auto"/>
        <w:left w:val="none" w:sz="0" w:space="0" w:color="auto"/>
        <w:bottom w:val="none" w:sz="0" w:space="0" w:color="auto"/>
        <w:right w:val="none" w:sz="0" w:space="0" w:color="auto"/>
      </w:divBdr>
    </w:div>
    <w:div w:id="1443305072">
      <w:bodyDiv w:val="1"/>
      <w:marLeft w:val="0"/>
      <w:marRight w:val="0"/>
      <w:marTop w:val="0"/>
      <w:marBottom w:val="0"/>
      <w:divBdr>
        <w:top w:val="none" w:sz="0" w:space="0" w:color="auto"/>
        <w:left w:val="none" w:sz="0" w:space="0" w:color="auto"/>
        <w:bottom w:val="none" w:sz="0" w:space="0" w:color="auto"/>
        <w:right w:val="none" w:sz="0" w:space="0" w:color="auto"/>
      </w:divBdr>
    </w:div>
    <w:div w:id="1516771657">
      <w:bodyDiv w:val="1"/>
      <w:marLeft w:val="0"/>
      <w:marRight w:val="0"/>
      <w:marTop w:val="0"/>
      <w:marBottom w:val="0"/>
      <w:divBdr>
        <w:top w:val="none" w:sz="0" w:space="0" w:color="auto"/>
        <w:left w:val="none" w:sz="0" w:space="0" w:color="auto"/>
        <w:bottom w:val="none" w:sz="0" w:space="0" w:color="auto"/>
        <w:right w:val="none" w:sz="0" w:space="0" w:color="auto"/>
      </w:divBdr>
    </w:div>
    <w:div w:id="1613709224">
      <w:bodyDiv w:val="1"/>
      <w:marLeft w:val="0"/>
      <w:marRight w:val="0"/>
      <w:marTop w:val="0"/>
      <w:marBottom w:val="0"/>
      <w:divBdr>
        <w:top w:val="none" w:sz="0" w:space="0" w:color="auto"/>
        <w:left w:val="none" w:sz="0" w:space="0" w:color="auto"/>
        <w:bottom w:val="none" w:sz="0" w:space="0" w:color="auto"/>
        <w:right w:val="none" w:sz="0" w:space="0" w:color="auto"/>
      </w:divBdr>
    </w:div>
    <w:div w:id="1631007834">
      <w:bodyDiv w:val="1"/>
      <w:marLeft w:val="0"/>
      <w:marRight w:val="0"/>
      <w:marTop w:val="0"/>
      <w:marBottom w:val="0"/>
      <w:divBdr>
        <w:top w:val="none" w:sz="0" w:space="0" w:color="auto"/>
        <w:left w:val="none" w:sz="0" w:space="0" w:color="auto"/>
        <w:bottom w:val="none" w:sz="0" w:space="0" w:color="auto"/>
        <w:right w:val="none" w:sz="0" w:space="0" w:color="auto"/>
      </w:divBdr>
    </w:div>
    <w:div w:id="1690328545">
      <w:bodyDiv w:val="1"/>
      <w:marLeft w:val="0"/>
      <w:marRight w:val="0"/>
      <w:marTop w:val="0"/>
      <w:marBottom w:val="0"/>
      <w:divBdr>
        <w:top w:val="none" w:sz="0" w:space="0" w:color="auto"/>
        <w:left w:val="none" w:sz="0" w:space="0" w:color="auto"/>
        <w:bottom w:val="none" w:sz="0" w:space="0" w:color="auto"/>
        <w:right w:val="none" w:sz="0" w:space="0" w:color="auto"/>
      </w:divBdr>
    </w:div>
    <w:div w:id="1824395499">
      <w:bodyDiv w:val="1"/>
      <w:marLeft w:val="0"/>
      <w:marRight w:val="0"/>
      <w:marTop w:val="0"/>
      <w:marBottom w:val="0"/>
      <w:divBdr>
        <w:top w:val="none" w:sz="0" w:space="0" w:color="auto"/>
        <w:left w:val="none" w:sz="0" w:space="0" w:color="auto"/>
        <w:bottom w:val="none" w:sz="0" w:space="0" w:color="auto"/>
        <w:right w:val="none" w:sz="0" w:space="0" w:color="auto"/>
      </w:divBdr>
    </w:div>
    <w:div w:id="1934971078">
      <w:bodyDiv w:val="1"/>
      <w:marLeft w:val="0"/>
      <w:marRight w:val="0"/>
      <w:marTop w:val="0"/>
      <w:marBottom w:val="0"/>
      <w:divBdr>
        <w:top w:val="none" w:sz="0" w:space="0" w:color="auto"/>
        <w:left w:val="none" w:sz="0" w:space="0" w:color="auto"/>
        <w:bottom w:val="none" w:sz="0" w:space="0" w:color="auto"/>
        <w:right w:val="none" w:sz="0" w:space="0" w:color="auto"/>
      </w:divBdr>
    </w:div>
    <w:div w:id="1961448966">
      <w:bodyDiv w:val="1"/>
      <w:marLeft w:val="0"/>
      <w:marRight w:val="0"/>
      <w:marTop w:val="0"/>
      <w:marBottom w:val="0"/>
      <w:divBdr>
        <w:top w:val="none" w:sz="0" w:space="0" w:color="auto"/>
        <w:left w:val="none" w:sz="0" w:space="0" w:color="auto"/>
        <w:bottom w:val="none" w:sz="0" w:space="0" w:color="auto"/>
        <w:right w:val="none" w:sz="0" w:space="0" w:color="auto"/>
      </w:divBdr>
    </w:div>
    <w:div w:id="1996958430">
      <w:bodyDiv w:val="1"/>
      <w:marLeft w:val="0"/>
      <w:marRight w:val="0"/>
      <w:marTop w:val="0"/>
      <w:marBottom w:val="0"/>
      <w:divBdr>
        <w:top w:val="none" w:sz="0" w:space="0" w:color="auto"/>
        <w:left w:val="none" w:sz="0" w:space="0" w:color="auto"/>
        <w:bottom w:val="none" w:sz="0" w:space="0" w:color="auto"/>
        <w:right w:val="none" w:sz="0" w:space="0" w:color="auto"/>
      </w:divBdr>
    </w:div>
    <w:div w:id="21018326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www.goldstandard.org/project-developers/standard-documents" TargetMode="External"/><Relationship Id="rId26" Type="http://schemas.openxmlformats.org/officeDocument/2006/relationships/image" Target="media/image13.png"/><Relationship Id="rId39" Type="http://schemas.openxmlformats.org/officeDocument/2006/relationships/footer" Target="footer2.xml"/><Relationship Id="rId21" Type="http://schemas.openxmlformats.org/officeDocument/2006/relationships/image" Target="media/image8.png"/><Relationship Id="rId34" Type="http://schemas.openxmlformats.org/officeDocument/2006/relationships/hyperlink" Target="mailto:enkimacrfm@actionafricahelp.org" TargetMode="External"/><Relationship Id="rId42" Type="http://schemas.openxmlformats.org/officeDocument/2006/relationships/hyperlink" Target="https://globalgoals.goldstandard.org/standards/TGuide-PreReview_V1.1-VPA-Design-Document.pdf" TargetMode="External"/><Relationship Id="rId47" Type="http://schemas.openxmlformats.org/officeDocument/2006/relationships/hyperlink" Target="https://globalgoals.goldstandard.org/111-par-design-change-requirements/" TargetMode="External"/><Relationship Id="rId50" Type="http://schemas.microsoft.com/office/2011/relationships/people" Target="people.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6.png"/><Relationship Id="rId11" Type="http://schemas.openxmlformats.org/officeDocument/2006/relationships/endnotes" Target="endnotes.xml"/><Relationship Id="rId24" Type="http://schemas.openxmlformats.org/officeDocument/2006/relationships/image" Target="media/image11.png"/><Relationship Id="rId32" Type="http://schemas.openxmlformats.org/officeDocument/2006/relationships/hyperlink" Target="mailto:help@goldstandard.org" TargetMode="External"/><Relationship Id="rId37" Type="http://schemas.openxmlformats.org/officeDocument/2006/relationships/header" Target="header2.xml"/><Relationship Id="rId40" Type="http://schemas.openxmlformats.org/officeDocument/2006/relationships/header" Target="header3.xml"/><Relationship Id="rId45" Type="http://schemas.openxmlformats.org/officeDocument/2006/relationships/hyperlink" Target="https://www.actionafricahelp.org/" TargetMode="Externa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header" Target="header1.xml"/><Relationship Id="rId49"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yperlink" Target="https://globalgoals.goldstandard.org/407g-ee-ics-tpddtec-usage-guidelines/" TargetMode="External"/><Relationship Id="rId31" Type="http://schemas.openxmlformats.org/officeDocument/2006/relationships/image" Target="media/image18.png"/><Relationship Id="rId44" Type="http://schemas.openxmlformats.org/officeDocument/2006/relationships/hyperlink" Target="mailto:headoffice@actionafricahelp.org"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hyperlink" Target="mailto:poafrica@eco-act.com" TargetMode="External"/><Relationship Id="rId43" Type="http://schemas.openxmlformats.org/officeDocument/2006/relationships/hyperlink" Target="https://globalgoals.goldstandard.org/glossary/" TargetMode="External"/><Relationship Id="rId48" Type="http://schemas.openxmlformats.org/officeDocument/2006/relationships/hyperlink" Target="https://globalgoals.goldstandard.org/standards/TGuide-PreReview_V1.1-VPA-Design-Document.pdf" TargetMode="External"/><Relationship Id="rId8" Type="http://schemas.openxmlformats.org/officeDocument/2006/relationships/settings" Target="settings.xml"/><Relationship Id="rId5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hyperlink" Target="https://globalgoals.goldstandard.org/107-par-programme-of-activity-requirements/" TargetMode="External"/><Relationship Id="rId17" Type="http://schemas.openxmlformats.org/officeDocument/2006/relationships/image" Target="media/image6.jpeg"/><Relationship Id="rId25" Type="http://schemas.openxmlformats.org/officeDocument/2006/relationships/image" Target="media/image12.png"/><Relationship Id="rId33" Type="http://schemas.openxmlformats.org/officeDocument/2006/relationships/hyperlink" Target="mailto:" TargetMode="External"/><Relationship Id="rId38" Type="http://schemas.openxmlformats.org/officeDocument/2006/relationships/footer" Target="footer1.xml"/><Relationship Id="rId46" Type="http://schemas.openxmlformats.org/officeDocument/2006/relationships/hyperlink" Target="mailto:kgithaiga@actionafricahelp.org" TargetMode="External"/><Relationship Id="rId20" Type="http://schemas.openxmlformats.org/officeDocument/2006/relationships/image" Target="media/image7.png"/><Relationship Id="rId41"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numbering" Target="numbering.xml"/></Relationships>
</file>

<file path=word/_rels/footer2.xml.rels><?xml version="1.0" encoding="UTF-8" standalone="yes"?>
<Relationships xmlns="http://schemas.openxmlformats.org/package/2006/relationships"><Relationship Id="rId1" Type="http://schemas.openxmlformats.org/officeDocument/2006/relationships/image" Target="media/image19.emf"/></Relationships>
</file>

<file path=word/_rels/footer3.xml.rels><?xml version="1.0" encoding="UTF-8" standalone="yes"?>
<Relationships xmlns="http://schemas.openxmlformats.org/package/2006/relationships"><Relationship Id="rId3" Type="http://schemas.openxmlformats.org/officeDocument/2006/relationships/image" Target="media/image23.emf"/><Relationship Id="rId2" Type="http://schemas.openxmlformats.org/officeDocument/2006/relationships/image" Target="media/image19.emf"/><Relationship Id="rId1" Type="http://schemas.openxmlformats.org/officeDocument/2006/relationships/image" Target="media/image22.emf"/></Relationships>
</file>

<file path=word/_rels/footnotes.xml.rels><?xml version="1.0" encoding="UTF-8" standalone="yes"?>
<Relationships xmlns="http://schemas.openxmlformats.org/package/2006/relationships"><Relationship Id="rId1" Type="http://schemas.openxmlformats.org/officeDocument/2006/relationships/hyperlink" Target="https://www.latlong.net/place/narok-nairobi-kenya-24422.html" TargetMode="External"/></Relationships>
</file>

<file path=word/_rels/header3.xml.rels><?xml version="1.0" encoding="UTF-8" standalone="yes"?>
<Relationships xmlns="http://schemas.openxmlformats.org/package/2006/relationships"><Relationship Id="rId3" Type="http://schemas.openxmlformats.org/officeDocument/2006/relationships/diagramLayout" Target="diagrams/layout1.xml"/><Relationship Id="rId2" Type="http://schemas.openxmlformats.org/officeDocument/2006/relationships/diagramData" Target="diagrams/data1.xml"/><Relationship Id="rId1" Type="http://schemas.openxmlformats.org/officeDocument/2006/relationships/image" Target="media/image20.emf"/><Relationship Id="rId6" Type="http://schemas.microsoft.com/office/2007/relationships/diagramDrawing" Target="diagrams/drawing1.xml"/><Relationship Id="rId5" Type="http://schemas.openxmlformats.org/officeDocument/2006/relationships/diagramColors" Target="diagrams/colors1.xml"/><Relationship Id="rId4" Type="http://schemas.openxmlformats.org/officeDocument/2006/relationships/diagramQuickStyle" Target="diagrams/quickStyl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diagrams/_rels/data1.xml.rels><?xml version="1.0" encoding="UTF-8" standalone="yes"?>
<Relationships xmlns="http://schemas.openxmlformats.org/package/2006/relationships"><Relationship Id="rId1" Type="http://schemas.openxmlformats.org/officeDocument/2006/relationships/image" Target="../media/image21.emf"/></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FBBF2B0-60C1-3742-9858-233F576D555B}" type="doc">
      <dgm:prSet loTypeId="urn:microsoft.com/office/officeart/2008/layout/PictureAccentBlocks" loCatId="" qsTypeId="urn:microsoft.com/office/officeart/2005/8/quickstyle/simple3" qsCatId="simple" csTypeId="urn:microsoft.com/office/officeart/2005/8/colors/colorful1" csCatId="colorful" phldr="1"/>
      <dgm:spPr/>
      <dgm:t>
        <a:bodyPr/>
        <a:lstStyle/>
        <a:p>
          <a:endParaRPr lang="en-GB"/>
        </a:p>
      </dgm:t>
    </dgm:pt>
    <dgm:pt modelId="{3A611AAA-098D-704F-BB06-7C3A5CCE11B3}">
      <dgm:prSet/>
      <dgm:spPr/>
      <dgm:t>
        <a:bodyPr/>
        <a:lstStyle/>
        <a:p>
          <a:endParaRPr lang="en-GB"/>
        </a:p>
      </dgm:t>
    </dgm:pt>
    <dgm:pt modelId="{335BD7DD-AC9E-6F44-AFEA-9D76741F05DC}" type="sibTrans" cxnId="{FFA7CE20-E079-4E4F-BB29-F83DB10BB0C9}">
      <dgm:prSet/>
      <dgm:spPr/>
      <dgm:t>
        <a:bodyPr/>
        <a:lstStyle/>
        <a:p>
          <a:endParaRPr lang="en-GB"/>
        </a:p>
      </dgm:t>
    </dgm:pt>
    <dgm:pt modelId="{9EF82370-B373-CB43-B80D-A3A00785EB39}" type="parTrans" cxnId="{FFA7CE20-E079-4E4F-BB29-F83DB10BB0C9}">
      <dgm:prSet/>
      <dgm:spPr/>
      <dgm:t>
        <a:bodyPr/>
        <a:lstStyle/>
        <a:p>
          <a:endParaRPr lang="en-GB"/>
        </a:p>
      </dgm:t>
    </dgm:pt>
    <dgm:pt modelId="{32DFC0E0-F41F-984C-B9CC-5EE3C099885D}" type="pres">
      <dgm:prSet presAssocID="{BFBBF2B0-60C1-3742-9858-233F576D555B}" presName="Name0" presStyleCnt="0">
        <dgm:presLayoutVars>
          <dgm:dir/>
        </dgm:presLayoutVars>
      </dgm:prSet>
      <dgm:spPr/>
    </dgm:pt>
    <dgm:pt modelId="{6EB9AB5F-C7CD-5646-8C4E-2FC5B3FCD748}" type="pres">
      <dgm:prSet presAssocID="{3A611AAA-098D-704F-BB06-7C3A5CCE11B3}" presName="composite" presStyleCnt="0"/>
      <dgm:spPr/>
    </dgm:pt>
    <dgm:pt modelId="{94C23139-828D-AE47-BD45-DFC9DC71CAC6}" type="pres">
      <dgm:prSet presAssocID="{3A611AAA-098D-704F-BB06-7C3A5CCE11B3}" presName="Image" presStyleLbl="alignNode1" presStyleIdx="0" presStyleCnt="1" custScaleX="234556" custScaleY="80110" custLinFactNeighborX="18" custLinFactNeighborY="-9945"/>
      <dgm:spPr>
        <a:prstGeom prst="rect">
          <a:avLst/>
        </a:prstGeom>
        <a:solidFill>
          <a:schemeClr val="bg1"/>
        </a:solidFill>
        <a:ln>
          <a:noFill/>
        </a:ln>
        <a:effectLst/>
      </dgm:spPr>
    </dgm:pt>
    <dgm:pt modelId="{AA104B76-9071-F146-9089-6E8724F6320C}" type="pres">
      <dgm:prSet presAssocID="{3A611AAA-098D-704F-BB06-7C3A5CCE11B3}" presName="Parent" presStyleLbl="revTx" presStyleIdx="0" presStyleCnt="1">
        <dgm:presLayoutVars>
          <dgm:bulletEnabled val="1"/>
        </dgm:presLayoutVars>
      </dgm:prSet>
      <dgm:spPr/>
    </dgm:pt>
  </dgm:ptLst>
  <dgm:cxnLst>
    <dgm:cxn modelId="{FFA7CE20-E079-4E4F-BB29-F83DB10BB0C9}" srcId="{BFBBF2B0-60C1-3742-9858-233F576D555B}" destId="{3A611AAA-098D-704F-BB06-7C3A5CCE11B3}" srcOrd="0" destOrd="0" parTransId="{9EF82370-B373-CB43-B80D-A3A00785EB39}" sibTransId="{335BD7DD-AC9E-6F44-AFEA-9D76741F05DC}"/>
    <dgm:cxn modelId="{AF69FC37-5E69-A442-A32A-D5F1B93F3961}" type="presOf" srcId="{3A611AAA-098D-704F-BB06-7C3A5CCE11B3}" destId="{AA104B76-9071-F146-9089-6E8724F6320C}" srcOrd="0" destOrd="0" presId="urn:microsoft.com/office/officeart/2008/layout/PictureAccentBlocks"/>
    <dgm:cxn modelId="{BDBE5C44-9B97-E94A-A006-7A8E37A16D8E}" type="presOf" srcId="{BFBBF2B0-60C1-3742-9858-233F576D555B}" destId="{32DFC0E0-F41F-984C-B9CC-5EE3C099885D}" srcOrd="0" destOrd="0" presId="urn:microsoft.com/office/officeart/2008/layout/PictureAccentBlocks"/>
    <dgm:cxn modelId="{B494AF59-4C5E-CC44-9D4F-3597C7B7F629}" type="presParOf" srcId="{32DFC0E0-F41F-984C-B9CC-5EE3C099885D}" destId="{6EB9AB5F-C7CD-5646-8C4E-2FC5B3FCD748}" srcOrd="0" destOrd="0" presId="urn:microsoft.com/office/officeart/2008/layout/PictureAccentBlocks"/>
    <dgm:cxn modelId="{8E6A879A-611B-FA4C-8030-6CD3DBD0A9AE}" type="presParOf" srcId="{6EB9AB5F-C7CD-5646-8C4E-2FC5B3FCD748}" destId="{94C23139-828D-AE47-BD45-DFC9DC71CAC6}" srcOrd="0" destOrd="0" presId="urn:microsoft.com/office/officeart/2008/layout/PictureAccentBlocks"/>
    <dgm:cxn modelId="{8DAFDB92-679D-1F4E-A5D9-0C7174252AB0}" type="presParOf" srcId="{6EB9AB5F-C7CD-5646-8C4E-2FC5B3FCD748}" destId="{AA104B76-9071-F146-9089-6E8724F6320C}" srcOrd="1" destOrd="0" presId="urn:microsoft.com/office/officeart/2008/layout/PictureAccentBlocks"/>
  </dgm:cxnLst>
  <dgm:bg>
    <a:blipFill>
      <a:blip xmlns:r="http://schemas.openxmlformats.org/officeDocument/2006/relationships" r:embed="rId1">
        <a:extLst>
          <a:ext uri="{28A0092B-C50C-407E-A947-70E740481C1C}">
            <a14:useLocalDpi xmlns:a14="http://schemas.microsoft.com/office/drawing/2010/main" val="0"/>
          </a:ext>
        </a:extLst>
      </a:blip>
      <a:stretch>
        <a:fillRect/>
      </a:stretch>
    </a:blipFill>
    <a:effectLst/>
  </dgm:bg>
  <dgm:whole/>
  <dgm:extLst>
    <a:ext uri="http://schemas.microsoft.com/office/drawing/2008/diagram">
      <dsp:dataModelExt xmlns:dsp="http://schemas.microsoft.com/office/drawing/2008/diagram" relId="rId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4C23139-828D-AE47-BD45-DFC9DC71CAC6}">
      <dsp:nvSpPr>
        <dsp:cNvPr id="0" name=""/>
        <dsp:cNvSpPr/>
      </dsp:nvSpPr>
      <dsp:spPr>
        <a:xfrm>
          <a:off x="3886558" y="0"/>
          <a:ext cx="3707406" cy="1266223"/>
        </a:xfrm>
        <a:prstGeom prst="rect">
          <a:avLst/>
        </a:prstGeom>
        <a:solidFill>
          <a:schemeClr val="bg1"/>
        </a:solidFill>
        <a:ln w="9525" cap="flat" cmpd="sng" algn="ctr">
          <a:noFill/>
          <a:prstDash val="solid"/>
        </a:ln>
        <a:effectLst/>
      </dsp:spPr>
      <dsp:style>
        <a:lnRef idx="1">
          <a:scrgbClr r="0" g="0" b="0"/>
        </a:lnRef>
        <a:fillRef idx="2">
          <a:scrgbClr r="0" g="0" b="0"/>
        </a:fillRef>
        <a:effectRef idx="1">
          <a:scrgbClr r="0" g="0" b="0"/>
        </a:effectRef>
        <a:fontRef idx="minor">
          <a:schemeClr val="dk1"/>
        </a:fontRef>
      </dsp:style>
    </dsp:sp>
    <dsp:sp modelId="{AA104B76-9071-F146-9089-6E8724F6320C}">
      <dsp:nvSpPr>
        <dsp:cNvPr id="0" name=""/>
        <dsp:cNvSpPr/>
      </dsp:nvSpPr>
      <dsp:spPr>
        <a:xfrm rot="16200000">
          <a:off x="4001595" y="632242"/>
          <a:ext cx="1580606" cy="31612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2700" tIns="12700" rIns="12700" bIns="12700" numCol="1" spcCol="1270" anchor="b" anchorCtr="0">
          <a:noAutofit/>
        </a:bodyPr>
        <a:lstStyle/>
        <a:p>
          <a:pPr marL="0" lvl="0" indent="0" algn="l" defTabSz="889000">
            <a:lnSpc>
              <a:spcPct val="90000"/>
            </a:lnSpc>
            <a:spcBef>
              <a:spcPct val="0"/>
            </a:spcBef>
            <a:spcAft>
              <a:spcPct val="35000"/>
            </a:spcAft>
            <a:buNone/>
          </a:pPr>
          <a:endParaRPr lang="en-GB" sz="2000" kern="1200"/>
        </a:p>
      </dsp:txBody>
      <dsp:txXfrm>
        <a:off x="4001595" y="632242"/>
        <a:ext cx="1580606" cy="316121"/>
      </dsp:txXfrm>
    </dsp:sp>
  </dsp:spTree>
</dsp:drawing>
</file>

<file path=word/diagrams/layout1.xml><?xml version="1.0" encoding="utf-8"?>
<dgm:layoutDef xmlns:dgm="http://schemas.openxmlformats.org/drawingml/2006/diagram" xmlns:a="http://schemas.openxmlformats.org/drawingml/2006/main" uniqueId="urn:microsoft.com/office/officeart/2008/layout/PictureAccentBlocks">
  <dgm:title val=""/>
  <dgm:desc val=""/>
  <dgm:catLst>
    <dgm:cat type="picture" pri="12000"/>
    <dgm:cat type="pictureconvert" pri="12000"/>
  </dgm:catLst>
  <dgm:sampData>
    <dgm:dataModel>
      <dgm:ptLst>
        <dgm:pt modelId="0" type="doc"/>
        <dgm:pt modelId="10">
          <dgm:prSet phldr="1"/>
        </dgm:pt>
        <dgm:pt modelId="20">
          <dgm:prSet phldr="1"/>
        </dgm:pt>
        <dgm:pt modelId="30">
          <dgm:prSet phldr="1"/>
        </dgm:pt>
      </dgm:ptLst>
      <dgm:cxnLst>
        <dgm:cxn modelId="60" srcId="0" destId="10" srcOrd="0" destOrd="0"/>
        <dgm:cxn modelId="70" srcId="0" destId="20" srcOrd="1" destOrd="0"/>
        <dgm:cxn modelId="80" srcId="0" destId="30" srcOrd="2"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Name0">
    <dgm:varLst>
      <dgm:dir/>
    </dgm:varLst>
    <dgm:choose name="Name1">
      <dgm:if name="Name2" axis="ch" ptType="node" func="cnt" op="gt" val="5">
        <dgm:choose name="Name3">
          <dgm:if name="Name4" func="var" arg="dir" op="equ" val="norm">
            <dgm:alg type="snake">
              <dgm:param type="grDir" val="bL"/>
              <dgm:param type="bkpt" val="fixed"/>
              <dgm:param type="bkPtFixedVal" val="3"/>
              <dgm:param type="off" val="off"/>
              <dgm:param type="horzAlign" val="r"/>
              <dgm:param type="vertAlign" val="b"/>
            </dgm:alg>
          </dgm:if>
          <dgm:else name="Name5">
            <dgm:alg type="snake">
              <dgm:param type="grDir" val="bR"/>
              <dgm:param type="bkpt" val="fixed"/>
              <dgm:param type="bkPtFixedVal" val="3"/>
              <dgm:param type="off" val="off"/>
              <dgm:param type="horzAlign" val="l"/>
              <dgm:param type="vertAlign" val="b"/>
            </dgm:alg>
          </dgm:else>
        </dgm:choose>
      </dgm:if>
      <dgm:else name="Name6">
        <dgm:choose name="Name7">
          <dgm:if name="Name8" func="var" arg="dir" op="equ" val="norm">
            <dgm:alg type="snake">
              <dgm:param type="grDir" val="bL"/>
              <dgm:param type="bkpt" val="fixed"/>
              <dgm:param type="bkPtFixedVal" val="2"/>
              <dgm:param type="off" val="off"/>
              <dgm:param type="horzAlign" val="r"/>
              <dgm:param type="vertAlign" val="b"/>
            </dgm:alg>
          </dgm:if>
          <dgm:else name="Name9">
            <dgm:alg type="snake">
              <dgm:param type="grDir" val="bR"/>
              <dgm:param type="bkpt" val="fixed"/>
              <dgm:param type="bkPtFixedVal" val="2"/>
              <dgm:param type="off" val="off"/>
              <dgm:param type="horzAlign" val="l"/>
              <dgm:param type="vertAlign" val="b"/>
            </dgm:alg>
          </dgm:else>
        </dgm:choose>
      </dgm:else>
    </dgm:choose>
    <dgm:shape xmlns:r="http://schemas.openxmlformats.org/officeDocument/2006/relationships" r:blip="">
      <dgm:adjLst/>
    </dgm:shape>
    <dgm:constrLst>
      <dgm:constr type="alignOff" val="1"/>
      <dgm:constr type="primFontSz" for="des" ptType="node" op="equ" val="65"/>
      <dgm:constr type="w" for="ch" forName="composite" refType="w"/>
      <dgm:constr type="h" for="ch" forName="composite" refType="h"/>
      <dgm:constr type="sp" refType="w" refFor="ch" refForName="composite" op="equ" fact="0.113"/>
      <dgm:constr type="w" for="ch" forName="sibTrans" refType="w" refFor="ch" refForName="composite" op="equ" fact="0.0001"/>
      <dgm:constr type="h" for="ch" forName="sibTrans" refType="w" refFor="ch" refForName="sibTrans" op="equ"/>
    </dgm:constrLst>
    <dgm:forEach name="nodesForEach" axis="ch" ptType="node">
      <dgm:layoutNode name="composite">
        <dgm:alg type="composite">
          <dgm:param type="ar" val="1.2"/>
        </dgm:alg>
        <dgm:shape xmlns:r="http://schemas.openxmlformats.org/officeDocument/2006/relationships" r:blip="">
          <dgm:adjLst/>
        </dgm:shape>
        <dgm:choose name="Name10">
          <dgm:if name="Name11" func="var" arg="dir" op="equ" val="norm">
            <dgm:constrLst>
              <dgm:constr type="l" for="ch" forName="Image" refType="w" refFor="ch" refForName="Image" fact="0.2"/>
              <dgm:constr type="t" for="ch" forName="Image" refType="h" fact="0"/>
              <dgm:constr type="h" for="ch" forName="Image" refType="h"/>
              <dgm:constr type="w" for="ch" forName="Image" refType="h" refFor="ch" refForName="Image" op="equ"/>
              <dgm:constr type="l" for="ch" forName="Parent" refType="w" fact="0"/>
              <dgm:constr type="t" for="ch" forName="Parent" refType="h" fact="0"/>
              <dgm:constr type="w" for="ch" forName="Parent" refType="h" refFor="ch" refForName="Image" op="equ" fact="0.2"/>
              <dgm:constr type="h" for="ch" forName="Parent" refType="h" refFor="ch" refForName="Image" op="equ"/>
            </dgm:constrLst>
          </dgm:if>
          <dgm:else name="Name12">
            <dgm:constrLst>
              <dgm:constr type="l" for="ch" forName="Image" refType="w" fact="0"/>
              <dgm:constr type="t" for="ch" forName="Image" refType="h" fact="0"/>
              <dgm:constr type="h" for="ch" forName="Image" refType="h"/>
              <dgm:constr type="w" for="ch" forName="Image" refType="h" refFor="ch" refForName="Image" op="equ"/>
              <dgm:constr type="l" for="ch" forName="Parent" refType="w" refFor="ch" refForName="Image"/>
              <dgm:constr type="t" for="ch" forName="Parent" refType="h" fact="0"/>
              <dgm:constr type="w" for="ch" forName="Parent" refType="w" refFor="ch" refForName="Image" fact="0.2"/>
              <dgm:constr type="h" for="ch" forName="Parent" refType="h" refFor="ch" refForName="Image"/>
            </dgm:constrLst>
          </dgm:else>
        </dgm:choose>
        <dgm:layoutNode name="Image" styleLbl="alignNode1">
          <dgm:alg type="sp"/>
          <dgm:shape xmlns:r="http://schemas.openxmlformats.org/officeDocument/2006/relationships" type="rect" r:blip="" blipPhldr="1">
            <dgm:adjLst/>
          </dgm:shape>
          <dgm:presOf/>
        </dgm:layoutNode>
        <dgm:layoutNode name="Parent" styleLbl="revTx">
          <dgm:varLst>
            <dgm:bulletEnabled val="1"/>
          </dgm:varLst>
          <dgm:alg type="tx">
            <dgm:param type="parTxLTRAlign" val="l"/>
            <dgm:param type="txAnchorVert" val="b"/>
            <dgm:param type="txAnchorVertCh" val="b"/>
            <dgm:param type="autoTxRot" val="grav"/>
          </dgm:alg>
          <dgm:choose name="Name13">
            <dgm:if name="Name14" func="var" arg="dir" op="equ" val="norm">
              <dgm:shape xmlns:r="http://schemas.openxmlformats.org/officeDocument/2006/relationships" rot="270" type="rect" r:blip="">
                <dgm:adjLst/>
              </dgm:shape>
            </dgm:if>
            <dgm:else name="Name15">
              <dgm:shape xmlns:r="http://schemas.openxmlformats.org/officeDocument/2006/relationships" rot="90" type="rect" r:blip="">
                <dgm:adjLst/>
              </dgm:shape>
            </dgm:else>
          </dgm:choose>
          <dgm:presOf axis="desOrSelf"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GoldStandard">
  <a:themeElements>
    <a:clrScheme name="GoldStandard Colour Palette">
      <a:dk1>
        <a:srgbClr val="515151"/>
      </a:dk1>
      <a:lt1>
        <a:srgbClr val="FFFFFF"/>
      </a:lt1>
      <a:dk2>
        <a:srgbClr val="323232"/>
      </a:dk2>
      <a:lt2>
        <a:srgbClr val="E6E5E5"/>
      </a:lt2>
      <a:accent1>
        <a:srgbClr val="00B9BD"/>
      </a:accent1>
      <a:accent2>
        <a:srgbClr val="109B9D"/>
      </a:accent2>
      <a:accent3>
        <a:srgbClr val="097E80"/>
      </a:accent3>
      <a:accent4>
        <a:srgbClr val="D6DF40"/>
      </a:accent4>
      <a:accent5>
        <a:srgbClr val="C1CC3A"/>
      </a:accent5>
      <a:accent6>
        <a:srgbClr val="AFB936"/>
      </a:accent6>
      <a:hlink>
        <a:srgbClr val="00B9BD"/>
      </a:hlink>
      <a:folHlink>
        <a:srgbClr val="D3D4D6"/>
      </a:folHlink>
    </a:clrScheme>
    <a:fontScheme name="Test">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txDef>
      <a:spPr/>
      <a:bodyPr anchor="t"/>
      <a:lstStyle>
        <a:defPPr>
          <a:defRPr smtClean="0"/>
        </a:defPPr>
      </a:lstStyle>
    </a:txDef>
  </a:objectDefaults>
  <a:extraClrSchemeLst/>
  <a:extLst>
    <a:ext uri="{05A4C25C-085E-4340-85A3-A5531E510DB2}">
      <thm15:themeFamily xmlns:thm15="http://schemas.microsoft.com/office/thememl/2012/main" name="GoldStandard-theme" id="{2EC3FD0D-E269-4A4F-B2C9-6AC141EAB1A5}" vid="{86384915-11BA-5A4A-B8D7-A8323FEA86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D55AAB89450A6F429D82DB0F66077039" ma:contentTypeVersion="17" ma:contentTypeDescription="Create a new document." ma:contentTypeScope="" ma:versionID="f5d7a5f3ba0ddba4472ae108781423a8">
  <xsd:schema xmlns:xsd="http://www.w3.org/2001/XMLSchema" xmlns:xs="http://www.w3.org/2001/XMLSchema" xmlns:p="http://schemas.microsoft.com/office/2006/metadata/properties" xmlns:ns2="4ef0b4df-9616-493d-b1b4-fe96daad9125" xmlns:ns3="305c619a-049d-4b5b-9251-1c54ba75f404" targetNamespace="http://schemas.microsoft.com/office/2006/metadata/properties" ma:root="true" ma:fieldsID="6e0969fa70c7090bf6fdc8d5b5e5c01f" ns2:_="" ns3:_="">
    <xsd:import namespace="4ef0b4df-9616-493d-b1b4-fe96daad9125"/>
    <xsd:import namespace="305c619a-049d-4b5b-9251-1c54ba75f404"/>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MediaServiceLocation" minOccurs="0"/>
                <xsd:element ref="ns3:lcf76f155ced4ddcb4097134ff3c332f" minOccurs="0"/>
                <xsd:element ref="ns2:TaxCatchAll" minOccurs="0"/>
                <xsd:element ref="ns3:MediaServiceOCR" minOccurs="0"/>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ef0b4df-9616-493d-b1b4-fe96daad9125" elementFormDefault="qualified">
    <xsd:import namespace="http://schemas.microsoft.com/office/2006/documentManagement/types"/>
    <xsd:import namespace="http://schemas.microsoft.com/office/infopath/2007/PartnerControls"/>
    <xsd:element name="SharedWithUsers" ma:index="8"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c8a04eb5-9053-4b14-9fdc-518f030f5c22}" ma:internalName="TaxCatchAll" ma:showField="CatchAllData" ma:web="4ef0b4df-9616-493d-b1b4-fe96daad9125">
      <xsd:complexType>
        <xsd:complexContent>
          <xsd:extension base="dms:MultiChoiceLookup">
            <xsd:sequence>
              <xsd:element name="Value" type="dms:Lookup" maxOccurs="unbounded" minOccurs="0" nillable="true"/>
            </xsd:sequence>
          </xsd:extension>
        </xsd:complexContent>
      </xsd:complexType>
    </xsd:element>
    <xsd:element name="_dlc_DocId" ma:index="23" nillable="true" ma:displayName="Document ID Value" ma:description="The value of the document ID assigned to this item." ma:indexed="true" ma:internalName="_dlc_DocId" ma:readOnly="true">
      <xsd:simpleType>
        <xsd:restriction base="dms:Text"/>
      </xsd:simpleType>
    </xsd:element>
    <xsd:element name="_dlc_DocIdUrl" ma:index="24"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5"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305c619a-049d-4b5b-9251-1c54ba75f404"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indexed="true" ma:internalName="MediaServiceLocation"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e3e82df8-f6af-445d-9b0b-5c4dfc7c59a2" ma:termSetId="09814cd3-568e-fe90-9814-8d621ff8fb84" ma:anchorId="fba54fb3-c3e1-fe81-a776-ca4b69148c4d" ma:open="true" ma:isKeyword="false">
      <xsd:complexType>
        <xsd:sequence>
          <xsd:element ref="pc:Terms" minOccurs="0" maxOccurs="1"/>
        </xsd:sequence>
      </xsd:complexType>
    </xsd:element>
    <xsd:element name="MediaServiceOCR" ma:index="22"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TaxCatchAll xmlns="4ef0b4df-9616-493d-b1b4-fe96daad9125" xsi:nil="true"/>
    <_dlc_DocId xmlns="4ef0b4df-9616-493d-b1b4-fe96daad9125">VP5U63KSNT3K-96166682-73329</_dlc_DocId>
    <_dlc_DocIdUrl xmlns="4ef0b4df-9616-493d-b1b4-fe96daad9125">
      <Url>https://schneiderelectric.sharepoint.com/sites/100002654/_layouts/15/DocIdRedir.aspx?ID=VP5U63KSNT3K-96166682-73329</Url>
      <Description>VP5U63KSNT3K-96166682-73329</Description>
    </_dlc_DocIdUrl>
    <lcf76f155ced4ddcb4097134ff3c332f xmlns="305c619a-049d-4b5b-9251-1c54ba75f40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A437EB8-7EF8-4E5B-97D2-5D825FE4A7C7}">
  <ds:schemaRefs>
    <ds:schemaRef ds:uri="http://schemas.microsoft.com/sharepoint/v3/contenttype/forms"/>
  </ds:schemaRefs>
</ds:datastoreItem>
</file>

<file path=customXml/itemProps2.xml><?xml version="1.0" encoding="utf-8"?>
<ds:datastoreItem xmlns:ds="http://schemas.openxmlformats.org/officeDocument/2006/customXml" ds:itemID="{5B53C3B2-1F96-45EC-BC07-351FB7DC88D0}">
  <ds:schemaRefs>
    <ds:schemaRef ds:uri="http://schemas.microsoft.com/sharepoint/events"/>
  </ds:schemaRefs>
</ds:datastoreItem>
</file>

<file path=customXml/itemProps3.xml><?xml version="1.0" encoding="utf-8"?>
<ds:datastoreItem xmlns:ds="http://schemas.openxmlformats.org/officeDocument/2006/customXml" ds:itemID="{0B4225A0-BE86-744D-ADB6-636ED02D39A8}">
  <ds:schemaRefs>
    <ds:schemaRef ds:uri="http://schemas.openxmlformats.org/officeDocument/2006/bibliography"/>
  </ds:schemaRefs>
</ds:datastoreItem>
</file>

<file path=customXml/itemProps4.xml><?xml version="1.0" encoding="utf-8"?>
<ds:datastoreItem xmlns:ds="http://schemas.openxmlformats.org/officeDocument/2006/customXml" ds:itemID="{37D0FDAF-8A10-4AD9-91F5-59E832F1EA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ef0b4df-9616-493d-b1b4-fe96daad9125"/>
    <ds:schemaRef ds:uri="305c619a-049d-4b5b-9251-1c54ba75f40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0F2C8766-F9F0-4A69-92C8-DD7F8CC19366}">
  <ds:schemaRefs>
    <ds:schemaRef ds:uri="http://purl.org/dc/terms/"/>
    <ds:schemaRef ds:uri="http://schemas.microsoft.com/office/2006/documentManagement/types"/>
    <ds:schemaRef ds:uri="http://purl.org/dc/elements/1.1/"/>
    <ds:schemaRef ds:uri="http://schemas.microsoft.com/office/infopath/2007/PartnerControls"/>
    <ds:schemaRef ds:uri="http://schemas.openxmlformats.org/package/2006/metadata/core-properties"/>
    <ds:schemaRef ds:uri="4ef0b4df-9616-493d-b1b4-fe96daad9125"/>
    <ds:schemaRef ds:uri="http://purl.org/dc/dcmitype/"/>
    <ds:schemaRef ds:uri="305c619a-049d-4b5b-9251-1c54ba75f404"/>
    <ds:schemaRef ds:uri="http://schemas.microsoft.com/office/2006/metadata/properties"/>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294</TotalTime>
  <Pages>114</Pages>
  <Words>23974</Words>
  <Characters>131862</Characters>
  <Application>Microsoft Office Word</Application>
  <DocSecurity>0</DocSecurity>
  <Lines>1098</Lines>
  <Paragraphs>311</Paragraphs>
  <ScaleCrop>false</ScaleCrop>
  <Manager/>
  <Company/>
  <LinksUpToDate>false</LinksUpToDate>
  <CharactersWithSpaces>155525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VPA Design Document</dc:title>
  <dc:subject/>
  <dc:creator>Gold Standard</dc:creator>
  <cp:keywords/>
  <dc:description/>
  <cp:lastModifiedBy>Eva Leibovici</cp:lastModifiedBy>
  <cp:revision>262</cp:revision>
  <cp:lastPrinted>2017-11-02T02:38:00Z</cp:lastPrinted>
  <dcterms:created xsi:type="dcterms:W3CDTF">2023-09-26T07:46:00Z</dcterms:created>
  <dcterms:modified xsi:type="dcterms:W3CDTF">2024-05-15T14:32:00Z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0x010100D55AAB89450A6F429D82DB0F66077039</vt:lpwstr>
  </property>
  <property fmtid="{D5CDD505-2E9C-101B-9397-08002B2CF9AE}" pid="3" name="MSIP_Label_e463cba9-5f6c-478d-9329-7b2295e4e8ed_Enabled">
    <vt:lpwstr>true</vt:lpwstr>
  </property>
  <property fmtid="{D5CDD505-2E9C-101B-9397-08002B2CF9AE}" pid="4" name="MSIP_Label_e463cba9-5f6c-478d-9329-7b2295e4e8ed_SetDate">
    <vt:lpwstr>2022-11-15T14:30:05Z</vt:lpwstr>
  </property>
  <property fmtid="{D5CDD505-2E9C-101B-9397-08002B2CF9AE}" pid="5" name="MSIP_Label_e463cba9-5f6c-478d-9329-7b2295e4e8ed_Method">
    <vt:lpwstr>Standard</vt:lpwstr>
  </property>
  <property fmtid="{D5CDD505-2E9C-101B-9397-08002B2CF9AE}" pid="6" name="MSIP_Label_e463cba9-5f6c-478d-9329-7b2295e4e8ed_Name">
    <vt:lpwstr>All Employees_2</vt:lpwstr>
  </property>
  <property fmtid="{D5CDD505-2E9C-101B-9397-08002B2CF9AE}" pid="7" name="MSIP_Label_e463cba9-5f6c-478d-9329-7b2295e4e8ed_SiteId">
    <vt:lpwstr>33440fc6-b7c7-412c-bb73-0e70b0198d5a</vt:lpwstr>
  </property>
  <property fmtid="{D5CDD505-2E9C-101B-9397-08002B2CF9AE}" pid="8" name="MSIP_Label_e463cba9-5f6c-478d-9329-7b2295e4e8ed_ActionId">
    <vt:lpwstr>d2100105-406b-47ce-9784-cc573f2130c2</vt:lpwstr>
  </property>
  <property fmtid="{D5CDD505-2E9C-101B-9397-08002B2CF9AE}" pid="9" name="MSIP_Label_e463cba9-5f6c-478d-9329-7b2295e4e8ed_ContentBits">
    <vt:lpwstr>0</vt:lpwstr>
  </property>
  <property fmtid="{D5CDD505-2E9C-101B-9397-08002B2CF9AE}" pid="10" name="MediaServiceImageTags">
    <vt:lpwstr/>
  </property>
  <property fmtid="{D5CDD505-2E9C-101B-9397-08002B2CF9AE}" pid="11" name="_dlc_DocIdItemGuid">
    <vt:lpwstr>9352f1bf-1115-41c0-bbd2-f294962a0bad</vt:lpwstr>
  </property>
  <property fmtid="{D5CDD505-2E9C-101B-9397-08002B2CF9AE}" pid="12" name="ClassificationContentMarkingFooterShapeIds">
    <vt:lpwstr>1a,1c,1d</vt:lpwstr>
  </property>
  <property fmtid="{D5CDD505-2E9C-101B-9397-08002B2CF9AE}" pid="13" name="ClassificationContentMarkingFooterFontProps">
    <vt:lpwstr>#626469,6,Calibri</vt:lpwstr>
  </property>
  <property fmtid="{D5CDD505-2E9C-101B-9397-08002B2CF9AE}" pid="14" name="ClassificationContentMarkingFooterText">
    <vt:lpwstr>General</vt:lpwstr>
  </property>
  <property fmtid="{D5CDD505-2E9C-101B-9397-08002B2CF9AE}" pid="15" name="MSIP_Label_57443d00-af18-408c-9335-47b5de3ec9b9_Enabled">
    <vt:lpwstr>true</vt:lpwstr>
  </property>
  <property fmtid="{D5CDD505-2E9C-101B-9397-08002B2CF9AE}" pid="16" name="MSIP_Label_57443d00-af18-408c-9335-47b5de3ec9b9_SetDate">
    <vt:lpwstr>2024-05-08T11:44:43Z</vt:lpwstr>
  </property>
  <property fmtid="{D5CDD505-2E9C-101B-9397-08002B2CF9AE}" pid="17" name="MSIP_Label_57443d00-af18-408c-9335-47b5de3ec9b9_Method">
    <vt:lpwstr>Privileged</vt:lpwstr>
  </property>
  <property fmtid="{D5CDD505-2E9C-101B-9397-08002B2CF9AE}" pid="18" name="MSIP_Label_57443d00-af18-408c-9335-47b5de3ec9b9_Name">
    <vt:lpwstr>General v2</vt:lpwstr>
  </property>
  <property fmtid="{D5CDD505-2E9C-101B-9397-08002B2CF9AE}" pid="19" name="MSIP_Label_57443d00-af18-408c-9335-47b5de3ec9b9_SiteId">
    <vt:lpwstr>6e51e1ad-c54b-4b39-b598-0ffe9ae68fef</vt:lpwstr>
  </property>
  <property fmtid="{D5CDD505-2E9C-101B-9397-08002B2CF9AE}" pid="20" name="MSIP_Label_57443d00-af18-408c-9335-47b5de3ec9b9_ActionId">
    <vt:lpwstr>a710498f-5bfa-433f-a076-ceddae3a8ecb</vt:lpwstr>
  </property>
  <property fmtid="{D5CDD505-2E9C-101B-9397-08002B2CF9AE}" pid="21" name="MSIP_Label_57443d00-af18-408c-9335-47b5de3ec9b9_ContentBits">
    <vt:lpwstr>2</vt:lpwstr>
  </property>
</Properties>
</file>